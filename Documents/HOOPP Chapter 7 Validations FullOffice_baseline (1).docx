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D1022" w14:textId="64A6252A" w:rsidR="008B30C3" w:rsidRDefault="00285338">
      <w:pPr>
        <w:pStyle w:val="TOC1"/>
        <w:rPr>
          <w:lang w:val="en-US"/>
        </w:rPr>
      </w:pPr>
      <w:bookmarkStart w:id="0" w:name="_Toc73936511"/>
      <w:bookmarkStart w:id="1" w:name="_Toc73974771"/>
      <w:r>
        <w:rPr>
          <w:noProof/>
          <w:lang w:eastAsia="en-CA"/>
        </w:rPr>
        <mc:AlternateContent>
          <mc:Choice Requires="wps">
            <w:drawing>
              <wp:anchor distT="0" distB="0" distL="114300" distR="114300" simplePos="0" relativeHeight="251656192" behindDoc="0" locked="0" layoutInCell="1" allowOverlap="1" wp14:anchorId="4801CF0C" wp14:editId="1721C6B5">
                <wp:simplePos x="0" y="0"/>
                <wp:positionH relativeFrom="column">
                  <wp:posOffset>2676525</wp:posOffset>
                </wp:positionH>
                <wp:positionV relativeFrom="paragraph">
                  <wp:posOffset>5402580</wp:posOffset>
                </wp:positionV>
                <wp:extent cx="4210685" cy="1775460"/>
                <wp:effectExtent l="0" t="0" r="18415" b="15240"/>
                <wp:wrapNone/>
                <wp:docPr id="1"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685" cy="1775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5876B" w14:textId="785D2612" w:rsidR="00BD503B" w:rsidRDefault="00BD503B" w:rsidP="003E111A">
                            <w:pPr>
                              <w:pStyle w:val="NormalWeb"/>
                              <w:spacing w:before="0" w:beforeAutospacing="0" w:after="0" w:afterAutospacing="0"/>
                              <w:rPr>
                                <w:rFonts w:ascii="Verdana" w:hAnsi="Verdana" w:cs="Calibri"/>
                                <w:color w:val="000000" w:themeColor="text1"/>
                                <w:lang w:val="en-US"/>
                              </w:rPr>
                            </w:pPr>
                            <w:r>
                              <w:rPr>
                                <w:rFonts w:ascii="Verdana" w:hAnsi="Verdana" w:cs="Calibri"/>
                                <w:color w:val="000000" w:themeColor="text1"/>
                                <w:lang w:val="en-US"/>
                              </w:rPr>
                              <w:t>Full Office Validations</w:t>
                            </w:r>
                          </w:p>
                          <w:p w14:paraId="3438F355" w14:textId="77777777" w:rsidR="00BD503B" w:rsidRPr="00B951DC" w:rsidRDefault="00BD503B" w:rsidP="003E111A">
                            <w:pPr>
                              <w:pStyle w:val="NormalWeb"/>
                              <w:spacing w:before="0" w:beforeAutospacing="0" w:after="0" w:afterAutospacing="0"/>
                              <w:rPr>
                                <w:rFonts w:ascii="Verdana" w:eastAsia="Verdana" w:hAnsi="Verdana" w:cs="Verdana"/>
                                <w:color w:val="000000" w:themeColor="text1"/>
                                <w:lang w:val="en-US"/>
                              </w:rPr>
                            </w:pPr>
                          </w:p>
                          <w:p w14:paraId="07DBC718" w14:textId="77777777"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p>
                          <w:p w14:paraId="15719493" w14:textId="28BB01C9"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r>
                              <w:rPr>
                                <w:rFonts w:ascii="Verdana" w:eastAsia="Verdana" w:hAnsi="Verdana" w:cs="Verdana"/>
                                <w:color w:val="000000"/>
                                <w:sz w:val="20"/>
                                <w:szCs w:val="20"/>
                                <w:lang w:val="en-US"/>
                              </w:rPr>
                              <w:t>UPDATED –</w:t>
                            </w:r>
                            <w:del w:id="2" w:author="Yann Kouengoua Njaga" w:date="2020-08-27T14:27:00Z">
                              <w:r w:rsidDel="00CA1AE4">
                                <w:rPr>
                                  <w:rFonts w:ascii="Verdana" w:eastAsia="Verdana" w:hAnsi="Verdana" w:cs="Verdana"/>
                                  <w:color w:val="000000"/>
                                  <w:sz w:val="20"/>
                                  <w:szCs w:val="20"/>
                                  <w:lang w:val="en-US"/>
                                </w:rPr>
                                <w:delText xml:space="preserve">June </w:delText>
                              </w:r>
                            </w:del>
                            <w:ins w:id="3" w:author="Yann Kouengoua Njaga" w:date="2020-08-27T14:27:00Z">
                              <w:r>
                                <w:rPr>
                                  <w:rFonts w:ascii="Verdana" w:eastAsia="Verdana" w:hAnsi="Verdana" w:cs="Verdana"/>
                                  <w:color w:val="000000"/>
                                  <w:sz w:val="20"/>
                                  <w:szCs w:val="20"/>
                                  <w:lang w:val="en-US"/>
                                </w:rPr>
                                <w:t xml:space="preserve">August </w:t>
                              </w:r>
                            </w:ins>
                            <w:del w:id="4" w:author="Yann Kouengoua Njaga" w:date="2020-08-27T14:27:00Z">
                              <w:r w:rsidDel="00CA1AE4">
                                <w:rPr>
                                  <w:rFonts w:ascii="Verdana" w:eastAsia="Verdana" w:hAnsi="Verdana" w:cs="Verdana"/>
                                  <w:color w:val="000000"/>
                                  <w:sz w:val="20"/>
                                  <w:szCs w:val="20"/>
                                  <w:lang w:val="en-US"/>
                                </w:rPr>
                                <w:delText>19</w:delText>
                              </w:r>
                            </w:del>
                            <w:ins w:id="5" w:author="Yann Kouengoua Njaga" w:date="2020-08-27T14:27:00Z">
                              <w:r>
                                <w:rPr>
                                  <w:rFonts w:ascii="Verdana" w:eastAsia="Verdana" w:hAnsi="Verdana" w:cs="Verdana"/>
                                  <w:color w:val="000000"/>
                                  <w:sz w:val="20"/>
                                  <w:szCs w:val="20"/>
                                  <w:lang w:val="en-US"/>
                                </w:rPr>
                                <w:t>27</w:t>
                              </w:r>
                            </w:ins>
                            <w:r w:rsidRPr="00B27BD1">
                              <w:rPr>
                                <w:rFonts w:ascii="Verdana" w:eastAsia="Verdana" w:hAnsi="Verdana" w:cs="Verdana"/>
                                <w:color w:val="000000"/>
                                <w:sz w:val="20"/>
                                <w:szCs w:val="20"/>
                                <w:vertAlign w:val="superscript"/>
                                <w:lang w:val="en-US"/>
                              </w:rPr>
                              <w:t>th</w:t>
                            </w:r>
                            <w:r>
                              <w:rPr>
                                <w:rFonts w:ascii="Verdana" w:eastAsia="Verdana" w:hAnsi="Verdana" w:cs="Verdana"/>
                                <w:color w:val="000000"/>
                                <w:sz w:val="20"/>
                                <w:szCs w:val="20"/>
                                <w:lang w:val="en-US"/>
                              </w:rPr>
                              <w:t>, 2020</w:t>
                            </w:r>
                          </w:p>
                          <w:p w14:paraId="415D8F5D" w14:textId="0DC9F443"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r>
                              <w:rPr>
                                <w:rFonts w:ascii="Verdana" w:eastAsia="Verdana" w:hAnsi="Verdana" w:cs="Verdana"/>
                                <w:color w:val="000000"/>
                                <w:sz w:val="20"/>
                                <w:szCs w:val="20"/>
                                <w:lang w:val="en-US"/>
                              </w:rPr>
                              <w:t>VERSION 15</w:t>
                            </w:r>
                            <w:ins w:id="6" w:author="Yann Kouengoua Njaga" w:date="2020-08-27T14:27:00Z">
                              <w:r>
                                <w:rPr>
                                  <w:rFonts w:ascii="Verdana" w:eastAsia="Verdana" w:hAnsi="Verdana" w:cs="Verdana"/>
                                  <w:color w:val="000000"/>
                                  <w:sz w:val="20"/>
                                  <w:szCs w:val="20"/>
                                  <w:lang w:val="en-US"/>
                                </w:rPr>
                                <w:t>.1</w:t>
                              </w:r>
                            </w:ins>
                          </w:p>
                          <w:p w14:paraId="3D51B2F5" w14:textId="77777777"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p>
                          <w:p w14:paraId="024B487C" w14:textId="77777777"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p>
                          <w:p w14:paraId="1D286A9B" w14:textId="77777777"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p>
                          <w:p w14:paraId="328E8092" w14:textId="77777777"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p>
                          <w:p w14:paraId="1FE73DBA" w14:textId="77777777"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p>
                        </w:txbxContent>
                      </wps:txbx>
                      <wps:bodyPr vertOverflow="clip" wrap="square" lIns="0" tIns="0" rIns="0" bIns="0" anchor="t" upright="1">
                        <a:noAutofit/>
                      </wps:bodyPr>
                    </wps:wsp>
                  </a:graphicData>
                </a:graphic>
                <wp14:sizeRelH relativeFrom="page">
                  <wp14:pctWidth>0</wp14:pctWidth>
                </wp14:sizeRelH>
                <wp14:sizeRelV relativeFrom="page">
                  <wp14:pctHeight>0</wp14:pctHeight>
                </wp14:sizeRelV>
              </wp:anchor>
            </w:drawing>
          </mc:Choice>
          <mc:Fallback>
            <w:pict>
              <v:shapetype w14:anchorId="4801CF0C" id="_x0000_t202" coordsize="21600,21600" o:spt="202" path="m,l,21600r21600,l21600,xe">
                <v:stroke joinstyle="miter"/>
                <v:path gradientshapeok="t" o:connecttype="rect"/>
              </v:shapetype>
              <v:shape id="Zone de texte 5" o:spid="_x0000_s1026" type="#_x0000_t202" style="position:absolute;left:0;text-align:left;margin-left:210.75pt;margin-top:425.4pt;width:331.55pt;height:139.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" filled="f" stroked="f">
                <v:textbox inset="0,0,0,0">
                  <w:txbxContent>
                    <w:p w14:paraId="6855876B" w14:textId="785D2612" w:rsidR="00BD503B" w:rsidRDefault="00BD503B" w:rsidP="003E111A">
                      <w:pPr>
                        <w:pStyle w:val="NormalWeb"/>
                        <w:spacing w:before="0" w:beforeAutospacing="0" w:after="0" w:afterAutospacing="0"/>
                        <w:rPr>
                          <w:rFonts w:ascii="Verdana" w:hAnsi="Verdana" w:cs="Calibri"/>
                          <w:color w:val="000000" w:themeColor="text1"/>
                          <w:lang w:val="en-US"/>
                        </w:rPr>
                      </w:pPr>
                      <w:r>
                        <w:rPr>
                          <w:rFonts w:ascii="Verdana" w:hAnsi="Verdana" w:cs="Calibri"/>
                          <w:color w:val="000000" w:themeColor="text1"/>
                          <w:lang w:val="en-US"/>
                        </w:rPr>
                        <w:t>Full Office Validations</w:t>
                      </w:r>
                    </w:p>
                    <w:p w14:paraId="3438F355" w14:textId="77777777" w:rsidR="00BD503B" w:rsidRPr="00B951DC" w:rsidRDefault="00BD503B" w:rsidP="003E111A">
                      <w:pPr>
                        <w:pStyle w:val="NormalWeb"/>
                        <w:spacing w:before="0" w:beforeAutospacing="0" w:after="0" w:afterAutospacing="0"/>
                        <w:rPr>
                          <w:rFonts w:ascii="Verdana" w:eastAsia="Verdana" w:hAnsi="Verdana" w:cs="Verdana"/>
                          <w:color w:val="000000" w:themeColor="text1"/>
                          <w:lang w:val="en-US"/>
                        </w:rPr>
                      </w:pPr>
                    </w:p>
                    <w:p w14:paraId="07DBC718" w14:textId="77777777"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p>
                    <w:p w14:paraId="15719493" w14:textId="28BB01C9"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r>
                        <w:rPr>
                          <w:rFonts w:ascii="Verdana" w:eastAsia="Verdana" w:hAnsi="Verdana" w:cs="Verdana"/>
                          <w:color w:val="000000"/>
                          <w:sz w:val="20"/>
                          <w:szCs w:val="20"/>
                          <w:lang w:val="en-US"/>
                        </w:rPr>
                        <w:t>UPDATED –</w:t>
                      </w:r>
                      <w:del w:id="7" w:author="Yann Kouengoua Njaga" w:date="2020-08-27T14:27:00Z">
                        <w:r w:rsidDel="00CA1AE4">
                          <w:rPr>
                            <w:rFonts w:ascii="Verdana" w:eastAsia="Verdana" w:hAnsi="Verdana" w:cs="Verdana"/>
                            <w:color w:val="000000"/>
                            <w:sz w:val="20"/>
                            <w:szCs w:val="20"/>
                            <w:lang w:val="en-US"/>
                          </w:rPr>
                          <w:delText xml:space="preserve">June </w:delText>
                        </w:r>
                      </w:del>
                      <w:ins w:id="8" w:author="Yann Kouengoua Njaga" w:date="2020-08-27T14:27:00Z">
                        <w:r>
                          <w:rPr>
                            <w:rFonts w:ascii="Verdana" w:eastAsia="Verdana" w:hAnsi="Verdana" w:cs="Verdana"/>
                            <w:color w:val="000000"/>
                            <w:sz w:val="20"/>
                            <w:szCs w:val="20"/>
                            <w:lang w:val="en-US"/>
                          </w:rPr>
                          <w:t xml:space="preserve">August </w:t>
                        </w:r>
                      </w:ins>
                      <w:del w:id="9" w:author="Yann Kouengoua Njaga" w:date="2020-08-27T14:27:00Z">
                        <w:r w:rsidDel="00CA1AE4">
                          <w:rPr>
                            <w:rFonts w:ascii="Verdana" w:eastAsia="Verdana" w:hAnsi="Verdana" w:cs="Verdana"/>
                            <w:color w:val="000000"/>
                            <w:sz w:val="20"/>
                            <w:szCs w:val="20"/>
                            <w:lang w:val="en-US"/>
                          </w:rPr>
                          <w:delText>19</w:delText>
                        </w:r>
                      </w:del>
                      <w:ins w:id="10" w:author="Yann Kouengoua Njaga" w:date="2020-08-27T14:27:00Z">
                        <w:r>
                          <w:rPr>
                            <w:rFonts w:ascii="Verdana" w:eastAsia="Verdana" w:hAnsi="Verdana" w:cs="Verdana"/>
                            <w:color w:val="000000"/>
                            <w:sz w:val="20"/>
                            <w:szCs w:val="20"/>
                            <w:lang w:val="en-US"/>
                          </w:rPr>
                          <w:t>27</w:t>
                        </w:r>
                      </w:ins>
                      <w:r w:rsidRPr="00B27BD1">
                        <w:rPr>
                          <w:rFonts w:ascii="Verdana" w:eastAsia="Verdana" w:hAnsi="Verdana" w:cs="Verdana"/>
                          <w:color w:val="000000"/>
                          <w:sz w:val="20"/>
                          <w:szCs w:val="20"/>
                          <w:vertAlign w:val="superscript"/>
                          <w:lang w:val="en-US"/>
                        </w:rPr>
                        <w:t>th</w:t>
                      </w:r>
                      <w:r>
                        <w:rPr>
                          <w:rFonts w:ascii="Verdana" w:eastAsia="Verdana" w:hAnsi="Verdana" w:cs="Verdana"/>
                          <w:color w:val="000000"/>
                          <w:sz w:val="20"/>
                          <w:szCs w:val="20"/>
                          <w:lang w:val="en-US"/>
                        </w:rPr>
                        <w:t>, 2020</w:t>
                      </w:r>
                    </w:p>
                    <w:p w14:paraId="415D8F5D" w14:textId="0DC9F443"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r>
                        <w:rPr>
                          <w:rFonts w:ascii="Verdana" w:eastAsia="Verdana" w:hAnsi="Verdana" w:cs="Verdana"/>
                          <w:color w:val="000000"/>
                          <w:sz w:val="20"/>
                          <w:szCs w:val="20"/>
                          <w:lang w:val="en-US"/>
                        </w:rPr>
                        <w:t>VERSION 15</w:t>
                      </w:r>
                      <w:ins w:id="11" w:author="Yann Kouengoua Njaga" w:date="2020-08-27T14:27:00Z">
                        <w:r>
                          <w:rPr>
                            <w:rFonts w:ascii="Verdana" w:eastAsia="Verdana" w:hAnsi="Verdana" w:cs="Verdana"/>
                            <w:color w:val="000000"/>
                            <w:sz w:val="20"/>
                            <w:szCs w:val="20"/>
                            <w:lang w:val="en-US"/>
                          </w:rPr>
                          <w:t>.1</w:t>
                        </w:r>
                      </w:ins>
                    </w:p>
                    <w:p w14:paraId="3D51B2F5" w14:textId="77777777"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p>
                    <w:p w14:paraId="024B487C" w14:textId="77777777"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p>
                    <w:p w14:paraId="1D286A9B" w14:textId="77777777"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p>
                    <w:p w14:paraId="328E8092" w14:textId="77777777"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p>
                    <w:p w14:paraId="1FE73DBA" w14:textId="77777777" w:rsidR="00BD503B" w:rsidRDefault="00BD503B" w:rsidP="003E111A">
                      <w:pPr>
                        <w:pStyle w:val="NormalWeb"/>
                        <w:spacing w:before="0" w:beforeAutospacing="0" w:after="0" w:afterAutospacing="0"/>
                        <w:rPr>
                          <w:rFonts w:ascii="Verdana" w:eastAsia="Verdana" w:hAnsi="Verdana" w:cs="Verdana"/>
                          <w:color w:val="000000"/>
                          <w:sz w:val="20"/>
                          <w:szCs w:val="20"/>
                          <w:lang w:val="en-US"/>
                        </w:rPr>
                      </w:pPr>
                    </w:p>
                  </w:txbxContent>
                </v:textbox>
              </v:shape>
            </w:pict>
          </mc:Fallback>
        </mc:AlternateContent>
      </w:r>
      <w:r w:rsidR="003047BA">
        <w:rPr>
          <w:noProof/>
          <w:lang w:eastAsia="en-CA"/>
        </w:rPr>
        <w:drawing>
          <wp:anchor distT="0" distB="0" distL="114300" distR="114300" simplePos="0" relativeHeight="251660288" behindDoc="0" locked="0" layoutInCell="1" allowOverlap="1" wp14:anchorId="6F122B20" wp14:editId="270D51CE">
            <wp:simplePos x="0" y="0"/>
            <wp:positionH relativeFrom="column">
              <wp:posOffset>4692015</wp:posOffset>
            </wp:positionH>
            <wp:positionV relativeFrom="paragraph">
              <wp:posOffset>8049260</wp:posOffset>
            </wp:positionV>
            <wp:extent cx="1952625" cy="704149"/>
            <wp:effectExtent l="0" t="0" r="0"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2625" cy="704149"/>
                    </a:xfrm>
                    <a:prstGeom prst="rect">
                      <a:avLst/>
                    </a:prstGeom>
                  </pic:spPr>
                </pic:pic>
              </a:graphicData>
            </a:graphic>
            <wp14:sizeRelH relativeFrom="page">
              <wp14:pctWidth>0</wp14:pctWidth>
            </wp14:sizeRelH>
            <wp14:sizeRelV relativeFrom="page">
              <wp14:pctHeight>0</wp14:pctHeight>
            </wp14:sizeRelV>
          </wp:anchor>
        </w:drawing>
      </w:r>
      <w:r w:rsidR="003047BA">
        <w:rPr>
          <w:noProof/>
          <w:lang w:eastAsia="en-CA"/>
        </w:rPr>
        <w:drawing>
          <wp:anchor distT="0" distB="0" distL="114300" distR="114300" simplePos="0" relativeHeight="251658240" behindDoc="0" locked="0" layoutInCell="1" allowOverlap="1" wp14:anchorId="450803F5" wp14:editId="5F8CA9B7">
            <wp:simplePos x="0" y="0"/>
            <wp:positionH relativeFrom="column">
              <wp:posOffset>520065</wp:posOffset>
            </wp:positionH>
            <wp:positionV relativeFrom="paragraph">
              <wp:posOffset>19050</wp:posOffset>
            </wp:positionV>
            <wp:extent cx="2676525" cy="965200"/>
            <wp:effectExtent l="0" t="0" r="9525" b="635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6525" cy="965200"/>
                    </a:xfrm>
                    <a:prstGeom prst="rect">
                      <a:avLst/>
                    </a:prstGeom>
                  </pic:spPr>
                </pic:pic>
              </a:graphicData>
            </a:graphic>
            <wp14:sizeRelH relativeFrom="page">
              <wp14:pctWidth>0</wp14:pctWidth>
            </wp14:sizeRelH>
            <wp14:sizeRelV relativeFrom="page">
              <wp14:pctHeight>0</wp14:pctHeight>
            </wp14:sizeRelV>
          </wp:anchor>
        </w:drawing>
      </w:r>
      <w:r w:rsidR="000E3798">
        <w:rPr>
          <w:noProof/>
          <w:lang w:eastAsia="en-CA"/>
        </w:rPr>
        <w:drawing>
          <wp:anchor distT="0" distB="0" distL="114300" distR="114300" simplePos="0" relativeHeight="251654144" behindDoc="0" locked="0" layoutInCell="1" allowOverlap="1" wp14:anchorId="3257B7E9" wp14:editId="6A3724BB">
            <wp:simplePos x="0" y="0"/>
            <wp:positionH relativeFrom="column">
              <wp:posOffset>767715</wp:posOffset>
            </wp:positionH>
            <wp:positionV relativeFrom="paragraph">
              <wp:posOffset>8051165</wp:posOffset>
            </wp:positionV>
            <wp:extent cx="5943600" cy="619125"/>
            <wp:effectExtent l="0" t="0" r="0" b="0"/>
            <wp:wrapSquare wrapText="bothSides"/>
            <wp:docPr id="5" name="Picture 6" descr="Description : Copyright_MS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 Copyright_MS_E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BD120B">
        <w:rPr>
          <w:lang w:val="en-US"/>
        </w:rPr>
        <w:t xml:space="preserve">    </w:t>
      </w:r>
      <w:r w:rsidR="00685F89">
        <w:rPr>
          <w:lang w:val="en-US"/>
        </w:rPr>
        <w:br w:type="page"/>
      </w:r>
      <w:bookmarkStart w:id="12" w:name="_Toc436217739"/>
      <w:bookmarkStart w:id="13" w:name="_Toc330544485"/>
      <w:bookmarkEnd w:id="0"/>
      <w:bookmarkEnd w:id="1"/>
    </w:p>
    <w:p w14:paraId="1370D35A" w14:textId="63E63E4B" w:rsidR="008B30C3" w:rsidRDefault="00E033B8">
      <w:pPr>
        <w:pStyle w:val="TOC1"/>
        <w:rPr>
          <w:lang w:val="en-US"/>
        </w:rPr>
      </w:pPr>
      <w:r>
        <w:rPr>
          <w:noProof/>
          <w:lang w:eastAsia="en-CA"/>
        </w:rPr>
        <w:lastRenderedPageBreak/>
        <w:drawing>
          <wp:anchor distT="0" distB="0" distL="114300" distR="114300" simplePos="0" relativeHeight="251662336" behindDoc="1" locked="0" layoutInCell="1" allowOverlap="1" wp14:anchorId="50CD6D00" wp14:editId="59312A85">
            <wp:simplePos x="0" y="0"/>
            <wp:positionH relativeFrom="column">
              <wp:posOffset>-313690</wp:posOffset>
            </wp:positionH>
            <wp:positionV relativeFrom="paragraph">
              <wp:posOffset>-10768803</wp:posOffset>
            </wp:positionV>
            <wp:extent cx="7772400" cy="10058400"/>
            <wp:effectExtent l="0" t="0" r="0" b="0"/>
            <wp:wrapNone/>
            <wp:docPr id="4" name="Image 4" descr="ReportCover_V_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portCover_V_F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68E5DB" w14:textId="521C5CDE" w:rsidR="008B30C3" w:rsidRPr="001C0145" w:rsidRDefault="001C0145" w:rsidP="001C0145">
      <w:pPr>
        <w:pStyle w:val="Heading3"/>
      </w:pPr>
      <w:r w:rsidRPr="001C0145">
        <w:t>Table of Contents</w:t>
      </w:r>
    </w:p>
    <w:p w14:paraId="5546EB4F" w14:textId="77777777" w:rsidR="008B30C3" w:rsidRDefault="008B30C3">
      <w:pPr>
        <w:pStyle w:val="TOC1"/>
        <w:rPr>
          <w:lang w:val="en-US"/>
        </w:rPr>
      </w:pPr>
    </w:p>
    <w:p w14:paraId="2EA9E4BD" w14:textId="5ECD0D53" w:rsidR="006763B9" w:rsidRDefault="00DF5128">
      <w:pPr>
        <w:pStyle w:val="TOC1"/>
        <w:rPr>
          <w:rFonts w:asciiTheme="minorHAnsi" w:eastAsiaTheme="minorEastAsia" w:hAnsiTheme="minorHAnsi" w:cstheme="minorBidi"/>
          <w:b w:val="0"/>
          <w:noProof/>
          <w:sz w:val="22"/>
          <w:szCs w:val="22"/>
          <w:lang w:val="fr-CA" w:eastAsia="fr-CA"/>
        </w:rPr>
      </w:pPr>
      <w:r>
        <w:rPr>
          <w:rFonts w:ascii="Calibri" w:hAnsi="Calibri" w:cs="Calibri"/>
          <w:lang w:val="en-US"/>
        </w:rPr>
        <w:fldChar w:fldCharType="begin"/>
      </w:r>
      <w:r>
        <w:rPr>
          <w:rFonts w:ascii="Calibri" w:hAnsi="Calibri" w:cs="Calibri"/>
          <w:lang w:val="en-US"/>
        </w:rPr>
        <w:instrText xml:space="preserve"> TOC \o "1-1" \h \z \u </w:instrText>
      </w:r>
      <w:r>
        <w:rPr>
          <w:rFonts w:ascii="Calibri" w:hAnsi="Calibri" w:cs="Calibri"/>
          <w:lang w:val="en-US"/>
        </w:rPr>
        <w:fldChar w:fldCharType="separate"/>
      </w:r>
      <w:hyperlink w:anchor="_Toc43372811" w:history="1">
        <w:r w:rsidR="006763B9" w:rsidRPr="004A453C">
          <w:rPr>
            <w:rStyle w:val="Hyperlink"/>
            <w:rFonts w:cs="Calibri"/>
            <w:noProof/>
          </w:rPr>
          <w:t>I1_InputDataNotProvided</w:t>
        </w:r>
        <w:r w:rsidR="006763B9">
          <w:rPr>
            <w:noProof/>
            <w:webHidden/>
          </w:rPr>
          <w:tab/>
        </w:r>
        <w:r w:rsidR="006763B9">
          <w:rPr>
            <w:noProof/>
            <w:webHidden/>
          </w:rPr>
          <w:fldChar w:fldCharType="begin"/>
        </w:r>
        <w:r w:rsidR="006763B9">
          <w:rPr>
            <w:noProof/>
            <w:webHidden/>
          </w:rPr>
          <w:instrText xml:space="preserve"> PAGEREF _Toc43372811 \h </w:instrText>
        </w:r>
        <w:r w:rsidR="006763B9">
          <w:rPr>
            <w:noProof/>
            <w:webHidden/>
          </w:rPr>
        </w:r>
        <w:r w:rsidR="006763B9">
          <w:rPr>
            <w:noProof/>
            <w:webHidden/>
          </w:rPr>
          <w:fldChar w:fldCharType="separate"/>
        </w:r>
        <w:r w:rsidR="006763B9">
          <w:rPr>
            <w:noProof/>
            <w:webHidden/>
          </w:rPr>
          <w:t>5</w:t>
        </w:r>
        <w:r w:rsidR="006763B9">
          <w:rPr>
            <w:noProof/>
            <w:webHidden/>
          </w:rPr>
          <w:fldChar w:fldCharType="end"/>
        </w:r>
      </w:hyperlink>
    </w:p>
    <w:p w14:paraId="46B8EB98" w14:textId="226BF7BD" w:rsidR="006763B9" w:rsidRDefault="006763B9">
      <w:pPr>
        <w:pStyle w:val="TOC1"/>
        <w:rPr>
          <w:rFonts w:asciiTheme="minorHAnsi" w:eastAsiaTheme="minorEastAsia" w:hAnsiTheme="minorHAnsi" w:cstheme="minorBidi"/>
          <w:b w:val="0"/>
          <w:noProof/>
          <w:sz w:val="22"/>
          <w:szCs w:val="22"/>
          <w:lang w:val="fr-CA" w:eastAsia="fr-CA"/>
        </w:rPr>
      </w:pPr>
      <w:hyperlink w:anchor="_Toc43372812" w:history="1">
        <w:r w:rsidRPr="004A453C">
          <w:rPr>
            <w:rStyle w:val="Hyperlink"/>
            <w:rFonts w:cs="Calibri"/>
            <w:noProof/>
          </w:rPr>
          <w:t>I2_InputIdentifierNotProvided</w:t>
        </w:r>
        <w:r>
          <w:rPr>
            <w:noProof/>
            <w:webHidden/>
          </w:rPr>
          <w:tab/>
        </w:r>
        <w:r>
          <w:rPr>
            <w:noProof/>
            <w:webHidden/>
          </w:rPr>
          <w:fldChar w:fldCharType="begin"/>
        </w:r>
        <w:r>
          <w:rPr>
            <w:noProof/>
            <w:webHidden/>
          </w:rPr>
          <w:instrText xml:space="preserve"> PAGEREF _Toc43372812 \h </w:instrText>
        </w:r>
        <w:r>
          <w:rPr>
            <w:noProof/>
            <w:webHidden/>
          </w:rPr>
        </w:r>
        <w:r>
          <w:rPr>
            <w:noProof/>
            <w:webHidden/>
          </w:rPr>
          <w:fldChar w:fldCharType="separate"/>
        </w:r>
        <w:r>
          <w:rPr>
            <w:noProof/>
            <w:webHidden/>
          </w:rPr>
          <w:t>6</w:t>
        </w:r>
        <w:r>
          <w:rPr>
            <w:noProof/>
            <w:webHidden/>
          </w:rPr>
          <w:fldChar w:fldCharType="end"/>
        </w:r>
      </w:hyperlink>
    </w:p>
    <w:p w14:paraId="3F330441" w14:textId="12F7098B" w:rsidR="006763B9" w:rsidRDefault="006763B9">
      <w:pPr>
        <w:pStyle w:val="TOC1"/>
        <w:rPr>
          <w:rFonts w:asciiTheme="minorHAnsi" w:eastAsiaTheme="minorEastAsia" w:hAnsiTheme="minorHAnsi" w:cstheme="minorBidi"/>
          <w:b w:val="0"/>
          <w:noProof/>
          <w:sz w:val="22"/>
          <w:szCs w:val="22"/>
          <w:lang w:val="fr-CA" w:eastAsia="fr-CA"/>
        </w:rPr>
      </w:pPr>
      <w:hyperlink w:anchor="_Toc43372813" w:history="1">
        <w:r w:rsidRPr="004A453C">
          <w:rPr>
            <w:rStyle w:val="Hyperlink"/>
            <w:noProof/>
            <w:lang w:val="en-US"/>
          </w:rPr>
          <w:t>I3_MaximumMandatoryFieldsLength</w:t>
        </w:r>
        <w:r>
          <w:rPr>
            <w:noProof/>
            <w:webHidden/>
          </w:rPr>
          <w:tab/>
        </w:r>
        <w:r>
          <w:rPr>
            <w:noProof/>
            <w:webHidden/>
          </w:rPr>
          <w:fldChar w:fldCharType="begin"/>
        </w:r>
        <w:r>
          <w:rPr>
            <w:noProof/>
            <w:webHidden/>
          </w:rPr>
          <w:instrText xml:space="preserve"> PAGEREF _Toc43372813 \h </w:instrText>
        </w:r>
        <w:r>
          <w:rPr>
            <w:noProof/>
            <w:webHidden/>
          </w:rPr>
        </w:r>
        <w:r>
          <w:rPr>
            <w:noProof/>
            <w:webHidden/>
          </w:rPr>
          <w:fldChar w:fldCharType="separate"/>
        </w:r>
        <w:r>
          <w:rPr>
            <w:noProof/>
            <w:webHidden/>
          </w:rPr>
          <w:t>7</w:t>
        </w:r>
        <w:r>
          <w:rPr>
            <w:noProof/>
            <w:webHidden/>
          </w:rPr>
          <w:fldChar w:fldCharType="end"/>
        </w:r>
      </w:hyperlink>
    </w:p>
    <w:p w14:paraId="233709E2" w14:textId="5D03F6A7" w:rsidR="006763B9" w:rsidRDefault="006763B9">
      <w:pPr>
        <w:pStyle w:val="TOC1"/>
        <w:rPr>
          <w:rFonts w:asciiTheme="minorHAnsi" w:eastAsiaTheme="minorEastAsia" w:hAnsiTheme="minorHAnsi" w:cstheme="minorBidi"/>
          <w:b w:val="0"/>
          <w:noProof/>
          <w:sz w:val="22"/>
          <w:szCs w:val="22"/>
          <w:lang w:val="fr-CA" w:eastAsia="fr-CA"/>
        </w:rPr>
      </w:pPr>
      <w:hyperlink w:anchor="_Toc43372814" w:history="1">
        <w:r w:rsidRPr="004A453C">
          <w:rPr>
            <w:rStyle w:val="Hyperlink"/>
            <w:rFonts w:cs="Calibri"/>
            <w:noProof/>
          </w:rPr>
          <w:t>I5_</w:t>
        </w:r>
        <w:r w:rsidRPr="004A453C">
          <w:rPr>
            <w:rStyle w:val="Hyperlink"/>
            <w:noProof/>
          </w:rPr>
          <w:t xml:space="preserve"> </w:t>
        </w:r>
        <w:r w:rsidRPr="004A453C">
          <w:rPr>
            <w:rStyle w:val="Hyperlink"/>
            <w:rFonts w:cs="Calibri"/>
            <w:noProof/>
          </w:rPr>
          <w:t>InvalidDate</w:t>
        </w:r>
        <w:r>
          <w:rPr>
            <w:noProof/>
            <w:webHidden/>
          </w:rPr>
          <w:tab/>
        </w:r>
        <w:r>
          <w:rPr>
            <w:noProof/>
            <w:webHidden/>
          </w:rPr>
          <w:fldChar w:fldCharType="begin"/>
        </w:r>
        <w:r>
          <w:rPr>
            <w:noProof/>
            <w:webHidden/>
          </w:rPr>
          <w:instrText xml:space="preserve"> PAGEREF _Toc43372814 \h </w:instrText>
        </w:r>
        <w:r>
          <w:rPr>
            <w:noProof/>
            <w:webHidden/>
          </w:rPr>
        </w:r>
        <w:r>
          <w:rPr>
            <w:noProof/>
            <w:webHidden/>
          </w:rPr>
          <w:fldChar w:fldCharType="separate"/>
        </w:r>
        <w:r>
          <w:rPr>
            <w:noProof/>
            <w:webHidden/>
          </w:rPr>
          <w:t>12</w:t>
        </w:r>
        <w:r>
          <w:rPr>
            <w:noProof/>
            <w:webHidden/>
          </w:rPr>
          <w:fldChar w:fldCharType="end"/>
        </w:r>
      </w:hyperlink>
    </w:p>
    <w:p w14:paraId="1182D588" w14:textId="11E3956E" w:rsidR="006763B9" w:rsidRDefault="006763B9">
      <w:pPr>
        <w:pStyle w:val="TOC1"/>
        <w:rPr>
          <w:rFonts w:asciiTheme="minorHAnsi" w:eastAsiaTheme="minorEastAsia" w:hAnsiTheme="minorHAnsi" w:cstheme="minorBidi"/>
          <w:b w:val="0"/>
          <w:noProof/>
          <w:sz w:val="22"/>
          <w:szCs w:val="22"/>
          <w:lang w:val="fr-CA" w:eastAsia="fr-CA"/>
        </w:rPr>
      </w:pPr>
      <w:hyperlink w:anchor="_Toc43372815" w:history="1">
        <w:r w:rsidRPr="004A453C">
          <w:rPr>
            <w:rStyle w:val="Hyperlink"/>
            <w:noProof/>
          </w:rPr>
          <w:t>I6_InvalidYear</w:t>
        </w:r>
        <w:r>
          <w:rPr>
            <w:noProof/>
            <w:webHidden/>
          </w:rPr>
          <w:tab/>
        </w:r>
        <w:r>
          <w:rPr>
            <w:noProof/>
            <w:webHidden/>
          </w:rPr>
          <w:fldChar w:fldCharType="begin"/>
        </w:r>
        <w:r>
          <w:rPr>
            <w:noProof/>
            <w:webHidden/>
          </w:rPr>
          <w:instrText xml:space="preserve"> PAGEREF _Toc43372815 \h </w:instrText>
        </w:r>
        <w:r>
          <w:rPr>
            <w:noProof/>
            <w:webHidden/>
          </w:rPr>
        </w:r>
        <w:r>
          <w:rPr>
            <w:noProof/>
            <w:webHidden/>
          </w:rPr>
          <w:fldChar w:fldCharType="separate"/>
        </w:r>
        <w:r>
          <w:rPr>
            <w:noProof/>
            <w:webHidden/>
          </w:rPr>
          <w:t>13</w:t>
        </w:r>
        <w:r>
          <w:rPr>
            <w:noProof/>
            <w:webHidden/>
          </w:rPr>
          <w:fldChar w:fldCharType="end"/>
        </w:r>
      </w:hyperlink>
    </w:p>
    <w:p w14:paraId="63467F3F" w14:textId="5E22A46F" w:rsidR="006763B9" w:rsidRDefault="006763B9">
      <w:pPr>
        <w:pStyle w:val="TOC1"/>
        <w:rPr>
          <w:rFonts w:asciiTheme="minorHAnsi" w:eastAsiaTheme="minorEastAsia" w:hAnsiTheme="minorHAnsi" w:cstheme="minorBidi"/>
          <w:b w:val="0"/>
          <w:noProof/>
          <w:sz w:val="22"/>
          <w:szCs w:val="22"/>
          <w:lang w:val="fr-CA" w:eastAsia="fr-CA"/>
        </w:rPr>
      </w:pPr>
      <w:hyperlink w:anchor="_Toc43372816" w:history="1">
        <w:r w:rsidRPr="004A453C">
          <w:rPr>
            <w:rStyle w:val="Hyperlink"/>
            <w:noProof/>
          </w:rPr>
          <w:t>I7_InvalidDecimal</w:t>
        </w:r>
        <w:r>
          <w:rPr>
            <w:noProof/>
            <w:webHidden/>
          </w:rPr>
          <w:tab/>
        </w:r>
        <w:r>
          <w:rPr>
            <w:noProof/>
            <w:webHidden/>
          </w:rPr>
          <w:fldChar w:fldCharType="begin"/>
        </w:r>
        <w:r>
          <w:rPr>
            <w:noProof/>
            <w:webHidden/>
          </w:rPr>
          <w:instrText xml:space="preserve"> PAGEREF _Toc43372816 \h </w:instrText>
        </w:r>
        <w:r>
          <w:rPr>
            <w:noProof/>
            <w:webHidden/>
          </w:rPr>
        </w:r>
        <w:r>
          <w:rPr>
            <w:noProof/>
            <w:webHidden/>
          </w:rPr>
          <w:fldChar w:fldCharType="separate"/>
        </w:r>
        <w:r>
          <w:rPr>
            <w:noProof/>
            <w:webHidden/>
          </w:rPr>
          <w:t>14</w:t>
        </w:r>
        <w:r>
          <w:rPr>
            <w:noProof/>
            <w:webHidden/>
          </w:rPr>
          <w:fldChar w:fldCharType="end"/>
        </w:r>
      </w:hyperlink>
    </w:p>
    <w:p w14:paraId="228C809C" w14:textId="7C087418" w:rsidR="006763B9" w:rsidRDefault="006763B9">
      <w:pPr>
        <w:pStyle w:val="TOC1"/>
        <w:rPr>
          <w:rFonts w:asciiTheme="minorHAnsi" w:eastAsiaTheme="minorEastAsia" w:hAnsiTheme="minorHAnsi" w:cstheme="minorBidi"/>
          <w:b w:val="0"/>
          <w:noProof/>
          <w:sz w:val="22"/>
          <w:szCs w:val="22"/>
          <w:lang w:val="fr-CA" w:eastAsia="fr-CA"/>
        </w:rPr>
      </w:pPr>
      <w:hyperlink w:anchor="_Toc43372817" w:history="1">
        <w:r w:rsidRPr="004A453C">
          <w:rPr>
            <w:rStyle w:val="Hyperlink"/>
            <w:rFonts w:cs="Calibri"/>
            <w:noProof/>
          </w:rPr>
          <w:t>I8_</w:t>
        </w:r>
        <w:r w:rsidRPr="004A453C">
          <w:rPr>
            <w:rStyle w:val="Hyperlink"/>
            <w:noProof/>
          </w:rPr>
          <w:t xml:space="preserve"> </w:t>
        </w:r>
        <w:r w:rsidRPr="004A453C">
          <w:rPr>
            <w:rStyle w:val="Hyperlink"/>
            <w:rFonts w:cs="Calibri"/>
            <w:noProof/>
          </w:rPr>
          <w:t>InvalidInteger</w:t>
        </w:r>
        <w:r>
          <w:rPr>
            <w:noProof/>
            <w:webHidden/>
          </w:rPr>
          <w:tab/>
        </w:r>
        <w:r>
          <w:rPr>
            <w:noProof/>
            <w:webHidden/>
          </w:rPr>
          <w:fldChar w:fldCharType="begin"/>
        </w:r>
        <w:r>
          <w:rPr>
            <w:noProof/>
            <w:webHidden/>
          </w:rPr>
          <w:instrText xml:space="preserve"> PAGEREF _Toc43372817 \h </w:instrText>
        </w:r>
        <w:r>
          <w:rPr>
            <w:noProof/>
            <w:webHidden/>
          </w:rPr>
        </w:r>
        <w:r>
          <w:rPr>
            <w:noProof/>
            <w:webHidden/>
          </w:rPr>
          <w:fldChar w:fldCharType="separate"/>
        </w:r>
        <w:r>
          <w:rPr>
            <w:noProof/>
            <w:webHidden/>
          </w:rPr>
          <w:t>16</w:t>
        </w:r>
        <w:r>
          <w:rPr>
            <w:noProof/>
            <w:webHidden/>
          </w:rPr>
          <w:fldChar w:fldCharType="end"/>
        </w:r>
      </w:hyperlink>
    </w:p>
    <w:p w14:paraId="032EA9A8" w14:textId="58E889BD" w:rsidR="006763B9" w:rsidRDefault="006763B9">
      <w:pPr>
        <w:pStyle w:val="TOC1"/>
        <w:rPr>
          <w:rFonts w:asciiTheme="minorHAnsi" w:eastAsiaTheme="minorEastAsia" w:hAnsiTheme="minorHAnsi" w:cstheme="minorBidi"/>
          <w:b w:val="0"/>
          <w:noProof/>
          <w:sz w:val="22"/>
          <w:szCs w:val="22"/>
          <w:lang w:val="fr-CA" w:eastAsia="fr-CA"/>
        </w:rPr>
      </w:pPr>
      <w:hyperlink w:anchor="_Toc43372818" w:history="1">
        <w:r w:rsidRPr="004A453C">
          <w:rPr>
            <w:rStyle w:val="Hyperlink"/>
            <w:rFonts w:cs="Calibri"/>
            <w:noProof/>
          </w:rPr>
          <w:t>I9_</w:t>
        </w:r>
        <w:r w:rsidRPr="004A453C">
          <w:rPr>
            <w:rStyle w:val="Hyperlink"/>
            <w:noProof/>
          </w:rPr>
          <w:t xml:space="preserve"> </w:t>
        </w:r>
        <w:r w:rsidRPr="004A453C">
          <w:rPr>
            <w:rStyle w:val="Hyperlink"/>
            <w:rFonts w:cs="Calibri"/>
            <w:noProof/>
          </w:rPr>
          <w:t>InvalidEnum</w:t>
        </w:r>
        <w:r>
          <w:rPr>
            <w:noProof/>
            <w:webHidden/>
          </w:rPr>
          <w:tab/>
        </w:r>
        <w:r>
          <w:rPr>
            <w:noProof/>
            <w:webHidden/>
          </w:rPr>
          <w:fldChar w:fldCharType="begin"/>
        </w:r>
        <w:r>
          <w:rPr>
            <w:noProof/>
            <w:webHidden/>
          </w:rPr>
          <w:instrText xml:space="preserve"> PAGEREF _Toc43372818 \h </w:instrText>
        </w:r>
        <w:r>
          <w:rPr>
            <w:noProof/>
            <w:webHidden/>
          </w:rPr>
        </w:r>
        <w:r>
          <w:rPr>
            <w:noProof/>
            <w:webHidden/>
          </w:rPr>
          <w:fldChar w:fldCharType="separate"/>
        </w:r>
        <w:r>
          <w:rPr>
            <w:noProof/>
            <w:webHidden/>
          </w:rPr>
          <w:t>17</w:t>
        </w:r>
        <w:r>
          <w:rPr>
            <w:noProof/>
            <w:webHidden/>
          </w:rPr>
          <w:fldChar w:fldCharType="end"/>
        </w:r>
      </w:hyperlink>
    </w:p>
    <w:p w14:paraId="302F425C" w14:textId="125ACFC5" w:rsidR="006763B9" w:rsidRDefault="006763B9">
      <w:pPr>
        <w:pStyle w:val="TOC1"/>
        <w:rPr>
          <w:rFonts w:asciiTheme="minorHAnsi" w:eastAsiaTheme="minorEastAsia" w:hAnsiTheme="minorHAnsi" w:cstheme="minorBidi"/>
          <w:b w:val="0"/>
          <w:noProof/>
          <w:sz w:val="22"/>
          <w:szCs w:val="22"/>
          <w:lang w:val="fr-CA" w:eastAsia="fr-CA"/>
        </w:rPr>
      </w:pPr>
      <w:hyperlink w:anchor="_Toc43372819" w:history="1">
        <w:r w:rsidRPr="004A453C">
          <w:rPr>
            <w:rStyle w:val="Hyperlink"/>
            <w:noProof/>
          </w:rPr>
          <w:t>I10_MultiplePersonEntries</w:t>
        </w:r>
        <w:r>
          <w:rPr>
            <w:noProof/>
            <w:webHidden/>
          </w:rPr>
          <w:tab/>
        </w:r>
        <w:r>
          <w:rPr>
            <w:noProof/>
            <w:webHidden/>
          </w:rPr>
          <w:fldChar w:fldCharType="begin"/>
        </w:r>
        <w:r>
          <w:rPr>
            <w:noProof/>
            <w:webHidden/>
          </w:rPr>
          <w:instrText xml:space="preserve"> PAGEREF _Toc43372819 \h </w:instrText>
        </w:r>
        <w:r>
          <w:rPr>
            <w:noProof/>
            <w:webHidden/>
          </w:rPr>
        </w:r>
        <w:r>
          <w:rPr>
            <w:noProof/>
            <w:webHidden/>
          </w:rPr>
          <w:fldChar w:fldCharType="separate"/>
        </w:r>
        <w:r>
          <w:rPr>
            <w:noProof/>
            <w:webHidden/>
          </w:rPr>
          <w:t>18</w:t>
        </w:r>
        <w:r>
          <w:rPr>
            <w:noProof/>
            <w:webHidden/>
          </w:rPr>
          <w:fldChar w:fldCharType="end"/>
        </w:r>
      </w:hyperlink>
    </w:p>
    <w:p w14:paraId="2011A356" w14:textId="3EE5BCE5" w:rsidR="006763B9" w:rsidRDefault="006763B9">
      <w:pPr>
        <w:pStyle w:val="TOC1"/>
        <w:rPr>
          <w:rFonts w:asciiTheme="minorHAnsi" w:eastAsiaTheme="minorEastAsia" w:hAnsiTheme="minorHAnsi" w:cstheme="minorBidi"/>
          <w:b w:val="0"/>
          <w:noProof/>
          <w:sz w:val="22"/>
          <w:szCs w:val="22"/>
          <w:lang w:val="fr-CA" w:eastAsia="fr-CA"/>
        </w:rPr>
      </w:pPr>
      <w:hyperlink w:anchor="_Toc43372820" w:history="1">
        <w:r w:rsidRPr="004A453C">
          <w:rPr>
            <w:rStyle w:val="Hyperlink"/>
            <w:noProof/>
          </w:rPr>
          <w:t>I13_RetroLow_And_RetroHigh_Provided</w:t>
        </w:r>
        <w:r>
          <w:rPr>
            <w:noProof/>
            <w:webHidden/>
          </w:rPr>
          <w:tab/>
        </w:r>
        <w:r>
          <w:rPr>
            <w:noProof/>
            <w:webHidden/>
          </w:rPr>
          <w:fldChar w:fldCharType="begin"/>
        </w:r>
        <w:r>
          <w:rPr>
            <w:noProof/>
            <w:webHidden/>
          </w:rPr>
          <w:instrText xml:space="preserve"> PAGEREF _Toc43372820 \h </w:instrText>
        </w:r>
        <w:r>
          <w:rPr>
            <w:noProof/>
            <w:webHidden/>
          </w:rPr>
        </w:r>
        <w:r>
          <w:rPr>
            <w:noProof/>
            <w:webHidden/>
          </w:rPr>
          <w:fldChar w:fldCharType="separate"/>
        </w:r>
        <w:r>
          <w:rPr>
            <w:noProof/>
            <w:webHidden/>
          </w:rPr>
          <w:t>20</w:t>
        </w:r>
        <w:r>
          <w:rPr>
            <w:noProof/>
            <w:webHidden/>
          </w:rPr>
          <w:fldChar w:fldCharType="end"/>
        </w:r>
      </w:hyperlink>
    </w:p>
    <w:p w14:paraId="5FB3D18A" w14:textId="3C2901C0" w:rsidR="006763B9" w:rsidRDefault="006763B9">
      <w:pPr>
        <w:pStyle w:val="TOC1"/>
        <w:rPr>
          <w:rFonts w:asciiTheme="minorHAnsi" w:eastAsiaTheme="minorEastAsia" w:hAnsiTheme="minorHAnsi" w:cstheme="minorBidi"/>
          <w:b w:val="0"/>
          <w:noProof/>
          <w:sz w:val="22"/>
          <w:szCs w:val="22"/>
          <w:lang w:val="fr-CA" w:eastAsia="fr-CA"/>
        </w:rPr>
      </w:pPr>
      <w:hyperlink w:anchor="_Toc43372821" w:history="1">
        <w:r w:rsidRPr="004A453C">
          <w:rPr>
            <w:rStyle w:val="Hyperlink"/>
            <w:noProof/>
          </w:rPr>
          <w:t>I32_Weeks_And_AnnualizedEarnings_Provided</w:t>
        </w:r>
        <w:r>
          <w:rPr>
            <w:noProof/>
            <w:webHidden/>
          </w:rPr>
          <w:tab/>
        </w:r>
        <w:r>
          <w:rPr>
            <w:noProof/>
            <w:webHidden/>
          </w:rPr>
          <w:fldChar w:fldCharType="begin"/>
        </w:r>
        <w:r>
          <w:rPr>
            <w:noProof/>
            <w:webHidden/>
          </w:rPr>
          <w:instrText xml:space="preserve"> PAGEREF _Toc43372821 \h </w:instrText>
        </w:r>
        <w:r>
          <w:rPr>
            <w:noProof/>
            <w:webHidden/>
          </w:rPr>
        </w:r>
        <w:r>
          <w:rPr>
            <w:noProof/>
            <w:webHidden/>
          </w:rPr>
          <w:fldChar w:fldCharType="separate"/>
        </w:r>
        <w:r>
          <w:rPr>
            <w:noProof/>
            <w:webHidden/>
          </w:rPr>
          <w:t>22</w:t>
        </w:r>
        <w:r>
          <w:rPr>
            <w:noProof/>
            <w:webHidden/>
          </w:rPr>
          <w:fldChar w:fldCharType="end"/>
        </w:r>
      </w:hyperlink>
    </w:p>
    <w:p w14:paraId="107A76EC" w14:textId="0F69199E" w:rsidR="006763B9" w:rsidRDefault="006763B9">
      <w:pPr>
        <w:pStyle w:val="TOC1"/>
        <w:rPr>
          <w:rFonts w:asciiTheme="minorHAnsi" w:eastAsiaTheme="minorEastAsia" w:hAnsiTheme="minorHAnsi" w:cstheme="minorBidi"/>
          <w:b w:val="0"/>
          <w:noProof/>
          <w:sz w:val="22"/>
          <w:szCs w:val="22"/>
          <w:lang w:val="fr-CA" w:eastAsia="fr-CA"/>
        </w:rPr>
      </w:pPr>
      <w:hyperlink w:anchor="_Toc43372822" w:history="1">
        <w:r w:rsidRPr="004A453C">
          <w:rPr>
            <w:rStyle w:val="Hyperlink"/>
            <w:noProof/>
          </w:rPr>
          <w:t>I33_PercentageOfNormalEarnings_NotInRange</w:t>
        </w:r>
        <w:r>
          <w:rPr>
            <w:noProof/>
            <w:webHidden/>
          </w:rPr>
          <w:tab/>
        </w:r>
        <w:r>
          <w:rPr>
            <w:noProof/>
            <w:webHidden/>
          </w:rPr>
          <w:fldChar w:fldCharType="begin"/>
        </w:r>
        <w:r>
          <w:rPr>
            <w:noProof/>
            <w:webHidden/>
          </w:rPr>
          <w:instrText xml:space="preserve"> PAGEREF _Toc43372822 \h </w:instrText>
        </w:r>
        <w:r>
          <w:rPr>
            <w:noProof/>
            <w:webHidden/>
          </w:rPr>
        </w:r>
        <w:r>
          <w:rPr>
            <w:noProof/>
            <w:webHidden/>
          </w:rPr>
          <w:fldChar w:fldCharType="separate"/>
        </w:r>
        <w:r>
          <w:rPr>
            <w:noProof/>
            <w:webHidden/>
          </w:rPr>
          <w:t>23</w:t>
        </w:r>
        <w:r>
          <w:rPr>
            <w:noProof/>
            <w:webHidden/>
          </w:rPr>
          <w:fldChar w:fldCharType="end"/>
        </w:r>
      </w:hyperlink>
    </w:p>
    <w:p w14:paraId="453102C4" w14:textId="589A5610" w:rsidR="006763B9" w:rsidRDefault="006763B9">
      <w:pPr>
        <w:pStyle w:val="TOC1"/>
        <w:rPr>
          <w:rFonts w:asciiTheme="minorHAnsi" w:eastAsiaTheme="minorEastAsia" w:hAnsiTheme="minorHAnsi" w:cstheme="minorBidi"/>
          <w:b w:val="0"/>
          <w:noProof/>
          <w:sz w:val="22"/>
          <w:szCs w:val="22"/>
          <w:lang w:val="fr-CA" w:eastAsia="fr-CA"/>
        </w:rPr>
      </w:pPr>
      <w:hyperlink w:anchor="_Toc43372823" w:history="1">
        <w:r w:rsidRPr="004A453C">
          <w:rPr>
            <w:rStyle w:val="Hyperlink"/>
            <w:rFonts w:cs="Calibri"/>
            <w:noProof/>
          </w:rPr>
          <w:t>I42_FutureDate</w:t>
        </w:r>
        <w:r>
          <w:rPr>
            <w:noProof/>
            <w:webHidden/>
          </w:rPr>
          <w:tab/>
        </w:r>
        <w:r>
          <w:rPr>
            <w:noProof/>
            <w:webHidden/>
          </w:rPr>
          <w:fldChar w:fldCharType="begin"/>
        </w:r>
        <w:r>
          <w:rPr>
            <w:noProof/>
            <w:webHidden/>
          </w:rPr>
          <w:instrText xml:space="preserve"> PAGEREF _Toc43372823 \h </w:instrText>
        </w:r>
        <w:r>
          <w:rPr>
            <w:noProof/>
            <w:webHidden/>
          </w:rPr>
        </w:r>
        <w:r>
          <w:rPr>
            <w:noProof/>
            <w:webHidden/>
          </w:rPr>
          <w:fldChar w:fldCharType="separate"/>
        </w:r>
        <w:r>
          <w:rPr>
            <w:noProof/>
            <w:webHidden/>
          </w:rPr>
          <w:t>24</w:t>
        </w:r>
        <w:r>
          <w:rPr>
            <w:noProof/>
            <w:webHidden/>
          </w:rPr>
          <w:fldChar w:fldCharType="end"/>
        </w:r>
      </w:hyperlink>
    </w:p>
    <w:p w14:paraId="0443FA8A" w14:textId="112A9EE4" w:rsidR="006763B9" w:rsidRDefault="006763B9">
      <w:pPr>
        <w:pStyle w:val="TOC1"/>
        <w:rPr>
          <w:rFonts w:asciiTheme="minorHAnsi" w:eastAsiaTheme="minorEastAsia" w:hAnsiTheme="minorHAnsi" w:cstheme="minorBidi"/>
          <w:b w:val="0"/>
          <w:noProof/>
          <w:sz w:val="22"/>
          <w:szCs w:val="22"/>
          <w:lang w:val="fr-CA" w:eastAsia="fr-CA"/>
        </w:rPr>
      </w:pPr>
      <w:hyperlink w:anchor="_Toc43372824" w:history="1">
        <w:r w:rsidRPr="004A453C">
          <w:rPr>
            <w:rStyle w:val="Hyperlink"/>
            <w:noProof/>
          </w:rPr>
          <w:t>I43_LeaveStartDate_AfterOrEqual_LeaveEndDate</w:t>
        </w:r>
        <w:r>
          <w:rPr>
            <w:noProof/>
            <w:webHidden/>
          </w:rPr>
          <w:tab/>
        </w:r>
        <w:r>
          <w:rPr>
            <w:noProof/>
            <w:webHidden/>
          </w:rPr>
          <w:fldChar w:fldCharType="begin"/>
        </w:r>
        <w:r>
          <w:rPr>
            <w:noProof/>
            <w:webHidden/>
          </w:rPr>
          <w:instrText xml:space="preserve"> PAGEREF _Toc43372824 \h </w:instrText>
        </w:r>
        <w:r>
          <w:rPr>
            <w:noProof/>
            <w:webHidden/>
          </w:rPr>
        </w:r>
        <w:r>
          <w:rPr>
            <w:noProof/>
            <w:webHidden/>
          </w:rPr>
          <w:fldChar w:fldCharType="separate"/>
        </w:r>
        <w:r>
          <w:rPr>
            <w:noProof/>
            <w:webHidden/>
          </w:rPr>
          <w:t>25</w:t>
        </w:r>
        <w:r>
          <w:rPr>
            <w:noProof/>
            <w:webHidden/>
          </w:rPr>
          <w:fldChar w:fldCharType="end"/>
        </w:r>
      </w:hyperlink>
    </w:p>
    <w:p w14:paraId="3EEF31BC" w14:textId="70E3BDA9" w:rsidR="006763B9" w:rsidRDefault="006763B9">
      <w:pPr>
        <w:pStyle w:val="TOC1"/>
        <w:rPr>
          <w:rFonts w:asciiTheme="minorHAnsi" w:eastAsiaTheme="minorEastAsia" w:hAnsiTheme="minorHAnsi" w:cstheme="minorBidi"/>
          <w:b w:val="0"/>
          <w:noProof/>
          <w:sz w:val="22"/>
          <w:szCs w:val="22"/>
          <w:lang w:val="fr-CA" w:eastAsia="fr-CA"/>
        </w:rPr>
      </w:pPr>
      <w:hyperlink w:anchor="_Toc43372825" w:history="1">
        <w:r w:rsidRPr="004A453C">
          <w:rPr>
            <w:rStyle w:val="Hyperlink"/>
            <w:noProof/>
          </w:rPr>
          <w:t>I44_OverlapServiceBreaks</w:t>
        </w:r>
        <w:r>
          <w:rPr>
            <w:noProof/>
            <w:webHidden/>
          </w:rPr>
          <w:tab/>
        </w:r>
        <w:r>
          <w:rPr>
            <w:noProof/>
            <w:webHidden/>
          </w:rPr>
          <w:fldChar w:fldCharType="begin"/>
        </w:r>
        <w:r>
          <w:rPr>
            <w:noProof/>
            <w:webHidden/>
          </w:rPr>
          <w:instrText xml:space="preserve"> PAGEREF _Toc43372825 \h </w:instrText>
        </w:r>
        <w:r>
          <w:rPr>
            <w:noProof/>
            <w:webHidden/>
          </w:rPr>
        </w:r>
        <w:r>
          <w:rPr>
            <w:noProof/>
            <w:webHidden/>
          </w:rPr>
          <w:fldChar w:fldCharType="separate"/>
        </w:r>
        <w:r>
          <w:rPr>
            <w:noProof/>
            <w:webHidden/>
          </w:rPr>
          <w:t>26</w:t>
        </w:r>
        <w:r>
          <w:rPr>
            <w:noProof/>
            <w:webHidden/>
          </w:rPr>
          <w:fldChar w:fldCharType="end"/>
        </w:r>
      </w:hyperlink>
    </w:p>
    <w:p w14:paraId="7953DC93" w14:textId="3C18AA1E" w:rsidR="006763B9" w:rsidRDefault="006763B9">
      <w:pPr>
        <w:pStyle w:val="TOC1"/>
        <w:rPr>
          <w:rFonts w:asciiTheme="minorHAnsi" w:eastAsiaTheme="minorEastAsia" w:hAnsiTheme="minorHAnsi" w:cstheme="minorBidi"/>
          <w:b w:val="0"/>
          <w:noProof/>
          <w:sz w:val="22"/>
          <w:szCs w:val="22"/>
          <w:lang w:val="fr-CA" w:eastAsia="fr-CA"/>
        </w:rPr>
      </w:pPr>
      <w:hyperlink w:anchor="_Toc43372826" w:history="1">
        <w:r w:rsidRPr="004A453C">
          <w:rPr>
            <w:rStyle w:val="Hyperlink"/>
            <w:rFonts w:cs="Calibri"/>
            <w:noProof/>
          </w:rPr>
          <w:t>I45_ServStartDate</w:t>
        </w:r>
        <w:r>
          <w:rPr>
            <w:noProof/>
            <w:webHidden/>
          </w:rPr>
          <w:tab/>
        </w:r>
        <w:r>
          <w:rPr>
            <w:noProof/>
            <w:webHidden/>
          </w:rPr>
          <w:fldChar w:fldCharType="begin"/>
        </w:r>
        <w:r>
          <w:rPr>
            <w:noProof/>
            <w:webHidden/>
          </w:rPr>
          <w:instrText xml:space="preserve"> PAGEREF _Toc43372826 \h </w:instrText>
        </w:r>
        <w:r>
          <w:rPr>
            <w:noProof/>
            <w:webHidden/>
          </w:rPr>
        </w:r>
        <w:r>
          <w:rPr>
            <w:noProof/>
            <w:webHidden/>
          </w:rPr>
          <w:fldChar w:fldCharType="separate"/>
        </w:r>
        <w:r>
          <w:rPr>
            <w:noProof/>
            <w:webHidden/>
          </w:rPr>
          <w:t>28</w:t>
        </w:r>
        <w:r>
          <w:rPr>
            <w:noProof/>
            <w:webHidden/>
          </w:rPr>
          <w:fldChar w:fldCharType="end"/>
        </w:r>
      </w:hyperlink>
    </w:p>
    <w:p w14:paraId="2141E718" w14:textId="7C5AD93D" w:rsidR="006763B9" w:rsidRDefault="006763B9">
      <w:pPr>
        <w:pStyle w:val="TOC1"/>
        <w:rPr>
          <w:rFonts w:asciiTheme="minorHAnsi" w:eastAsiaTheme="minorEastAsia" w:hAnsiTheme="minorHAnsi" w:cstheme="minorBidi"/>
          <w:b w:val="0"/>
          <w:noProof/>
          <w:sz w:val="22"/>
          <w:szCs w:val="22"/>
          <w:lang w:val="fr-CA" w:eastAsia="fr-CA"/>
        </w:rPr>
      </w:pPr>
      <w:hyperlink w:anchor="_Toc43372827" w:history="1">
        <w:r w:rsidRPr="004A453C">
          <w:rPr>
            <w:rStyle w:val="Hyperlink"/>
            <w:noProof/>
            <w:lang w:val="en-US"/>
          </w:rPr>
          <w:t>I46_EnrolmentDatePredatesHireDate</w:t>
        </w:r>
        <w:r>
          <w:rPr>
            <w:noProof/>
            <w:webHidden/>
          </w:rPr>
          <w:tab/>
        </w:r>
        <w:r>
          <w:rPr>
            <w:noProof/>
            <w:webHidden/>
          </w:rPr>
          <w:fldChar w:fldCharType="begin"/>
        </w:r>
        <w:r>
          <w:rPr>
            <w:noProof/>
            <w:webHidden/>
          </w:rPr>
          <w:instrText xml:space="preserve"> PAGEREF _Toc43372827 \h </w:instrText>
        </w:r>
        <w:r>
          <w:rPr>
            <w:noProof/>
            <w:webHidden/>
          </w:rPr>
        </w:r>
        <w:r>
          <w:rPr>
            <w:noProof/>
            <w:webHidden/>
          </w:rPr>
          <w:fldChar w:fldCharType="separate"/>
        </w:r>
        <w:r>
          <w:rPr>
            <w:noProof/>
            <w:webHidden/>
          </w:rPr>
          <w:t>29</w:t>
        </w:r>
        <w:r>
          <w:rPr>
            <w:noProof/>
            <w:webHidden/>
          </w:rPr>
          <w:fldChar w:fldCharType="end"/>
        </w:r>
      </w:hyperlink>
    </w:p>
    <w:p w14:paraId="784B4893" w14:textId="3F24550D" w:rsidR="006763B9" w:rsidRDefault="006763B9">
      <w:pPr>
        <w:pStyle w:val="TOC1"/>
        <w:rPr>
          <w:rFonts w:asciiTheme="minorHAnsi" w:eastAsiaTheme="minorEastAsia" w:hAnsiTheme="minorHAnsi" w:cstheme="minorBidi"/>
          <w:b w:val="0"/>
          <w:noProof/>
          <w:sz w:val="22"/>
          <w:szCs w:val="22"/>
          <w:lang w:val="fr-CA" w:eastAsia="fr-CA"/>
        </w:rPr>
      </w:pPr>
      <w:hyperlink w:anchor="_Toc43372828" w:history="1">
        <w:r w:rsidRPr="004A453C">
          <w:rPr>
            <w:rStyle w:val="Hyperlink"/>
            <w:noProof/>
          </w:rPr>
          <w:t>I49a_ValidYearProvided_PYA (Removed)</w:t>
        </w:r>
        <w:r>
          <w:rPr>
            <w:noProof/>
            <w:webHidden/>
          </w:rPr>
          <w:tab/>
        </w:r>
        <w:r>
          <w:rPr>
            <w:noProof/>
            <w:webHidden/>
          </w:rPr>
          <w:fldChar w:fldCharType="begin"/>
        </w:r>
        <w:r>
          <w:rPr>
            <w:noProof/>
            <w:webHidden/>
          </w:rPr>
          <w:instrText xml:space="preserve"> PAGEREF _Toc43372828 \h </w:instrText>
        </w:r>
        <w:r>
          <w:rPr>
            <w:noProof/>
            <w:webHidden/>
          </w:rPr>
        </w:r>
        <w:r>
          <w:rPr>
            <w:noProof/>
            <w:webHidden/>
          </w:rPr>
          <w:fldChar w:fldCharType="separate"/>
        </w:r>
        <w:r>
          <w:rPr>
            <w:noProof/>
            <w:webHidden/>
          </w:rPr>
          <w:t>30</w:t>
        </w:r>
        <w:r>
          <w:rPr>
            <w:noProof/>
            <w:webHidden/>
          </w:rPr>
          <w:fldChar w:fldCharType="end"/>
        </w:r>
      </w:hyperlink>
    </w:p>
    <w:p w14:paraId="7B2C2CD4" w14:textId="14CAAFBE" w:rsidR="006763B9" w:rsidRDefault="006763B9">
      <w:pPr>
        <w:pStyle w:val="TOC1"/>
        <w:rPr>
          <w:rFonts w:asciiTheme="minorHAnsi" w:eastAsiaTheme="minorEastAsia" w:hAnsiTheme="minorHAnsi" w:cstheme="minorBidi"/>
          <w:b w:val="0"/>
          <w:noProof/>
          <w:sz w:val="22"/>
          <w:szCs w:val="22"/>
          <w:lang w:val="fr-CA" w:eastAsia="fr-CA"/>
        </w:rPr>
      </w:pPr>
      <w:hyperlink w:anchor="_Toc43372829" w:history="1">
        <w:r w:rsidRPr="004A453C">
          <w:rPr>
            <w:rStyle w:val="Hyperlink"/>
            <w:noProof/>
          </w:rPr>
          <w:t>I49b_ValidYearProvided_Retro (Removed)</w:t>
        </w:r>
        <w:r>
          <w:rPr>
            <w:noProof/>
            <w:webHidden/>
          </w:rPr>
          <w:tab/>
        </w:r>
        <w:r>
          <w:rPr>
            <w:noProof/>
            <w:webHidden/>
          </w:rPr>
          <w:fldChar w:fldCharType="begin"/>
        </w:r>
        <w:r>
          <w:rPr>
            <w:noProof/>
            <w:webHidden/>
          </w:rPr>
          <w:instrText xml:space="preserve"> PAGEREF _Toc43372829 \h </w:instrText>
        </w:r>
        <w:r>
          <w:rPr>
            <w:noProof/>
            <w:webHidden/>
          </w:rPr>
        </w:r>
        <w:r>
          <w:rPr>
            <w:noProof/>
            <w:webHidden/>
          </w:rPr>
          <w:fldChar w:fldCharType="separate"/>
        </w:r>
        <w:r>
          <w:rPr>
            <w:noProof/>
            <w:webHidden/>
          </w:rPr>
          <w:t>32</w:t>
        </w:r>
        <w:r>
          <w:rPr>
            <w:noProof/>
            <w:webHidden/>
          </w:rPr>
          <w:fldChar w:fldCharType="end"/>
        </w:r>
      </w:hyperlink>
    </w:p>
    <w:p w14:paraId="68C0C3EA" w14:textId="219DD0B4" w:rsidR="006763B9" w:rsidRDefault="006763B9">
      <w:pPr>
        <w:pStyle w:val="TOC1"/>
        <w:rPr>
          <w:rFonts w:asciiTheme="minorHAnsi" w:eastAsiaTheme="minorEastAsia" w:hAnsiTheme="minorHAnsi" w:cstheme="minorBidi"/>
          <w:b w:val="0"/>
          <w:noProof/>
          <w:sz w:val="22"/>
          <w:szCs w:val="22"/>
          <w:lang w:val="fr-CA" w:eastAsia="fr-CA"/>
        </w:rPr>
      </w:pPr>
      <w:hyperlink w:anchor="_Toc43372830" w:history="1">
        <w:r w:rsidRPr="004A453C">
          <w:rPr>
            <w:rStyle w:val="Hyperlink"/>
            <w:noProof/>
          </w:rPr>
          <w:t>I50_ValidateFileLayout</w:t>
        </w:r>
        <w:r>
          <w:rPr>
            <w:noProof/>
            <w:webHidden/>
          </w:rPr>
          <w:tab/>
        </w:r>
        <w:r>
          <w:rPr>
            <w:noProof/>
            <w:webHidden/>
          </w:rPr>
          <w:fldChar w:fldCharType="begin"/>
        </w:r>
        <w:r>
          <w:rPr>
            <w:noProof/>
            <w:webHidden/>
          </w:rPr>
          <w:instrText xml:space="preserve"> PAGEREF _Toc43372830 \h </w:instrText>
        </w:r>
        <w:r>
          <w:rPr>
            <w:noProof/>
            <w:webHidden/>
          </w:rPr>
        </w:r>
        <w:r>
          <w:rPr>
            <w:noProof/>
            <w:webHidden/>
          </w:rPr>
          <w:fldChar w:fldCharType="separate"/>
        </w:r>
        <w:r>
          <w:rPr>
            <w:noProof/>
            <w:webHidden/>
          </w:rPr>
          <w:t>34</w:t>
        </w:r>
        <w:r>
          <w:rPr>
            <w:noProof/>
            <w:webHidden/>
          </w:rPr>
          <w:fldChar w:fldCharType="end"/>
        </w:r>
      </w:hyperlink>
    </w:p>
    <w:p w14:paraId="4628CE6F" w14:textId="1E5A09F4" w:rsidR="006763B9" w:rsidRDefault="006763B9">
      <w:pPr>
        <w:pStyle w:val="TOC1"/>
        <w:rPr>
          <w:rFonts w:asciiTheme="minorHAnsi" w:eastAsiaTheme="minorEastAsia" w:hAnsiTheme="minorHAnsi" w:cstheme="minorBidi"/>
          <w:b w:val="0"/>
          <w:noProof/>
          <w:sz w:val="22"/>
          <w:szCs w:val="22"/>
          <w:lang w:val="fr-CA" w:eastAsia="fr-CA"/>
        </w:rPr>
      </w:pPr>
      <w:hyperlink w:anchor="_Toc43372831" w:history="1">
        <w:r w:rsidRPr="004A453C">
          <w:rPr>
            <w:rStyle w:val="Hyperlink"/>
            <w:noProof/>
            <w:lang w:val="en-US"/>
          </w:rPr>
          <w:t>I51_ValidateFileHeaderLayout</w:t>
        </w:r>
        <w:r>
          <w:rPr>
            <w:noProof/>
            <w:webHidden/>
          </w:rPr>
          <w:tab/>
        </w:r>
        <w:r>
          <w:rPr>
            <w:noProof/>
            <w:webHidden/>
          </w:rPr>
          <w:fldChar w:fldCharType="begin"/>
        </w:r>
        <w:r>
          <w:rPr>
            <w:noProof/>
            <w:webHidden/>
          </w:rPr>
          <w:instrText xml:space="preserve"> PAGEREF _Toc43372831 \h </w:instrText>
        </w:r>
        <w:r>
          <w:rPr>
            <w:noProof/>
            <w:webHidden/>
          </w:rPr>
        </w:r>
        <w:r>
          <w:rPr>
            <w:noProof/>
            <w:webHidden/>
          </w:rPr>
          <w:fldChar w:fldCharType="separate"/>
        </w:r>
        <w:r>
          <w:rPr>
            <w:noProof/>
            <w:webHidden/>
          </w:rPr>
          <w:t>36</w:t>
        </w:r>
        <w:r>
          <w:rPr>
            <w:noProof/>
            <w:webHidden/>
          </w:rPr>
          <w:fldChar w:fldCharType="end"/>
        </w:r>
      </w:hyperlink>
    </w:p>
    <w:p w14:paraId="26845DC7" w14:textId="1D058C12" w:rsidR="006763B9" w:rsidRDefault="006763B9">
      <w:pPr>
        <w:pStyle w:val="TOC1"/>
        <w:rPr>
          <w:rFonts w:asciiTheme="minorHAnsi" w:eastAsiaTheme="minorEastAsia" w:hAnsiTheme="minorHAnsi" w:cstheme="minorBidi"/>
          <w:b w:val="0"/>
          <w:noProof/>
          <w:sz w:val="22"/>
          <w:szCs w:val="22"/>
          <w:lang w:val="fr-CA" w:eastAsia="fr-CA"/>
        </w:rPr>
      </w:pPr>
      <w:hyperlink w:anchor="_Toc43372832" w:history="1">
        <w:r w:rsidRPr="004A453C">
          <w:rPr>
            <w:rStyle w:val="Hyperlink"/>
            <w:noProof/>
            <w:lang w:val="en-US"/>
          </w:rPr>
          <w:t>I53_ValidateEmploymentTypeMandatoryWhenContribStatusProvided</w:t>
        </w:r>
        <w:r>
          <w:rPr>
            <w:noProof/>
            <w:webHidden/>
          </w:rPr>
          <w:tab/>
        </w:r>
        <w:r>
          <w:rPr>
            <w:noProof/>
            <w:webHidden/>
          </w:rPr>
          <w:fldChar w:fldCharType="begin"/>
        </w:r>
        <w:r>
          <w:rPr>
            <w:noProof/>
            <w:webHidden/>
          </w:rPr>
          <w:instrText xml:space="preserve"> PAGEREF _Toc43372832 \h </w:instrText>
        </w:r>
        <w:r>
          <w:rPr>
            <w:noProof/>
            <w:webHidden/>
          </w:rPr>
        </w:r>
        <w:r>
          <w:rPr>
            <w:noProof/>
            <w:webHidden/>
          </w:rPr>
          <w:fldChar w:fldCharType="separate"/>
        </w:r>
        <w:r>
          <w:rPr>
            <w:noProof/>
            <w:webHidden/>
          </w:rPr>
          <w:t>37</w:t>
        </w:r>
        <w:r>
          <w:rPr>
            <w:noProof/>
            <w:webHidden/>
          </w:rPr>
          <w:fldChar w:fldCharType="end"/>
        </w:r>
      </w:hyperlink>
    </w:p>
    <w:p w14:paraId="3F0E72E2" w14:textId="2110DD9D" w:rsidR="006763B9" w:rsidRDefault="006763B9">
      <w:pPr>
        <w:pStyle w:val="TOC1"/>
        <w:rPr>
          <w:rFonts w:asciiTheme="minorHAnsi" w:eastAsiaTheme="minorEastAsia" w:hAnsiTheme="minorHAnsi" w:cstheme="minorBidi"/>
          <w:b w:val="0"/>
          <w:noProof/>
          <w:sz w:val="22"/>
          <w:szCs w:val="22"/>
          <w:lang w:val="fr-CA" w:eastAsia="fr-CA"/>
        </w:rPr>
      </w:pPr>
      <w:hyperlink w:anchor="_Toc43372833" w:history="1">
        <w:r w:rsidRPr="004A453C">
          <w:rPr>
            <w:rStyle w:val="Hyperlink"/>
            <w:noProof/>
            <w:lang w:val="en-US"/>
          </w:rPr>
          <w:t>I54_RetroYear VSYearRetroPaid</w:t>
        </w:r>
        <w:r>
          <w:rPr>
            <w:noProof/>
            <w:webHidden/>
          </w:rPr>
          <w:tab/>
        </w:r>
        <w:r>
          <w:rPr>
            <w:noProof/>
            <w:webHidden/>
          </w:rPr>
          <w:fldChar w:fldCharType="begin"/>
        </w:r>
        <w:r>
          <w:rPr>
            <w:noProof/>
            <w:webHidden/>
          </w:rPr>
          <w:instrText xml:space="preserve"> PAGEREF _Toc43372833 \h </w:instrText>
        </w:r>
        <w:r>
          <w:rPr>
            <w:noProof/>
            <w:webHidden/>
          </w:rPr>
        </w:r>
        <w:r>
          <w:rPr>
            <w:noProof/>
            <w:webHidden/>
          </w:rPr>
          <w:fldChar w:fldCharType="separate"/>
        </w:r>
        <w:r>
          <w:rPr>
            <w:noProof/>
            <w:webHidden/>
          </w:rPr>
          <w:t>39</w:t>
        </w:r>
        <w:r>
          <w:rPr>
            <w:noProof/>
            <w:webHidden/>
          </w:rPr>
          <w:fldChar w:fldCharType="end"/>
        </w:r>
      </w:hyperlink>
    </w:p>
    <w:p w14:paraId="285A2EE8" w14:textId="78A10567" w:rsidR="006763B9" w:rsidRDefault="006763B9">
      <w:pPr>
        <w:pStyle w:val="TOC1"/>
        <w:rPr>
          <w:rFonts w:asciiTheme="minorHAnsi" w:eastAsiaTheme="minorEastAsia" w:hAnsiTheme="minorHAnsi" w:cstheme="minorBidi"/>
          <w:b w:val="0"/>
          <w:noProof/>
          <w:sz w:val="22"/>
          <w:szCs w:val="22"/>
          <w:lang w:val="fr-CA" w:eastAsia="fr-CA"/>
        </w:rPr>
      </w:pPr>
      <w:hyperlink w:anchor="_Toc43372834" w:history="1">
        <w:r w:rsidRPr="004A453C">
          <w:rPr>
            <w:rStyle w:val="Hyperlink"/>
            <w:noProof/>
            <w:lang w:val="en-US"/>
          </w:rPr>
          <w:t>I55_</w:t>
        </w:r>
        <w:r w:rsidRPr="004A453C">
          <w:rPr>
            <w:rStyle w:val="Hyperlink"/>
            <w:noProof/>
          </w:rPr>
          <w:t xml:space="preserve"> Zéro_Weeks_And_Zéro_LowContributions_Provided</w:t>
        </w:r>
        <w:r>
          <w:rPr>
            <w:noProof/>
            <w:webHidden/>
          </w:rPr>
          <w:tab/>
        </w:r>
        <w:r>
          <w:rPr>
            <w:noProof/>
            <w:webHidden/>
          </w:rPr>
          <w:fldChar w:fldCharType="begin"/>
        </w:r>
        <w:r>
          <w:rPr>
            <w:noProof/>
            <w:webHidden/>
          </w:rPr>
          <w:instrText xml:space="preserve"> PAGEREF _Toc43372834 \h </w:instrText>
        </w:r>
        <w:r>
          <w:rPr>
            <w:noProof/>
            <w:webHidden/>
          </w:rPr>
        </w:r>
        <w:r>
          <w:rPr>
            <w:noProof/>
            <w:webHidden/>
          </w:rPr>
          <w:fldChar w:fldCharType="separate"/>
        </w:r>
        <w:r>
          <w:rPr>
            <w:noProof/>
            <w:webHidden/>
          </w:rPr>
          <w:t>40</w:t>
        </w:r>
        <w:r>
          <w:rPr>
            <w:noProof/>
            <w:webHidden/>
          </w:rPr>
          <w:fldChar w:fldCharType="end"/>
        </w:r>
      </w:hyperlink>
    </w:p>
    <w:p w14:paraId="26C635DA" w14:textId="6CB87A2C" w:rsidR="006763B9" w:rsidRDefault="006763B9">
      <w:pPr>
        <w:pStyle w:val="TOC1"/>
        <w:rPr>
          <w:rFonts w:asciiTheme="minorHAnsi" w:eastAsiaTheme="minorEastAsia" w:hAnsiTheme="minorHAnsi" w:cstheme="minorBidi"/>
          <w:b w:val="0"/>
          <w:noProof/>
          <w:sz w:val="22"/>
          <w:szCs w:val="22"/>
          <w:lang w:val="fr-CA" w:eastAsia="fr-CA"/>
        </w:rPr>
      </w:pPr>
      <w:hyperlink w:anchor="_Toc43372835" w:history="1">
        <w:r w:rsidRPr="004A453C">
          <w:rPr>
            <w:rStyle w:val="Hyperlink"/>
            <w:noProof/>
          </w:rPr>
          <w:t>B1_DuplicateEnrolment (Removed)</w:t>
        </w:r>
        <w:r>
          <w:rPr>
            <w:noProof/>
            <w:webHidden/>
          </w:rPr>
          <w:tab/>
        </w:r>
        <w:r>
          <w:rPr>
            <w:noProof/>
            <w:webHidden/>
          </w:rPr>
          <w:fldChar w:fldCharType="begin"/>
        </w:r>
        <w:r>
          <w:rPr>
            <w:noProof/>
            <w:webHidden/>
          </w:rPr>
          <w:instrText xml:space="preserve"> PAGEREF _Toc43372835 \h </w:instrText>
        </w:r>
        <w:r>
          <w:rPr>
            <w:noProof/>
            <w:webHidden/>
          </w:rPr>
        </w:r>
        <w:r>
          <w:rPr>
            <w:noProof/>
            <w:webHidden/>
          </w:rPr>
          <w:fldChar w:fldCharType="separate"/>
        </w:r>
        <w:r>
          <w:rPr>
            <w:noProof/>
            <w:webHidden/>
          </w:rPr>
          <w:t>41</w:t>
        </w:r>
        <w:r>
          <w:rPr>
            <w:noProof/>
            <w:webHidden/>
          </w:rPr>
          <w:fldChar w:fldCharType="end"/>
        </w:r>
      </w:hyperlink>
    </w:p>
    <w:p w14:paraId="1D0CAF2F" w14:textId="6E1B5966" w:rsidR="006763B9" w:rsidRDefault="006763B9">
      <w:pPr>
        <w:pStyle w:val="TOC1"/>
        <w:rPr>
          <w:rFonts w:asciiTheme="minorHAnsi" w:eastAsiaTheme="minorEastAsia" w:hAnsiTheme="minorHAnsi" w:cstheme="minorBidi"/>
          <w:b w:val="0"/>
          <w:noProof/>
          <w:sz w:val="22"/>
          <w:szCs w:val="22"/>
          <w:lang w:val="fr-CA" w:eastAsia="fr-CA"/>
        </w:rPr>
      </w:pPr>
      <w:hyperlink w:anchor="_Toc43372836" w:history="1">
        <w:r w:rsidRPr="004A453C">
          <w:rPr>
            <w:rStyle w:val="Hyperlink"/>
            <w:rFonts w:cs="Calibri"/>
            <w:noProof/>
          </w:rPr>
          <w:t>B2_</w:t>
        </w:r>
        <w:r w:rsidRPr="004A453C">
          <w:rPr>
            <w:rStyle w:val="Hyperlink"/>
            <w:noProof/>
          </w:rPr>
          <w:t xml:space="preserve"> </w:t>
        </w:r>
        <w:r w:rsidRPr="004A453C">
          <w:rPr>
            <w:rStyle w:val="Hyperlink"/>
            <w:rFonts w:cs="Calibri"/>
            <w:noProof/>
          </w:rPr>
          <w:t>RejectMemberCreation</w:t>
        </w:r>
        <w:r>
          <w:rPr>
            <w:noProof/>
            <w:webHidden/>
          </w:rPr>
          <w:tab/>
        </w:r>
        <w:r>
          <w:rPr>
            <w:noProof/>
            <w:webHidden/>
          </w:rPr>
          <w:fldChar w:fldCharType="begin"/>
        </w:r>
        <w:r>
          <w:rPr>
            <w:noProof/>
            <w:webHidden/>
          </w:rPr>
          <w:instrText xml:space="preserve"> PAGEREF _Toc43372836 \h </w:instrText>
        </w:r>
        <w:r>
          <w:rPr>
            <w:noProof/>
            <w:webHidden/>
          </w:rPr>
        </w:r>
        <w:r>
          <w:rPr>
            <w:noProof/>
            <w:webHidden/>
          </w:rPr>
          <w:fldChar w:fldCharType="separate"/>
        </w:r>
        <w:r>
          <w:rPr>
            <w:noProof/>
            <w:webHidden/>
          </w:rPr>
          <w:t>43</w:t>
        </w:r>
        <w:r>
          <w:rPr>
            <w:noProof/>
            <w:webHidden/>
          </w:rPr>
          <w:fldChar w:fldCharType="end"/>
        </w:r>
      </w:hyperlink>
    </w:p>
    <w:p w14:paraId="0AA96064" w14:textId="6B73E17E" w:rsidR="006763B9" w:rsidRDefault="006763B9">
      <w:pPr>
        <w:pStyle w:val="TOC1"/>
        <w:rPr>
          <w:rFonts w:asciiTheme="minorHAnsi" w:eastAsiaTheme="minorEastAsia" w:hAnsiTheme="minorHAnsi" w:cstheme="minorBidi"/>
          <w:b w:val="0"/>
          <w:noProof/>
          <w:sz w:val="22"/>
          <w:szCs w:val="22"/>
          <w:lang w:val="fr-CA" w:eastAsia="fr-CA"/>
        </w:rPr>
      </w:pPr>
      <w:hyperlink w:anchor="_Toc43372837" w:history="1">
        <w:r w:rsidRPr="004A453C">
          <w:rPr>
            <w:rStyle w:val="Hyperlink"/>
            <w:rFonts w:cs="Calibri"/>
            <w:noProof/>
          </w:rPr>
          <w:t>B3_SocialNumberNotValid</w:t>
        </w:r>
        <w:r>
          <w:rPr>
            <w:noProof/>
            <w:webHidden/>
          </w:rPr>
          <w:tab/>
        </w:r>
        <w:r>
          <w:rPr>
            <w:noProof/>
            <w:webHidden/>
          </w:rPr>
          <w:fldChar w:fldCharType="begin"/>
        </w:r>
        <w:r>
          <w:rPr>
            <w:noProof/>
            <w:webHidden/>
          </w:rPr>
          <w:instrText xml:space="preserve"> PAGEREF _Toc43372837 \h </w:instrText>
        </w:r>
        <w:r>
          <w:rPr>
            <w:noProof/>
            <w:webHidden/>
          </w:rPr>
        </w:r>
        <w:r>
          <w:rPr>
            <w:noProof/>
            <w:webHidden/>
          </w:rPr>
          <w:fldChar w:fldCharType="separate"/>
        </w:r>
        <w:r>
          <w:rPr>
            <w:noProof/>
            <w:webHidden/>
          </w:rPr>
          <w:t>44</w:t>
        </w:r>
        <w:r>
          <w:rPr>
            <w:noProof/>
            <w:webHidden/>
          </w:rPr>
          <w:fldChar w:fldCharType="end"/>
        </w:r>
      </w:hyperlink>
    </w:p>
    <w:p w14:paraId="1EE3864A" w14:textId="79965A19" w:rsidR="006763B9" w:rsidRDefault="006763B9">
      <w:pPr>
        <w:pStyle w:val="TOC1"/>
        <w:rPr>
          <w:rFonts w:asciiTheme="minorHAnsi" w:eastAsiaTheme="minorEastAsia" w:hAnsiTheme="minorHAnsi" w:cstheme="minorBidi"/>
          <w:b w:val="0"/>
          <w:noProof/>
          <w:sz w:val="22"/>
          <w:szCs w:val="22"/>
          <w:lang w:val="fr-CA" w:eastAsia="fr-CA"/>
        </w:rPr>
      </w:pPr>
      <w:hyperlink w:anchor="_Toc43372838" w:history="1">
        <w:r w:rsidRPr="004A453C">
          <w:rPr>
            <w:rStyle w:val="Hyperlink"/>
            <w:noProof/>
          </w:rPr>
          <w:t>B5_MemberNotEligibleForThisDataUpdate</w:t>
        </w:r>
        <w:r>
          <w:rPr>
            <w:noProof/>
            <w:webHidden/>
          </w:rPr>
          <w:tab/>
        </w:r>
        <w:r>
          <w:rPr>
            <w:noProof/>
            <w:webHidden/>
          </w:rPr>
          <w:fldChar w:fldCharType="begin"/>
        </w:r>
        <w:r>
          <w:rPr>
            <w:noProof/>
            <w:webHidden/>
          </w:rPr>
          <w:instrText xml:space="preserve"> PAGEREF _Toc43372838 \h </w:instrText>
        </w:r>
        <w:r>
          <w:rPr>
            <w:noProof/>
            <w:webHidden/>
          </w:rPr>
        </w:r>
        <w:r>
          <w:rPr>
            <w:noProof/>
            <w:webHidden/>
          </w:rPr>
          <w:fldChar w:fldCharType="separate"/>
        </w:r>
        <w:r>
          <w:rPr>
            <w:noProof/>
            <w:webHidden/>
          </w:rPr>
          <w:t>45</w:t>
        </w:r>
        <w:r>
          <w:rPr>
            <w:noProof/>
            <w:webHidden/>
          </w:rPr>
          <w:fldChar w:fldCharType="end"/>
        </w:r>
      </w:hyperlink>
    </w:p>
    <w:p w14:paraId="19A393EF" w14:textId="010C7299" w:rsidR="006763B9" w:rsidRDefault="006763B9">
      <w:pPr>
        <w:pStyle w:val="TOC1"/>
        <w:rPr>
          <w:rFonts w:asciiTheme="minorHAnsi" w:eastAsiaTheme="minorEastAsia" w:hAnsiTheme="minorHAnsi" w:cstheme="minorBidi"/>
          <w:b w:val="0"/>
          <w:noProof/>
          <w:sz w:val="22"/>
          <w:szCs w:val="22"/>
          <w:lang w:val="fr-CA" w:eastAsia="fr-CA"/>
        </w:rPr>
      </w:pPr>
      <w:hyperlink w:anchor="_Toc43372839" w:history="1">
        <w:r w:rsidRPr="004A453C">
          <w:rPr>
            <w:rStyle w:val="Hyperlink"/>
            <w:rFonts w:cs="Calibri"/>
            <w:noProof/>
          </w:rPr>
          <w:t>B6_Message</w:t>
        </w:r>
        <w:r>
          <w:rPr>
            <w:noProof/>
            <w:webHidden/>
          </w:rPr>
          <w:tab/>
        </w:r>
        <w:r>
          <w:rPr>
            <w:noProof/>
            <w:webHidden/>
          </w:rPr>
          <w:fldChar w:fldCharType="begin"/>
        </w:r>
        <w:r>
          <w:rPr>
            <w:noProof/>
            <w:webHidden/>
          </w:rPr>
          <w:instrText xml:space="preserve"> PAGEREF _Toc43372839 \h </w:instrText>
        </w:r>
        <w:r>
          <w:rPr>
            <w:noProof/>
            <w:webHidden/>
          </w:rPr>
        </w:r>
        <w:r>
          <w:rPr>
            <w:noProof/>
            <w:webHidden/>
          </w:rPr>
          <w:fldChar w:fldCharType="separate"/>
        </w:r>
        <w:r>
          <w:rPr>
            <w:noProof/>
            <w:webHidden/>
          </w:rPr>
          <w:t>50</w:t>
        </w:r>
        <w:r>
          <w:rPr>
            <w:noProof/>
            <w:webHidden/>
          </w:rPr>
          <w:fldChar w:fldCharType="end"/>
        </w:r>
      </w:hyperlink>
    </w:p>
    <w:p w14:paraId="336F0381" w14:textId="42A18487" w:rsidR="006763B9" w:rsidRDefault="0015253A">
      <w:pPr>
        <w:pStyle w:val="TOC1"/>
        <w:rPr>
          <w:rFonts w:asciiTheme="minorHAnsi" w:eastAsiaTheme="minorEastAsia" w:hAnsiTheme="minorHAnsi" w:cstheme="minorBidi"/>
          <w:b w:val="0"/>
          <w:noProof/>
          <w:sz w:val="22"/>
          <w:szCs w:val="22"/>
          <w:lang w:val="fr-CA" w:eastAsia="fr-CA"/>
        </w:rPr>
      </w:pPr>
      <w:r>
        <w:fldChar w:fldCharType="begin"/>
      </w:r>
      <w:r>
        <w:instrText xml:space="preserve"> HYPERLINK \l "_Toc43372840" </w:instrText>
      </w:r>
      <w:r>
        <w:fldChar w:fldCharType="separate"/>
      </w:r>
      <w:r w:rsidR="006763B9" w:rsidRPr="004A453C">
        <w:rPr>
          <w:rStyle w:val="Hyperlink"/>
          <w:noProof/>
          <w:lang w:val="en-US"/>
        </w:rPr>
        <w:t>B7_Message</w:t>
      </w:r>
      <w:ins w:id="14" w:author="Tima Abboud" w:date="2021-04-21T09:47:00Z">
        <w:r>
          <w:rPr>
            <w:rStyle w:val="Hyperlink"/>
            <w:noProof/>
            <w:lang w:val="en-US"/>
          </w:rPr>
          <w:t xml:space="preserve"> (Removed)</w:t>
        </w:r>
      </w:ins>
      <w:r w:rsidR="006763B9">
        <w:rPr>
          <w:noProof/>
          <w:webHidden/>
        </w:rPr>
        <w:tab/>
      </w:r>
      <w:r w:rsidR="006763B9">
        <w:rPr>
          <w:noProof/>
          <w:webHidden/>
        </w:rPr>
        <w:fldChar w:fldCharType="begin"/>
      </w:r>
      <w:r w:rsidR="006763B9">
        <w:rPr>
          <w:noProof/>
          <w:webHidden/>
        </w:rPr>
        <w:instrText xml:space="preserve"> PAGEREF _Toc43372840 \h </w:instrText>
      </w:r>
      <w:r w:rsidR="006763B9">
        <w:rPr>
          <w:noProof/>
          <w:webHidden/>
        </w:rPr>
      </w:r>
      <w:r w:rsidR="006763B9">
        <w:rPr>
          <w:noProof/>
          <w:webHidden/>
        </w:rPr>
        <w:fldChar w:fldCharType="separate"/>
      </w:r>
      <w:r w:rsidR="006763B9">
        <w:rPr>
          <w:noProof/>
          <w:webHidden/>
        </w:rPr>
        <w:t>52</w:t>
      </w:r>
      <w:r w:rsidR="006763B9">
        <w:rPr>
          <w:noProof/>
          <w:webHidden/>
        </w:rPr>
        <w:fldChar w:fldCharType="end"/>
      </w:r>
      <w:r>
        <w:rPr>
          <w:noProof/>
        </w:rPr>
        <w:fldChar w:fldCharType="end"/>
      </w:r>
    </w:p>
    <w:p w14:paraId="44E630DF" w14:textId="6AD44A67" w:rsidR="006763B9" w:rsidRDefault="006763B9">
      <w:pPr>
        <w:pStyle w:val="TOC1"/>
        <w:rPr>
          <w:rFonts w:asciiTheme="minorHAnsi" w:eastAsiaTheme="minorEastAsia" w:hAnsiTheme="minorHAnsi" w:cstheme="minorBidi"/>
          <w:b w:val="0"/>
          <w:noProof/>
          <w:sz w:val="22"/>
          <w:szCs w:val="22"/>
          <w:lang w:val="fr-CA" w:eastAsia="fr-CA"/>
        </w:rPr>
      </w:pPr>
      <w:hyperlink w:anchor="_Toc43372841" w:history="1">
        <w:r w:rsidRPr="004A453C">
          <w:rPr>
            <w:rStyle w:val="Hyperlink"/>
            <w:rFonts w:cs="Calibri"/>
            <w:noProof/>
          </w:rPr>
          <w:t>B8_InvalidRetroYear</w:t>
        </w:r>
        <w:r>
          <w:rPr>
            <w:noProof/>
            <w:webHidden/>
          </w:rPr>
          <w:tab/>
        </w:r>
        <w:r>
          <w:rPr>
            <w:noProof/>
            <w:webHidden/>
          </w:rPr>
          <w:fldChar w:fldCharType="begin"/>
        </w:r>
        <w:r>
          <w:rPr>
            <w:noProof/>
            <w:webHidden/>
          </w:rPr>
          <w:instrText xml:space="preserve"> PAGEREF _Toc43372841 \h </w:instrText>
        </w:r>
        <w:r>
          <w:rPr>
            <w:noProof/>
            <w:webHidden/>
          </w:rPr>
        </w:r>
        <w:r>
          <w:rPr>
            <w:noProof/>
            <w:webHidden/>
          </w:rPr>
          <w:fldChar w:fldCharType="separate"/>
        </w:r>
        <w:r>
          <w:rPr>
            <w:noProof/>
            <w:webHidden/>
          </w:rPr>
          <w:t>54</w:t>
        </w:r>
        <w:r>
          <w:rPr>
            <w:noProof/>
            <w:webHidden/>
          </w:rPr>
          <w:fldChar w:fldCharType="end"/>
        </w:r>
      </w:hyperlink>
    </w:p>
    <w:p w14:paraId="4DEDC004" w14:textId="5AB67387" w:rsidR="006763B9" w:rsidRDefault="006763B9">
      <w:pPr>
        <w:pStyle w:val="TOC1"/>
        <w:rPr>
          <w:rFonts w:asciiTheme="minorHAnsi" w:eastAsiaTheme="minorEastAsia" w:hAnsiTheme="minorHAnsi" w:cstheme="minorBidi"/>
          <w:b w:val="0"/>
          <w:noProof/>
          <w:sz w:val="22"/>
          <w:szCs w:val="22"/>
          <w:lang w:val="fr-CA" w:eastAsia="fr-CA"/>
        </w:rPr>
      </w:pPr>
      <w:hyperlink w:anchor="_Toc43372842" w:history="1">
        <w:r w:rsidRPr="004A453C">
          <w:rPr>
            <w:rStyle w:val="Hyperlink"/>
            <w:rFonts w:cs="Calibri"/>
            <w:noProof/>
          </w:rPr>
          <w:t>B9</w:t>
        </w:r>
        <w:r>
          <w:rPr>
            <w:noProof/>
            <w:webHidden/>
          </w:rPr>
          <w:tab/>
        </w:r>
        <w:r>
          <w:rPr>
            <w:noProof/>
            <w:webHidden/>
          </w:rPr>
          <w:fldChar w:fldCharType="begin"/>
        </w:r>
        <w:r>
          <w:rPr>
            <w:noProof/>
            <w:webHidden/>
          </w:rPr>
          <w:instrText xml:space="preserve"> PAGEREF _Toc43372842 \h </w:instrText>
        </w:r>
        <w:r>
          <w:rPr>
            <w:noProof/>
            <w:webHidden/>
          </w:rPr>
        </w:r>
        <w:r>
          <w:rPr>
            <w:noProof/>
            <w:webHidden/>
          </w:rPr>
          <w:fldChar w:fldCharType="separate"/>
        </w:r>
        <w:r>
          <w:rPr>
            <w:noProof/>
            <w:webHidden/>
          </w:rPr>
          <w:t>55</w:t>
        </w:r>
        <w:r>
          <w:rPr>
            <w:noProof/>
            <w:webHidden/>
          </w:rPr>
          <w:fldChar w:fldCharType="end"/>
        </w:r>
      </w:hyperlink>
    </w:p>
    <w:p w14:paraId="34EC2D99" w14:textId="32115684" w:rsidR="006763B9" w:rsidRDefault="006763B9">
      <w:pPr>
        <w:pStyle w:val="TOC1"/>
        <w:rPr>
          <w:rFonts w:asciiTheme="minorHAnsi" w:eastAsiaTheme="minorEastAsia" w:hAnsiTheme="minorHAnsi" w:cstheme="minorBidi"/>
          <w:b w:val="0"/>
          <w:noProof/>
          <w:sz w:val="22"/>
          <w:szCs w:val="22"/>
          <w:lang w:val="fr-CA" w:eastAsia="fr-CA"/>
        </w:rPr>
      </w:pPr>
      <w:hyperlink w:anchor="_Toc43372843" w:history="1">
        <w:r w:rsidRPr="004A453C">
          <w:rPr>
            <w:rStyle w:val="Hyperlink"/>
            <w:rFonts w:cs="Calibri"/>
            <w:noProof/>
          </w:rPr>
          <w:t>B10_message</w:t>
        </w:r>
        <w:r>
          <w:rPr>
            <w:noProof/>
            <w:webHidden/>
          </w:rPr>
          <w:tab/>
        </w:r>
        <w:r>
          <w:rPr>
            <w:noProof/>
            <w:webHidden/>
          </w:rPr>
          <w:fldChar w:fldCharType="begin"/>
        </w:r>
        <w:r>
          <w:rPr>
            <w:noProof/>
            <w:webHidden/>
          </w:rPr>
          <w:instrText xml:space="preserve"> PAGEREF _Toc43372843 \h </w:instrText>
        </w:r>
        <w:r>
          <w:rPr>
            <w:noProof/>
            <w:webHidden/>
          </w:rPr>
        </w:r>
        <w:r>
          <w:rPr>
            <w:noProof/>
            <w:webHidden/>
          </w:rPr>
          <w:fldChar w:fldCharType="separate"/>
        </w:r>
        <w:r>
          <w:rPr>
            <w:noProof/>
            <w:webHidden/>
          </w:rPr>
          <w:t>58</w:t>
        </w:r>
        <w:r>
          <w:rPr>
            <w:noProof/>
            <w:webHidden/>
          </w:rPr>
          <w:fldChar w:fldCharType="end"/>
        </w:r>
      </w:hyperlink>
    </w:p>
    <w:p w14:paraId="639E1FBF" w14:textId="3849E559" w:rsidR="006763B9" w:rsidRDefault="006763B9">
      <w:pPr>
        <w:pStyle w:val="TOC1"/>
        <w:rPr>
          <w:rFonts w:asciiTheme="minorHAnsi" w:eastAsiaTheme="minorEastAsia" w:hAnsiTheme="minorHAnsi" w:cstheme="minorBidi"/>
          <w:b w:val="0"/>
          <w:noProof/>
          <w:sz w:val="22"/>
          <w:szCs w:val="22"/>
          <w:lang w:val="fr-CA" w:eastAsia="fr-CA"/>
        </w:rPr>
      </w:pPr>
      <w:hyperlink w:anchor="_Toc43372844" w:history="1">
        <w:r w:rsidRPr="004A453C">
          <w:rPr>
            <w:rStyle w:val="Hyperlink"/>
            <w:rFonts w:cs="Calibri"/>
            <w:noProof/>
          </w:rPr>
          <w:t>B19_Annualized_Earnings_Should_Not_Be_Reported</w:t>
        </w:r>
        <w:r>
          <w:rPr>
            <w:noProof/>
            <w:webHidden/>
          </w:rPr>
          <w:tab/>
        </w:r>
        <w:r>
          <w:rPr>
            <w:noProof/>
            <w:webHidden/>
          </w:rPr>
          <w:fldChar w:fldCharType="begin"/>
        </w:r>
        <w:r>
          <w:rPr>
            <w:noProof/>
            <w:webHidden/>
          </w:rPr>
          <w:instrText xml:space="preserve"> PAGEREF _Toc43372844 \h </w:instrText>
        </w:r>
        <w:r>
          <w:rPr>
            <w:noProof/>
            <w:webHidden/>
          </w:rPr>
        </w:r>
        <w:r>
          <w:rPr>
            <w:noProof/>
            <w:webHidden/>
          </w:rPr>
          <w:fldChar w:fldCharType="separate"/>
        </w:r>
        <w:r>
          <w:rPr>
            <w:noProof/>
            <w:webHidden/>
          </w:rPr>
          <w:t>61</w:t>
        </w:r>
        <w:r>
          <w:rPr>
            <w:noProof/>
            <w:webHidden/>
          </w:rPr>
          <w:fldChar w:fldCharType="end"/>
        </w:r>
      </w:hyperlink>
    </w:p>
    <w:p w14:paraId="4434C212" w14:textId="558C23D2" w:rsidR="006763B9" w:rsidRDefault="006763B9">
      <w:pPr>
        <w:pStyle w:val="TOC1"/>
        <w:rPr>
          <w:rFonts w:asciiTheme="minorHAnsi" w:eastAsiaTheme="minorEastAsia" w:hAnsiTheme="minorHAnsi" w:cstheme="minorBidi"/>
          <w:b w:val="0"/>
          <w:noProof/>
          <w:sz w:val="22"/>
          <w:szCs w:val="22"/>
          <w:lang w:val="fr-CA" w:eastAsia="fr-CA"/>
        </w:rPr>
      </w:pPr>
      <w:hyperlink w:anchor="_Toc43372845" w:history="1">
        <w:r w:rsidRPr="004A453C">
          <w:rPr>
            <w:rStyle w:val="Hyperlink"/>
            <w:rFonts w:cs="Calibri"/>
            <w:noProof/>
          </w:rPr>
          <w:t>B19b_Annualized_Earnings_Have_Not_Be_Reported</w:t>
        </w:r>
        <w:r>
          <w:rPr>
            <w:noProof/>
            <w:webHidden/>
          </w:rPr>
          <w:tab/>
        </w:r>
        <w:r>
          <w:rPr>
            <w:noProof/>
            <w:webHidden/>
          </w:rPr>
          <w:fldChar w:fldCharType="begin"/>
        </w:r>
        <w:r>
          <w:rPr>
            <w:noProof/>
            <w:webHidden/>
          </w:rPr>
          <w:instrText xml:space="preserve"> PAGEREF _Toc43372845 \h </w:instrText>
        </w:r>
        <w:r>
          <w:rPr>
            <w:noProof/>
            <w:webHidden/>
          </w:rPr>
        </w:r>
        <w:r>
          <w:rPr>
            <w:noProof/>
            <w:webHidden/>
          </w:rPr>
          <w:fldChar w:fldCharType="separate"/>
        </w:r>
        <w:r>
          <w:rPr>
            <w:noProof/>
            <w:webHidden/>
          </w:rPr>
          <w:t>63</w:t>
        </w:r>
        <w:r>
          <w:rPr>
            <w:noProof/>
            <w:webHidden/>
          </w:rPr>
          <w:fldChar w:fldCharType="end"/>
        </w:r>
      </w:hyperlink>
    </w:p>
    <w:p w14:paraId="370604A8" w14:textId="487B846C" w:rsidR="006763B9" w:rsidRDefault="006763B9">
      <w:pPr>
        <w:pStyle w:val="TOC1"/>
        <w:rPr>
          <w:rFonts w:asciiTheme="minorHAnsi" w:eastAsiaTheme="minorEastAsia" w:hAnsiTheme="minorHAnsi" w:cstheme="minorBidi"/>
          <w:b w:val="0"/>
          <w:noProof/>
          <w:sz w:val="22"/>
          <w:szCs w:val="22"/>
          <w:lang w:val="fr-CA" w:eastAsia="fr-CA"/>
        </w:rPr>
      </w:pPr>
      <w:hyperlink w:anchor="_Toc43372846" w:history="1">
        <w:r w:rsidRPr="004A453C">
          <w:rPr>
            <w:rStyle w:val="Hyperlink"/>
            <w:noProof/>
            <w:lang w:val="en-US"/>
          </w:rPr>
          <w:t>B22_MemberOnFreeAccrualEntireYearNoServiceRequired</w:t>
        </w:r>
        <w:r>
          <w:rPr>
            <w:noProof/>
            <w:webHidden/>
          </w:rPr>
          <w:tab/>
        </w:r>
        <w:r>
          <w:rPr>
            <w:noProof/>
            <w:webHidden/>
          </w:rPr>
          <w:fldChar w:fldCharType="begin"/>
        </w:r>
        <w:r>
          <w:rPr>
            <w:noProof/>
            <w:webHidden/>
          </w:rPr>
          <w:instrText xml:space="preserve"> PAGEREF _Toc43372846 \h </w:instrText>
        </w:r>
        <w:r>
          <w:rPr>
            <w:noProof/>
            <w:webHidden/>
          </w:rPr>
        </w:r>
        <w:r>
          <w:rPr>
            <w:noProof/>
            <w:webHidden/>
          </w:rPr>
          <w:fldChar w:fldCharType="separate"/>
        </w:r>
        <w:r>
          <w:rPr>
            <w:noProof/>
            <w:webHidden/>
          </w:rPr>
          <w:t>65</w:t>
        </w:r>
        <w:r>
          <w:rPr>
            <w:noProof/>
            <w:webHidden/>
          </w:rPr>
          <w:fldChar w:fldCharType="end"/>
        </w:r>
      </w:hyperlink>
    </w:p>
    <w:p w14:paraId="7CED6BE2" w14:textId="3EE37807" w:rsidR="006763B9" w:rsidRDefault="006763B9">
      <w:pPr>
        <w:pStyle w:val="TOC1"/>
        <w:rPr>
          <w:rFonts w:asciiTheme="minorHAnsi" w:eastAsiaTheme="minorEastAsia" w:hAnsiTheme="minorHAnsi" w:cstheme="minorBidi"/>
          <w:b w:val="0"/>
          <w:noProof/>
          <w:sz w:val="22"/>
          <w:szCs w:val="22"/>
          <w:lang w:val="fr-CA" w:eastAsia="fr-CA"/>
        </w:rPr>
      </w:pPr>
      <w:hyperlink w:anchor="_Toc43372847" w:history="1">
        <w:r w:rsidRPr="004A453C">
          <w:rPr>
            <w:rStyle w:val="Hyperlink"/>
            <w:noProof/>
            <w:lang w:val="en-US"/>
          </w:rPr>
          <w:t>B24a_EmploymentTypeChangeForAlreadyExistingMDCData</w:t>
        </w:r>
        <w:r>
          <w:rPr>
            <w:noProof/>
            <w:webHidden/>
          </w:rPr>
          <w:tab/>
        </w:r>
        <w:r>
          <w:rPr>
            <w:noProof/>
            <w:webHidden/>
          </w:rPr>
          <w:fldChar w:fldCharType="begin"/>
        </w:r>
        <w:r>
          <w:rPr>
            <w:noProof/>
            <w:webHidden/>
          </w:rPr>
          <w:instrText xml:space="preserve"> PAGEREF _Toc43372847 \h </w:instrText>
        </w:r>
        <w:r>
          <w:rPr>
            <w:noProof/>
            <w:webHidden/>
          </w:rPr>
        </w:r>
        <w:r>
          <w:rPr>
            <w:noProof/>
            <w:webHidden/>
          </w:rPr>
          <w:fldChar w:fldCharType="separate"/>
        </w:r>
        <w:r>
          <w:rPr>
            <w:noProof/>
            <w:webHidden/>
          </w:rPr>
          <w:t>69</w:t>
        </w:r>
        <w:r>
          <w:rPr>
            <w:noProof/>
            <w:webHidden/>
          </w:rPr>
          <w:fldChar w:fldCharType="end"/>
        </w:r>
      </w:hyperlink>
    </w:p>
    <w:p w14:paraId="3B50A88D" w14:textId="20C099F0" w:rsidR="006763B9" w:rsidRDefault="006763B9">
      <w:pPr>
        <w:pStyle w:val="TOC1"/>
        <w:rPr>
          <w:rFonts w:asciiTheme="minorHAnsi" w:eastAsiaTheme="minorEastAsia" w:hAnsiTheme="minorHAnsi" w:cstheme="minorBidi"/>
          <w:b w:val="0"/>
          <w:noProof/>
          <w:sz w:val="22"/>
          <w:szCs w:val="22"/>
          <w:lang w:val="fr-CA" w:eastAsia="fr-CA"/>
        </w:rPr>
      </w:pPr>
      <w:hyperlink w:anchor="_Toc43372848" w:history="1">
        <w:r w:rsidRPr="004A453C">
          <w:rPr>
            <w:rStyle w:val="Hyperlink"/>
            <w:noProof/>
            <w:lang w:val="en-US"/>
          </w:rPr>
          <w:t>B24b_EmploymentTypeChangeForAlreadyExistingMDCDataInformation</w:t>
        </w:r>
        <w:r>
          <w:rPr>
            <w:noProof/>
            <w:webHidden/>
          </w:rPr>
          <w:tab/>
        </w:r>
        <w:r>
          <w:rPr>
            <w:noProof/>
            <w:webHidden/>
          </w:rPr>
          <w:fldChar w:fldCharType="begin"/>
        </w:r>
        <w:r>
          <w:rPr>
            <w:noProof/>
            <w:webHidden/>
          </w:rPr>
          <w:instrText xml:space="preserve"> PAGEREF _Toc43372848 \h </w:instrText>
        </w:r>
        <w:r>
          <w:rPr>
            <w:noProof/>
            <w:webHidden/>
          </w:rPr>
        </w:r>
        <w:r>
          <w:rPr>
            <w:noProof/>
            <w:webHidden/>
          </w:rPr>
          <w:fldChar w:fldCharType="separate"/>
        </w:r>
        <w:r>
          <w:rPr>
            <w:noProof/>
            <w:webHidden/>
          </w:rPr>
          <w:t>71</w:t>
        </w:r>
        <w:r>
          <w:rPr>
            <w:noProof/>
            <w:webHidden/>
          </w:rPr>
          <w:fldChar w:fldCharType="end"/>
        </w:r>
      </w:hyperlink>
    </w:p>
    <w:p w14:paraId="205EEEFC" w14:textId="0A827775" w:rsidR="006763B9" w:rsidRDefault="006763B9">
      <w:pPr>
        <w:pStyle w:val="TOC1"/>
        <w:rPr>
          <w:rFonts w:asciiTheme="minorHAnsi" w:eastAsiaTheme="minorEastAsia" w:hAnsiTheme="minorHAnsi" w:cstheme="minorBidi"/>
          <w:b w:val="0"/>
          <w:noProof/>
          <w:sz w:val="22"/>
          <w:szCs w:val="22"/>
          <w:lang w:val="fr-CA" w:eastAsia="fr-CA"/>
        </w:rPr>
      </w:pPr>
      <w:hyperlink w:anchor="_Toc43372849" w:history="1">
        <w:r w:rsidRPr="004A453C">
          <w:rPr>
            <w:rStyle w:val="Hyperlink"/>
            <w:rFonts w:cs="Calibri"/>
            <w:noProof/>
          </w:rPr>
          <w:t>B31</w:t>
        </w:r>
        <w:r>
          <w:rPr>
            <w:noProof/>
            <w:webHidden/>
          </w:rPr>
          <w:tab/>
        </w:r>
        <w:r>
          <w:rPr>
            <w:noProof/>
            <w:webHidden/>
          </w:rPr>
          <w:fldChar w:fldCharType="begin"/>
        </w:r>
        <w:r>
          <w:rPr>
            <w:noProof/>
            <w:webHidden/>
          </w:rPr>
          <w:instrText xml:space="preserve"> PAGEREF _Toc43372849 \h </w:instrText>
        </w:r>
        <w:r>
          <w:rPr>
            <w:noProof/>
            <w:webHidden/>
          </w:rPr>
        </w:r>
        <w:r>
          <w:rPr>
            <w:noProof/>
            <w:webHidden/>
          </w:rPr>
          <w:fldChar w:fldCharType="separate"/>
        </w:r>
        <w:r>
          <w:rPr>
            <w:noProof/>
            <w:webHidden/>
          </w:rPr>
          <w:t>73</w:t>
        </w:r>
        <w:r>
          <w:rPr>
            <w:noProof/>
            <w:webHidden/>
          </w:rPr>
          <w:fldChar w:fldCharType="end"/>
        </w:r>
      </w:hyperlink>
    </w:p>
    <w:p w14:paraId="7502F124" w14:textId="254D09E7" w:rsidR="006763B9" w:rsidRDefault="006763B9">
      <w:pPr>
        <w:pStyle w:val="TOC1"/>
        <w:rPr>
          <w:rFonts w:asciiTheme="minorHAnsi" w:eastAsiaTheme="minorEastAsia" w:hAnsiTheme="minorHAnsi" w:cstheme="minorBidi"/>
          <w:b w:val="0"/>
          <w:noProof/>
          <w:sz w:val="22"/>
          <w:szCs w:val="22"/>
          <w:lang w:val="fr-CA" w:eastAsia="fr-CA"/>
        </w:rPr>
      </w:pPr>
      <w:hyperlink w:anchor="_Toc43372850" w:history="1">
        <w:r w:rsidRPr="004A453C">
          <w:rPr>
            <w:rStyle w:val="Hyperlink"/>
            <w:rFonts w:cs="Calibri"/>
            <w:noProof/>
          </w:rPr>
          <w:t>B33_</w:t>
        </w:r>
        <w:r w:rsidRPr="004A453C">
          <w:rPr>
            <w:rStyle w:val="Hyperlink"/>
            <w:noProof/>
          </w:rPr>
          <w:t xml:space="preserve"> Message</w:t>
        </w:r>
        <w:r>
          <w:rPr>
            <w:noProof/>
            <w:webHidden/>
          </w:rPr>
          <w:tab/>
        </w:r>
        <w:r>
          <w:rPr>
            <w:noProof/>
            <w:webHidden/>
          </w:rPr>
          <w:fldChar w:fldCharType="begin"/>
        </w:r>
        <w:r>
          <w:rPr>
            <w:noProof/>
            <w:webHidden/>
          </w:rPr>
          <w:instrText xml:space="preserve"> PAGEREF _Toc43372850 \h </w:instrText>
        </w:r>
        <w:r>
          <w:rPr>
            <w:noProof/>
            <w:webHidden/>
          </w:rPr>
        </w:r>
        <w:r>
          <w:rPr>
            <w:noProof/>
            <w:webHidden/>
          </w:rPr>
          <w:fldChar w:fldCharType="separate"/>
        </w:r>
        <w:r>
          <w:rPr>
            <w:noProof/>
            <w:webHidden/>
          </w:rPr>
          <w:t>75</w:t>
        </w:r>
        <w:r>
          <w:rPr>
            <w:noProof/>
            <w:webHidden/>
          </w:rPr>
          <w:fldChar w:fldCharType="end"/>
        </w:r>
      </w:hyperlink>
    </w:p>
    <w:p w14:paraId="0CE9E9BE" w14:textId="51FAC180" w:rsidR="006763B9" w:rsidRDefault="006763B9">
      <w:pPr>
        <w:pStyle w:val="TOC1"/>
        <w:rPr>
          <w:rFonts w:asciiTheme="minorHAnsi" w:eastAsiaTheme="minorEastAsia" w:hAnsiTheme="minorHAnsi" w:cstheme="minorBidi"/>
          <w:b w:val="0"/>
          <w:noProof/>
          <w:sz w:val="22"/>
          <w:szCs w:val="22"/>
          <w:lang w:val="fr-CA" w:eastAsia="fr-CA"/>
        </w:rPr>
      </w:pPr>
      <w:hyperlink w:anchor="_Toc43372851" w:history="1">
        <w:r w:rsidRPr="004A453C">
          <w:rPr>
            <w:rStyle w:val="Hyperlink"/>
            <w:rFonts w:cs="Calibri"/>
            <w:noProof/>
          </w:rPr>
          <w:t>B37_</w:t>
        </w:r>
        <w:r w:rsidRPr="004A453C">
          <w:rPr>
            <w:rStyle w:val="Hyperlink"/>
            <w:noProof/>
          </w:rPr>
          <w:t xml:space="preserve"> </w:t>
        </w:r>
        <w:r w:rsidRPr="004A453C">
          <w:rPr>
            <w:rStyle w:val="Hyperlink"/>
            <w:rFonts w:cs="Calibri"/>
            <w:noProof/>
          </w:rPr>
          <w:t>Message</w:t>
        </w:r>
        <w:r>
          <w:rPr>
            <w:noProof/>
            <w:webHidden/>
          </w:rPr>
          <w:tab/>
        </w:r>
        <w:r>
          <w:rPr>
            <w:noProof/>
            <w:webHidden/>
          </w:rPr>
          <w:fldChar w:fldCharType="begin"/>
        </w:r>
        <w:r>
          <w:rPr>
            <w:noProof/>
            <w:webHidden/>
          </w:rPr>
          <w:instrText xml:space="preserve"> PAGEREF _Toc43372851 \h </w:instrText>
        </w:r>
        <w:r>
          <w:rPr>
            <w:noProof/>
            <w:webHidden/>
          </w:rPr>
        </w:r>
        <w:r>
          <w:rPr>
            <w:noProof/>
            <w:webHidden/>
          </w:rPr>
          <w:fldChar w:fldCharType="separate"/>
        </w:r>
        <w:r>
          <w:rPr>
            <w:noProof/>
            <w:webHidden/>
          </w:rPr>
          <w:t>76</w:t>
        </w:r>
        <w:r>
          <w:rPr>
            <w:noProof/>
            <w:webHidden/>
          </w:rPr>
          <w:fldChar w:fldCharType="end"/>
        </w:r>
      </w:hyperlink>
    </w:p>
    <w:p w14:paraId="04B8D4A6" w14:textId="79AE5A0E" w:rsidR="006763B9" w:rsidRDefault="006763B9">
      <w:pPr>
        <w:pStyle w:val="TOC1"/>
        <w:rPr>
          <w:rFonts w:asciiTheme="minorHAnsi" w:eastAsiaTheme="minorEastAsia" w:hAnsiTheme="minorHAnsi" w:cstheme="minorBidi"/>
          <w:b w:val="0"/>
          <w:noProof/>
          <w:sz w:val="22"/>
          <w:szCs w:val="22"/>
          <w:lang w:val="fr-CA" w:eastAsia="fr-CA"/>
        </w:rPr>
      </w:pPr>
      <w:hyperlink w:anchor="_Toc43372852" w:history="1">
        <w:r w:rsidRPr="004A453C">
          <w:rPr>
            <w:rStyle w:val="Hyperlink"/>
            <w:rFonts w:cs="Calibri"/>
            <w:noProof/>
          </w:rPr>
          <w:t>B37b_</w:t>
        </w:r>
        <w:r w:rsidRPr="004A453C">
          <w:rPr>
            <w:rStyle w:val="Hyperlink"/>
            <w:noProof/>
          </w:rPr>
          <w:t xml:space="preserve"> </w:t>
        </w:r>
        <w:r w:rsidRPr="004A453C">
          <w:rPr>
            <w:rStyle w:val="Hyperlink"/>
            <w:rFonts w:cs="Calibri"/>
            <w:noProof/>
          </w:rPr>
          <w:t>Message</w:t>
        </w:r>
        <w:r>
          <w:rPr>
            <w:noProof/>
            <w:webHidden/>
          </w:rPr>
          <w:tab/>
        </w:r>
        <w:r>
          <w:rPr>
            <w:noProof/>
            <w:webHidden/>
          </w:rPr>
          <w:fldChar w:fldCharType="begin"/>
        </w:r>
        <w:r>
          <w:rPr>
            <w:noProof/>
            <w:webHidden/>
          </w:rPr>
          <w:instrText xml:space="preserve"> PAGEREF _Toc43372852 \h </w:instrText>
        </w:r>
        <w:r>
          <w:rPr>
            <w:noProof/>
            <w:webHidden/>
          </w:rPr>
        </w:r>
        <w:r>
          <w:rPr>
            <w:noProof/>
            <w:webHidden/>
          </w:rPr>
          <w:fldChar w:fldCharType="separate"/>
        </w:r>
        <w:r>
          <w:rPr>
            <w:noProof/>
            <w:webHidden/>
          </w:rPr>
          <w:t>79</w:t>
        </w:r>
        <w:r>
          <w:rPr>
            <w:noProof/>
            <w:webHidden/>
          </w:rPr>
          <w:fldChar w:fldCharType="end"/>
        </w:r>
      </w:hyperlink>
    </w:p>
    <w:p w14:paraId="41C2A7BE" w14:textId="1D6235E0" w:rsidR="006763B9" w:rsidRDefault="006763B9">
      <w:pPr>
        <w:pStyle w:val="TOC1"/>
        <w:rPr>
          <w:rFonts w:asciiTheme="minorHAnsi" w:eastAsiaTheme="minorEastAsia" w:hAnsiTheme="minorHAnsi" w:cstheme="minorBidi"/>
          <w:b w:val="0"/>
          <w:noProof/>
          <w:sz w:val="22"/>
          <w:szCs w:val="22"/>
          <w:lang w:val="fr-CA" w:eastAsia="fr-CA"/>
        </w:rPr>
      </w:pPr>
      <w:hyperlink w:anchor="_Toc43372853" w:history="1">
        <w:r w:rsidRPr="004A453C">
          <w:rPr>
            <w:rStyle w:val="Hyperlink"/>
            <w:rFonts w:cs="Calibri"/>
            <w:noProof/>
          </w:rPr>
          <w:t>B38_Message</w:t>
        </w:r>
        <w:r>
          <w:rPr>
            <w:noProof/>
            <w:webHidden/>
          </w:rPr>
          <w:tab/>
        </w:r>
        <w:r>
          <w:rPr>
            <w:noProof/>
            <w:webHidden/>
          </w:rPr>
          <w:fldChar w:fldCharType="begin"/>
        </w:r>
        <w:r>
          <w:rPr>
            <w:noProof/>
            <w:webHidden/>
          </w:rPr>
          <w:instrText xml:space="preserve"> PAGEREF _Toc43372853 \h </w:instrText>
        </w:r>
        <w:r>
          <w:rPr>
            <w:noProof/>
            <w:webHidden/>
          </w:rPr>
        </w:r>
        <w:r>
          <w:rPr>
            <w:noProof/>
            <w:webHidden/>
          </w:rPr>
          <w:fldChar w:fldCharType="separate"/>
        </w:r>
        <w:r>
          <w:rPr>
            <w:noProof/>
            <w:webHidden/>
          </w:rPr>
          <w:t>81</w:t>
        </w:r>
        <w:r>
          <w:rPr>
            <w:noProof/>
            <w:webHidden/>
          </w:rPr>
          <w:fldChar w:fldCharType="end"/>
        </w:r>
      </w:hyperlink>
    </w:p>
    <w:p w14:paraId="63A9E9C8" w14:textId="319C04A4" w:rsidR="006763B9" w:rsidRDefault="006763B9">
      <w:pPr>
        <w:pStyle w:val="TOC1"/>
        <w:rPr>
          <w:rFonts w:asciiTheme="minorHAnsi" w:eastAsiaTheme="minorEastAsia" w:hAnsiTheme="minorHAnsi" w:cstheme="minorBidi"/>
          <w:b w:val="0"/>
          <w:noProof/>
          <w:sz w:val="22"/>
          <w:szCs w:val="22"/>
          <w:lang w:val="fr-CA" w:eastAsia="fr-CA"/>
        </w:rPr>
      </w:pPr>
      <w:hyperlink w:anchor="_Toc43372854" w:history="1">
        <w:r w:rsidRPr="004A453C">
          <w:rPr>
            <w:rStyle w:val="Hyperlink"/>
            <w:rFonts w:cs="Calibri"/>
            <w:noProof/>
          </w:rPr>
          <w:t>B40_AEIncrease</w:t>
        </w:r>
        <w:r>
          <w:rPr>
            <w:noProof/>
            <w:webHidden/>
          </w:rPr>
          <w:tab/>
        </w:r>
        <w:r>
          <w:rPr>
            <w:noProof/>
            <w:webHidden/>
          </w:rPr>
          <w:fldChar w:fldCharType="begin"/>
        </w:r>
        <w:r>
          <w:rPr>
            <w:noProof/>
            <w:webHidden/>
          </w:rPr>
          <w:instrText xml:space="preserve"> PAGEREF _Toc43372854 \h </w:instrText>
        </w:r>
        <w:r>
          <w:rPr>
            <w:noProof/>
            <w:webHidden/>
          </w:rPr>
        </w:r>
        <w:r>
          <w:rPr>
            <w:noProof/>
            <w:webHidden/>
          </w:rPr>
          <w:fldChar w:fldCharType="separate"/>
        </w:r>
        <w:r>
          <w:rPr>
            <w:noProof/>
            <w:webHidden/>
          </w:rPr>
          <w:t>82</w:t>
        </w:r>
        <w:r>
          <w:rPr>
            <w:noProof/>
            <w:webHidden/>
          </w:rPr>
          <w:fldChar w:fldCharType="end"/>
        </w:r>
      </w:hyperlink>
    </w:p>
    <w:p w14:paraId="087A7B9F" w14:textId="319FEA69" w:rsidR="006763B9" w:rsidRDefault="006763B9">
      <w:pPr>
        <w:pStyle w:val="TOC1"/>
        <w:rPr>
          <w:rFonts w:asciiTheme="minorHAnsi" w:eastAsiaTheme="minorEastAsia" w:hAnsiTheme="minorHAnsi" w:cstheme="minorBidi"/>
          <w:b w:val="0"/>
          <w:noProof/>
          <w:sz w:val="22"/>
          <w:szCs w:val="22"/>
          <w:lang w:val="fr-CA" w:eastAsia="fr-CA"/>
        </w:rPr>
      </w:pPr>
      <w:hyperlink w:anchor="_Toc43372855" w:history="1">
        <w:r w:rsidRPr="004A453C">
          <w:rPr>
            <w:rStyle w:val="Hyperlink"/>
            <w:rFonts w:cs="Calibri"/>
            <w:noProof/>
          </w:rPr>
          <w:t>B41AEIncreaseHOOPP</w:t>
        </w:r>
        <w:r>
          <w:rPr>
            <w:noProof/>
            <w:webHidden/>
          </w:rPr>
          <w:tab/>
        </w:r>
        <w:r>
          <w:rPr>
            <w:noProof/>
            <w:webHidden/>
          </w:rPr>
          <w:fldChar w:fldCharType="begin"/>
        </w:r>
        <w:r>
          <w:rPr>
            <w:noProof/>
            <w:webHidden/>
          </w:rPr>
          <w:instrText xml:space="preserve"> PAGEREF _Toc43372855 \h </w:instrText>
        </w:r>
        <w:r>
          <w:rPr>
            <w:noProof/>
            <w:webHidden/>
          </w:rPr>
        </w:r>
        <w:r>
          <w:rPr>
            <w:noProof/>
            <w:webHidden/>
          </w:rPr>
          <w:fldChar w:fldCharType="separate"/>
        </w:r>
        <w:r>
          <w:rPr>
            <w:noProof/>
            <w:webHidden/>
          </w:rPr>
          <w:t>86</w:t>
        </w:r>
        <w:r>
          <w:rPr>
            <w:noProof/>
            <w:webHidden/>
          </w:rPr>
          <w:fldChar w:fldCharType="end"/>
        </w:r>
      </w:hyperlink>
    </w:p>
    <w:p w14:paraId="5DE52DB2" w14:textId="554A7CD1" w:rsidR="006763B9" w:rsidRDefault="006763B9">
      <w:pPr>
        <w:pStyle w:val="TOC1"/>
        <w:rPr>
          <w:rFonts w:asciiTheme="minorHAnsi" w:eastAsiaTheme="minorEastAsia" w:hAnsiTheme="minorHAnsi" w:cstheme="minorBidi"/>
          <w:b w:val="0"/>
          <w:noProof/>
          <w:sz w:val="22"/>
          <w:szCs w:val="22"/>
          <w:lang w:val="fr-CA" w:eastAsia="fr-CA"/>
        </w:rPr>
      </w:pPr>
      <w:hyperlink w:anchor="_Toc43372856" w:history="1">
        <w:r w:rsidRPr="004A453C">
          <w:rPr>
            <w:rStyle w:val="Hyperlink"/>
            <w:rFonts w:cs="Calibri"/>
            <w:noProof/>
          </w:rPr>
          <w:t>B43_AEDecrease</w:t>
        </w:r>
        <w:r>
          <w:rPr>
            <w:noProof/>
            <w:webHidden/>
          </w:rPr>
          <w:tab/>
        </w:r>
        <w:r>
          <w:rPr>
            <w:noProof/>
            <w:webHidden/>
          </w:rPr>
          <w:fldChar w:fldCharType="begin"/>
        </w:r>
        <w:r>
          <w:rPr>
            <w:noProof/>
            <w:webHidden/>
          </w:rPr>
          <w:instrText xml:space="preserve"> PAGEREF _Toc43372856 \h </w:instrText>
        </w:r>
        <w:r>
          <w:rPr>
            <w:noProof/>
            <w:webHidden/>
          </w:rPr>
        </w:r>
        <w:r>
          <w:rPr>
            <w:noProof/>
            <w:webHidden/>
          </w:rPr>
          <w:fldChar w:fldCharType="separate"/>
        </w:r>
        <w:r>
          <w:rPr>
            <w:noProof/>
            <w:webHidden/>
          </w:rPr>
          <w:t>90</w:t>
        </w:r>
        <w:r>
          <w:rPr>
            <w:noProof/>
            <w:webHidden/>
          </w:rPr>
          <w:fldChar w:fldCharType="end"/>
        </w:r>
      </w:hyperlink>
    </w:p>
    <w:p w14:paraId="3C16E293" w14:textId="180203B8" w:rsidR="006763B9" w:rsidRDefault="006763B9">
      <w:pPr>
        <w:pStyle w:val="TOC1"/>
        <w:rPr>
          <w:rFonts w:asciiTheme="minorHAnsi" w:eastAsiaTheme="minorEastAsia" w:hAnsiTheme="minorHAnsi" w:cstheme="minorBidi"/>
          <w:b w:val="0"/>
          <w:noProof/>
          <w:sz w:val="22"/>
          <w:szCs w:val="22"/>
          <w:lang w:val="fr-CA" w:eastAsia="fr-CA"/>
        </w:rPr>
      </w:pPr>
      <w:hyperlink w:anchor="_Toc43372857" w:history="1">
        <w:r w:rsidRPr="004A453C">
          <w:rPr>
            <w:rStyle w:val="Hyperlink"/>
            <w:rFonts w:cs="Calibri"/>
            <w:noProof/>
          </w:rPr>
          <w:t>B44_AEDecreaseHOOPP</w:t>
        </w:r>
        <w:r>
          <w:rPr>
            <w:noProof/>
            <w:webHidden/>
          </w:rPr>
          <w:tab/>
        </w:r>
        <w:r>
          <w:rPr>
            <w:noProof/>
            <w:webHidden/>
          </w:rPr>
          <w:fldChar w:fldCharType="begin"/>
        </w:r>
        <w:r>
          <w:rPr>
            <w:noProof/>
            <w:webHidden/>
          </w:rPr>
          <w:instrText xml:space="preserve"> PAGEREF _Toc43372857 \h </w:instrText>
        </w:r>
        <w:r>
          <w:rPr>
            <w:noProof/>
            <w:webHidden/>
          </w:rPr>
        </w:r>
        <w:r>
          <w:rPr>
            <w:noProof/>
            <w:webHidden/>
          </w:rPr>
          <w:fldChar w:fldCharType="separate"/>
        </w:r>
        <w:r>
          <w:rPr>
            <w:noProof/>
            <w:webHidden/>
          </w:rPr>
          <w:t>94</w:t>
        </w:r>
        <w:r>
          <w:rPr>
            <w:noProof/>
            <w:webHidden/>
          </w:rPr>
          <w:fldChar w:fldCharType="end"/>
        </w:r>
      </w:hyperlink>
    </w:p>
    <w:p w14:paraId="54FF043B" w14:textId="05E74C49" w:rsidR="006763B9" w:rsidRDefault="006763B9">
      <w:pPr>
        <w:pStyle w:val="TOC1"/>
        <w:rPr>
          <w:rFonts w:asciiTheme="minorHAnsi" w:eastAsiaTheme="minorEastAsia" w:hAnsiTheme="minorHAnsi" w:cstheme="minorBidi"/>
          <w:b w:val="0"/>
          <w:noProof/>
          <w:sz w:val="22"/>
          <w:szCs w:val="22"/>
          <w:lang w:val="fr-CA" w:eastAsia="fr-CA"/>
        </w:rPr>
      </w:pPr>
      <w:hyperlink w:anchor="_Toc43372858" w:history="1">
        <w:r w:rsidRPr="004A453C">
          <w:rPr>
            <w:rStyle w:val="Hyperlink"/>
            <w:rFonts w:cs="Calibri"/>
            <w:noProof/>
          </w:rPr>
          <w:t>B47_AEAmount</w:t>
        </w:r>
        <w:r>
          <w:rPr>
            <w:noProof/>
            <w:webHidden/>
          </w:rPr>
          <w:tab/>
        </w:r>
        <w:r>
          <w:rPr>
            <w:noProof/>
            <w:webHidden/>
          </w:rPr>
          <w:fldChar w:fldCharType="begin"/>
        </w:r>
        <w:r>
          <w:rPr>
            <w:noProof/>
            <w:webHidden/>
          </w:rPr>
          <w:instrText xml:space="preserve"> PAGEREF _Toc43372858 \h </w:instrText>
        </w:r>
        <w:r>
          <w:rPr>
            <w:noProof/>
            <w:webHidden/>
          </w:rPr>
        </w:r>
        <w:r>
          <w:rPr>
            <w:noProof/>
            <w:webHidden/>
          </w:rPr>
          <w:fldChar w:fldCharType="separate"/>
        </w:r>
        <w:r>
          <w:rPr>
            <w:noProof/>
            <w:webHidden/>
          </w:rPr>
          <w:t>98</w:t>
        </w:r>
        <w:r>
          <w:rPr>
            <w:noProof/>
            <w:webHidden/>
          </w:rPr>
          <w:fldChar w:fldCharType="end"/>
        </w:r>
      </w:hyperlink>
    </w:p>
    <w:p w14:paraId="56523BAD" w14:textId="32CF0E35" w:rsidR="006763B9" w:rsidRDefault="006763B9">
      <w:pPr>
        <w:pStyle w:val="TOC1"/>
        <w:rPr>
          <w:rFonts w:asciiTheme="minorHAnsi" w:eastAsiaTheme="minorEastAsia" w:hAnsiTheme="minorHAnsi" w:cstheme="minorBidi"/>
          <w:b w:val="0"/>
          <w:noProof/>
          <w:sz w:val="22"/>
          <w:szCs w:val="22"/>
          <w:lang w:val="fr-CA" w:eastAsia="fr-CA"/>
        </w:rPr>
      </w:pPr>
      <w:hyperlink w:anchor="_Toc43372859" w:history="1">
        <w:r w:rsidRPr="004A453C">
          <w:rPr>
            <w:rStyle w:val="Hyperlink"/>
            <w:rFonts w:cs="Calibri"/>
            <w:noProof/>
          </w:rPr>
          <w:t xml:space="preserve">B52_Message </w:t>
        </w:r>
        <w:r w:rsidRPr="004A453C">
          <w:rPr>
            <w:rStyle w:val="Hyperlink"/>
            <w:noProof/>
            <w:lang w:val="en-US"/>
          </w:rPr>
          <w:t>(Removed)</w:t>
        </w:r>
        <w:r>
          <w:rPr>
            <w:noProof/>
            <w:webHidden/>
          </w:rPr>
          <w:tab/>
        </w:r>
        <w:r>
          <w:rPr>
            <w:noProof/>
            <w:webHidden/>
          </w:rPr>
          <w:fldChar w:fldCharType="begin"/>
        </w:r>
        <w:r>
          <w:rPr>
            <w:noProof/>
            <w:webHidden/>
          </w:rPr>
          <w:instrText xml:space="preserve"> PAGEREF _Toc43372859 \h </w:instrText>
        </w:r>
        <w:r>
          <w:rPr>
            <w:noProof/>
            <w:webHidden/>
          </w:rPr>
        </w:r>
        <w:r>
          <w:rPr>
            <w:noProof/>
            <w:webHidden/>
          </w:rPr>
          <w:fldChar w:fldCharType="separate"/>
        </w:r>
        <w:r>
          <w:rPr>
            <w:noProof/>
            <w:webHidden/>
          </w:rPr>
          <w:t>102</w:t>
        </w:r>
        <w:r>
          <w:rPr>
            <w:noProof/>
            <w:webHidden/>
          </w:rPr>
          <w:fldChar w:fldCharType="end"/>
        </w:r>
      </w:hyperlink>
    </w:p>
    <w:p w14:paraId="2BC8396F" w14:textId="5BDB1488" w:rsidR="006763B9" w:rsidRDefault="006763B9">
      <w:pPr>
        <w:pStyle w:val="TOC1"/>
        <w:rPr>
          <w:rFonts w:asciiTheme="minorHAnsi" w:eastAsiaTheme="minorEastAsia" w:hAnsiTheme="minorHAnsi" w:cstheme="minorBidi"/>
          <w:b w:val="0"/>
          <w:noProof/>
          <w:sz w:val="22"/>
          <w:szCs w:val="22"/>
          <w:lang w:val="fr-CA" w:eastAsia="fr-CA"/>
        </w:rPr>
      </w:pPr>
      <w:hyperlink w:anchor="_Toc43372860" w:history="1">
        <w:r w:rsidRPr="004A453C">
          <w:rPr>
            <w:rStyle w:val="Hyperlink"/>
            <w:noProof/>
            <w:lang w:val="en-US"/>
          </w:rPr>
          <w:t>B53a_ReportedPAAmendedPANotWithinAcceptableToleranceCalculatedPANonLTD</w:t>
        </w:r>
        <w:r>
          <w:rPr>
            <w:noProof/>
            <w:webHidden/>
          </w:rPr>
          <w:tab/>
        </w:r>
        <w:r>
          <w:rPr>
            <w:noProof/>
            <w:webHidden/>
          </w:rPr>
          <w:fldChar w:fldCharType="begin"/>
        </w:r>
        <w:r>
          <w:rPr>
            <w:noProof/>
            <w:webHidden/>
          </w:rPr>
          <w:instrText xml:space="preserve"> PAGEREF _Toc43372860 \h </w:instrText>
        </w:r>
        <w:r>
          <w:rPr>
            <w:noProof/>
            <w:webHidden/>
          </w:rPr>
        </w:r>
        <w:r>
          <w:rPr>
            <w:noProof/>
            <w:webHidden/>
          </w:rPr>
          <w:fldChar w:fldCharType="separate"/>
        </w:r>
        <w:r>
          <w:rPr>
            <w:noProof/>
            <w:webHidden/>
          </w:rPr>
          <w:t>103</w:t>
        </w:r>
        <w:r>
          <w:rPr>
            <w:noProof/>
            <w:webHidden/>
          </w:rPr>
          <w:fldChar w:fldCharType="end"/>
        </w:r>
      </w:hyperlink>
    </w:p>
    <w:p w14:paraId="3B502C25" w14:textId="2DA4D0D0" w:rsidR="006763B9" w:rsidRDefault="006763B9">
      <w:pPr>
        <w:pStyle w:val="TOC1"/>
        <w:rPr>
          <w:rFonts w:asciiTheme="minorHAnsi" w:eastAsiaTheme="minorEastAsia" w:hAnsiTheme="minorHAnsi" w:cstheme="minorBidi"/>
          <w:b w:val="0"/>
          <w:noProof/>
          <w:sz w:val="22"/>
          <w:szCs w:val="22"/>
          <w:lang w:val="fr-CA" w:eastAsia="fr-CA"/>
        </w:rPr>
      </w:pPr>
      <w:hyperlink w:anchor="_Toc43372861" w:history="1">
        <w:r w:rsidRPr="004A453C">
          <w:rPr>
            <w:rStyle w:val="Hyperlink"/>
            <w:noProof/>
            <w:lang w:val="en-US"/>
          </w:rPr>
          <w:t>B53b_ReportedPAAmendedPANotWithinAcceptableToleranceCalculatedPALTD</w:t>
        </w:r>
        <w:r>
          <w:rPr>
            <w:noProof/>
            <w:webHidden/>
          </w:rPr>
          <w:tab/>
        </w:r>
        <w:r>
          <w:rPr>
            <w:noProof/>
            <w:webHidden/>
          </w:rPr>
          <w:fldChar w:fldCharType="begin"/>
        </w:r>
        <w:r>
          <w:rPr>
            <w:noProof/>
            <w:webHidden/>
          </w:rPr>
          <w:instrText xml:space="preserve"> PAGEREF _Toc43372861 \h </w:instrText>
        </w:r>
        <w:r>
          <w:rPr>
            <w:noProof/>
            <w:webHidden/>
          </w:rPr>
        </w:r>
        <w:r>
          <w:rPr>
            <w:noProof/>
            <w:webHidden/>
          </w:rPr>
          <w:fldChar w:fldCharType="separate"/>
        </w:r>
        <w:r>
          <w:rPr>
            <w:noProof/>
            <w:webHidden/>
          </w:rPr>
          <w:t>108</w:t>
        </w:r>
        <w:r>
          <w:rPr>
            <w:noProof/>
            <w:webHidden/>
          </w:rPr>
          <w:fldChar w:fldCharType="end"/>
        </w:r>
      </w:hyperlink>
    </w:p>
    <w:p w14:paraId="0DBA5299" w14:textId="0FCBEC28" w:rsidR="006763B9" w:rsidRDefault="006763B9">
      <w:pPr>
        <w:pStyle w:val="TOC1"/>
        <w:rPr>
          <w:rFonts w:asciiTheme="minorHAnsi" w:eastAsiaTheme="minorEastAsia" w:hAnsiTheme="minorHAnsi" w:cstheme="minorBidi"/>
          <w:b w:val="0"/>
          <w:noProof/>
          <w:sz w:val="22"/>
          <w:szCs w:val="22"/>
          <w:lang w:val="fr-CA" w:eastAsia="fr-CA"/>
        </w:rPr>
      </w:pPr>
      <w:hyperlink w:anchor="_Toc43372862" w:history="1">
        <w:r w:rsidRPr="004A453C">
          <w:rPr>
            <w:rStyle w:val="Hyperlink"/>
            <w:rFonts w:cs="Calibri"/>
            <w:noProof/>
          </w:rPr>
          <w:t>B57_LeaveEndDate</w:t>
        </w:r>
        <w:r>
          <w:rPr>
            <w:noProof/>
            <w:webHidden/>
          </w:rPr>
          <w:tab/>
        </w:r>
        <w:r>
          <w:rPr>
            <w:noProof/>
            <w:webHidden/>
          </w:rPr>
          <w:fldChar w:fldCharType="begin"/>
        </w:r>
        <w:r>
          <w:rPr>
            <w:noProof/>
            <w:webHidden/>
          </w:rPr>
          <w:instrText xml:space="preserve"> PAGEREF _Toc43372862 \h </w:instrText>
        </w:r>
        <w:r>
          <w:rPr>
            <w:noProof/>
            <w:webHidden/>
          </w:rPr>
        </w:r>
        <w:r>
          <w:rPr>
            <w:noProof/>
            <w:webHidden/>
          </w:rPr>
          <w:fldChar w:fldCharType="separate"/>
        </w:r>
        <w:r>
          <w:rPr>
            <w:noProof/>
            <w:webHidden/>
          </w:rPr>
          <w:t>116</w:t>
        </w:r>
        <w:r>
          <w:rPr>
            <w:noProof/>
            <w:webHidden/>
          </w:rPr>
          <w:fldChar w:fldCharType="end"/>
        </w:r>
      </w:hyperlink>
    </w:p>
    <w:p w14:paraId="3FFF722D" w14:textId="384782A4" w:rsidR="006763B9" w:rsidRDefault="006763B9">
      <w:pPr>
        <w:pStyle w:val="TOC1"/>
        <w:rPr>
          <w:rFonts w:asciiTheme="minorHAnsi" w:eastAsiaTheme="minorEastAsia" w:hAnsiTheme="minorHAnsi" w:cstheme="minorBidi"/>
          <w:b w:val="0"/>
          <w:noProof/>
          <w:sz w:val="22"/>
          <w:szCs w:val="22"/>
          <w:lang w:val="fr-CA" w:eastAsia="fr-CA"/>
        </w:rPr>
      </w:pPr>
      <w:hyperlink w:anchor="_Toc43372863" w:history="1">
        <w:r w:rsidRPr="004A453C">
          <w:rPr>
            <w:rStyle w:val="Hyperlink"/>
            <w:noProof/>
            <w:lang w:val="en-US"/>
          </w:rPr>
          <w:t>B79_AdjustmentYearPostdatesCurrentYear</w:t>
        </w:r>
        <w:r>
          <w:rPr>
            <w:noProof/>
            <w:webHidden/>
          </w:rPr>
          <w:tab/>
        </w:r>
        <w:r>
          <w:rPr>
            <w:noProof/>
            <w:webHidden/>
          </w:rPr>
          <w:fldChar w:fldCharType="begin"/>
        </w:r>
        <w:r>
          <w:rPr>
            <w:noProof/>
            <w:webHidden/>
          </w:rPr>
          <w:instrText xml:space="preserve"> PAGEREF _Toc43372863 \h </w:instrText>
        </w:r>
        <w:r>
          <w:rPr>
            <w:noProof/>
            <w:webHidden/>
          </w:rPr>
        </w:r>
        <w:r>
          <w:rPr>
            <w:noProof/>
            <w:webHidden/>
          </w:rPr>
          <w:fldChar w:fldCharType="separate"/>
        </w:r>
        <w:r>
          <w:rPr>
            <w:noProof/>
            <w:webHidden/>
          </w:rPr>
          <w:t>118</w:t>
        </w:r>
        <w:r>
          <w:rPr>
            <w:noProof/>
            <w:webHidden/>
          </w:rPr>
          <w:fldChar w:fldCharType="end"/>
        </w:r>
      </w:hyperlink>
    </w:p>
    <w:p w14:paraId="45CC03D6" w14:textId="5E9DFEA3" w:rsidR="006763B9" w:rsidRDefault="006763B9">
      <w:pPr>
        <w:pStyle w:val="TOC1"/>
        <w:rPr>
          <w:rFonts w:asciiTheme="minorHAnsi" w:eastAsiaTheme="minorEastAsia" w:hAnsiTheme="minorHAnsi" w:cstheme="minorBidi"/>
          <w:b w:val="0"/>
          <w:noProof/>
          <w:sz w:val="22"/>
          <w:szCs w:val="22"/>
          <w:lang w:val="fr-CA" w:eastAsia="fr-CA"/>
        </w:rPr>
      </w:pPr>
      <w:hyperlink w:anchor="_Toc43372864" w:history="1">
        <w:r w:rsidRPr="004A453C">
          <w:rPr>
            <w:rStyle w:val="Hyperlink"/>
            <w:noProof/>
            <w:lang w:val="en-US"/>
          </w:rPr>
          <w:t>B80_AdjustmentYearRevisedPA (Removed)</w:t>
        </w:r>
        <w:r>
          <w:rPr>
            <w:noProof/>
            <w:webHidden/>
          </w:rPr>
          <w:tab/>
        </w:r>
        <w:r>
          <w:rPr>
            <w:noProof/>
            <w:webHidden/>
          </w:rPr>
          <w:fldChar w:fldCharType="begin"/>
        </w:r>
        <w:r>
          <w:rPr>
            <w:noProof/>
            <w:webHidden/>
          </w:rPr>
          <w:instrText xml:space="preserve"> PAGEREF _Toc43372864 \h </w:instrText>
        </w:r>
        <w:r>
          <w:rPr>
            <w:noProof/>
            <w:webHidden/>
          </w:rPr>
        </w:r>
        <w:r>
          <w:rPr>
            <w:noProof/>
            <w:webHidden/>
          </w:rPr>
          <w:fldChar w:fldCharType="separate"/>
        </w:r>
        <w:r>
          <w:rPr>
            <w:noProof/>
            <w:webHidden/>
          </w:rPr>
          <w:t>121</w:t>
        </w:r>
        <w:r>
          <w:rPr>
            <w:noProof/>
            <w:webHidden/>
          </w:rPr>
          <w:fldChar w:fldCharType="end"/>
        </w:r>
      </w:hyperlink>
    </w:p>
    <w:p w14:paraId="3EBBFA44" w14:textId="0E66FA7B" w:rsidR="006763B9" w:rsidRDefault="006763B9">
      <w:pPr>
        <w:pStyle w:val="TOC1"/>
        <w:rPr>
          <w:rFonts w:asciiTheme="minorHAnsi" w:eastAsiaTheme="minorEastAsia" w:hAnsiTheme="minorHAnsi" w:cstheme="minorBidi"/>
          <w:b w:val="0"/>
          <w:noProof/>
          <w:sz w:val="22"/>
          <w:szCs w:val="22"/>
          <w:lang w:val="fr-CA" w:eastAsia="fr-CA"/>
        </w:rPr>
      </w:pPr>
      <w:hyperlink w:anchor="_Toc43372865" w:history="1">
        <w:r w:rsidRPr="004A453C">
          <w:rPr>
            <w:rStyle w:val="Hyperlink"/>
            <w:noProof/>
            <w:lang w:val="en-US"/>
          </w:rPr>
          <w:t>B83_AdjustmentYearPriorToRegistrationDateAtThatEmployer</w:t>
        </w:r>
        <w:r>
          <w:rPr>
            <w:noProof/>
            <w:webHidden/>
          </w:rPr>
          <w:tab/>
        </w:r>
        <w:r>
          <w:rPr>
            <w:noProof/>
            <w:webHidden/>
          </w:rPr>
          <w:fldChar w:fldCharType="begin"/>
        </w:r>
        <w:r>
          <w:rPr>
            <w:noProof/>
            <w:webHidden/>
          </w:rPr>
          <w:instrText xml:space="preserve"> PAGEREF _Toc43372865 \h </w:instrText>
        </w:r>
        <w:r>
          <w:rPr>
            <w:noProof/>
            <w:webHidden/>
          </w:rPr>
        </w:r>
        <w:r>
          <w:rPr>
            <w:noProof/>
            <w:webHidden/>
          </w:rPr>
          <w:fldChar w:fldCharType="separate"/>
        </w:r>
        <w:r>
          <w:rPr>
            <w:noProof/>
            <w:webHidden/>
          </w:rPr>
          <w:t>123</w:t>
        </w:r>
        <w:r>
          <w:rPr>
            <w:noProof/>
            <w:webHidden/>
          </w:rPr>
          <w:fldChar w:fldCharType="end"/>
        </w:r>
      </w:hyperlink>
    </w:p>
    <w:p w14:paraId="4C7CCE28" w14:textId="0C27103F" w:rsidR="006763B9" w:rsidRDefault="006763B9">
      <w:pPr>
        <w:pStyle w:val="TOC1"/>
        <w:rPr>
          <w:rFonts w:asciiTheme="minorHAnsi" w:eastAsiaTheme="minorEastAsia" w:hAnsiTheme="minorHAnsi" w:cstheme="minorBidi"/>
          <w:b w:val="0"/>
          <w:noProof/>
          <w:sz w:val="22"/>
          <w:szCs w:val="22"/>
          <w:lang w:val="fr-CA" w:eastAsia="fr-CA"/>
        </w:rPr>
      </w:pPr>
      <w:hyperlink w:anchor="_Toc43372866" w:history="1">
        <w:r w:rsidRPr="004A453C">
          <w:rPr>
            <w:rStyle w:val="Hyperlink"/>
            <w:noProof/>
          </w:rPr>
          <w:t>B84_AdjustmentYearForInactiveMember (Removed)</w:t>
        </w:r>
        <w:r>
          <w:rPr>
            <w:noProof/>
            <w:webHidden/>
          </w:rPr>
          <w:tab/>
        </w:r>
        <w:r>
          <w:rPr>
            <w:noProof/>
            <w:webHidden/>
          </w:rPr>
          <w:fldChar w:fldCharType="begin"/>
        </w:r>
        <w:r>
          <w:rPr>
            <w:noProof/>
            <w:webHidden/>
          </w:rPr>
          <w:instrText xml:space="preserve"> PAGEREF _Toc43372866 \h </w:instrText>
        </w:r>
        <w:r>
          <w:rPr>
            <w:noProof/>
            <w:webHidden/>
          </w:rPr>
        </w:r>
        <w:r>
          <w:rPr>
            <w:noProof/>
            <w:webHidden/>
          </w:rPr>
          <w:fldChar w:fldCharType="separate"/>
        </w:r>
        <w:r>
          <w:rPr>
            <w:noProof/>
            <w:webHidden/>
          </w:rPr>
          <w:t>125</w:t>
        </w:r>
        <w:r>
          <w:rPr>
            <w:noProof/>
            <w:webHidden/>
          </w:rPr>
          <w:fldChar w:fldCharType="end"/>
        </w:r>
      </w:hyperlink>
    </w:p>
    <w:p w14:paraId="6AFDAAFF" w14:textId="5640B781" w:rsidR="006763B9" w:rsidRDefault="006763B9">
      <w:pPr>
        <w:pStyle w:val="TOC1"/>
        <w:rPr>
          <w:rFonts w:asciiTheme="minorHAnsi" w:eastAsiaTheme="minorEastAsia" w:hAnsiTheme="minorHAnsi" w:cstheme="minorBidi"/>
          <w:b w:val="0"/>
          <w:noProof/>
          <w:sz w:val="22"/>
          <w:szCs w:val="22"/>
          <w:lang w:val="fr-CA" w:eastAsia="fr-CA"/>
        </w:rPr>
      </w:pPr>
      <w:hyperlink w:anchor="_Toc43372867" w:history="1">
        <w:r w:rsidRPr="004A453C">
          <w:rPr>
            <w:rStyle w:val="Hyperlink"/>
            <w:noProof/>
          </w:rPr>
          <w:t>B87_AdjustmentYearWeeks (Removed)</w:t>
        </w:r>
        <w:r>
          <w:rPr>
            <w:noProof/>
            <w:webHidden/>
          </w:rPr>
          <w:tab/>
        </w:r>
        <w:r>
          <w:rPr>
            <w:noProof/>
            <w:webHidden/>
          </w:rPr>
          <w:fldChar w:fldCharType="begin"/>
        </w:r>
        <w:r>
          <w:rPr>
            <w:noProof/>
            <w:webHidden/>
          </w:rPr>
          <w:instrText xml:space="preserve"> PAGEREF _Toc43372867 \h </w:instrText>
        </w:r>
        <w:r>
          <w:rPr>
            <w:noProof/>
            <w:webHidden/>
          </w:rPr>
        </w:r>
        <w:r>
          <w:rPr>
            <w:noProof/>
            <w:webHidden/>
          </w:rPr>
          <w:fldChar w:fldCharType="separate"/>
        </w:r>
        <w:r>
          <w:rPr>
            <w:noProof/>
            <w:webHidden/>
          </w:rPr>
          <w:t>126</w:t>
        </w:r>
        <w:r>
          <w:rPr>
            <w:noProof/>
            <w:webHidden/>
          </w:rPr>
          <w:fldChar w:fldCharType="end"/>
        </w:r>
      </w:hyperlink>
    </w:p>
    <w:p w14:paraId="2095EA01" w14:textId="13964BA1" w:rsidR="006763B9" w:rsidRDefault="006763B9">
      <w:pPr>
        <w:pStyle w:val="TOC1"/>
        <w:rPr>
          <w:rFonts w:asciiTheme="minorHAnsi" w:eastAsiaTheme="minorEastAsia" w:hAnsiTheme="minorHAnsi" w:cstheme="minorBidi"/>
          <w:b w:val="0"/>
          <w:noProof/>
          <w:sz w:val="22"/>
          <w:szCs w:val="22"/>
          <w:lang w:val="fr-CA" w:eastAsia="fr-CA"/>
        </w:rPr>
      </w:pPr>
      <w:hyperlink w:anchor="_Toc43372868" w:history="1">
        <w:r w:rsidRPr="004A453C">
          <w:rPr>
            <w:rStyle w:val="Hyperlink"/>
            <w:noProof/>
            <w:lang w:val="en-US"/>
          </w:rPr>
          <w:t xml:space="preserve">B103_MembershipStatusVSEmploymentEndDate </w:t>
        </w:r>
        <w:r w:rsidRPr="004A453C">
          <w:rPr>
            <w:rStyle w:val="Hyperlink"/>
            <w:noProof/>
          </w:rPr>
          <w:t>(Removed)</w:t>
        </w:r>
        <w:r>
          <w:rPr>
            <w:noProof/>
            <w:webHidden/>
          </w:rPr>
          <w:tab/>
        </w:r>
        <w:r>
          <w:rPr>
            <w:noProof/>
            <w:webHidden/>
          </w:rPr>
          <w:fldChar w:fldCharType="begin"/>
        </w:r>
        <w:r>
          <w:rPr>
            <w:noProof/>
            <w:webHidden/>
          </w:rPr>
          <w:instrText xml:space="preserve"> PAGEREF _Toc43372868 \h </w:instrText>
        </w:r>
        <w:r>
          <w:rPr>
            <w:noProof/>
            <w:webHidden/>
          </w:rPr>
        </w:r>
        <w:r>
          <w:rPr>
            <w:noProof/>
            <w:webHidden/>
          </w:rPr>
          <w:fldChar w:fldCharType="separate"/>
        </w:r>
        <w:r>
          <w:rPr>
            <w:noProof/>
            <w:webHidden/>
          </w:rPr>
          <w:t>128</w:t>
        </w:r>
        <w:r>
          <w:rPr>
            <w:noProof/>
            <w:webHidden/>
          </w:rPr>
          <w:fldChar w:fldCharType="end"/>
        </w:r>
      </w:hyperlink>
    </w:p>
    <w:p w14:paraId="323EFB76" w14:textId="3E992C56" w:rsidR="006763B9" w:rsidRDefault="006763B9">
      <w:pPr>
        <w:pStyle w:val="TOC1"/>
        <w:rPr>
          <w:rFonts w:asciiTheme="minorHAnsi" w:eastAsiaTheme="minorEastAsia" w:hAnsiTheme="minorHAnsi" w:cstheme="minorBidi"/>
          <w:b w:val="0"/>
          <w:noProof/>
          <w:sz w:val="22"/>
          <w:szCs w:val="22"/>
          <w:lang w:val="fr-CA" w:eastAsia="fr-CA"/>
        </w:rPr>
      </w:pPr>
      <w:hyperlink w:anchor="_Toc43372869" w:history="1">
        <w:r w:rsidRPr="004A453C">
          <w:rPr>
            <w:rStyle w:val="Hyperlink"/>
            <w:rFonts w:cs="Calibri"/>
            <w:noProof/>
          </w:rPr>
          <w:t>B104_Message</w:t>
        </w:r>
        <w:r>
          <w:rPr>
            <w:noProof/>
            <w:webHidden/>
          </w:rPr>
          <w:tab/>
        </w:r>
        <w:r>
          <w:rPr>
            <w:noProof/>
            <w:webHidden/>
          </w:rPr>
          <w:fldChar w:fldCharType="begin"/>
        </w:r>
        <w:r>
          <w:rPr>
            <w:noProof/>
            <w:webHidden/>
          </w:rPr>
          <w:instrText xml:space="preserve"> PAGEREF _Toc43372869 \h </w:instrText>
        </w:r>
        <w:r>
          <w:rPr>
            <w:noProof/>
            <w:webHidden/>
          </w:rPr>
        </w:r>
        <w:r>
          <w:rPr>
            <w:noProof/>
            <w:webHidden/>
          </w:rPr>
          <w:fldChar w:fldCharType="separate"/>
        </w:r>
        <w:r>
          <w:rPr>
            <w:noProof/>
            <w:webHidden/>
          </w:rPr>
          <w:t>130</w:t>
        </w:r>
        <w:r>
          <w:rPr>
            <w:noProof/>
            <w:webHidden/>
          </w:rPr>
          <w:fldChar w:fldCharType="end"/>
        </w:r>
      </w:hyperlink>
    </w:p>
    <w:p w14:paraId="3541A234" w14:textId="5FA0761B" w:rsidR="006763B9" w:rsidRDefault="006763B9">
      <w:pPr>
        <w:pStyle w:val="TOC1"/>
        <w:rPr>
          <w:rFonts w:asciiTheme="minorHAnsi" w:eastAsiaTheme="minorEastAsia" w:hAnsiTheme="minorHAnsi" w:cstheme="minorBidi"/>
          <w:b w:val="0"/>
          <w:noProof/>
          <w:sz w:val="22"/>
          <w:szCs w:val="22"/>
          <w:lang w:val="fr-CA" w:eastAsia="fr-CA"/>
        </w:rPr>
      </w:pPr>
      <w:hyperlink w:anchor="_Toc43372870" w:history="1">
        <w:r w:rsidRPr="004A453C">
          <w:rPr>
            <w:rStyle w:val="Hyperlink"/>
            <w:noProof/>
            <w:lang w:val="en-US"/>
          </w:rPr>
          <w:t>B105_AgeAtEmploymentEndDate</w:t>
        </w:r>
        <w:r>
          <w:rPr>
            <w:noProof/>
            <w:webHidden/>
          </w:rPr>
          <w:tab/>
        </w:r>
        <w:r>
          <w:rPr>
            <w:noProof/>
            <w:webHidden/>
          </w:rPr>
          <w:fldChar w:fldCharType="begin"/>
        </w:r>
        <w:r>
          <w:rPr>
            <w:noProof/>
            <w:webHidden/>
          </w:rPr>
          <w:instrText xml:space="preserve"> PAGEREF _Toc43372870 \h </w:instrText>
        </w:r>
        <w:r>
          <w:rPr>
            <w:noProof/>
            <w:webHidden/>
          </w:rPr>
        </w:r>
        <w:r>
          <w:rPr>
            <w:noProof/>
            <w:webHidden/>
          </w:rPr>
          <w:fldChar w:fldCharType="separate"/>
        </w:r>
        <w:r>
          <w:rPr>
            <w:noProof/>
            <w:webHidden/>
          </w:rPr>
          <w:t>131</w:t>
        </w:r>
        <w:r>
          <w:rPr>
            <w:noProof/>
            <w:webHidden/>
          </w:rPr>
          <w:fldChar w:fldCharType="end"/>
        </w:r>
      </w:hyperlink>
    </w:p>
    <w:p w14:paraId="31F8718B" w14:textId="26EDECF6" w:rsidR="006763B9" w:rsidRDefault="006763B9">
      <w:pPr>
        <w:pStyle w:val="TOC1"/>
        <w:rPr>
          <w:rFonts w:asciiTheme="minorHAnsi" w:eastAsiaTheme="minorEastAsia" w:hAnsiTheme="minorHAnsi" w:cstheme="minorBidi"/>
          <w:b w:val="0"/>
          <w:noProof/>
          <w:sz w:val="22"/>
          <w:szCs w:val="22"/>
          <w:lang w:val="fr-CA" w:eastAsia="fr-CA"/>
        </w:rPr>
      </w:pPr>
      <w:hyperlink w:anchor="_Toc43372871" w:history="1">
        <w:r w:rsidRPr="004A453C">
          <w:rPr>
            <w:rStyle w:val="Hyperlink"/>
            <w:noProof/>
            <w:lang w:val="en-US"/>
          </w:rPr>
          <w:t>B107_EmploymentEndDateMaxDays</w:t>
        </w:r>
        <w:r>
          <w:rPr>
            <w:noProof/>
            <w:webHidden/>
          </w:rPr>
          <w:tab/>
        </w:r>
        <w:r>
          <w:rPr>
            <w:noProof/>
            <w:webHidden/>
          </w:rPr>
          <w:fldChar w:fldCharType="begin"/>
        </w:r>
        <w:r>
          <w:rPr>
            <w:noProof/>
            <w:webHidden/>
          </w:rPr>
          <w:instrText xml:space="preserve"> PAGEREF _Toc43372871 \h </w:instrText>
        </w:r>
        <w:r>
          <w:rPr>
            <w:noProof/>
            <w:webHidden/>
          </w:rPr>
        </w:r>
        <w:r>
          <w:rPr>
            <w:noProof/>
            <w:webHidden/>
          </w:rPr>
          <w:fldChar w:fldCharType="separate"/>
        </w:r>
        <w:r>
          <w:rPr>
            <w:noProof/>
            <w:webHidden/>
          </w:rPr>
          <w:t>133</w:t>
        </w:r>
        <w:r>
          <w:rPr>
            <w:noProof/>
            <w:webHidden/>
          </w:rPr>
          <w:fldChar w:fldCharType="end"/>
        </w:r>
      </w:hyperlink>
    </w:p>
    <w:p w14:paraId="2328B45E" w14:textId="2D55DF19" w:rsidR="006763B9" w:rsidRDefault="006763B9">
      <w:pPr>
        <w:pStyle w:val="TOC1"/>
        <w:rPr>
          <w:rFonts w:asciiTheme="minorHAnsi" w:eastAsiaTheme="minorEastAsia" w:hAnsiTheme="minorHAnsi" w:cstheme="minorBidi"/>
          <w:b w:val="0"/>
          <w:noProof/>
          <w:sz w:val="22"/>
          <w:szCs w:val="22"/>
          <w:lang w:val="fr-CA" w:eastAsia="fr-CA"/>
        </w:rPr>
      </w:pPr>
      <w:hyperlink w:anchor="_Toc43372872" w:history="1">
        <w:r w:rsidRPr="004A453C">
          <w:rPr>
            <w:rStyle w:val="Hyperlink"/>
            <w:noProof/>
            <w:lang w:val="en-US"/>
          </w:rPr>
          <w:t>B108_EmploymentEndDateOverAge71</w:t>
        </w:r>
        <w:r>
          <w:rPr>
            <w:noProof/>
            <w:webHidden/>
          </w:rPr>
          <w:tab/>
        </w:r>
        <w:r>
          <w:rPr>
            <w:noProof/>
            <w:webHidden/>
          </w:rPr>
          <w:fldChar w:fldCharType="begin"/>
        </w:r>
        <w:r>
          <w:rPr>
            <w:noProof/>
            <w:webHidden/>
          </w:rPr>
          <w:instrText xml:space="preserve"> PAGEREF _Toc43372872 \h </w:instrText>
        </w:r>
        <w:r>
          <w:rPr>
            <w:noProof/>
            <w:webHidden/>
          </w:rPr>
        </w:r>
        <w:r>
          <w:rPr>
            <w:noProof/>
            <w:webHidden/>
          </w:rPr>
          <w:fldChar w:fldCharType="separate"/>
        </w:r>
        <w:r>
          <w:rPr>
            <w:noProof/>
            <w:webHidden/>
          </w:rPr>
          <w:t>135</w:t>
        </w:r>
        <w:r>
          <w:rPr>
            <w:noProof/>
            <w:webHidden/>
          </w:rPr>
          <w:fldChar w:fldCharType="end"/>
        </w:r>
      </w:hyperlink>
    </w:p>
    <w:p w14:paraId="6B9C4FF0" w14:textId="13C4FB50" w:rsidR="006763B9" w:rsidRDefault="006763B9">
      <w:pPr>
        <w:pStyle w:val="TOC1"/>
        <w:rPr>
          <w:rFonts w:asciiTheme="minorHAnsi" w:eastAsiaTheme="minorEastAsia" w:hAnsiTheme="minorHAnsi" w:cstheme="minorBidi"/>
          <w:b w:val="0"/>
          <w:noProof/>
          <w:sz w:val="22"/>
          <w:szCs w:val="22"/>
          <w:lang w:val="fr-CA" w:eastAsia="fr-CA"/>
        </w:rPr>
      </w:pPr>
      <w:hyperlink w:anchor="_Toc43372873" w:history="1">
        <w:r w:rsidRPr="004A453C">
          <w:rPr>
            <w:rStyle w:val="Hyperlink"/>
            <w:rFonts w:cs="Calibri"/>
            <w:noProof/>
          </w:rPr>
          <w:t>B109</w:t>
        </w:r>
        <w:r w:rsidRPr="004A453C">
          <w:rPr>
            <w:rStyle w:val="Hyperlink"/>
            <w:noProof/>
          </w:rPr>
          <w:t xml:space="preserve"> </w:t>
        </w:r>
        <w:r w:rsidRPr="004A453C">
          <w:rPr>
            <w:rStyle w:val="Hyperlink"/>
            <w:rFonts w:cs="Calibri"/>
            <w:noProof/>
          </w:rPr>
          <w:t>_EventDate_Before_PermanencyDate</w:t>
        </w:r>
        <w:r>
          <w:rPr>
            <w:noProof/>
            <w:webHidden/>
          </w:rPr>
          <w:tab/>
        </w:r>
        <w:r>
          <w:rPr>
            <w:noProof/>
            <w:webHidden/>
          </w:rPr>
          <w:fldChar w:fldCharType="begin"/>
        </w:r>
        <w:r>
          <w:rPr>
            <w:noProof/>
            <w:webHidden/>
          </w:rPr>
          <w:instrText xml:space="preserve"> PAGEREF _Toc43372873 \h </w:instrText>
        </w:r>
        <w:r>
          <w:rPr>
            <w:noProof/>
            <w:webHidden/>
          </w:rPr>
        </w:r>
        <w:r>
          <w:rPr>
            <w:noProof/>
            <w:webHidden/>
          </w:rPr>
          <w:fldChar w:fldCharType="separate"/>
        </w:r>
        <w:r>
          <w:rPr>
            <w:noProof/>
            <w:webHidden/>
          </w:rPr>
          <w:t>137</w:t>
        </w:r>
        <w:r>
          <w:rPr>
            <w:noProof/>
            <w:webHidden/>
          </w:rPr>
          <w:fldChar w:fldCharType="end"/>
        </w:r>
      </w:hyperlink>
    </w:p>
    <w:p w14:paraId="66B3A990" w14:textId="560E70C7" w:rsidR="006763B9" w:rsidRDefault="006763B9">
      <w:pPr>
        <w:pStyle w:val="TOC1"/>
        <w:rPr>
          <w:rFonts w:asciiTheme="minorHAnsi" w:eastAsiaTheme="minorEastAsia" w:hAnsiTheme="minorHAnsi" w:cstheme="minorBidi"/>
          <w:b w:val="0"/>
          <w:noProof/>
          <w:sz w:val="22"/>
          <w:szCs w:val="22"/>
          <w:lang w:val="fr-CA" w:eastAsia="fr-CA"/>
        </w:rPr>
      </w:pPr>
      <w:hyperlink w:anchor="_Toc43372874" w:history="1">
        <w:r w:rsidRPr="004A453C">
          <w:rPr>
            <w:rStyle w:val="Hyperlink"/>
            <w:rFonts w:cs="Calibri"/>
            <w:noProof/>
          </w:rPr>
          <w:t>B112</w:t>
        </w:r>
        <w:r w:rsidRPr="004A453C">
          <w:rPr>
            <w:rStyle w:val="Hyperlink"/>
            <w:noProof/>
          </w:rPr>
          <w:t>_</w:t>
        </w:r>
        <w:r w:rsidRPr="004A453C">
          <w:rPr>
            <w:rStyle w:val="Hyperlink"/>
            <w:rFonts w:cs="Calibri"/>
            <w:noProof/>
          </w:rPr>
          <w:t>RetirementNotice_Before_TERFIN</w:t>
        </w:r>
        <w:r>
          <w:rPr>
            <w:noProof/>
            <w:webHidden/>
          </w:rPr>
          <w:tab/>
        </w:r>
        <w:r>
          <w:rPr>
            <w:noProof/>
            <w:webHidden/>
          </w:rPr>
          <w:fldChar w:fldCharType="begin"/>
        </w:r>
        <w:r>
          <w:rPr>
            <w:noProof/>
            <w:webHidden/>
          </w:rPr>
          <w:instrText xml:space="preserve"> PAGEREF _Toc43372874 \h </w:instrText>
        </w:r>
        <w:r>
          <w:rPr>
            <w:noProof/>
            <w:webHidden/>
          </w:rPr>
        </w:r>
        <w:r>
          <w:rPr>
            <w:noProof/>
            <w:webHidden/>
          </w:rPr>
          <w:fldChar w:fldCharType="separate"/>
        </w:r>
        <w:r>
          <w:rPr>
            <w:noProof/>
            <w:webHidden/>
          </w:rPr>
          <w:t>138</w:t>
        </w:r>
        <w:r>
          <w:rPr>
            <w:noProof/>
            <w:webHidden/>
          </w:rPr>
          <w:fldChar w:fldCharType="end"/>
        </w:r>
      </w:hyperlink>
    </w:p>
    <w:p w14:paraId="157CF16D" w14:textId="6FE84C06" w:rsidR="006763B9" w:rsidRDefault="006763B9">
      <w:pPr>
        <w:pStyle w:val="TOC1"/>
        <w:rPr>
          <w:rFonts w:asciiTheme="minorHAnsi" w:eastAsiaTheme="minorEastAsia" w:hAnsiTheme="minorHAnsi" w:cstheme="minorBidi"/>
          <w:b w:val="0"/>
          <w:noProof/>
          <w:sz w:val="22"/>
          <w:szCs w:val="22"/>
          <w:lang w:val="fr-CA" w:eastAsia="fr-CA"/>
        </w:rPr>
      </w:pPr>
      <w:hyperlink w:anchor="_Toc43372875" w:history="1">
        <w:r w:rsidRPr="004A453C">
          <w:rPr>
            <w:rStyle w:val="Hyperlink"/>
            <w:rFonts w:cs="Calibri"/>
            <w:noProof/>
          </w:rPr>
          <w:t>B113_NoRetirementNotice_Before_RETFIN</w:t>
        </w:r>
        <w:r>
          <w:rPr>
            <w:noProof/>
            <w:webHidden/>
          </w:rPr>
          <w:tab/>
        </w:r>
        <w:r>
          <w:rPr>
            <w:noProof/>
            <w:webHidden/>
          </w:rPr>
          <w:fldChar w:fldCharType="begin"/>
        </w:r>
        <w:r>
          <w:rPr>
            <w:noProof/>
            <w:webHidden/>
          </w:rPr>
          <w:instrText xml:space="preserve"> PAGEREF _Toc43372875 \h </w:instrText>
        </w:r>
        <w:r>
          <w:rPr>
            <w:noProof/>
            <w:webHidden/>
          </w:rPr>
        </w:r>
        <w:r>
          <w:rPr>
            <w:noProof/>
            <w:webHidden/>
          </w:rPr>
          <w:fldChar w:fldCharType="separate"/>
        </w:r>
        <w:r>
          <w:rPr>
            <w:noProof/>
            <w:webHidden/>
          </w:rPr>
          <w:t>139</w:t>
        </w:r>
        <w:r>
          <w:rPr>
            <w:noProof/>
            <w:webHidden/>
          </w:rPr>
          <w:fldChar w:fldCharType="end"/>
        </w:r>
      </w:hyperlink>
    </w:p>
    <w:p w14:paraId="75469C97" w14:textId="09B031E3" w:rsidR="006763B9" w:rsidRDefault="006763B9">
      <w:pPr>
        <w:pStyle w:val="TOC1"/>
        <w:rPr>
          <w:rFonts w:asciiTheme="minorHAnsi" w:eastAsiaTheme="minorEastAsia" w:hAnsiTheme="minorHAnsi" w:cstheme="minorBidi"/>
          <w:b w:val="0"/>
          <w:noProof/>
          <w:sz w:val="22"/>
          <w:szCs w:val="22"/>
          <w:lang w:val="fr-CA" w:eastAsia="fr-CA"/>
        </w:rPr>
      </w:pPr>
      <w:hyperlink w:anchor="_Toc43372876" w:history="1">
        <w:r w:rsidRPr="004A453C">
          <w:rPr>
            <w:rStyle w:val="Hyperlink"/>
            <w:rFonts w:cs="Calibri"/>
            <w:noProof/>
          </w:rPr>
          <w:t>B115_Message</w:t>
        </w:r>
        <w:r>
          <w:rPr>
            <w:noProof/>
            <w:webHidden/>
          </w:rPr>
          <w:tab/>
        </w:r>
        <w:r>
          <w:rPr>
            <w:noProof/>
            <w:webHidden/>
          </w:rPr>
          <w:fldChar w:fldCharType="begin"/>
        </w:r>
        <w:r>
          <w:rPr>
            <w:noProof/>
            <w:webHidden/>
          </w:rPr>
          <w:instrText xml:space="preserve"> PAGEREF _Toc43372876 \h </w:instrText>
        </w:r>
        <w:r>
          <w:rPr>
            <w:noProof/>
            <w:webHidden/>
          </w:rPr>
        </w:r>
        <w:r>
          <w:rPr>
            <w:noProof/>
            <w:webHidden/>
          </w:rPr>
          <w:fldChar w:fldCharType="separate"/>
        </w:r>
        <w:r>
          <w:rPr>
            <w:noProof/>
            <w:webHidden/>
          </w:rPr>
          <w:t>140</w:t>
        </w:r>
        <w:r>
          <w:rPr>
            <w:noProof/>
            <w:webHidden/>
          </w:rPr>
          <w:fldChar w:fldCharType="end"/>
        </w:r>
      </w:hyperlink>
    </w:p>
    <w:p w14:paraId="30F23D53" w14:textId="36AED232" w:rsidR="006763B9" w:rsidRDefault="006763B9">
      <w:pPr>
        <w:pStyle w:val="TOC1"/>
        <w:rPr>
          <w:rFonts w:asciiTheme="minorHAnsi" w:eastAsiaTheme="minorEastAsia" w:hAnsiTheme="minorHAnsi" w:cstheme="minorBidi"/>
          <w:b w:val="0"/>
          <w:noProof/>
          <w:sz w:val="22"/>
          <w:szCs w:val="22"/>
          <w:lang w:val="fr-CA" w:eastAsia="fr-CA"/>
        </w:rPr>
      </w:pPr>
      <w:hyperlink w:anchor="_Toc43372877" w:history="1">
        <w:r w:rsidRPr="004A453C">
          <w:rPr>
            <w:rStyle w:val="Hyperlink"/>
            <w:rFonts w:cs="Calibri"/>
            <w:noProof/>
          </w:rPr>
          <w:t>B118_LeaveStartDate_Before_PermanencyDate</w:t>
        </w:r>
        <w:r>
          <w:rPr>
            <w:noProof/>
            <w:webHidden/>
          </w:rPr>
          <w:tab/>
        </w:r>
        <w:r>
          <w:rPr>
            <w:noProof/>
            <w:webHidden/>
          </w:rPr>
          <w:fldChar w:fldCharType="begin"/>
        </w:r>
        <w:r>
          <w:rPr>
            <w:noProof/>
            <w:webHidden/>
          </w:rPr>
          <w:instrText xml:space="preserve"> PAGEREF _Toc43372877 \h </w:instrText>
        </w:r>
        <w:r>
          <w:rPr>
            <w:noProof/>
            <w:webHidden/>
          </w:rPr>
        </w:r>
        <w:r>
          <w:rPr>
            <w:noProof/>
            <w:webHidden/>
          </w:rPr>
          <w:fldChar w:fldCharType="separate"/>
        </w:r>
        <w:r>
          <w:rPr>
            <w:noProof/>
            <w:webHidden/>
          </w:rPr>
          <w:t>142</w:t>
        </w:r>
        <w:r>
          <w:rPr>
            <w:noProof/>
            <w:webHidden/>
          </w:rPr>
          <w:fldChar w:fldCharType="end"/>
        </w:r>
      </w:hyperlink>
    </w:p>
    <w:p w14:paraId="5827655A" w14:textId="77E64141" w:rsidR="006763B9" w:rsidRDefault="006763B9">
      <w:pPr>
        <w:pStyle w:val="TOC1"/>
        <w:rPr>
          <w:rFonts w:asciiTheme="minorHAnsi" w:eastAsiaTheme="minorEastAsia" w:hAnsiTheme="minorHAnsi" w:cstheme="minorBidi"/>
          <w:b w:val="0"/>
          <w:noProof/>
          <w:sz w:val="22"/>
          <w:szCs w:val="22"/>
          <w:lang w:val="fr-CA" w:eastAsia="fr-CA"/>
        </w:rPr>
      </w:pPr>
      <w:hyperlink w:anchor="_Toc43372878" w:history="1">
        <w:r w:rsidRPr="004A453C">
          <w:rPr>
            <w:rStyle w:val="Hyperlink"/>
            <w:noProof/>
            <w:lang w:val="en-US"/>
          </w:rPr>
          <w:t>B119_ ReportedLeaveOverlapsFreeAccrualPeriod</w:t>
        </w:r>
        <w:r>
          <w:rPr>
            <w:noProof/>
            <w:webHidden/>
          </w:rPr>
          <w:tab/>
        </w:r>
        <w:r>
          <w:rPr>
            <w:noProof/>
            <w:webHidden/>
          </w:rPr>
          <w:fldChar w:fldCharType="begin"/>
        </w:r>
        <w:r>
          <w:rPr>
            <w:noProof/>
            <w:webHidden/>
          </w:rPr>
          <w:instrText xml:space="preserve"> PAGEREF _Toc43372878 \h </w:instrText>
        </w:r>
        <w:r>
          <w:rPr>
            <w:noProof/>
            <w:webHidden/>
          </w:rPr>
        </w:r>
        <w:r>
          <w:rPr>
            <w:noProof/>
            <w:webHidden/>
          </w:rPr>
          <w:fldChar w:fldCharType="separate"/>
        </w:r>
        <w:r>
          <w:rPr>
            <w:noProof/>
            <w:webHidden/>
          </w:rPr>
          <w:t>143</w:t>
        </w:r>
        <w:r>
          <w:rPr>
            <w:noProof/>
            <w:webHidden/>
          </w:rPr>
          <w:fldChar w:fldCharType="end"/>
        </w:r>
      </w:hyperlink>
    </w:p>
    <w:p w14:paraId="7A68237B" w14:textId="0C2CAA2C" w:rsidR="006763B9" w:rsidRDefault="006763B9">
      <w:pPr>
        <w:pStyle w:val="TOC1"/>
        <w:rPr>
          <w:rFonts w:asciiTheme="minorHAnsi" w:eastAsiaTheme="minorEastAsia" w:hAnsiTheme="minorHAnsi" w:cstheme="minorBidi"/>
          <w:b w:val="0"/>
          <w:noProof/>
          <w:sz w:val="22"/>
          <w:szCs w:val="22"/>
          <w:lang w:val="fr-CA" w:eastAsia="fr-CA"/>
        </w:rPr>
      </w:pPr>
      <w:hyperlink w:anchor="_Toc43372879" w:history="1">
        <w:r w:rsidRPr="004A453C">
          <w:rPr>
            <w:rStyle w:val="Hyperlink"/>
            <w:noProof/>
            <w:lang w:val="en-US"/>
          </w:rPr>
          <w:t>B120_NCR_And_LeaveStartDate_LessThan36Months_From_HireDate</w:t>
        </w:r>
        <w:r>
          <w:rPr>
            <w:noProof/>
            <w:webHidden/>
          </w:rPr>
          <w:tab/>
        </w:r>
        <w:r>
          <w:rPr>
            <w:noProof/>
            <w:webHidden/>
          </w:rPr>
          <w:fldChar w:fldCharType="begin"/>
        </w:r>
        <w:r>
          <w:rPr>
            <w:noProof/>
            <w:webHidden/>
          </w:rPr>
          <w:instrText xml:space="preserve"> PAGEREF _Toc43372879 \h </w:instrText>
        </w:r>
        <w:r>
          <w:rPr>
            <w:noProof/>
            <w:webHidden/>
          </w:rPr>
        </w:r>
        <w:r>
          <w:rPr>
            <w:noProof/>
            <w:webHidden/>
          </w:rPr>
          <w:fldChar w:fldCharType="separate"/>
        </w:r>
        <w:r>
          <w:rPr>
            <w:noProof/>
            <w:webHidden/>
          </w:rPr>
          <w:t>146</w:t>
        </w:r>
        <w:r>
          <w:rPr>
            <w:noProof/>
            <w:webHidden/>
          </w:rPr>
          <w:fldChar w:fldCharType="end"/>
        </w:r>
      </w:hyperlink>
    </w:p>
    <w:p w14:paraId="08261435" w14:textId="2DBC2305" w:rsidR="006763B9" w:rsidRDefault="006763B9">
      <w:pPr>
        <w:pStyle w:val="TOC1"/>
        <w:rPr>
          <w:rFonts w:asciiTheme="minorHAnsi" w:eastAsiaTheme="minorEastAsia" w:hAnsiTheme="minorHAnsi" w:cstheme="minorBidi"/>
          <w:b w:val="0"/>
          <w:noProof/>
          <w:sz w:val="22"/>
          <w:szCs w:val="22"/>
          <w:lang w:val="fr-CA" w:eastAsia="fr-CA"/>
        </w:rPr>
      </w:pPr>
      <w:hyperlink w:anchor="_Toc43372880" w:history="1">
        <w:r w:rsidRPr="004A453C">
          <w:rPr>
            <w:rStyle w:val="Hyperlink"/>
            <w:rFonts w:cs="Calibri"/>
            <w:noProof/>
          </w:rPr>
          <w:t>B125_ContributoryLeaveEndDateDecember31</w:t>
        </w:r>
        <w:r>
          <w:rPr>
            <w:noProof/>
            <w:webHidden/>
          </w:rPr>
          <w:tab/>
        </w:r>
        <w:r>
          <w:rPr>
            <w:noProof/>
            <w:webHidden/>
          </w:rPr>
          <w:fldChar w:fldCharType="begin"/>
        </w:r>
        <w:r>
          <w:rPr>
            <w:noProof/>
            <w:webHidden/>
          </w:rPr>
          <w:instrText xml:space="preserve"> PAGEREF _Toc43372880 \h </w:instrText>
        </w:r>
        <w:r>
          <w:rPr>
            <w:noProof/>
            <w:webHidden/>
          </w:rPr>
        </w:r>
        <w:r>
          <w:rPr>
            <w:noProof/>
            <w:webHidden/>
          </w:rPr>
          <w:fldChar w:fldCharType="separate"/>
        </w:r>
        <w:r>
          <w:rPr>
            <w:noProof/>
            <w:webHidden/>
          </w:rPr>
          <w:t>148</w:t>
        </w:r>
        <w:r>
          <w:rPr>
            <w:noProof/>
            <w:webHidden/>
          </w:rPr>
          <w:fldChar w:fldCharType="end"/>
        </w:r>
      </w:hyperlink>
    </w:p>
    <w:p w14:paraId="37E1E5BC" w14:textId="34DA854B" w:rsidR="006763B9" w:rsidRDefault="006763B9">
      <w:pPr>
        <w:pStyle w:val="TOC1"/>
        <w:rPr>
          <w:rFonts w:asciiTheme="minorHAnsi" w:eastAsiaTheme="minorEastAsia" w:hAnsiTheme="minorHAnsi" w:cstheme="minorBidi"/>
          <w:b w:val="0"/>
          <w:noProof/>
          <w:sz w:val="22"/>
          <w:szCs w:val="22"/>
          <w:lang w:val="fr-CA" w:eastAsia="fr-CA"/>
        </w:rPr>
      </w:pPr>
      <w:hyperlink w:anchor="_Toc43372881" w:history="1">
        <w:r w:rsidRPr="004A453C">
          <w:rPr>
            <w:rStyle w:val="Hyperlink"/>
            <w:rFonts w:cs="Calibri"/>
            <w:noProof/>
          </w:rPr>
          <w:t>B126_OverlapContributoryLeave</w:t>
        </w:r>
        <w:r>
          <w:rPr>
            <w:noProof/>
            <w:webHidden/>
          </w:rPr>
          <w:tab/>
        </w:r>
        <w:r>
          <w:rPr>
            <w:noProof/>
            <w:webHidden/>
          </w:rPr>
          <w:fldChar w:fldCharType="begin"/>
        </w:r>
        <w:r>
          <w:rPr>
            <w:noProof/>
            <w:webHidden/>
          </w:rPr>
          <w:instrText xml:space="preserve"> PAGEREF _Toc43372881 \h </w:instrText>
        </w:r>
        <w:r>
          <w:rPr>
            <w:noProof/>
            <w:webHidden/>
          </w:rPr>
        </w:r>
        <w:r>
          <w:rPr>
            <w:noProof/>
            <w:webHidden/>
          </w:rPr>
          <w:fldChar w:fldCharType="separate"/>
        </w:r>
        <w:r>
          <w:rPr>
            <w:noProof/>
            <w:webHidden/>
          </w:rPr>
          <w:t>150</w:t>
        </w:r>
        <w:r>
          <w:rPr>
            <w:noProof/>
            <w:webHidden/>
          </w:rPr>
          <w:fldChar w:fldCharType="end"/>
        </w:r>
      </w:hyperlink>
    </w:p>
    <w:p w14:paraId="703724C7" w14:textId="06FB67B6" w:rsidR="006763B9" w:rsidRDefault="006763B9">
      <w:pPr>
        <w:pStyle w:val="TOC1"/>
        <w:rPr>
          <w:rFonts w:asciiTheme="minorHAnsi" w:eastAsiaTheme="minorEastAsia" w:hAnsiTheme="minorHAnsi" w:cstheme="minorBidi"/>
          <w:b w:val="0"/>
          <w:noProof/>
          <w:sz w:val="22"/>
          <w:szCs w:val="22"/>
          <w:lang w:val="fr-CA" w:eastAsia="fr-CA"/>
        </w:rPr>
      </w:pPr>
      <w:hyperlink w:anchor="_Toc43372882" w:history="1">
        <w:r w:rsidRPr="004A453C">
          <w:rPr>
            <w:rStyle w:val="Hyperlink"/>
            <w:noProof/>
            <w:lang w:val="en-US"/>
          </w:rPr>
          <w:t>B128_Reported_NCL_Overalps_With_ Existing_NCL</w:t>
        </w:r>
        <w:r>
          <w:rPr>
            <w:noProof/>
            <w:webHidden/>
          </w:rPr>
          <w:tab/>
        </w:r>
        <w:r>
          <w:rPr>
            <w:noProof/>
            <w:webHidden/>
          </w:rPr>
          <w:fldChar w:fldCharType="begin"/>
        </w:r>
        <w:r>
          <w:rPr>
            <w:noProof/>
            <w:webHidden/>
          </w:rPr>
          <w:instrText xml:space="preserve"> PAGEREF _Toc43372882 \h </w:instrText>
        </w:r>
        <w:r>
          <w:rPr>
            <w:noProof/>
            <w:webHidden/>
          </w:rPr>
        </w:r>
        <w:r>
          <w:rPr>
            <w:noProof/>
            <w:webHidden/>
          </w:rPr>
          <w:fldChar w:fldCharType="separate"/>
        </w:r>
        <w:r>
          <w:rPr>
            <w:noProof/>
            <w:webHidden/>
          </w:rPr>
          <w:t>152</w:t>
        </w:r>
        <w:r>
          <w:rPr>
            <w:noProof/>
            <w:webHidden/>
          </w:rPr>
          <w:fldChar w:fldCharType="end"/>
        </w:r>
      </w:hyperlink>
    </w:p>
    <w:p w14:paraId="0E8ACB13" w14:textId="4C503D81" w:rsidR="006763B9" w:rsidRDefault="006763B9">
      <w:pPr>
        <w:pStyle w:val="TOC1"/>
        <w:rPr>
          <w:rFonts w:asciiTheme="minorHAnsi" w:eastAsiaTheme="minorEastAsia" w:hAnsiTheme="minorHAnsi" w:cstheme="minorBidi"/>
          <w:b w:val="0"/>
          <w:noProof/>
          <w:sz w:val="22"/>
          <w:szCs w:val="22"/>
          <w:lang w:val="fr-CA" w:eastAsia="fr-CA"/>
        </w:rPr>
      </w:pPr>
      <w:hyperlink w:anchor="_Toc43372883" w:history="1">
        <w:r w:rsidRPr="004A453C">
          <w:rPr>
            <w:rStyle w:val="Hyperlink"/>
            <w:rFonts w:cs="Calibri"/>
            <w:noProof/>
          </w:rPr>
          <w:t>B130_Length_NonContributoryLeave_LessThan_31days</w:t>
        </w:r>
        <w:r>
          <w:rPr>
            <w:noProof/>
            <w:webHidden/>
          </w:rPr>
          <w:tab/>
        </w:r>
        <w:r>
          <w:rPr>
            <w:noProof/>
            <w:webHidden/>
          </w:rPr>
          <w:fldChar w:fldCharType="begin"/>
        </w:r>
        <w:r>
          <w:rPr>
            <w:noProof/>
            <w:webHidden/>
          </w:rPr>
          <w:instrText xml:space="preserve"> PAGEREF _Toc43372883 \h </w:instrText>
        </w:r>
        <w:r>
          <w:rPr>
            <w:noProof/>
            <w:webHidden/>
          </w:rPr>
        </w:r>
        <w:r>
          <w:rPr>
            <w:noProof/>
            <w:webHidden/>
          </w:rPr>
          <w:fldChar w:fldCharType="separate"/>
        </w:r>
        <w:r>
          <w:rPr>
            <w:noProof/>
            <w:webHidden/>
          </w:rPr>
          <w:t>154</w:t>
        </w:r>
        <w:r>
          <w:rPr>
            <w:noProof/>
            <w:webHidden/>
          </w:rPr>
          <w:fldChar w:fldCharType="end"/>
        </w:r>
      </w:hyperlink>
    </w:p>
    <w:p w14:paraId="7D9D5737" w14:textId="43FA0434" w:rsidR="006763B9" w:rsidRDefault="006763B9">
      <w:pPr>
        <w:pStyle w:val="TOC1"/>
        <w:rPr>
          <w:rFonts w:asciiTheme="minorHAnsi" w:eastAsiaTheme="minorEastAsia" w:hAnsiTheme="minorHAnsi" w:cstheme="minorBidi"/>
          <w:b w:val="0"/>
          <w:noProof/>
          <w:sz w:val="22"/>
          <w:szCs w:val="22"/>
          <w:lang w:val="fr-CA" w:eastAsia="fr-CA"/>
        </w:rPr>
      </w:pPr>
      <w:hyperlink w:anchor="_Toc43372884" w:history="1">
        <w:r w:rsidRPr="004A453C">
          <w:rPr>
            <w:rStyle w:val="Hyperlink"/>
            <w:noProof/>
            <w:lang w:val="en-US"/>
          </w:rPr>
          <w:t>B137_Reported_CL_Overalps_With_ Existing_NCL</w:t>
        </w:r>
        <w:r>
          <w:rPr>
            <w:noProof/>
            <w:webHidden/>
          </w:rPr>
          <w:tab/>
        </w:r>
        <w:r>
          <w:rPr>
            <w:noProof/>
            <w:webHidden/>
          </w:rPr>
          <w:fldChar w:fldCharType="begin"/>
        </w:r>
        <w:r>
          <w:rPr>
            <w:noProof/>
            <w:webHidden/>
          </w:rPr>
          <w:instrText xml:space="preserve"> PAGEREF _Toc43372884 \h </w:instrText>
        </w:r>
        <w:r>
          <w:rPr>
            <w:noProof/>
            <w:webHidden/>
          </w:rPr>
        </w:r>
        <w:r>
          <w:rPr>
            <w:noProof/>
            <w:webHidden/>
          </w:rPr>
          <w:fldChar w:fldCharType="separate"/>
        </w:r>
        <w:r>
          <w:rPr>
            <w:noProof/>
            <w:webHidden/>
          </w:rPr>
          <w:t>155</w:t>
        </w:r>
        <w:r>
          <w:rPr>
            <w:noProof/>
            <w:webHidden/>
          </w:rPr>
          <w:fldChar w:fldCharType="end"/>
        </w:r>
      </w:hyperlink>
    </w:p>
    <w:p w14:paraId="1827C57B" w14:textId="5D7FD946" w:rsidR="006763B9" w:rsidRDefault="006763B9">
      <w:pPr>
        <w:pStyle w:val="TOC1"/>
        <w:rPr>
          <w:rFonts w:asciiTheme="minorHAnsi" w:eastAsiaTheme="minorEastAsia" w:hAnsiTheme="minorHAnsi" w:cstheme="minorBidi"/>
          <w:b w:val="0"/>
          <w:noProof/>
          <w:sz w:val="22"/>
          <w:szCs w:val="22"/>
          <w:lang w:val="fr-CA" w:eastAsia="fr-CA"/>
        </w:rPr>
      </w:pPr>
      <w:hyperlink w:anchor="_Toc43372885" w:history="1">
        <w:r w:rsidRPr="004A453C">
          <w:rPr>
            <w:rStyle w:val="Hyperlink"/>
            <w:noProof/>
            <w:lang w:val="en-US"/>
          </w:rPr>
          <w:t>B138_DuplicateRetirementNotice</w:t>
        </w:r>
        <w:r>
          <w:rPr>
            <w:noProof/>
            <w:webHidden/>
          </w:rPr>
          <w:tab/>
        </w:r>
        <w:r>
          <w:rPr>
            <w:noProof/>
            <w:webHidden/>
          </w:rPr>
          <w:fldChar w:fldCharType="begin"/>
        </w:r>
        <w:r>
          <w:rPr>
            <w:noProof/>
            <w:webHidden/>
          </w:rPr>
          <w:instrText xml:space="preserve"> PAGEREF _Toc43372885 \h </w:instrText>
        </w:r>
        <w:r>
          <w:rPr>
            <w:noProof/>
            <w:webHidden/>
          </w:rPr>
        </w:r>
        <w:r>
          <w:rPr>
            <w:noProof/>
            <w:webHidden/>
          </w:rPr>
          <w:fldChar w:fldCharType="separate"/>
        </w:r>
        <w:r>
          <w:rPr>
            <w:noProof/>
            <w:webHidden/>
          </w:rPr>
          <w:t>158</w:t>
        </w:r>
        <w:r>
          <w:rPr>
            <w:noProof/>
            <w:webHidden/>
          </w:rPr>
          <w:fldChar w:fldCharType="end"/>
        </w:r>
      </w:hyperlink>
    </w:p>
    <w:p w14:paraId="48CFB3C2" w14:textId="2ACE7C8F" w:rsidR="006763B9" w:rsidRDefault="006763B9">
      <w:pPr>
        <w:pStyle w:val="TOC1"/>
        <w:rPr>
          <w:rFonts w:asciiTheme="minorHAnsi" w:eastAsiaTheme="minorEastAsia" w:hAnsiTheme="minorHAnsi" w:cstheme="minorBidi"/>
          <w:b w:val="0"/>
          <w:noProof/>
          <w:sz w:val="22"/>
          <w:szCs w:val="22"/>
          <w:lang w:val="fr-CA" w:eastAsia="fr-CA"/>
        </w:rPr>
      </w:pPr>
      <w:hyperlink w:anchor="_Toc43372886" w:history="1">
        <w:r w:rsidRPr="004A453C">
          <w:rPr>
            <w:rStyle w:val="Hyperlink"/>
            <w:noProof/>
            <w:lang w:val="en-US"/>
          </w:rPr>
          <w:t>B139_EmploymentEndDateSameAsInitiallyReported</w:t>
        </w:r>
        <w:r>
          <w:rPr>
            <w:noProof/>
            <w:webHidden/>
          </w:rPr>
          <w:tab/>
        </w:r>
        <w:r>
          <w:rPr>
            <w:noProof/>
            <w:webHidden/>
          </w:rPr>
          <w:fldChar w:fldCharType="begin"/>
        </w:r>
        <w:r>
          <w:rPr>
            <w:noProof/>
            <w:webHidden/>
          </w:rPr>
          <w:instrText xml:space="preserve"> PAGEREF _Toc43372886 \h </w:instrText>
        </w:r>
        <w:r>
          <w:rPr>
            <w:noProof/>
            <w:webHidden/>
          </w:rPr>
        </w:r>
        <w:r>
          <w:rPr>
            <w:noProof/>
            <w:webHidden/>
          </w:rPr>
          <w:fldChar w:fldCharType="separate"/>
        </w:r>
        <w:r>
          <w:rPr>
            <w:noProof/>
            <w:webHidden/>
          </w:rPr>
          <w:t>160</w:t>
        </w:r>
        <w:r>
          <w:rPr>
            <w:noProof/>
            <w:webHidden/>
          </w:rPr>
          <w:fldChar w:fldCharType="end"/>
        </w:r>
      </w:hyperlink>
    </w:p>
    <w:p w14:paraId="632FFC88" w14:textId="3BC549CA" w:rsidR="006763B9" w:rsidRDefault="006763B9">
      <w:pPr>
        <w:pStyle w:val="TOC1"/>
        <w:rPr>
          <w:rFonts w:asciiTheme="minorHAnsi" w:eastAsiaTheme="minorEastAsia" w:hAnsiTheme="minorHAnsi" w:cstheme="minorBidi"/>
          <w:b w:val="0"/>
          <w:noProof/>
          <w:sz w:val="22"/>
          <w:szCs w:val="22"/>
          <w:lang w:val="fr-CA" w:eastAsia="fr-CA"/>
        </w:rPr>
      </w:pPr>
      <w:hyperlink w:anchor="_Toc43372887" w:history="1">
        <w:r w:rsidRPr="004A453C">
          <w:rPr>
            <w:rStyle w:val="Hyperlink"/>
            <w:noProof/>
            <w:lang w:val="en-US"/>
          </w:rPr>
          <w:t>B140_LeaveDateBeforeBusinessTolerance</w:t>
        </w:r>
        <w:r>
          <w:rPr>
            <w:noProof/>
            <w:webHidden/>
          </w:rPr>
          <w:tab/>
        </w:r>
        <w:r>
          <w:rPr>
            <w:noProof/>
            <w:webHidden/>
          </w:rPr>
          <w:fldChar w:fldCharType="begin"/>
        </w:r>
        <w:r>
          <w:rPr>
            <w:noProof/>
            <w:webHidden/>
          </w:rPr>
          <w:instrText xml:space="preserve"> PAGEREF _Toc43372887 \h </w:instrText>
        </w:r>
        <w:r>
          <w:rPr>
            <w:noProof/>
            <w:webHidden/>
          </w:rPr>
        </w:r>
        <w:r>
          <w:rPr>
            <w:noProof/>
            <w:webHidden/>
          </w:rPr>
          <w:fldChar w:fldCharType="separate"/>
        </w:r>
        <w:r>
          <w:rPr>
            <w:noProof/>
            <w:webHidden/>
          </w:rPr>
          <w:t>163</w:t>
        </w:r>
        <w:r>
          <w:rPr>
            <w:noProof/>
            <w:webHidden/>
          </w:rPr>
          <w:fldChar w:fldCharType="end"/>
        </w:r>
      </w:hyperlink>
    </w:p>
    <w:p w14:paraId="42F7CC31" w14:textId="7D5BF640" w:rsidR="006763B9" w:rsidRDefault="006763B9">
      <w:pPr>
        <w:pStyle w:val="TOC1"/>
        <w:rPr>
          <w:rFonts w:asciiTheme="minorHAnsi" w:eastAsiaTheme="minorEastAsia" w:hAnsiTheme="minorHAnsi" w:cstheme="minorBidi"/>
          <w:b w:val="0"/>
          <w:noProof/>
          <w:sz w:val="22"/>
          <w:szCs w:val="22"/>
          <w:lang w:val="fr-CA" w:eastAsia="fr-CA"/>
        </w:rPr>
      </w:pPr>
      <w:hyperlink w:anchor="_Toc43372888" w:history="1">
        <w:r w:rsidRPr="004A453C">
          <w:rPr>
            <w:rStyle w:val="Hyperlink"/>
            <w:noProof/>
          </w:rPr>
          <w:t>B141_LeaveEndDateVSSystemDate (Removed)</w:t>
        </w:r>
        <w:r>
          <w:rPr>
            <w:noProof/>
            <w:webHidden/>
          </w:rPr>
          <w:tab/>
        </w:r>
        <w:r>
          <w:rPr>
            <w:noProof/>
            <w:webHidden/>
          </w:rPr>
          <w:fldChar w:fldCharType="begin"/>
        </w:r>
        <w:r>
          <w:rPr>
            <w:noProof/>
            <w:webHidden/>
          </w:rPr>
          <w:instrText xml:space="preserve"> PAGEREF _Toc43372888 \h </w:instrText>
        </w:r>
        <w:r>
          <w:rPr>
            <w:noProof/>
            <w:webHidden/>
          </w:rPr>
        </w:r>
        <w:r>
          <w:rPr>
            <w:noProof/>
            <w:webHidden/>
          </w:rPr>
          <w:fldChar w:fldCharType="separate"/>
        </w:r>
        <w:r>
          <w:rPr>
            <w:noProof/>
            <w:webHidden/>
          </w:rPr>
          <w:t>165</w:t>
        </w:r>
        <w:r>
          <w:rPr>
            <w:noProof/>
            <w:webHidden/>
          </w:rPr>
          <w:fldChar w:fldCharType="end"/>
        </w:r>
      </w:hyperlink>
    </w:p>
    <w:p w14:paraId="37614506" w14:textId="447DA9E0" w:rsidR="006763B9" w:rsidRDefault="006763B9">
      <w:pPr>
        <w:pStyle w:val="TOC1"/>
        <w:rPr>
          <w:rFonts w:asciiTheme="minorHAnsi" w:eastAsiaTheme="minorEastAsia" w:hAnsiTheme="minorHAnsi" w:cstheme="minorBidi"/>
          <w:b w:val="0"/>
          <w:noProof/>
          <w:sz w:val="22"/>
          <w:szCs w:val="22"/>
          <w:lang w:val="fr-CA" w:eastAsia="fr-CA"/>
        </w:rPr>
      </w:pPr>
      <w:hyperlink w:anchor="_Toc43372889" w:history="1">
        <w:r w:rsidRPr="004A453C">
          <w:rPr>
            <w:rStyle w:val="Hyperlink"/>
            <w:rFonts w:cs="Calibri"/>
            <w:noProof/>
          </w:rPr>
          <w:t>B145A_ExceedPeriod</w:t>
        </w:r>
        <w:r>
          <w:rPr>
            <w:noProof/>
            <w:webHidden/>
          </w:rPr>
          <w:tab/>
        </w:r>
        <w:r>
          <w:rPr>
            <w:noProof/>
            <w:webHidden/>
          </w:rPr>
          <w:fldChar w:fldCharType="begin"/>
        </w:r>
        <w:r>
          <w:rPr>
            <w:noProof/>
            <w:webHidden/>
          </w:rPr>
          <w:instrText xml:space="preserve"> PAGEREF _Toc43372889 \h </w:instrText>
        </w:r>
        <w:r>
          <w:rPr>
            <w:noProof/>
            <w:webHidden/>
          </w:rPr>
        </w:r>
        <w:r>
          <w:rPr>
            <w:noProof/>
            <w:webHidden/>
          </w:rPr>
          <w:fldChar w:fldCharType="separate"/>
        </w:r>
        <w:r>
          <w:rPr>
            <w:noProof/>
            <w:webHidden/>
          </w:rPr>
          <w:t>166</w:t>
        </w:r>
        <w:r>
          <w:rPr>
            <w:noProof/>
            <w:webHidden/>
          </w:rPr>
          <w:fldChar w:fldCharType="end"/>
        </w:r>
      </w:hyperlink>
    </w:p>
    <w:p w14:paraId="29A1CD20" w14:textId="4CB036D5" w:rsidR="006763B9" w:rsidRDefault="006763B9">
      <w:pPr>
        <w:pStyle w:val="TOC1"/>
        <w:rPr>
          <w:rFonts w:asciiTheme="minorHAnsi" w:eastAsiaTheme="minorEastAsia" w:hAnsiTheme="minorHAnsi" w:cstheme="minorBidi"/>
          <w:b w:val="0"/>
          <w:noProof/>
          <w:sz w:val="22"/>
          <w:szCs w:val="22"/>
          <w:lang w:val="fr-CA" w:eastAsia="fr-CA"/>
        </w:rPr>
      </w:pPr>
      <w:hyperlink w:anchor="_Toc43372890" w:history="1">
        <w:r w:rsidRPr="004A453C">
          <w:rPr>
            <w:rStyle w:val="Hyperlink"/>
            <w:noProof/>
            <w:lang w:val="en-US"/>
          </w:rPr>
          <w:t>B145b</w:t>
        </w:r>
        <w:r w:rsidRPr="004A453C">
          <w:rPr>
            <w:rStyle w:val="Hyperlink"/>
            <w:rFonts w:cs="Calibri"/>
            <w:noProof/>
          </w:rPr>
          <w:t xml:space="preserve"> _MultiYearExceedPeriod</w:t>
        </w:r>
        <w:r>
          <w:rPr>
            <w:noProof/>
            <w:webHidden/>
          </w:rPr>
          <w:tab/>
        </w:r>
        <w:r>
          <w:rPr>
            <w:noProof/>
            <w:webHidden/>
          </w:rPr>
          <w:fldChar w:fldCharType="begin"/>
        </w:r>
        <w:r>
          <w:rPr>
            <w:noProof/>
            <w:webHidden/>
          </w:rPr>
          <w:instrText xml:space="preserve"> PAGEREF _Toc43372890 \h </w:instrText>
        </w:r>
        <w:r>
          <w:rPr>
            <w:noProof/>
            <w:webHidden/>
          </w:rPr>
        </w:r>
        <w:r>
          <w:rPr>
            <w:noProof/>
            <w:webHidden/>
          </w:rPr>
          <w:fldChar w:fldCharType="separate"/>
        </w:r>
        <w:r>
          <w:rPr>
            <w:noProof/>
            <w:webHidden/>
          </w:rPr>
          <w:t>168</w:t>
        </w:r>
        <w:r>
          <w:rPr>
            <w:noProof/>
            <w:webHidden/>
          </w:rPr>
          <w:fldChar w:fldCharType="end"/>
        </w:r>
      </w:hyperlink>
    </w:p>
    <w:p w14:paraId="3F470537" w14:textId="2DFECC05" w:rsidR="006763B9" w:rsidRDefault="006763B9">
      <w:pPr>
        <w:pStyle w:val="TOC1"/>
        <w:rPr>
          <w:rFonts w:asciiTheme="minorHAnsi" w:eastAsiaTheme="minorEastAsia" w:hAnsiTheme="minorHAnsi" w:cstheme="minorBidi"/>
          <w:b w:val="0"/>
          <w:noProof/>
          <w:sz w:val="22"/>
          <w:szCs w:val="22"/>
          <w:lang w:val="fr-CA" w:eastAsia="fr-CA"/>
        </w:rPr>
      </w:pPr>
      <w:hyperlink w:anchor="_Toc43372891" w:history="1">
        <w:r w:rsidRPr="004A453C">
          <w:rPr>
            <w:rStyle w:val="Hyperlink"/>
            <w:rFonts w:cs="Calibri"/>
            <w:noProof/>
          </w:rPr>
          <w:t>B145C_ExceedPeriod</w:t>
        </w:r>
        <w:r>
          <w:rPr>
            <w:noProof/>
            <w:webHidden/>
          </w:rPr>
          <w:tab/>
        </w:r>
        <w:r>
          <w:rPr>
            <w:noProof/>
            <w:webHidden/>
          </w:rPr>
          <w:fldChar w:fldCharType="begin"/>
        </w:r>
        <w:r>
          <w:rPr>
            <w:noProof/>
            <w:webHidden/>
          </w:rPr>
          <w:instrText xml:space="preserve"> PAGEREF _Toc43372891 \h </w:instrText>
        </w:r>
        <w:r>
          <w:rPr>
            <w:noProof/>
            <w:webHidden/>
          </w:rPr>
        </w:r>
        <w:r>
          <w:rPr>
            <w:noProof/>
            <w:webHidden/>
          </w:rPr>
          <w:fldChar w:fldCharType="separate"/>
        </w:r>
        <w:r>
          <w:rPr>
            <w:noProof/>
            <w:webHidden/>
          </w:rPr>
          <w:t>170</w:t>
        </w:r>
        <w:r>
          <w:rPr>
            <w:noProof/>
            <w:webHidden/>
          </w:rPr>
          <w:fldChar w:fldCharType="end"/>
        </w:r>
      </w:hyperlink>
    </w:p>
    <w:p w14:paraId="229FD87D" w14:textId="158974EE" w:rsidR="006763B9" w:rsidRDefault="006763B9">
      <w:pPr>
        <w:pStyle w:val="TOC1"/>
        <w:rPr>
          <w:rFonts w:asciiTheme="minorHAnsi" w:eastAsiaTheme="minorEastAsia" w:hAnsiTheme="minorHAnsi" w:cstheme="minorBidi"/>
          <w:b w:val="0"/>
          <w:noProof/>
          <w:sz w:val="22"/>
          <w:szCs w:val="22"/>
          <w:lang w:val="fr-CA" w:eastAsia="fr-CA"/>
        </w:rPr>
      </w:pPr>
      <w:hyperlink w:anchor="_Toc43372892" w:history="1">
        <w:r w:rsidRPr="004A453C">
          <w:rPr>
            <w:rStyle w:val="Hyperlink"/>
            <w:noProof/>
            <w:lang w:val="en-US"/>
          </w:rPr>
          <w:t>B145d_ExceedPeriod</w:t>
        </w:r>
        <w:r>
          <w:rPr>
            <w:noProof/>
            <w:webHidden/>
          </w:rPr>
          <w:tab/>
        </w:r>
        <w:r>
          <w:rPr>
            <w:noProof/>
            <w:webHidden/>
          </w:rPr>
          <w:fldChar w:fldCharType="begin"/>
        </w:r>
        <w:r>
          <w:rPr>
            <w:noProof/>
            <w:webHidden/>
          </w:rPr>
          <w:instrText xml:space="preserve"> PAGEREF _Toc43372892 \h </w:instrText>
        </w:r>
        <w:r>
          <w:rPr>
            <w:noProof/>
            <w:webHidden/>
          </w:rPr>
        </w:r>
        <w:r>
          <w:rPr>
            <w:noProof/>
            <w:webHidden/>
          </w:rPr>
          <w:fldChar w:fldCharType="separate"/>
        </w:r>
        <w:r>
          <w:rPr>
            <w:noProof/>
            <w:webHidden/>
          </w:rPr>
          <w:t>172</w:t>
        </w:r>
        <w:r>
          <w:rPr>
            <w:noProof/>
            <w:webHidden/>
          </w:rPr>
          <w:fldChar w:fldCharType="end"/>
        </w:r>
      </w:hyperlink>
    </w:p>
    <w:p w14:paraId="6940EE27" w14:textId="5BB1F7DF" w:rsidR="006763B9" w:rsidRDefault="006763B9">
      <w:pPr>
        <w:pStyle w:val="TOC1"/>
        <w:rPr>
          <w:rFonts w:asciiTheme="minorHAnsi" w:eastAsiaTheme="minorEastAsia" w:hAnsiTheme="minorHAnsi" w:cstheme="minorBidi"/>
          <w:b w:val="0"/>
          <w:noProof/>
          <w:sz w:val="22"/>
          <w:szCs w:val="22"/>
          <w:lang w:val="fr-CA" w:eastAsia="fr-CA"/>
        </w:rPr>
      </w:pPr>
      <w:hyperlink w:anchor="_Toc43372893" w:history="1">
        <w:r w:rsidRPr="004A453C">
          <w:rPr>
            <w:rStyle w:val="Hyperlink"/>
            <w:noProof/>
          </w:rPr>
          <w:t>B146_MembeActivelyEnrolled</w:t>
        </w:r>
        <w:r>
          <w:rPr>
            <w:noProof/>
            <w:webHidden/>
          </w:rPr>
          <w:tab/>
        </w:r>
        <w:r>
          <w:rPr>
            <w:noProof/>
            <w:webHidden/>
          </w:rPr>
          <w:fldChar w:fldCharType="begin"/>
        </w:r>
        <w:r>
          <w:rPr>
            <w:noProof/>
            <w:webHidden/>
          </w:rPr>
          <w:instrText xml:space="preserve"> PAGEREF _Toc43372893 \h </w:instrText>
        </w:r>
        <w:r>
          <w:rPr>
            <w:noProof/>
            <w:webHidden/>
          </w:rPr>
        </w:r>
        <w:r>
          <w:rPr>
            <w:noProof/>
            <w:webHidden/>
          </w:rPr>
          <w:fldChar w:fldCharType="separate"/>
        </w:r>
        <w:r>
          <w:rPr>
            <w:noProof/>
            <w:webHidden/>
          </w:rPr>
          <w:t>174</w:t>
        </w:r>
        <w:r>
          <w:rPr>
            <w:noProof/>
            <w:webHidden/>
          </w:rPr>
          <w:fldChar w:fldCharType="end"/>
        </w:r>
      </w:hyperlink>
    </w:p>
    <w:p w14:paraId="7AFD3797" w14:textId="72166BC7" w:rsidR="006763B9" w:rsidRDefault="006763B9">
      <w:pPr>
        <w:pStyle w:val="TOC1"/>
        <w:rPr>
          <w:rFonts w:asciiTheme="minorHAnsi" w:eastAsiaTheme="minorEastAsia" w:hAnsiTheme="minorHAnsi" w:cstheme="minorBidi"/>
          <w:b w:val="0"/>
          <w:noProof/>
          <w:sz w:val="22"/>
          <w:szCs w:val="22"/>
          <w:lang w:val="fr-CA" w:eastAsia="fr-CA"/>
        </w:rPr>
      </w:pPr>
      <w:hyperlink w:anchor="_Toc43372894" w:history="1">
        <w:r w:rsidRPr="004A453C">
          <w:rPr>
            <w:rStyle w:val="Hyperlink"/>
            <w:noProof/>
            <w:lang w:val="en-US"/>
          </w:rPr>
          <w:t>B148_AgeAtEnrolmentDate</w:t>
        </w:r>
        <w:r>
          <w:rPr>
            <w:noProof/>
            <w:webHidden/>
          </w:rPr>
          <w:tab/>
        </w:r>
        <w:r>
          <w:rPr>
            <w:noProof/>
            <w:webHidden/>
          </w:rPr>
          <w:fldChar w:fldCharType="begin"/>
        </w:r>
        <w:r>
          <w:rPr>
            <w:noProof/>
            <w:webHidden/>
          </w:rPr>
          <w:instrText xml:space="preserve"> PAGEREF _Toc43372894 \h </w:instrText>
        </w:r>
        <w:r>
          <w:rPr>
            <w:noProof/>
            <w:webHidden/>
          </w:rPr>
        </w:r>
        <w:r>
          <w:rPr>
            <w:noProof/>
            <w:webHidden/>
          </w:rPr>
          <w:fldChar w:fldCharType="separate"/>
        </w:r>
        <w:r>
          <w:rPr>
            <w:noProof/>
            <w:webHidden/>
          </w:rPr>
          <w:t>176</w:t>
        </w:r>
        <w:r>
          <w:rPr>
            <w:noProof/>
            <w:webHidden/>
          </w:rPr>
          <w:fldChar w:fldCharType="end"/>
        </w:r>
      </w:hyperlink>
    </w:p>
    <w:p w14:paraId="5F4A8B7F" w14:textId="2FC867C0" w:rsidR="006763B9" w:rsidRDefault="006763B9">
      <w:pPr>
        <w:pStyle w:val="TOC1"/>
        <w:rPr>
          <w:rFonts w:asciiTheme="minorHAnsi" w:eastAsiaTheme="minorEastAsia" w:hAnsiTheme="minorHAnsi" w:cstheme="minorBidi"/>
          <w:b w:val="0"/>
          <w:noProof/>
          <w:sz w:val="22"/>
          <w:szCs w:val="22"/>
          <w:lang w:val="fr-CA" w:eastAsia="fr-CA"/>
        </w:rPr>
      </w:pPr>
      <w:hyperlink w:anchor="_Toc43372895" w:history="1">
        <w:r w:rsidRPr="004A453C">
          <w:rPr>
            <w:rStyle w:val="Hyperlink"/>
            <w:noProof/>
            <w:lang w:val="en-US"/>
          </w:rPr>
          <w:t>B149a_EnrolmentIsBackDatedToAPriorYear</w:t>
        </w:r>
        <w:r>
          <w:rPr>
            <w:noProof/>
            <w:webHidden/>
          </w:rPr>
          <w:tab/>
        </w:r>
        <w:r>
          <w:rPr>
            <w:noProof/>
            <w:webHidden/>
          </w:rPr>
          <w:fldChar w:fldCharType="begin"/>
        </w:r>
        <w:r>
          <w:rPr>
            <w:noProof/>
            <w:webHidden/>
          </w:rPr>
          <w:instrText xml:space="preserve"> PAGEREF _Toc43372895 \h </w:instrText>
        </w:r>
        <w:r>
          <w:rPr>
            <w:noProof/>
            <w:webHidden/>
          </w:rPr>
        </w:r>
        <w:r>
          <w:rPr>
            <w:noProof/>
            <w:webHidden/>
          </w:rPr>
          <w:fldChar w:fldCharType="separate"/>
        </w:r>
        <w:r>
          <w:rPr>
            <w:noProof/>
            <w:webHidden/>
          </w:rPr>
          <w:t>178</w:t>
        </w:r>
        <w:r>
          <w:rPr>
            <w:noProof/>
            <w:webHidden/>
          </w:rPr>
          <w:fldChar w:fldCharType="end"/>
        </w:r>
      </w:hyperlink>
    </w:p>
    <w:p w14:paraId="49D679DA" w14:textId="47210AC0" w:rsidR="006763B9" w:rsidRDefault="006763B9">
      <w:pPr>
        <w:pStyle w:val="TOC1"/>
        <w:rPr>
          <w:rFonts w:asciiTheme="minorHAnsi" w:eastAsiaTheme="minorEastAsia" w:hAnsiTheme="minorHAnsi" w:cstheme="minorBidi"/>
          <w:b w:val="0"/>
          <w:noProof/>
          <w:sz w:val="22"/>
          <w:szCs w:val="22"/>
          <w:lang w:val="fr-CA" w:eastAsia="fr-CA"/>
        </w:rPr>
      </w:pPr>
      <w:hyperlink w:anchor="_Toc43372896" w:history="1">
        <w:r w:rsidRPr="004A453C">
          <w:rPr>
            <w:rStyle w:val="Hyperlink"/>
            <w:noProof/>
            <w:lang w:val="en-US"/>
          </w:rPr>
          <w:t>B149b_EnrolmentIsBackDatedToAPriorYear</w:t>
        </w:r>
        <w:r>
          <w:rPr>
            <w:noProof/>
            <w:webHidden/>
          </w:rPr>
          <w:tab/>
        </w:r>
        <w:r>
          <w:rPr>
            <w:noProof/>
            <w:webHidden/>
          </w:rPr>
          <w:fldChar w:fldCharType="begin"/>
        </w:r>
        <w:r>
          <w:rPr>
            <w:noProof/>
            <w:webHidden/>
          </w:rPr>
          <w:instrText xml:space="preserve"> PAGEREF _Toc43372896 \h </w:instrText>
        </w:r>
        <w:r>
          <w:rPr>
            <w:noProof/>
            <w:webHidden/>
          </w:rPr>
        </w:r>
        <w:r>
          <w:rPr>
            <w:noProof/>
            <w:webHidden/>
          </w:rPr>
          <w:fldChar w:fldCharType="separate"/>
        </w:r>
        <w:r>
          <w:rPr>
            <w:noProof/>
            <w:webHidden/>
          </w:rPr>
          <w:t>180</w:t>
        </w:r>
        <w:r>
          <w:rPr>
            <w:noProof/>
            <w:webHidden/>
          </w:rPr>
          <w:fldChar w:fldCharType="end"/>
        </w:r>
      </w:hyperlink>
    </w:p>
    <w:p w14:paraId="440D7D8E" w14:textId="07B8B02C" w:rsidR="006763B9" w:rsidRDefault="006763B9">
      <w:pPr>
        <w:pStyle w:val="TOC1"/>
        <w:rPr>
          <w:rFonts w:asciiTheme="minorHAnsi" w:eastAsiaTheme="minorEastAsia" w:hAnsiTheme="minorHAnsi" w:cstheme="minorBidi"/>
          <w:b w:val="0"/>
          <w:noProof/>
          <w:sz w:val="22"/>
          <w:szCs w:val="22"/>
          <w:lang w:val="fr-CA" w:eastAsia="fr-CA"/>
        </w:rPr>
      </w:pPr>
      <w:hyperlink w:anchor="_Toc43372897" w:history="1">
        <w:r w:rsidRPr="004A453C">
          <w:rPr>
            <w:rStyle w:val="Hyperlink"/>
            <w:noProof/>
            <w:lang w:val="en-US"/>
          </w:rPr>
          <w:t>B150_EnrolmentDateTolerance</w:t>
        </w:r>
        <w:r>
          <w:rPr>
            <w:noProof/>
            <w:webHidden/>
          </w:rPr>
          <w:tab/>
        </w:r>
        <w:r>
          <w:rPr>
            <w:noProof/>
            <w:webHidden/>
          </w:rPr>
          <w:fldChar w:fldCharType="begin"/>
        </w:r>
        <w:r>
          <w:rPr>
            <w:noProof/>
            <w:webHidden/>
          </w:rPr>
          <w:instrText xml:space="preserve"> PAGEREF _Toc43372897 \h </w:instrText>
        </w:r>
        <w:r>
          <w:rPr>
            <w:noProof/>
            <w:webHidden/>
          </w:rPr>
        </w:r>
        <w:r>
          <w:rPr>
            <w:noProof/>
            <w:webHidden/>
          </w:rPr>
          <w:fldChar w:fldCharType="separate"/>
        </w:r>
        <w:r>
          <w:rPr>
            <w:noProof/>
            <w:webHidden/>
          </w:rPr>
          <w:t>181</w:t>
        </w:r>
        <w:r>
          <w:rPr>
            <w:noProof/>
            <w:webHidden/>
          </w:rPr>
          <w:fldChar w:fldCharType="end"/>
        </w:r>
      </w:hyperlink>
    </w:p>
    <w:p w14:paraId="549696DD" w14:textId="51817431" w:rsidR="006763B9" w:rsidRDefault="006763B9">
      <w:pPr>
        <w:pStyle w:val="TOC1"/>
        <w:rPr>
          <w:rFonts w:asciiTheme="minorHAnsi" w:eastAsiaTheme="minorEastAsia" w:hAnsiTheme="minorHAnsi" w:cstheme="minorBidi"/>
          <w:b w:val="0"/>
          <w:noProof/>
          <w:sz w:val="22"/>
          <w:szCs w:val="22"/>
          <w:lang w:val="fr-CA" w:eastAsia="fr-CA"/>
        </w:rPr>
      </w:pPr>
      <w:hyperlink w:anchor="_Toc43372898" w:history="1">
        <w:r w:rsidRPr="004A453C">
          <w:rPr>
            <w:rStyle w:val="Hyperlink"/>
            <w:noProof/>
            <w:lang w:val="en-US"/>
          </w:rPr>
          <w:t>B151_EnrolmentDatePaymentInstruction</w:t>
        </w:r>
        <w:r>
          <w:rPr>
            <w:noProof/>
            <w:webHidden/>
          </w:rPr>
          <w:tab/>
        </w:r>
        <w:r>
          <w:rPr>
            <w:noProof/>
            <w:webHidden/>
          </w:rPr>
          <w:fldChar w:fldCharType="begin"/>
        </w:r>
        <w:r>
          <w:rPr>
            <w:noProof/>
            <w:webHidden/>
          </w:rPr>
          <w:instrText xml:space="preserve"> PAGEREF _Toc43372898 \h </w:instrText>
        </w:r>
        <w:r>
          <w:rPr>
            <w:noProof/>
            <w:webHidden/>
          </w:rPr>
        </w:r>
        <w:r>
          <w:rPr>
            <w:noProof/>
            <w:webHidden/>
          </w:rPr>
          <w:fldChar w:fldCharType="separate"/>
        </w:r>
        <w:r>
          <w:rPr>
            <w:noProof/>
            <w:webHidden/>
          </w:rPr>
          <w:t>183</w:t>
        </w:r>
        <w:r>
          <w:rPr>
            <w:noProof/>
            <w:webHidden/>
          </w:rPr>
          <w:fldChar w:fldCharType="end"/>
        </w:r>
      </w:hyperlink>
    </w:p>
    <w:p w14:paraId="302673CD" w14:textId="7A505721" w:rsidR="006763B9" w:rsidRDefault="006763B9">
      <w:pPr>
        <w:pStyle w:val="TOC1"/>
        <w:rPr>
          <w:rFonts w:asciiTheme="minorHAnsi" w:eastAsiaTheme="minorEastAsia" w:hAnsiTheme="minorHAnsi" w:cstheme="minorBidi"/>
          <w:b w:val="0"/>
          <w:noProof/>
          <w:sz w:val="22"/>
          <w:szCs w:val="22"/>
          <w:lang w:val="fr-CA" w:eastAsia="fr-CA"/>
        </w:rPr>
      </w:pPr>
      <w:hyperlink w:anchor="_Toc43372899" w:history="1">
        <w:r w:rsidRPr="004A453C">
          <w:rPr>
            <w:rStyle w:val="Hyperlink"/>
            <w:noProof/>
            <w:lang w:val="en-US"/>
          </w:rPr>
          <w:t>B152_MemberAlreadyEnrolledWithAnotherHOOPPEmployer (Removed)</w:t>
        </w:r>
        <w:r>
          <w:rPr>
            <w:noProof/>
            <w:webHidden/>
          </w:rPr>
          <w:tab/>
        </w:r>
        <w:r>
          <w:rPr>
            <w:noProof/>
            <w:webHidden/>
          </w:rPr>
          <w:fldChar w:fldCharType="begin"/>
        </w:r>
        <w:r>
          <w:rPr>
            <w:noProof/>
            <w:webHidden/>
          </w:rPr>
          <w:instrText xml:space="preserve"> PAGEREF _Toc43372899 \h </w:instrText>
        </w:r>
        <w:r>
          <w:rPr>
            <w:noProof/>
            <w:webHidden/>
          </w:rPr>
        </w:r>
        <w:r>
          <w:rPr>
            <w:noProof/>
            <w:webHidden/>
          </w:rPr>
          <w:fldChar w:fldCharType="separate"/>
        </w:r>
        <w:r>
          <w:rPr>
            <w:noProof/>
            <w:webHidden/>
          </w:rPr>
          <w:t>185</w:t>
        </w:r>
        <w:r>
          <w:rPr>
            <w:noProof/>
            <w:webHidden/>
          </w:rPr>
          <w:fldChar w:fldCharType="end"/>
        </w:r>
      </w:hyperlink>
    </w:p>
    <w:p w14:paraId="4E355F4E" w14:textId="226A9975" w:rsidR="006763B9" w:rsidRDefault="006763B9">
      <w:pPr>
        <w:pStyle w:val="TOC1"/>
        <w:rPr>
          <w:rFonts w:asciiTheme="minorHAnsi" w:eastAsiaTheme="minorEastAsia" w:hAnsiTheme="minorHAnsi" w:cstheme="minorBidi"/>
          <w:b w:val="0"/>
          <w:noProof/>
          <w:sz w:val="22"/>
          <w:szCs w:val="22"/>
          <w:lang w:val="fr-CA" w:eastAsia="fr-CA"/>
        </w:rPr>
      </w:pPr>
      <w:hyperlink w:anchor="_Toc43372900" w:history="1">
        <w:r w:rsidRPr="004A453C">
          <w:rPr>
            <w:rStyle w:val="Hyperlink"/>
            <w:rFonts w:cs="Calibri"/>
            <w:noProof/>
          </w:rPr>
          <w:t>B153_Message</w:t>
        </w:r>
        <w:r>
          <w:rPr>
            <w:noProof/>
            <w:webHidden/>
          </w:rPr>
          <w:tab/>
        </w:r>
        <w:r>
          <w:rPr>
            <w:noProof/>
            <w:webHidden/>
          </w:rPr>
          <w:fldChar w:fldCharType="begin"/>
        </w:r>
        <w:r>
          <w:rPr>
            <w:noProof/>
            <w:webHidden/>
          </w:rPr>
          <w:instrText xml:space="preserve"> PAGEREF _Toc43372900 \h </w:instrText>
        </w:r>
        <w:r>
          <w:rPr>
            <w:noProof/>
            <w:webHidden/>
          </w:rPr>
        </w:r>
        <w:r>
          <w:rPr>
            <w:noProof/>
            <w:webHidden/>
          </w:rPr>
          <w:fldChar w:fldCharType="separate"/>
        </w:r>
        <w:r>
          <w:rPr>
            <w:noProof/>
            <w:webHidden/>
          </w:rPr>
          <w:t>186</w:t>
        </w:r>
        <w:r>
          <w:rPr>
            <w:noProof/>
            <w:webHidden/>
          </w:rPr>
          <w:fldChar w:fldCharType="end"/>
        </w:r>
      </w:hyperlink>
    </w:p>
    <w:p w14:paraId="70961963" w14:textId="7BCA6C2A" w:rsidR="006763B9" w:rsidRDefault="006763B9">
      <w:pPr>
        <w:pStyle w:val="TOC1"/>
        <w:rPr>
          <w:rFonts w:asciiTheme="minorHAnsi" w:eastAsiaTheme="minorEastAsia" w:hAnsiTheme="minorHAnsi" w:cstheme="minorBidi"/>
          <w:b w:val="0"/>
          <w:noProof/>
          <w:sz w:val="22"/>
          <w:szCs w:val="22"/>
          <w:lang w:val="fr-CA" w:eastAsia="fr-CA"/>
        </w:rPr>
      </w:pPr>
      <w:hyperlink w:anchor="_Toc43372901" w:history="1">
        <w:r w:rsidRPr="004A453C">
          <w:rPr>
            <w:rStyle w:val="Hyperlink"/>
            <w:noProof/>
            <w:lang w:val="en-US"/>
          </w:rPr>
          <w:t>B154_WaivedContributionsForSameEmployerPTMember</w:t>
        </w:r>
        <w:r>
          <w:rPr>
            <w:noProof/>
            <w:webHidden/>
          </w:rPr>
          <w:tab/>
        </w:r>
        <w:r>
          <w:rPr>
            <w:noProof/>
            <w:webHidden/>
          </w:rPr>
          <w:fldChar w:fldCharType="begin"/>
        </w:r>
        <w:r>
          <w:rPr>
            <w:noProof/>
            <w:webHidden/>
          </w:rPr>
          <w:instrText xml:space="preserve"> PAGEREF _Toc43372901 \h </w:instrText>
        </w:r>
        <w:r>
          <w:rPr>
            <w:noProof/>
            <w:webHidden/>
          </w:rPr>
        </w:r>
        <w:r>
          <w:rPr>
            <w:noProof/>
            <w:webHidden/>
          </w:rPr>
          <w:fldChar w:fldCharType="separate"/>
        </w:r>
        <w:r>
          <w:rPr>
            <w:noProof/>
            <w:webHidden/>
          </w:rPr>
          <w:t>189</w:t>
        </w:r>
        <w:r>
          <w:rPr>
            <w:noProof/>
            <w:webHidden/>
          </w:rPr>
          <w:fldChar w:fldCharType="end"/>
        </w:r>
      </w:hyperlink>
    </w:p>
    <w:p w14:paraId="4958D3F0" w14:textId="16E5E406" w:rsidR="006763B9" w:rsidRDefault="006763B9">
      <w:pPr>
        <w:pStyle w:val="TOC1"/>
        <w:rPr>
          <w:rFonts w:asciiTheme="minorHAnsi" w:eastAsiaTheme="minorEastAsia" w:hAnsiTheme="minorHAnsi" w:cstheme="minorBidi"/>
          <w:b w:val="0"/>
          <w:noProof/>
          <w:sz w:val="22"/>
          <w:szCs w:val="22"/>
          <w:lang w:val="fr-CA" w:eastAsia="fr-CA"/>
        </w:rPr>
      </w:pPr>
      <w:hyperlink w:anchor="_Toc43372902" w:history="1">
        <w:r w:rsidRPr="004A453C">
          <w:rPr>
            <w:rStyle w:val="Hyperlink"/>
            <w:noProof/>
            <w:lang w:val="en-US"/>
          </w:rPr>
          <w:t>B155a_WaivedContributionsForAnyEmployerPTMember (Removed)</w:t>
        </w:r>
        <w:r>
          <w:rPr>
            <w:noProof/>
            <w:webHidden/>
          </w:rPr>
          <w:tab/>
        </w:r>
        <w:r>
          <w:rPr>
            <w:noProof/>
            <w:webHidden/>
          </w:rPr>
          <w:fldChar w:fldCharType="begin"/>
        </w:r>
        <w:r>
          <w:rPr>
            <w:noProof/>
            <w:webHidden/>
          </w:rPr>
          <w:instrText xml:space="preserve"> PAGEREF _Toc43372902 \h </w:instrText>
        </w:r>
        <w:r>
          <w:rPr>
            <w:noProof/>
            <w:webHidden/>
          </w:rPr>
        </w:r>
        <w:r>
          <w:rPr>
            <w:noProof/>
            <w:webHidden/>
          </w:rPr>
          <w:fldChar w:fldCharType="separate"/>
        </w:r>
        <w:r>
          <w:rPr>
            <w:noProof/>
            <w:webHidden/>
          </w:rPr>
          <w:t>192</w:t>
        </w:r>
        <w:r>
          <w:rPr>
            <w:noProof/>
            <w:webHidden/>
          </w:rPr>
          <w:fldChar w:fldCharType="end"/>
        </w:r>
      </w:hyperlink>
    </w:p>
    <w:p w14:paraId="6FC78A75" w14:textId="2E30EC38" w:rsidR="006763B9" w:rsidRDefault="006763B9">
      <w:pPr>
        <w:pStyle w:val="TOC1"/>
        <w:rPr>
          <w:rFonts w:asciiTheme="minorHAnsi" w:eastAsiaTheme="minorEastAsia" w:hAnsiTheme="minorHAnsi" w:cstheme="minorBidi"/>
          <w:b w:val="0"/>
          <w:noProof/>
          <w:sz w:val="22"/>
          <w:szCs w:val="22"/>
          <w:lang w:val="fr-CA" w:eastAsia="fr-CA"/>
        </w:rPr>
      </w:pPr>
      <w:hyperlink w:anchor="_Toc43372903" w:history="1">
        <w:r w:rsidRPr="004A453C">
          <w:rPr>
            <w:rStyle w:val="Hyperlink"/>
            <w:noProof/>
            <w:lang w:val="en-US"/>
          </w:rPr>
          <w:t>B155_WaivedContributionsForActiveFullTimeMember</w:t>
        </w:r>
        <w:r>
          <w:rPr>
            <w:noProof/>
            <w:webHidden/>
          </w:rPr>
          <w:tab/>
        </w:r>
        <w:r>
          <w:rPr>
            <w:noProof/>
            <w:webHidden/>
          </w:rPr>
          <w:fldChar w:fldCharType="begin"/>
        </w:r>
        <w:r>
          <w:rPr>
            <w:noProof/>
            <w:webHidden/>
          </w:rPr>
          <w:instrText xml:space="preserve"> PAGEREF _Toc43372903 \h </w:instrText>
        </w:r>
        <w:r>
          <w:rPr>
            <w:noProof/>
            <w:webHidden/>
          </w:rPr>
        </w:r>
        <w:r>
          <w:rPr>
            <w:noProof/>
            <w:webHidden/>
          </w:rPr>
          <w:fldChar w:fldCharType="separate"/>
        </w:r>
        <w:r>
          <w:rPr>
            <w:noProof/>
            <w:webHidden/>
          </w:rPr>
          <w:t>195</w:t>
        </w:r>
        <w:r>
          <w:rPr>
            <w:noProof/>
            <w:webHidden/>
          </w:rPr>
          <w:fldChar w:fldCharType="end"/>
        </w:r>
      </w:hyperlink>
    </w:p>
    <w:p w14:paraId="55179666" w14:textId="1094F8F5" w:rsidR="006763B9" w:rsidRDefault="006763B9">
      <w:pPr>
        <w:pStyle w:val="TOC1"/>
        <w:rPr>
          <w:rFonts w:asciiTheme="minorHAnsi" w:eastAsiaTheme="minorEastAsia" w:hAnsiTheme="minorHAnsi" w:cstheme="minorBidi"/>
          <w:b w:val="0"/>
          <w:noProof/>
          <w:sz w:val="22"/>
          <w:szCs w:val="22"/>
          <w:lang w:val="fr-CA" w:eastAsia="fr-CA"/>
        </w:rPr>
      </w:pPr>
      <w:hyperlink w:anchor="_Toc43372904" w:history="1">
        <w:r w:rsidRPr="004A453C">
          <w:rPr>
            <w:rStyle w:val="Hyperlink"/>
            <w:noProof/>
            <w:lang w:val="en-US"/>
          </w:rPr>
          <w:t>B157_NewSIN</w:t>
        </w:r>
        <w:r>
          <w:rPr>
            <w:noProof/>
            <w:webHidden/>
          </w:rPr>
          <w:tab/>
        </w:r>
        <w:r>
          <w:rPr>
            <w:noProof/>
            <w:webHidden/>
          </w:rPr>
          <w:fldChar w:fldCharType="begin"/>
        </w:r>
        <w:r>
          <w:rPr>
            <w:noProof/>
            <w:webHidden/>
          </w:rPr>
          <w:instrText xml:space="preserve"> PAGEREF _Toc43372904 \h </w:instrText>
        </w:r>
        <w:r>
          <w:rPr>
            <w:noProof/>
            <w:webHidden/>
          </w:rPr>
        </w:r>
        <w:r>
          <w:rPr>
            <w:noProof/>
            <w:webHidden/>
          </w:rPr>
          <w:fldChar w:fldCharType="separate"/>
        </w:r>
        <w:r>
          <w:rPr>
            <w:noProof/>
            <w:webHidden/>
          </w:rPr>
          <w:t>197</w:t>
        </w:r>
        <w:r>
          <w:rPr>
            <w:noProof/>
            <w:webHidden/>
          </w:rPr>
          <w:fldChar w:fldCharType="end"/>
        </w:r>
      </w:hyperlink>
    </w:p>
    <w:p w14:paraId="04F1B67A" w14:textId="42325E54" w:rsidR="006763B9" w:rsidRDefault="006763B9">
      <w:pPr>
        <w:pStyle w:val="TOC1"/>
        <w:rPr>
          <w:rFonts w:asciiTheme="minorHAnsi" w:eastAsiaTheme="minorEastAsia" w:hAnsiTheme="minorHAnsi" w:cstheme="minorBidi"/>
          <w:b w:val="0"/>
          <w:noProof/>
          <w:sz w:val="22"/>
          <w:szCs w:val="22"/>
          <w:lang w:val="fr-CA" w:eastAsia="fr-CA"/>
        </w:rPr>
      </w:pPr>
      <w:hyperlink w:anchor="_Toc43372905" w:history="1">
        <w:r w:rsidRPr="004A453C">
          <w:rPr>
            <w:rStyle w:val="Hyperlink"/>
            <w:noProof/>
            <w:lang w:val="en-US"/>
          </w:rPr>
          <w:t>B158_EmploymentStatusEffectiveDateTolerance</w:t>
        </w:r>
        <w:r>
          <w:rPr>
            <w:noProof/>
            <w:webHidden/>
          </w:rPr>
          <w:tab/>
        </w:r>
        <w:r>
          <w:rPr>
            <w:noProof/>
            <w:webHidden/>
          </w:rPr>
          <w:fldChar w:fldCharType="begin"/>
        </w:r>
        <w:r>
          <w:rPr>
            <w:noProof/>
            <w:webHidden/>
          </w:rPr>
          <w:instrText xml:space="preserve"> PAGEREF _Toc43372905 \h </w:instrText>
        </w:r>
        <w:r>
          <w:rPr>
            <w:noProof/>
            <w:webHidden/>
          </w:rPr>
        </w:r>
        <w:r>
          <w:rPr>
            <w:noProof/>
            <w:webHidden/>
          </w:rPr>
          <w:fldChar w:fldCharType="separate"/>
        </w:r>
        <w:r>
          <w:rPr>
            <w:noProof/>
            <w:webHidden/>
          </w:rPr>
          <w:t>198</w:t>
        </w:r>
        <w:r>
          <w:rPr>
            <w:noProof/>
            <w:webHidden/>
          </w:rPr>
          <w:fldChar w:fldCharType="end"/>
        </w:r>
      </w:hyperlink>
    </w:p>
    <w:p w14:paraId="47F21D9E" w14:textId="6AA9DD96" w:rsidR="006763B9" w:rsidRDefault="006763B9">
      <w:pPr>
        <w:pStyle w:val="TOC1"/>
        <w:rPr>
          <w:rFonts w:asciiTheme="minorHAnsi" w:eastAsiaTheme="minorEastAsia" w:hAnsiTheme="minorHAnsi" w:cstheme="minorBidi"/>
          <w:b w:val="0"/>
          <w:noProof/>
          <w:sz w:val="22"/>
          <w:szCs w:val="22"/>
          <w:lang w:val="fr-CA" w:eastAsia="fr-CA"/>
        </w:rPr>
      </w:pPr>
      <w:hyperlink w:anchor="_Toc43372906" w:history="1">
        <w:r w:rsidRPr="004A453C">
          <w:rPr>
            <w:rStyle w:val="Hyperlink"/>
            <w:noProof/>
            <w:lang w:val="en-US"/>
          </w:rPr>
          <w:t>B159_ContributoryStatusEffectiveDateTolerance</w:t>
        </w:r>
        <w:r>
          <w:rPr>
            <w:noProof/>
            <w:webHidden/>
          </w:rPr>
          <w:tab/>
        </w:r>
        <w:r>
          <w:rPr>
            <w:noProof/>
            <w:webHidden/>
          </w:rPr>
          <w:fldChar w:fldCharType="begin"/>
        </w:r>
        <w:r>
          <w:rPr>
            <w:noProof/>
            <w:webHidden/>
          </w:rPr>
          <w:instrText xml:space="preserve"> PAGEREF _Toc43372906 \h </w:instrText>
        </w:r>
        <w:r>
          <w:rPr>
            <w:noProof/>
            <w:webHidden/>
          </w:rPr>
        </w:r>
        <w:r>
          <w:rPr>
            <w:noProof/>
            <w:webHidden/>
          </w:rPr>
          <w:fldChar w:fldCharType="separate"/>
        </w:r>
        <w:r>
          <w:rPr>
            <w:noProof/>
            <w:webHidden/>
          </w:rPr>
          <w:t>199</w:t>
        </w:r>
        <w:r>
          <w:rPr>
            <w:noProof/>
            <w:webHidden/>
          </w:rPr>
          <w:fldChar w:fldCharType="end"/>
        </w:r>
      </w:hyperlink>
    </w:p>
    <w:p w14:paraId="2E671230" w14:textId="7B2CE85E" w:rsidR="006763B9" w:rsidRDefault="006763B9">
      <w:pPr>
        <w:pStyle w:val="TOC1"/>
        <w:rPr>
          <w:rFonts w:asciiTheme="minorHAnsi" w:eastAsiaTheme="minorEastAsia" w:hAnsiTheme="minorHAnsi" w:cstheme="minorBidi"/>
          <w:b w:val="0"/>
          <w:noProof/>
          <w:sz w:val="22"/>
          <w:szCs w:val="22"/>
          <w:lang w:val="fr-CA" w:eastAsia="fr-CA"/>
        </w:rPr>
      </w:pPr>
      <w:hyperlink w:anchor="_Toc43372907" w:history="1">
        <w:r w:rsidRPr="004A453C">
          <w:rPr>
            <w:rStyle w:val="Hyperlink"/>
            <w:noProof/>
            <w:lang w:val="en-US"/>
          </w:rPr>
          <w:t>B161_ValidPostalCodeProvided (Removed)</w:t>
        </w:r>
        <w:r>
          <w:rPr>
            <w:noProof/>
            <w:webHidden/>
          </w:rPr>
          <w:tab/>
        </w:r>
        <w:r>
          <w:rPr>
            <w:noProof/>
            <w:webHidden/>
          </w:rPr>
          <w:fldChar w:fldCharType="begin"/>
        </w:r>
        <w:r>
          <w:rPr>
            <w:noProof/>
            <w:webHidden/>
          </w:rPr>
          <w:instrText xml:space="preserve"> PAGEREF _Toc43372907 \h </w:instrText>
        </w:r>
        <w:r>
          <w:rPr>
            <w:noProof/>
            <w:webHidden/>
          </w:rPr>
        </w:r>
        <w:r>
          <w:rPr>
            <w:noProof/>
            <w:webHidden/>
          </w:rPr>
          <w:fldChar w:fldCharType="separate"/>
        </w:r>
        <w:r>
          <w:rPr>
            <w:noProof/>
            <w:webHidden/>
          </w:rPr>
          <w:t>200</w:t>
        </w:r>
        <w:r>
          <w:rPr>
            <w:noProof/>
            <w:webHidden/>
          </w:rPr>
          <w:fldChar w:fldCharType="end"/>
        </w:r>
      </w:hyperlink>
    </w:p>
    <w:p w14:paraId="43318278" w14:textId="3EF0D860" w:rsidR="006763B9" w:rsidRDefault="006763B9">
      <w:pPr>
        <w:pStyle w:val="TOC1"/>
        <w:rPr>
          <w:rFonts w:asciiTheme="minorHAnsi" w:eastAsiaTheme="minorEastAsia" w:hAnsiTheme="minorHAnsi" w:cstheme="minorBidi"/>
          <w:b w:val="0"/>
          <w:noProof/>
          <w:sz w:val="22"/>
          <w:szCs w:val="22"/>
          <w:lang w:val="fr-CA" w:eastAsia="fr-CA"/>
        </w:rPr>
      </w:pPr>
      <w:hyperlink w:anchor="_Toc43372908" w:history="1">
        <w:r w:rsidRPr="004A453C">
          <w:rPr>
            <w:rStyle w:val="Hyperlink"/>
            <w:noProof/>
            <w:lang w:val="en-US"/>
          </w:rPr>
          <w:t>B162_</w:t>
        </w:r>
        <w:r w:rsidRPr="004A453C">
          <w:rPr>
            <w:rStyle w:val="Hyperlink"/>
            <w:noProof/>
          </w:rPr>
          <w:t xml:space="preserve"> </w:t>
        </w:r>
        <w:r w:rsidRPr="004A453C">
          <w:rPr>
            <w:rStyle w:val="Hyperlink"/>
            <w:noProof/>
            <w:lang w:val="en-US"/>
          </w:rPr>
          <w:t>Province/StateProvided</w:t>
        </w:r>
        <w:r>
          <w:rPr>
            <w:noProof/>
            <w:webHidden/>
          </w:rPr>
          <w:tab/>
        </w:r>
        <w:r>
          <w:rPr>
            <w:noProof/>
            <w:webHidden/>
          </w:rPr>
          <w:fldChar w:fldCharType="begin"/>
        </w:r>
        <w:r>
          <w:rPr>
            <w:noProof/>
            <w:webHidden/>
          </w:rPr>
          <w:instrText xml:space="preserve"> PAGEREF _Toc43372908 \h </w:instrText>
        </w:r>
        <w:r>
          <w:rPr>
            <w:noProof/>
            <w:webHidden/>
          </w:rPr>
        </w:r>
        <w:r>
          <w:rPr>
            <w:noProof/>
            <w:webHidden/>
          </w:rPr>
          <w:fldChar w:fldCharType="separate"/>
        </w:r>
        <w:r>
          <w:rPr>
            <w:noProof/>
            <w:webHidden/>
          </w:rPr>
          <w:t>202</w:t>
        </w:r>
        <w:r>
          <w:rPr>
            <w:noProof/>
            <w:webHidden/>
          </w:rPr>
          <w:fldChar w:fldCharType="end"/>
        </w:r>
      </w:hyperlink>
    </w:p>
    <w:p w14:paraId="5D6716ED" w14:textId="1E1303B1" w:rsidR="006763B9" w:rsidRDefault="006763B9">
      <w:pPr>
        <w:pStyle w:val="TOC1"/>
        <w:rPr>
          <w:rFonts w:asciiTheme="minorHAnsi" w:eastAsiaTheme="minorEastAsia" w:hAnsiTheme="minorHAnsi" w:cstheme="minorBidi"/>
          <w:b w:val="0"/>
          <w:noProof/>
          <w:sz w:val="22"/>
          <w:szCs w:val="22"/>
          <w:lang w:val="fr-CA" w:eastAsia="fr-CA"/>
        </w:rPr>
      </w:pPr>
      <w:hyperlink w:anchor="_Toc43372909" w:history="1">
        <w:r w:rsidRPr="004A453C">
          <w:rPr>
            <w:rStyle w:val="Hyperlink"/>
            <w:noProof/>
            <w:lang w:val="en-US"/>
          </w:rPr>
          <w:t>B163_</w:t>
        </w:r>
        <w:r w:rsidRPr="004A453C">
          <w:rPr>
            <w:rStyle w:val="Hyperlink"/>
            <w:noProof/>
          </w:rPr>
          <w:t xml:space="preserve"> </w:t>
        </w:r>
        <w:r w:rsidRPr="004A453C">
          <w:rPr>
            <w:rStyle w:val="Hyperlink"/>
            <w:noProof/>
            <w:lang w:val="en-US"/>
          </w:rPr>
          <w:t>Province/StateProvided (Removed)</w:t>
        </w:r>
        <w:r>
          <w:rPr>
            <w:noProof/>
            <w:webHidden/>
          </w:rPr>
          <w:tab/>
        </w:r>
        <w:r>
          <w:rPr>
            <w:noProof/>
            <w:webHidden/>
          </w:rPr>
          <w:fldChar w:fldCharType="begin"/>
        </w:r>
        <w:r>
          <w:rPr>
            <w:noProof/>
            <w:webHidden/>
          </w:rPr>
          <w:instrText xml:space="preserve"> PAGEREF _Toc43372909 \h </w:instrText>
        </w:r>
        <w:r>
          <w:rPr>
            <w:noProof/>
            <w:webHidden/>
          </w:rPr>
        </w:r>
        <w:r>
          <w:rPr>
            <w:noProof/>
            <w:webHidden/>
          </w:rPr>
          <w:fldChar w:fldCharType="separate"/>
        </w:r>
        <w:r>
          <w:rPr>
            <w:noProof/>
            <w:webHidden/>
          </w:rPr>
          <w:t>204</w:t>
        </w:r>
        <w:r>
          <w:rPr>
            <w:noProof/>
            <w:webHidden/>
          </w:rPr>
          <w:fldChar w:fldCharType="end"/>
        </w:r>
      </w:hyperlink>
    </w:p>
    <w:p w14:paraId="56E75A10" w14:textId="1777EDB3" w:rsidR="006763B9" w:rsidRDefault="006763B9">
      <w:pPr>
        <w:pStyle w:val="TOC1"/>
        <w:rPr>
          <w:rFonts w:asciiTheme="minorHAnsi" w:eastAsiaTheme="minorEastAsia" w:hAnsiTheme="minorHAnsi" w:cstheme="minorBidi"/>
          <w:b w:val="0"/>
          <w:noProof/>
          <w:sz w:val="22"/>
          <w:szCs w:val="22"/>
          <w:lang w:val="fr-CA" w:eastAsia="fr-CA"/>
        </w:rPr>
      </w:pPr>
      <w:hyperlink w:anchor="_Toc43372910" w:history="1">
        <w:r w:rsidRPr="004A453C">
          <w:rPr>
            <w:rStyle w:val="Hyperlink"/>
            <w:noProof/>
            <w:lang w:val="en-US"/>
          </w:rPr>
          <w:t>B164_</w:t>
        </w:r>
        <w:r w:rsidRPr="004A453C">
          <w:rPr>
            <w:rStyle w:val="Hyperlink"/>
            <w:noProof/>
          </w:rPr>
          <w:t xml:space="preserve"> </w:t>
        </w:r>
        <w:r w:rsidRPr="004A453C">
          <w:rPr>
            <w:rStyle w:val="Hyperlink"/>
            <w:noProof/>
            <w:lang w:val="en-US"/>
          </w:rPr>
          <w:t>CityProvided (Removed)</w:t>
        </w:r>
        <w:r>
          <w:rPr>
            <w:noProof/>
            <w:webHidden/>
          </w:rPr>
          <w:tab/>
        </w:r>
        <w:r>
          <w:rPr>
            <w:noProof/>
            <w:webHidden/>
          </w:rPr>
          <w:fldChar w:fldCharType="begin"/>
        </w:r>
        <w:r>
          <w:rPr>
            <w:noProof/>
            <w:webHidden/>
          </w:rPr>
          <w:instrText xml:space="preserve"> PAGEREF _Toc43372910 \h </w:instrText>
        </w:r>
        <w:r>
          <w:rPr>
            <w:noProof/>
            <w:webHidden/>
          </w:rPr>
        </w:r>
        <w:r>
          <w:rPr>
            <w:noProof/>
            <w:webHidden/>
          </w:rPr>
          <w:fldChar w:fldCharType="separate"/>
        </w:r>
        <w:r>
          <w:rPr>
            <w:noProof/>
            <w:webHidden/>
          </w:rPr>
          <w:t>206</w:t>
        </w:r>
        <w:r>
          <w:rPr>
            <w:noProof/>
            <w:webHidden/>
          </w:rPr>
          <w:fldChar w:fldCharType="end"/>
        </w:r>
      </w:hyperlink>
    </w:p>
    <w:p w14:paraId="0476FB19" w14:textId="01DAC7B5" w:rsidR="006763B9" w:rsidRDefault="006763B9">
      <w:pPr>
        <w:pStyle w:val="TOC1"/>
        <w:rPr>
          <w:rFonts w:asciiTheme="minorHAnsi" w:eastAsiaTheme="minorEastAsia" w:hAnsiTheme="minorHAnsi" w:cstheme="minorBidi"/>
          <w:b w:val="0"/>
          <w:noProof/>
          <w:sz w:val="22"/>
          <w:szCs w:val="22"/>
          <w:lang w:val="fr-CA" w:eastAsia="fr-CA"/>
        </w:rPr>
      </w:pPr>
      <w:hyperlink w:anchor="_Toc43372911" w:history="1">
        <w:r w:rsidRPr="004A453C">
          <w:rPr>
            <w:rStyle w:val="Hyperlink"/>
            <w:noProof/>
            <w:lang w:val="en-US"/>
          </w:rPr>
          <w:t>B165_AddressProvided</w:t>
        </w:r>
        <w:r>
          <w:rPr>
            <w:noProof/>
            <w:webHidden/>
          </w:rPr>
          <w:tab/>
        </w:r>
        <w:r>
          <w:rPr>
            <w:noProof/>
            <w:webHidden/>
          </w:rPr>
          <w:fldChar w:fldCharType="begin"/>
        </w:r>
        <w:r>
          <w:rPr>
            <w:noProof/>
            <w:webHidden/>
          </w:rPr>
          <w:instrText xml:space="preserve"> PAGEREF _Toc43372911 \h </w:instrText>
        </w:r>
        <w:r>
          <w:rPr>
            <w:noProof/>
            <w:webHidden/>
          </w:rPr>
        </w:r>
        <w:r>
          <w:rPr>
            <w:noProof/>
            <w:webHidden/>
          </w:rPr>
          <w:fldChar w:fldCharType="separate"/>
        </w:r>
        <w:r>
          <w:rPr>
            <w:noProof/>
            <w:webHidden/>
          </w:rPr>
          <w:t>208</w:t>
        </w:r>
        <w:r>
          <w:rPr>
            <w:noProof/>
            <w:webHidden/>
          </w:rPr>
          <w:fldChar w:fldCharType="end"/>
        </w:r>
      </w:hyperlink>
    </w:p>
    <w:p w14:paraId="638B950B" w14:textId="5363DA33" w:rsidR="006763B9" w:rsidRDefault="006763B9">
      <w:pPr>
        <w:pStyle w:val="TOC1"/>
        <w:rPr>
          <w:rFonts w:asciiTheme="minorHAnsi" w:eastAsiaTheme="minorEastAsia" w:hAnsiTheme="minorHAnsi" w:cstheme="minorBidi"/>
          <w:b w:val="0"/>
          <w:noProof/>
          <w:sz w:val="22"/>
          <w:szCs w:val="22"/>
          <w:lang w:val="fr-CA" w:eastAsia="fr-CA"/>
        </w:rPr>
      </w:pPr>
      <w:hyperlink w:anchor="_Toc43372912" w:history="1">
        <w:r w:rsidRPr="004A453C">
          <w:rPr>
            <w:rStyle w:val="Hyperlink"/>
            <w:noProof/>
            <w:lang w:val="en-US"/>
          </w:rPr>
          <w:t>B166_</w:t>
        </w:r>
        <w:r w:rsidRPr="004A453C">
          <w:rPr>
            <w:rStyle w:val="Hyperlink"/>
            <w:noProof/>
          </w:rPr>
          <w:t xml:space="preserve"> </w:t>
        </w:r>
        <w:r w:rsidRPr="004A453C">
          <w:rPr>
            <w:rStyle w:val="Hyperlink"/>
            <w:noProof/>
            <w:lang w:val="en-US"/>
          </w:rPr>
          <w:t>EmailAddressProvided</w:t>
        </w:r>
        <w:r>
          <w:rPr>
            <w:noProof/>
            <w:webHidden/>
          </w:rPr>
          <w:tab/>
        </w:r>
        <w:r>
          <w:rPr>
            <w:noProof/>
            <w:webHidden/>
          </w:rPr>
          <w:fldChar w:fldCharType="begin"/>
        </w:r>
        <w:r>
          <w:rPr>
            <w:noProof/>
            <w:webHidden/>
          </w:rPr>
          <w:instrText xml:space="preserve"> PAGEREF _Toc43372912 \h </w:instrText>
        </w:r>
        <w:r>
          <w:rPr>
            <w:noProof/>
            <w:webHidden/>
          </w:rPr>
        </w:r>
        <w:r>
          <w:rPr>
            <w:noProof/>
            <w:webHidden/>
          </w:rPr>
          <w:fldChar w:fldCharType="separate"/>
        </w:r>
        <w:r>
          <w:rPr>
            <w:noProof/>
            <w:webHidden/>
          </w:rPr>
          <w:t>212</w:t>
        </w:r>
        <w:r>
          <w:rPr>
            <w:noProof/>
            <w:webHidden/>
          </w:rPr>
          <w:fldChar w:fldCharType="end"/>
        </w:r>
      </w:hyperlink>
    </w:p>
    <w:p w14:paraId="7CE1B237" w14:textId="5E5FE995" w:rsidR="006763B9" w:rsidRDefault="006763B9">
      <w:pPr>
        <w:pStyle w:val="TOC1"/>
        <w:rPr>
          <w:rFonts w:asciiTheme="minorHAnsi" w:eastAsiaTheme="minorEastAsia" w:hAnsiTheme="minorHAnsi" w:cstheme="minorBidi"/>
          <w:b w:val="0"/>
          <w:noProof/>
          <w:sz w:val="22"/>
          <w:szCs w:val="22"/>
          <w:lang w:val="fr-CA" w:eastAsia="fr-CA"/>
        </w:rPr>
      </w:pPr>
      <w:hyperlink w:anchor="_Toc43372913" w:history="1">
        <w:r w:rsidRPr="004A453C">
          <w:rPr>
            <w:rStyle w:val="Hyperlink"/>
            <w:noProof/>
            <w:lang w:val="en-US"/>
          </w:rPr>
          <w:t>B167_ DuplicatedEmailAddressProvided</w:t>
        </w:r>
        <w:r>
          <w:rPr>
            <w:noProof/>
            <w:webHidden/>
          </w:rPr>
          <w:tab/>
        </w:r>
        <w:r>
          <w:rPr>
            <w:noProof/>
            <w:webHidden/>
          </w:rPr>
          <w:fldChar w:fldCharType="begin"/>
        </w:r>
        <w:r>
          <w:rPr>
            <w:noProof/>
            <w:webHidden/>
          </w:rPr>
          <w:instrText xml:space="preserve"> PAGEREF _Toc43372913 \h </w:instrText>
        </w:r>
        <w:r>
          <w:rPr>
            <w:noProof/>
            <w:webHidden/>
          </w:rPr>
        </w:r>
        <w:r>
          <w:rPr>
            <w:noProof/>
            <w:webHidden/>
          </w:rPr>
          <w:fldChar w:fldCharType="separate"/>
        </w:r>
        <w:r>
          <w:rPr>
            <w:noProof/>
            <w:webHidden/>
          </w:rPr>
          <w:t>214</w:t>
        </w:r>
        <w:r>
          <w:rPr>
            <w:noProof/>
            <w:webHidden/>
          </w:rPr>
          <w:fldChar w:fldCharType="end"/>
        </w:r>
      </w:hyperlink>
    </w:p>
    <w:p w14:paraId="797EE568" w14:textId="39A96BDF" w:rsidR="006763B9" w:rsidRDefault="006763B9">
      <w:pPr>
        <w:pStyle w:val="TOC1"/>
        <w:rPr>
          <w:rFonts w:asciiTheme="minorHAnsi" w:eastAsiaTheme="minorEastAsia" w:hAnsiTheme="minorHAnsi" w:cstheme="minorBidi"/>
          <w:b w:val="0"/>
          <w:noProof/>
          <w:sz w:val="22"/>
          <w:szCs w:val="22"/>
          <w:lang w:val="fr-CA" w:eastAsia="fr-CA"/>
        </w:rPr>
      </w:pPr>
      <w:hyperlink w:anchor="_Toc43372914" w:history="1">
        <w:r w:rsidRPr="004A453C">
          <w:rPr>
            <w:rStyle w:val="Hyperlink"/>
            <w:rFonts w:cs="Calibri"/>
            <w:noProof/>
          </w:rPr>
          <w:t>B170_Message</w:t>
        </w:r>
        <w:r>
          <w:rPr>
            <w:noProof/>
            <w:webHidden/>
          </w:rPr>
          <w:tab/>
        </w:r>
        <w:r>
          <w:rPr>
            <w:noProof/>
            <w:webHidden/>
          </w:rPr>
          <w:fldChar w:fldCharType="begin"/>
        </w:r>
        <w:r>
          <w:rPr>
            <w:noProof/>
            <w:webHidden/>
          </w:rPr>
          <w:instrText xml:space="preserve"> PAGEREF _Toc43372914 \h </w:instrText>
        </w:r>
        <w:r>
          <w:rPr>
            <w:noProof/>
            <w:webHidden/>
          </w:rPr>
        </w:r>
        <w:r>
          <w:rPr>
            <w:noProof/>
            <w:webHidden/>
          </w:rPr>
          <w:fldChar w:fldCharType="separate"/>
        </w:r>
        <w:r>
          <w:rPr>
            <w:noProof/>
            <w:webHidden/>
          </w:rPr>
          <w:t>216</w:t>
        </w:r>
        <w:r>
          <w:rPr>
            <w:noProof/>
            <w:webHidden/>
          </w:rPr>
          <w:fldChar w:fldCharType="end"/>
        </w:r>
      </w:hyperlink>
    </w:p>
    <w:p w14:paraId="1433C9AF" w14:textId="2711D802" w:rsidR="006763B9" w:rsidRDefault="006763B9">
      <w:pPr>
        <w:pStyle w:val="TOC1"/>
        <w:rPr>
          <w:rFonts w:asciiTheme="minorHAnsi" w:eastAsiaTheme="minorEastAsia" w:hAnsiTheme="minorHAnsi" w:cstheme="minorBidi"/>
          <w:b w:val="0"/>
          <w:noProof/>
          <w:sz w:val="22"/>
          <w:szCs w:val="22"/>
          <w:lang w:val="fr-CA" w:eastAsia="fr-CA"/>
        </w:rPr>
      </w:pPr>
      <w:hyperlink w:anchor="_Toc43372915" w:history="1">
        <w:r w:rsidRPr="004A453C">
          <w:rPr>
            <w:rStyle w:val="Hyperlink"/>
            <w:noProof/>
            <w:lang w:val="en-US"/>
          </w:rPr>
          <w:t>B173_ AmendedPAChangeTolerance (Removed)</w:t>
        </w:r>
        <w:r>
          <w:rPr>
            <w:noProof/>
            <w:webHidden/>
          </w:rPr>
          <w:tab/>
        </w:r>
        <w:r>
          <w:rPr>
            <w:noProof/>
            <w:webHidden/>
          </w:rPr>
          <w:fldChar w:fldCharType="begin"/>
        </w:r>
        <w:r>
          <w:rPr>
            <w:noProof/>
            <w:webHidden/>
          </w:rPr>
          <w:instrText xml:space="preserve"> PAGEREF _Toc43372915 \h </w:instrText>
        </w:r>
        <w:r>
          <w:rPr>
            <w:noProof/>
            <w:webHidden/>
          </w:rPr>
        </w:r>
        <w:r>
          <w:rPr>
            <w:noProof/>
            <w:webHidden/>
          </w:rPr>
          <w:fldChar w:fldCharType="separate"/>
        </w:r>
        <w:r>
          <w:rPr>
            <w:noProof/>
            <w:webHidden/>
          </w:rPr>
          <w:t>219</w:t>
        </w:r>
        <w:r>
          <w:rPr>
            <w:noProof/>
            <w:webHidden/>
          </w:rPr>
          <w:fldChar w:fldCharType="end"/>
        </w:r>
      </w:hyperlink>
    </w:p>
    <w:p w14:paraId="21CCFEA4" w14:textId="5DBB4E95" w:rsidR="006763B9" w:rsidRDefault="006763B9">
      <w:pPr>
        <w:pStyle w:val="TOC1"/>
        <w:rPr>
          <w:rFonts w:asciiTheme="minorHAnsi" w:eastAsiaTheme="minorEastAsia" w:hAnsiTheme="minorHAnsi" w:cstheme="minorBidi"/>
          <w:b w:val="0"/>
          <w:noProof/>
          <w:sz w:val="22"/>
          <w:szCs w:val="22"/>
          <w:lang w:val="fr-CA" w:eastAsia="fr-CA"/>
        </w:rPr>
      </w:pPr>
      <w:hyperlink w:anchor="_Toc43372916" w:history="1">
        <w:r w:rsidRPr="004A453C">
          <w:rPr>
            <w:rStyle w:val="Hyperlink"/>
            <w:rFonts w:cs="Calibri"/>
            <w:noProof/>
            <w:lang w:val="en-US"/>
          </w:rPr>
          <w:t>B174_</w:t>
        </w:r>
        <w:r w:rsidRPr="004A453C">
          <w:rPr>
            <w:rStyle w:val="Hyperlink"/>
            <w:rFonts w:ascii="Verdana" w:hAnsi="Verdana" w:cs="Calibri"/>
            <w:noProof/>
            <w:lang w:val="en-US"/>
          </w:rPr>
          <w:t xml:space="preserve"> </w:t>
        </w:r>
        <w:r w:rsidRPr="004A453C">
          <w:rPr>
            <w:rStyle w:val="Hyperlink"/>
            <w:rFonts w:cs="Calibri"/>
            <w:noProof/>
            <w:lang w:val="en-US"/>
          </w:rPr>
          <w:t>AmendedPAProvidedYearEndNotClosed</w:t>
        </w:r>
        <w:r>
          <w:rPr>
            <w:noProof/>
            <w:webHidden/>
          </w:rPr>
          <w:tab/>
        </w:r>
        <w:r>
          <w:rPr>
            <w:noProof/>
            <w:webHidden/>
          </w:rPr>
          <w:fldChar w:fldCharType="begin"/>
        </w:r>
        <w:r>
          <w:rPr>
            <w:noProof/>
            <w:webHidden/>
          </w:rPr>
          <w:instrText xml:space="preserve"> PAGEREF _Toc43372916 \h </w:instrText>
        </w:r>
        <w:r>
          <w:rPr>
            <w:noProof/>
            <w:webHidden/>
          </w:rPr>
        </w:r>
        <w:r>
          <w:rPr>
            <w:noProof/>
            <w:webHidden/>
          </w:rPr>
          <w:fldChar w:fldCharType="separate"/>
        </w:r>
        <w:r>
          <w:rPr>
            <w:noProof/>
            <w:webHidden/>
          </w:rPr>
          <w:t>221</w:t>
        </w:r>
        <w:r>
          <w:rPr>
            <w:noProof/>
            <w:webHidden/>
          </w:rPr>
          <w:fldChar w:fldCharType="end"/>
        </w:r>
      </w:hyperlink>
    </w:p>
    <w:p w14:paraId="505198AB" w14:textId="3803AC3B" w:rsidR="006763B9" w:rsidRDefault="006763B9">
      <w:pPr>
        <w:pStyle w:val="TOC1"/>
        <w:rPr>
          <w:rFonts w:asciiTheme="minorHAnsi" w:eastAsiaTheme="minorEastAsia" w:hAnsiTheme="minorHAnsi" w:cstheme="minorBidi"/>
          <w:b w:val="0"/>
          <w:noProof/>
          <w:sz w:val="22"/>
          <w:szCs w:val="22"/>
          <w:lang w:val="fr-CA" w:eastAsia="fr-CA"/>
        </w:rPr>
      </w:pPr>
      <w:hyperlink w:anchor="_Toc43372917" w:history="1">
        <w:r w:rsidRPr="004A453C">
          <w:rPr>
            <w:rStyle w:val="Hyperlink"/>
            <w:noProof/>
            <w:lang w:val="en-US"/>
          </w:rPr>
          <w:t>B175_AmendedPANotProvidedYearEndClosed</w:t>
        </w:r>
        <w:r>
          <w:rPr>
            <w:noProof/>
            <w:webHidden/>
          </w:rPr>
          <w:tab/>
        </w:r>
        <w:r>
          <w:rPr>
            <w:noProof/>
            <w:webHidden/>
          </w:rPr>
          <w:fldChar w:fldCharType="begin"/>
        </w:r>
        <w:r>
          <w:rPr>
            <w:noProof/>
            <w:webHidden/>
          </w:rPr>
          <w:instrText xml:space="preserve"> PAGEREF _Toc43372917 \h </w:instrText>
        </w:r>
        <w:r>
          <w:rPr>
            <w:noProof/>
            <w:webHidden/>
          </w:rPr>
        </w:r>
        <w:r>
          <w:rPr>
            <w:noProof/>
            <w:webHidden/>
          </w:rPr>
          <w:fldChar w:fldCharType="separate"/>
        </w:r>
        <w:r>
          <w:rPr>
            <w:noProof/>
            <w:webHidden/>
          </w:rPr>
          <w:t>223</w:t>
        </w:r>
        <w:r>
          <w:rPr>
            <w:noProof/>
            <w:webHidden/>
          </w:rPr>
          <w:fldChar w:fldCharType="end"/>
        </w:r>
      </w:hyperlink>
    </w:p>
    <w:p w14:paraId="655AAFB6" w14:textId="313C1457" w:rsidR="006763B9" w:rsidRDefault="006763B9">
      <w:pPr>
        <w:pStyle w:val="TOC1"/>
        <w:rPr>
          <w:rFonts w:asciiTheme="minorHAnsi" w:eastAsiaTheme="minorEastAsia" w:hAnsiTheme="minorHAnsi" w:cstheme="minorBidi"/>
          <w:b w:val="0"/>
          <w:noProof/>
          <w:sz w:val="22"/>
          <w:szCs w:val="22"/>
          <w:lang w:val="fr-CA" w:eastAsia="fr-CA"/>
        </w:rPr>
      </w:pPr>
      <w:hyperlink w:anchor="_Toc43372918" w:history="1">
        <w:r w:rsidRPr="004A453C">
          <w:rPr>
            <w:rStyle w:val="Hyperlink"/>
            <w:rFonts w:cs="Calibri"/>
            <w:noProof/>
          </w:rPr>
          <w:t>B176</w:t>
        </w:r>
        <w:r>
          <w:rPr>
            <w:noProof/>
            <w:webHidden/>
          </w:rPr>
          <w:tab/>
        </w:r>
        <w:r>
          <w:rPr>
            <w:noProof/>
            <w:webHidden/>
          </w:rPr>
          <w:fldChar w:fldCharType="begin"/>
        </w:r>
        <w:r>
          <w:rPr>
            <w:noProof/>
            <w:webHidden/>
          </w:rPr>
          <w:instrText xml:space="preserve"> PAGEREF _Toc43372918 \h </w:instrText>
        </w:r>
        <w:r>
          <w:rPr>
            <w:noProof/>
            <w:webHidden/>
          </w:rPr>
        </w:r>
        <w:r>
          <w:rPr>
            <w:noProof/>
            <w:webHidden/>
          </w:rPr>
          <w:fldChar w:fldCharType="separate"/>
        </w:r>
        <w:r>
          <w:rPr>
            <w:noProof/>
            <w:webHidden/>
          </w:rPr>
          <w:t>226</w:t>
        </w:r>
        <w:r>
          <w:rPr>
            <w:noProof/>
            <w:webHidden/>
          </w:rPr>
          <w:fldChar w:fldCharType="end"/>
        </w:r>
      </w:hyperlink>
    </w:p>
    <w:p w14:paraId="6313BFEB" w14:textId="38C443DC" w:rsidR="006763B9" w:rsidRDefault="006763B9">
      <w:pPr>
        <w:pStyle w:val="TOC1"/>
        <w:rPr>
          <w:rFonts w:asciiTheme="minorHAnsi" w:eastAsiaTheme="minorEastAsia" w:hAnsiTheme="minorHAnsi" w:cstheme="minorBidi"/>
          <w:b w:val="0"/>
          <w:noProof/>
          <w:sz w:val="22"/>
          <w:szCs w:val="22"/>
          <w:lang w:val="fr-CA" w:eastAsia="fr-CA"/>
        </w:rPr>
      </w:pPr>
      <w:hyperlink w:anchor="_Toc43372919" w:history="1">
        <w:r w:rsidRPr="004A453C">
          <w:rPr>
            <w:rStyle w:val="Hyperlink"/>
            <w:noProof/>
            <w:lang w:val="en-US"/>
          </w:rPr>
          <w:t>B178_ AmendedPANotRequired</w:t>
        </w:r>
        <w:r>
          <w:rPr>
            <w:noProof/>
            <w:webHidden/>
          </w:rPr>
          <w:tab/>
        </w:r>
        <w:r>
          <w:rPr>
            <w:noProof/>
            <w:webHidden/>
          </w:rPr>
          <w:fldChar w:fldCharType="begin"/>
        </w:r>
        <w:r>
          <w:rPr>
            <w:noProof/>
            <w:webHidden/>
          </w:rPr>
          <w:instrText xml:space="preserve"> PAGEREF _Toc43372919 \h </w:instrText>
        </w:r>
        <w:r>
          <w:rPr>
            <w:noProof/>
            <w:webHidden/>
          </w:rPr>
        </w:r>
        <w:r>
          <w:rPr>
            <w:noProof/>
            <w:webHidden/>
          </w:rPr>
          <w:fldChar w:fldCharType="separate"/>
        </w:r>
        <w:r>
          <w:rPr>
            <w:noProof/>
            <w:webHidden/>
          </w:rPr>
          <w:t>228</w:t>
        </w:r>
        <w:r>
          <w:rPr>
            <w:noProof/>
            <w:webHidden/>
          </w:rPr>
          <w:fldChar w:fldCharType="end"/>
        </w:r>
      </w:hyperlink>
    </w:p>
    <w:p w14:paraId="07B67C4E" w14:textId="73A83AC3" w:rsidR="006763B9" w:rsidRDefault="006763B9">
      <w:pPr>
        <w:pStyle w:val="TOC1"/>
        <w:rPr>
          <w:rFonts w:asciiTheme="minorHAnsi" w:eastAsiaTheme="minorEastAsia" w:hAnsiTheme="minorHAnsi" w:cstheme="minorBidi"/>
          <w:b w:val="0"/>
          <w:noProof/>
          <w:sz w:val="22"/>
          <w:szCs w:val="22"/>
          <w:lang w:val="fr-CA" w:eastAsia="fr-CA"/>
        </w:rPr>
      </w:pPr>
      <w:hyperlink w:anchor="_Toc43372920" w:history="1">
        <w:r w:rsidRPr="004A453C">
          <w:rPr>
            <w:rStyle w:val="Hyperlink"/>
            <w:noProof/>
            <w:lang w:val="en-US"/>
          </w:rPr>
          <w:t>B179_ HOOPPCalculationOfPSPARequired</w:t>
        </w:r>
        <w:r>
          <w:rPr>
            <w:noProof/>
            <w:webHidden/>
          </w:rPr>
          <w:tab/>
        </w:r>
        <w:r>
          <w:rPr>
            <w:noProof/>
            <w:webHidden/>
          </w:rPr>
          <w:fldChar w:fldCharType="begin"/>
        </w:r>
        <w:r>
          <w:rPr>
            <w:noProof/>
            <w:webHidden/>
          </w:rPr>
          <w:instrText xml:space="preserve"> PAGEREF _Toc43372920 \h </w:instrText>
        </w:r>
        <w:r>
          <w:rPr>
            <w:noProof/>
            <w:webHidden/>
          </w:rPr>
        </w:r>
        <w:r>
          <w:rPr>
            <w:noProof/>
            <w:webHidden/>
          </w:rPr>
          <w:fldChar w:fldCharType="separate"/>
        </w:r>
        <w:r>
          <w:rPr>
            <w:noProof/>
            <w:webHidden/>
          </w:rPr>
          <w:t>230</w:t>
        </w:r>
        <w:r>
          <w:rPr>
            <w:noProof/>
            <w:webHidden/>
          </w:rPr>
          <w:fldChar w:fldCharType="end"/>
        </w:r>
      </w:hyperlink>
    </w:p>
    <w:p w14:paraId="7ECB7F51" w14:textId="5EEE0F12" w:rsidR="006763B9" w:rsidRDefault="006763B9">
      <w:pPr>
        <w:pStyle w:val="TOC1"/>
        <w:rPr>
          <w:rFonts w:asciiTheme="minorHAnsi" w:eastAsiaTheme="minorEastAsia" w:hAnsiTheme="minorHAnsi" w:cstheme="minorBidi"/>
          <w:b w:val="0"/>
          <w:noProof/>
          <w:sz w:val="22"/>
          <w:szCs w:val="22"/>
          <w:lang w:val="fr-CA" w:eastAsia="fr-CA"/>
        </w:rPr>
      </w:pPr>
      <w:hyperlink w:anchor="_Toc43372921" w:history="1">
        <w:r w:rsidRPr="004A453C">
          <w:rPr>
            <w:rStyle w:val="Hyperlink"/>
            <w:noProof/>
            <w:lang w:val="en-US"/>
          </w:rPr>
          <w:t>B180a_EnrolmentDateForFTEmployment_Error</w:t>
        </w:r>
        <w:r>
          <w:rPr>
            <w:noProof/>
            <w:webHidden/>
          </w:rPr>
          <w:tab/>
        </w:r>
        <w:r>
          <w:rPr>
            <w:noProof/>
            <w:webHidden/>
          </w:rPr>
          <w:fldChar w:fldCharType="begin"/>
        </w:r>
        <w:r>
          <w:rPr>
            <w:noProof/>
            <w:webHidden/>
          </w:rPr>
          <w:instrText xml:space="preserve"> PAGEREF _Toc43372921 \h </w:instrText>
        </w:r>
        <w:r>
          <w:rPr>
            <w:noProof/>
            <w:webHidden/>
          </w:rPr>
        </w:r>
        <w:r>
          <w:rPr>
            <w:noProof/>
            <w:webHidden/>
          </w:rPr>
          <w:fldChar w:fldCharType="separate"/>
        </w:r>
        <w:r>
          <w:rPr>
            <w:noProof/>
            <w:webHidden/>
          </w:rPr>
          <w:t>232</w:t>
        </w:r>
        <w:r>
          <w:rPr>
            <w:noProof/>
            <w:webHidden/>
          </w:rPr>
          <w:fldChar w:fldCharType="end"/>
        </w:r>
      </w:hyperlink>
    </w:p>
    <w:p w14:paraId="5FE05576" w14:textId="77924A31" w:rsidR="006763B9" w:rsidRDefault="006763B9">
      <w:pPr>
        <w:pStyle w:val="TOC1"/>
        <w:rPr>
          <w:rFonts w:asciiTheme="minorHAnsi" w:eastAsiaTheme="minorEastAsia" w:hAnsiTheme="minorHAnsi" w:cstheme="minorBidi"/>
          <w:b w:val="0"/>
          <w:noProof/>
          <w:sz w:val="22"/>
          <w:szCs w:val="22"/>
          <w:lang w:val="fr-CA" w:eastAsia="fr-CA"/>
        </w:rPr>
      </w:pPr>
      <w:hyperlink w:anchor="_Toc43372922" w:history="1">
        <w:r w:rsidRPr="004A453C">
          <w:rPr>
            <w:rStyle w:val="Hyperlink"/>
            <w:noProof/>
            <w:lang w:val="en-US"/>
          </w:rPr>
          <w:t>B180b_EnrolmentDateForFTEmployment_Warning</w:t>
        </w:r>
        <w:r>
          <w:rPr>
            <w:noProof/>
            <w:webHidden/>
          </w:rPr>
          <w:tab/>
        </w:r>
        <w:r>
          <w:rPr>
            <w:noProof/>
            <w:webHidden/>
          </w:rPr>
          <w:fldChar w:fldCharType="begin"/>
        </w:r>
        <w:r>
          <w:rPr>
            <w:noProof/>
            <w:webHidden/>
          </w:rPr>
          <w:instrText xml:space="preserve"> PAGEREF _Toc43372922 \h </w:instrText>
        </w:r>
        <w:r>
          <w:rPr>
            <w:noProof/>
            <w:webHidden/>
          </w:rPr>
        </w:r>
        <w:r>
          <w:rPr>
            <w:noProof/>
            <w:webHidden/>
          </w:rPr>
          <w:fldChar w:fldCharType="separate"/>
        </w:r>
        <w:r>
          <w:rPr>
            <w:noProof/>
            <w:webHidden/>
          </w:rPr>
          <w:t>234</w:t>
        </w:r>
        <w:r>
          <w:rPr>
            <w:noProof/>
            <w:webHidden/>
          </w:rPr>
          <w:fldChar w:fldCharType="end"/>
        </w:r>
      </w:hyperlink>
    </w:p>
    <w:p w14:paraId="3C3B86A1" w14:textId="608BC6FB" w:rsidR="006763B9" w:rsidRDefault="006763B9">
      <w:pPr>
        <w:pStyle w:val="TOC1"/>
        <w:rPr>
          <w:rFonts w:asciiTheme="minorHAnsi" w:eastAsiaTheme="minorEastAsia" w:hAnsiTheme="minorHAnsi" w:cstheme="minorBidi"/>
          <w:b w:val="0"/>
          <w:noProof/>
          <w:sz w:val="22"/>
          <w:szCs w:val="22"/>
          <w:lang w:val="fr-CA" w:eastAsia="fr-CA"/>
        </w:rPr>
      </w:pPr>
      <w:hyperlink w:anchor="_Toc43372923" w:history="1">
        <w:r w:rsidRPr="004A453C">
          <w:rPr>
            <w:rStyle w:val="Hyperlink"/>
            <w:noProof/>
            <w:lang w:val="en-US"/>
          </w:rPr>
          <w:t>B180c_EnrolmentDateForFTEmployment_Info</w:t>
        </w:r>
        <w:r>
          <w:rPr>
            <w:noProof/>
            <w:webHidden/>
          </w:rPr>
          <w:tab/>
        </w:r>
        <w:r>
          <w:rPr>
            <w:noProof/>
            <w:webHidden/>
          </w:rPr>
          <w:fldChar w:fldCharType="begin"/>
        </w:r>
        <w:r>
          <w:rPr>
            <w:noProof/>
            <w:webHidden/>
          </w:rPr>
          <w:instrText xml:space="preserve"> PAGEREF _Toc43372923 \h </w:instrText>
        </w:r>
        <w:r>
          <w:rPr>
            <w:noProof/>
            <w:webHidden/>
          </w:rPr>
        </w:r>
        <w:r>
          <w:rPr>
            <w:noProof/>
            <w:webHidden/>
          </w:rPr>
          <w:fldChar w:fldCharType="separate"/>
        </w:r>
        <w:r>
          <w:rPr>
            <w:noProof/>
            <w:webHidden/>
          </w:rPr>
          <w:t>236</w:t>
        </w:r>
        <w:r>
          <w:rPr>
            <w:noProof/>
            <w:webHidden/>
          </w:rPr>
          <w:fldChar w:fldCharType="end"/>
        </w:r>
      </w:hyperlink>
    </w:p>
    <w:p w14:paraId="52A8A481" w14:textId="52E3FFE1" w:rsidR="006763B9" w:rsidRDefault="006763B9">
      <w:pPr>
        <w:pStyle w:val="TOC1"/>
        <w:rPr>
          <w:rFonts w:asciiTheme="minorHAnsi" w:eastAsiaTheme="minorEastAsia" w:hAnsiTheme="minorHAnsi" w:cstheme="minorBidi"/>
          <w:b w:val="0"/>
          <w:noProof/>
          <w:sz w:val="22"/>
          <w:szCs w:val="22"/>
          <w:lang w:val="fr-CA" w:eastAsia="fr-CA"/>
        </w:rPr>
      </w:pPr>
      <w:hyperlink w:anchor="_Toc43372924" w:history="1">
        <w:r w:rsidRPr="004A453C">
          <w:rPr>
            <w:rStyle w:val="Hyperlink"/>
            <w:rFonts w:cs="Calibri"/>
            <w:noProof/>
          </w:rPr>
          <w:t>B181_RetroPaid</w:t>
        </w:r>
        <w:r>
          <w:rPr>
            <w:noProof/>
            <w:webHidden/>
          </w:rPr>
          <w:tab/>
        </w:r>
        <w:r>
          <w:rPr>
            <w:noProof/>
            <w:webHidden/>
          </w:rPr>
          <w:fldChar w:fldCharType="begin"/>
        </w:r>
        <w:r>
          <w:rPr>
            <w:noProof/>
            <w:webHidden/>
          </w:rPr>
          <w:instrText xml:space="preserve"> PAGEREF _Toc43372924 \h </w:instrText>
        </w:r>
        <w:r>
          <w:rPr>
            <w:noProof/>
            <w:webHidden/>
          </w:rPr>
        </w:r>
        <w:r>
          <w:rPr>
            <w:noProof/>
            <w:webHidden/>
          </w:rPr>
          <w:fldChar w:fldCharType="separate"/>
        </w:r>
        <w:r>
          <w:rPr>
            <w:noProof/>
            <w:webHidden/>
          </w:rPr>
          <w:t>238</w:t>
        </w:r>
        <w:r>
          <w:rPr>
            <w:noProof/>
            <w:webHidden/>
          </w:rPr>
          <w:fldChar w:fldCharType="end"/>
        </w:r>
      </w:hyperlink>
    </w:p>
    <w:p w14:paraId="2ABBD6C9" w14:textId="55C1D839" w:rsidR="006763B9" w:rsidRDefault="006763B9">
      <w:pPr>
        <w:pStyle w:val="TOC1"/>
        <w:rPr>
          <w:rFonts w:asciiTheme="minorHAnsi" w:eastAsiaTheme="minorEastAsia" w:hAnsiTheme="minorHAnsi" w:cstheme="minorBidi"/>
          <w:b w:val="0"/>
          <w:noProof/>
          <w:sz w:val="22"/>
          <w:szCs w:val="22"/>
          <w:lang w:val="fr-CA" w:eastAsia="fr-CA"/>
        </w:rPr>
      </w:pPr>
      <w:hyperlink w:anchor="_Toc43372925" w:history="1">
        <w:r w:rsidRPr="004A453C">
          <w:rPr>
            <w:rStyle w:val="Hyperlink"/>
            <w:rFonts w:cs="Calibri"/>
            <w:noProof/>
          </w:rPr>
          <w:t>B182_RetroPaid</w:t>
        </w:r>
        <w:r>
          <w:rPr>
            <w:noProof/>
            <w:webHidden/>
          </w:rPr>
          <w:tab/>
        </w:r>
        <w:r>
          <w:rPr>
            <w:noProof/>
            <w:webHidden/>
          </w:rPr>
          <w:fldChar w:fldCharType="begin"/>
        </w:r>
        <w:r>
          <w:rPr>
            <w:noProof/>
            <w:webHidden/>
          </w:rPr>
          <w:instrText xml:space="preserve"> PAGEREF _Toc43372925 \h </w:instrText>
        </w:r>
        <w:r>
          <w:rPr>
            <w:noProof/>
            <w:webHidden/>
          </w:rPr>
        </w:r>
        <w:r>
          <w:rPr>
            <w:noProof/>
            <w:webHidden/>
          </w:rPr>
          <w:fldChar w:fldCharType="separate"/>
        </w:r>
        <w:r>
          <w:rPr>
            <w:noProof/>
            <w:webHidden/>
          </w:rPr>
          <w:t>240</w:t>
        </w:r>
        <w:r>
          <w:rPr>
            <w:noProof/>
            <w:webHidden/>
          </w:rPr>
          <w:fldChar w:fldCharType="end"/>
        </w:r>
      </w:hyperlink>
    </w:p>
    <w:p w14:paraId="032BA268" w14:textId="253D22AA" w:rsidR="006763B9" w:rsidRDefault="006763B9">
      <w:pPr>
        <w:pStyle w:val="TOC1"/>
        <w:rPr>
          <w:rFonts w:asciiTheme="minorHAnsi" w:eastAsiaTheme="minorEastAsia" w:hAnsiTheme="minorHAnsi" w:cstheme="minorBidi"/>
          <w:b w:val="0"/>
          <w:noProof/>
          <w:sz w:val="22"/>
          <w:szCs w:val="22"/>
          <w:lang w:val="fr-CA" w:eastAsia="fr-CA"/>
        </w:rPr>
      </w:pPr>
      <w:hyperlink w:anchor="_Toc43372926" w:history="1">
        <w:r w:rsidRPr="004A453C">
          <w:rPr>
            <w:rStyle w:val="Hyperlink"/>
            <w:rFonts w:cs="Calibri"/>
            <w:noProof/>
          </w:rPr>
          <w:t>B183_FinalizedPA_2</w:t>
        </w:r>
        <w:r>
          <w:rPr>
            <w:noProof/>
            <w:webHidden/>
          </w:rPr>
          <w:tab/>
        </w:r>
        <w:r>
          <w:rPr>
            <w:noProof/>
            <w:webHidden/>
          </w:rPr>
          <w:fldChar w:fldCharType="begin"/>
        </w:r>
        <w:r>
          <w:rPr>
            <w:noProof/>
            <w:webHidden/>
          </w:rPr>
          <w:instrText xml:space="preserve"> PAGEREF _Toc43372926 \h </w:instrText>
        </w:r>
        <w:r>
          <w:rPr>
            <w:noProof/>
            <w:webHidden/>
          </w:rPr>
        </w:r>
        <w:r>
          <w:rPr>
            <w:noProof/>
            <w:webHidden/>
          </w:rPr>
          <w:fldChar w:fldCharType="separate"/>
        </w:r>
        <w:r>
          <w:rPr>
            <w:noProof/>
            <w:webHidden/>
          </w:rPr>
          <w:t>242</w:t>
        </w:r>
        <w:r>
          <w:rPr>
            <w:noProof/>
            <w:webHidden/>
          </w:rPr>
          <w:fldChar w:fldCharType="end"/>
        </w:r>
      </w:hyperlink>
    </w:p>
    <w:p w14:paraId="3C022AE6" w14:textId="02C6C7BA" w:rsidR="006763B9" w:rsidRDefault="006763B9">
      <w:pPr>
        <w:pStyle w:val="TOC1"/>
        <w:rPr>
          <w:rFonts w:asciiTheme="minorHAnsi" w:eastAsiaTheme="minorEastAsia" w:hAnsiTheme="minorHAnsi" w:cstheme="minorBidi"/>
          <w:b w:val="0"/>
          <w:noProof/>
          <w:sz w:val="22"/>
          <w:szCs w:val="22"/>
          <w:lang w:val="fr-CA" w:eastAsia="fr-CA"/>
        </w:rPr>
      </w:pPr>
      <w:hyperlink w:anchor="_Toc43372927" w:history="1">
        <w:r w:rsidRPr="004A453C">
          <w:rPr>
            <w:rStyle w:val="Hyperlink"/>
            <w:noProof/>
            <w:lang w:val="en-US"/>
          </w:rPr>
          <w:t>B184a_ExcessServiceEnrolledFullYear</w:t>
        </w:r>
        <w:r>
          <w:rPr>
            <w:noProof/>
            <w:webHidden/>
          </w:rPr>
          <w:tab/>
        </w:r>
        <w:r>
          <w:rPr>
            <w:noProof/>
            <w:webHidden/>
          </w:rPr>
          <w:fldChar w:fldCharType="begin"/>
        </w:r>
        <w:r>
          <w:rPr>
            <w:noProof/>
            <w:webHidden/>
          </w:rPr>
          <w:instrText xml:space="preserve"> PAGEREF _Toc43372927 \h </w:instrText>
        </w:r>
        <w:r>
          <w:rPr>
            <w:noProof/>
            <w:webHidden/>
          </w:rPr>
        </w:r>
        <w:r>
          <w:rPr>
            <w:noProof/>
            <w:webHidden/>
          </w:rPr>
          <w:fldChar w:fldCharType="separate"/>
        </w:r>
        <w:r>
          <w:rPr>
            <w:noProof/>
            <w:webHidden/>
          </w:rPr>
          <w:t>243</w:t>
        </w:r>
        <w:r>
          <w:rPr>
            <w:noProof/>
            <w:webHidden/>
          </w:rPr>
          <w:fldChar w:fldCharType="end"/>
        </w:r>
      </w:hyperlink>
    </w:p>
    <w:p w14:paraId="3A349F76" w14:textId="651B5B52" w:rsidR="006763B9" w:rsidRDefault="006763B9">
      <w:pPr>
        <w:pStyle w:val="TOC1"/>
        <w:rPr>
          <w:rFonts w:asciiTheme="minorHAnsi" w:eastAsiaTheme="minorEastAsia" w:hAnsiTheme="minorHAnsi" w:cstheme="minorBidi"/>
          <w:b w:val="0"/>
          <w:noProof/>
          <w:sz w:val="22"/>
          <w:szCs w:val="22"/>
          <w:lang w:val="fr-CA" w:eastAsia="fr-CA"/>
        </w:rPr>
      </w:pPr>
      <w:hyperlink w:anchor="_Toc43372928" w:history="1">
        <w:r w:rsidRPr="004A453C">
          <w:rPr>
            <w:rStyle w:val="Hyperlink"/>
            <w:noProof/>
            <w:lang w:val="en-US"/>
          </w:rPr>
          <w:t>B184b_ExcessServiceEnrolledMidYear</w:t>
        </w:r>
        <w:r>
          <w:rPr>
            <w:noProof/>
            <w:webHidden/>
          </w:rPr>
          <w:tab/>
        </w:r>
        <w:r>
          <w:rPr>
            <w:noProof/>
            <w:webHidden/>
          </w:rPr>
          <w:fldChar w:fldCharType="begin"/>
        </w:r>
        <w:r>
          <w:rPr>
            <w:noProof/>
            <w:webHidden/>
          </w:rPr>
          <w:instrText xml:space="preserve"> PAGEREF _Toc43372928 \h </w:instrText>
        </w:r>
        <w:r>
          <w:rPr>
            <w:noProof/>
            <w:webHidden/>
          </w:rPr>
        </w:r>
        <w:r>
          <w:rPr>
            <w:noProof/>
            <w:webHidden/>
          </w:rPr>
          <w:fldChar w:fldCharType="separate"/>
        </w:r>
        <w:r>
          <w:rPr>
            <w:noProof/>
            <w:webHidden/>
          </w:rPr>
          <w:t>247</w:t>
        </w:r>
        <w:r>
          <w:rPr>
            <w:noProof/>
            <w:webHidden/>
          </w:rPr>
          <w:fldChar w:fldCharType="end"/>
        </w:r>
      </w:hyperlink>
    </w:p>
    <w:p w14:paraId="0FD63D8C" w14:textId="3E09BD8A" w:rsidR="006763B9" w:rsidRDefault="006763B9">
      <w:pPr>
        <w:pStyle w:val="TOC1"/>
        <w:rPr>
          <w:rFonts w:asciiTheme="minorHAnsi" w:eastAsiaTheme="minorEastAsia" w:hAnsiTheme="minorHAnsi" w:cstheme="minorBidi"/>
          <w:b w:val="0"/>
          <w:noProof/>
          <w:sz w:val="22"/>
          <w:szCs w:val="22"/>
          <w:lang w:val="fr-CA" w:eastAsia="fr-CA"/>
        </w:rPr>
      </w:pPr>
      <w:hyperlink w:anchor="_Toc43372929" w:history="1">
        <w:r w:rsidRPr="004A453C">
          <w:rPr>
            <w:rStyle w:val="Hyperlink"/>
            <w:noProof/>
            <w:lang w:val="en-US"/>
          </w:rPr>
          <w:t>B184c_Excess ServiceTerminatedMidYear</w:t>
        </w:r>
        <w:r>
          <w:rPr>
            <w:noProof/>
            <w:webHidden/>
          </w:rPr>
          <w:tab/>
        </w:r>
        <w:r>
          <w:rPr>
            <w:noProof/>
            <w:webHidden/>
          </w:rPr>
          <w:fldChar w:fldCharType="begin"/>
        </w:r>
        <w:r>
          <w:rPr>
            <w:noProof/>
            <w:webHidden/>
          </w:rPr>
          <w:instrText xml:space="preserve"> PAGEREF _Toc43372929 \h </w:instrText>
        </w:r>
        <w:r>
          <w:rPr>
            <w:noProof/>
            <w:webHidden/>
          </w:rPr>
        </w:r>
        <w:r>
          <w:rPr>
            <w:noProof/>
            <w:webHidden/>
          </w:rPr>
          <w:fldChar w:fldCharType="separate"/>
        </w:r>
        <w:r>
          <w:rPr>
            <w:noProof/>
            <w:webHidden/>
          </w:rPr>
          <w:t>252</w:t>
        </w:r>
        <w:r>
          <w:rPr>
            <w:noProof/>
            <w:webHidden/>
          </w:rPr>
          <w:fldChar w:fldCharType="end"/>
        </w:r>
      </w:hyperlink>
    </w:p>
    <w:p w14:paraId="2903E8DF" w14:textId="7D42D9F3" w:rsidR="006763B9" w:rsidRDefault="006763B9">
      <w:pPr>
        <w:pStyle w:val="TOC1"/>
        <w:rPr>
          <w:rFonts w:asciiTheme="minorHAnsi" w:eastAsiaTheme="minorEastAsia" w:hAnsiTheme="minorHAnsi" w:cstheme="minorBidi"/>
          <w:b w:val="0"/>
          <w:noProof/>
          <w:sz w:val="22"/>
          <w:szCs w:val="22"/>
          <w:lang w:val="fr-CA" w:eastAsia="fr-CA"/>
        </w:rPr>
      </w:pPr>
      <w:hyperlink w:anchor="_Toc43372930" w:history="1">
        <w:r w:rsidRPr="004A453C">
          <w:rPr>
            <w:rStyle w:val="Hyperlink"/>
            <w:noProof/>
            <w:lang w:val="en-US"/>
          </w:rPr>
          <w:t>B185_Message</w:t>
        </w:r>
        <w:r>
          <w:rPr>
            <w:noProof/>
            <w:webHidden/>
          </w:rPr>
          <w:tab/>
        </w:r>
        <w:r>
          <w:rPr>
            <w:noProof/>
            <w:webHidden/>
          </w:rPr>
          <w:fldChar w:fldCharType="begin"/>
        </w:r>
        <w:r>
          <w:rPr>
            <w:noProof/>
            <w:webHidden/>
          </w:rPr>
          <w:instrText xml:space="preserve"> PAGEREF _Toc43372930 \h </w:instrText>
        </w:r>
        <w:r>
          <w:rPr>
            <w:noProof/>
            <w:webHidden/>
          </w:rPr>
        </w:r>
        <w:r>
          <w:rPr>
            <w:noProof/>
            <w:webHidden/>
          </w:rPr>
          <w:fldChar w:fldCharType="separate"/>
        </w:r>
        <w:r>
          <w:rPr>
            <w:noProof/>
            <w:webHidden/>
          </w:rPr>
          <w:t>257</w:t>
        </w:r>
        <w:r>
          <w:rPr>
            <w:noProof/>
            <w:webHidden/>
          </w:rPr>
          <w:fldChar w:fldCharType="end"/>
        </w:r>
      </w:hyperlink>
    </w:p>
    <w:p w14:paraId="160971A8" w14:textId="454EC76D" w:rsidR="006763B9" w:rsidRDefault="006763B9">
      <w:pPr>
        <w:pStyle w:val="TOC1"/>
        <w:rPr>
          <w:rFonts w:asciiTheme="minorHAnsi" w:eastAsiaTheme="minorEastAsia" w:hAnsiTheme="minorHAnsi" w:cstheme="minorBidi"/>
          <w:b w:val="0"/>
          <w:noProof/>
          <w:sz w:val="22"/>
          <w:szCs w:val="22"/>
          <w:lang w:val="fr-CA" w:eastAsia="fr-CA"/>
        </w:rPr>
      </w:pPr>
      <w:hyperlink w:anchor="_Toc43372931" w:history="1">
        <w:r w:rsidRPr="004A453C">
          <w:rPr>
            <w:rStyle w:val="Hyperlink"/>
            <w:rFonts w:cs="Calibri"/>
            <w:noProof/>
          </w:rPr>
          <w:t>B186a_Message</w:t>
        </w:r>
        <w:r>
          <w:rPr>
            <w:noProof/>
            <w:webHidden/>
          </w:rPr>
          <w:tab/>
        </w:r>
        <w:r>
          <w:rPr>
            <w:noProof/>
            <w:webHidden/>
          </w:rPr>
          <w:fldChar w:fldCharType="begin"/>
        </w:r>
        <w:r>
          <w:rPr>
            <w:noProof/>
            <w:webHidden/>
          </w:rPr>
          <w:instrText xml:space="preserve"> PAGEREF _Toc43372931 \h </w:instrText>
        </w:r>
        <w:r>
          <w:rPr>
            <w:noProof/>
            <w:webHidden/>
          </w:rPr>
        </w:r>
        <w:r>
          <w:rPr>
            <w:noProof/>
            <w:webHidden/>
          </w:rPr>
          <w:fldChar w:fldCharType="separate"/>
        </w:r>
        <w:r>
          <w:rPr>
            <w:noProof/>
            <w:webHidden/>
          </w:rPr>
          <w:t>261</w:t>
        </w:r>
        <w:r>
          <w:rPr>
            <w:noProof/>
            <w:webHidden/>
          </w:rPr>
          <w:fldChar w:fldCharType="end"/>
        </w:r>
      </w:hyperlink>
    </w:p>
    <w:p w14:paraId="0359E7D1" w14:textId="00E603DD" w:rsidR="006763B9" w:rsidRDefault="006763B9">
      <w:pPr>
        <w:pStyle w:val="TOC1"/>
        <w:rPr>
          <w:rFonts w:asciiTheme="minorHAnsi" w:eastAsiaTheme="minorEastAsia" w:hAnsiTheme="minorHAnsi" w:cstheme="minorBidi"/>
          <w:b w:val="0"/>
          <w:noProof/>
          <w:sz w:val="22"/>
          <w:szCs w:val="22"/>
          <w:lang w:val="fr-CA" w:eastAsia="fr-CA"/>
        </w:rPr>
      </w:pPr>
      <w:hyperlink w:anchor="_Toc43372932" w:history="1">
        <w:r w:rsidRPr="004A453C">
          <w:rPr>
            <w:rStyle w:val="Hyperlink"/>
            <w:rFonts w:cs="Calibri"/>
            <w:noProof/>
          </w:rPr>
          <w:t>B186b_Message</w:t>
        </w:r>
        <w:r>
          <w:rPr>
            <w:noProof/>
            <w:webHidden/>
          </w:rPr>
          <w:tab/>
        </w:r>
        <w:r>
          <w:rPr>
            <w:noProof/>
            <w:webHidden/>
          </w:rPr>
          <w:fldChar w:fldCharType="begin"/>
        </w:r>
        <w:r>
          <w:rPr>
            <w:noProof/>
            <w:webHidden/>
          </w:rPr>
          <w:instrText xml:space="preserve"> PAGEREF _Toc43372932 \h </w:instrText>
        </w:r>
        <w:r>
          <w:rPr>
            <w:noProof/>
            <w:webHidden/>
          </w:rPr>
        </w:r>
        <w:r>
          <w:rPr>
            <w:noProof/>
            <w:webHidden/>
          </w:rPr>
          <w:fldChar w:fldCharType="separate"/>
        </w:r>
        <w:r>
          <w:rPr>
            <w:noProof/>
            <w:webHidden/>
          </w:rPr>
          <w:t>266</w:t>
        </w:r>
        <w:r>
          <w:rPr>
            <w:noProof/>
            <w:webHidden/>
          </w:rPr>
          <w:fldChar w:fldCharType="end"/>
        </w:r>
      </w:hyperlink>
    </w:p>
    <w:p w14:paraId="2B1EEFBB" w14:textId="637BD3AA" w:rsidR="006763B9" w:rsidRDefault="006763B9">
      <w:pPr>
        <w:pStyle w:val="TOC1"/>
        <w:rPr>
          <w:rFonts w:asciiTheme="minorHAnsi" w:eastAsiaTheme="minorEastAsia" w:hAnsiTheme="minorHAnsi" w:cstheme="minorBidi"/>
          <w:b w:val="0"/>
          <w:noProof/>
          <w:sz w:val="22"/>
          <w:szCs w:val="22"/>
          <w:lang w:val="fr-CA" w:eastAsia="fr-CA"/>
        </w:rPr>
      </w:pPr>
      <w:hyperlink w:anchor="_Toc43372933" w:history="1">
        <w:r w:rsidRPr="004A453C">
          <w:rPr>
            <w:rStyle w:val="Hyperlink"/>
            <w:rFonts w:cs="Calibri"/>
            <w:noProof/>
          </w:rPr>
          <w:t>B186c_Shortfall</w:t>
        </w:r>
        <w:r>
          <w:rPr>
            <w:noProof/>
            <w:webHidden/>
          </w:rPr>
          <w:tab/>
        </w:r>
        <w:r>
          <w:rPr>
            <w:noProof/>
            <w:webHidden/>
          </w:rPr>
          <w:fldChar w:fldCharType="begin"/>
        </w:r>
        <w:r>
          <w:rPr>
            <w:noProof/>
            <w:webHidden/>
          </w:rPr>
          <w:instrText xml:space="preserve"> PAGEREF _Toc43372933 \h </w:instrText>
        </w:r>
        <w:r>
          <w:rPr>
            <w:noProof/>
            <w:webHidden/>
          </w:rPr>
        </w:r>
        <w:r>
          <w:rPr>
            <w:noProof/>
            <w:webHidden/>
          </w:rPr>
          <w:fldChar w:fldCharType="separate"/>
        </w:r>
        <w:r>
          <w:rPr>
            <w:noProof/>
            <w:webHidden/>
          </w:rPr>
          <w:t>270</w:t>
        </w:r>
        <w:r>
          <w:rPr>
            <w:noProof/>
            <w:webHidden/>
          </w:rPr>
          <w:fldChar w:fldCharType="end"/>
        </w:r>
      </w:hyperlink>
    </w:p>
    <w:p w14:paraId="5CDF9241" w14:textId="69FFAE94" w:rsidR="006763B9" w:rsidRDefault="006763B9">
      <w:pPr>
        <w:pStyle w:val="TOC1"/>
        <w:rPr>
          <w:rFonts w:asciiTheme="minorHAnsi" w:eastAsiaTheme="minorEastAsia" w:hAnsiTheme="minorHAnsi" w:cstheme="minorBidi"/>
          <w:b w:val="0"/>
          <w:noProof/>
          <w:sz w:val="22"/>
          <w:szCs w:val="22"/>
          <w:lang w:val="fr-CA" w:eastAsia="fr-CA"/>
        </w:rPr>
      </w:pPr>
      <w:hyperlink w:anchor="_Toc43372934" w:history="1">
        <w:r w:rsidRPr="004A453C">
          <w:rPr>
            <w:rStyle w:val="Hyperlink"/>
            <w:rFonts w:cs="Calibri"/>
            <w:noProof/>
          </w:rPr>
          <w:t>B187_ NegativeValues_Weeks</w:t>
        </w:r>
        <w:r>
          <w:rPr>
            <w:noProof/>
            <w:webHidden/>
          </w:rPr>
          <w:tab/>
        </w:r>
        <w:r>
          <w:rPr>
            <w:noProof/>
            <w:webHidden/>
          </w:rPr>
          <w:fldChar w:fldCharType="begin"/>
        </w:r>
        <w:r>
          <w:rPr>
            <w:noProof/>
            <w:webHidden/>
          </w:rPr>
          <w:instrText xml:space="preserve"> PAGEREF _Toc43372934 \h </w:instrText>
        </w:r>
        <w:r>
          <w:rPr>
            <w:noProof/>
            <w:webHidden/>
          </w:rPr>
        </w:r>
        <w:r>
          <w:rPr>
            <w:noProof/>
            <w:webHidden/>
          </w:rPr>
          <w:fldChar w:fldCharType="separate"/>
        </w:r>
        <w:r>
          <w:rPr>
            <w:noProof/>
            <w:webHidden/>
          </w:rPr>
          <w:t>274</w:t>
        </w:r>
        <w:r>
          <w:rPr>
            <w:noProof/>
            <w:webHidden/>
          </w:rPr>
          <w:fldChar w:fldCharType="end"/>
        </w:r>
      </w:hyperlink>
    </w:p>
    <w:p w14:paraId="07FA9FBC" w14:textId="13022859" w:rsidR="006763B9" w:rsidRDefault="006763B9">
      <w:pPr>
        <w:pStyle w:val="TOC1"/>
        <w:rPr>
          <w:rFonts w:asciiTheme="minorHAnsi" w:eastAsiaTheme="minorEastAsia" w:hAnsiTheme="minorHAnsi" w:cstheme="minorBidi"/>
          <w:b w:val="0"/>
          <w:noProof/>
          <w:sz w:val="22"/>
          <w:szCs w:val="22"/>
          <w:lang w:val="fr-CA" w:eastAsia="fr-CA"/>
        </w:rPr>
      </w:pPr>
      <w:hyperlink w:anchor="_Toc43372935" w:history="1">
        <w:r w:rsidRPr="004A453C">
          <w:rPr>
            <w:rStyle w:val="Hyperlink"/>
            <w:rFonts w:cs="Calibri"/>
            <w:noProof/>
          </w:rPr>
          <w:t>B187_ NegativeValues_WeeksCurrentYear</w:t>
        </w:r>
        <w:r>
          <w:rPr>
            <w:noProof/>
            <w:webHidden/>
          </w:rPr>
          <w:tab/>
        </w:r>
        <w:r>
          <w:rPr>
            <w:noProof/>
            <w:webHidden/>
          </w:rPr>
          <w:fldChar w:fldCharType="begin"/>
        </w:r>
        <w:r>
          <w:rPr>
            <w:noProof/>
            <w:webHidden/>
          </w:rPr>
          <w:instrText xml:space="preserve"> PAGEREF _Toc43372935 \h </w:instrText>
        </w:r>
        <w:r>
          <w:rPr>
            <w:noProof/>
            <w:webHidden/>
          </w:rPr>
        </w:r>
        <w:r>
          <w:rPr>
            <w:noProof/>
            <w:webHidden/>
          </w:rPr>
          <w:fldChar w:fldCharType="separate"/>
        </w:r>
        <w:r>
          <w:rPr>
            <w:noProof/>
            <w:webHidden/>
          </w:rPr>
          <w:t>275</w:t>
        </w:r>
        <w:r>
          <w:rPr>
            <w:noProof/>
            <w:webHidden/>
          </w:rPr>
          <w:fldChar w:fldCharType="end"/>
        </w:r>
      </w:hyperlink>
    </w:p>
    <w:p w14:paraId="34CE93CA" w14:textId="7160EEB8" w:rsidR="006763B9" w:rsidRDefault="006763B9">
      <w:pPr>
        <w:pStyle w:val="TOC1"/>
        <w:rPr>
          <w:rFonts w:asciiTheme="minorHAnsi" w:eastAsiaTheme="minorEastAsia" w:hAnsiTheme="minorHAnsi" w:cstheme="minorBidi"/>
          <w:b w:val="0"/>
          <w:noProof/>
          <w:sz w:val="22"/>
          <w:szCs w:val="22"/>
          <w:lang w:val="fr-CA" w:eastAsia="fr-CA"/>
        </w:rPr>
      </w:pPr>
      <w:hyperlink w:anchor="_Toc43372936" w:history="1">
        <w:r w:rsidRPr="004A453C">
          <w:rPr>
            <w:rStyle w:val="Hyperlink"/>
            <w:rFonts w:cs="Calibri"/>
            <w:noProof/>
          </w:rPr>
          <w:t>B187_ NegativeValues_TotalWeeksPaid</w:t>
        </w:r>
        <w:r>
          <w:rPr>
            <w:noProof/>
            <w:webHidden/>
          </w:rPr>
          <w:tab/>
        </w:r>
        <w:r>
          <w:rPr>
            <w:noProof/>
            <w:webHidden/>
          </w:rPr>
          <w:fldChar w:fldCharType="begin"/>
        </w:r>
        <w:r>
          <w:rPr>
            <w:noProof/>
            <w:webHidden/>
          </w:rPr>
          <w:instrText xml:space="preserve"> PAGEREF _Toc43372936 \h </w:instrText>
        </w:r>
        <w:r>
          <w:rPr>
            <w:noProof/>
            <w:webHidden/>
          </w:rPr>
        </w:r>
        <w:r>
          <w:rPr>
            <w:noProof/>
            <w:webHidden/>
          </w:rPr>
          <w:fldChar w:fldCharType="separate"/>
        </w:r>
        <w:r>
          <w:rPr>
            <w:noProof/>
            <w:webHidden/>
          </w:rPr>
          <w:t>276</w:t>
        </w:r>
        <w:r>
          <w:rPr>
            <w:noProof/>
            <w:webHidden/>
          </w:rPr>
          <w:fldChar w:fldCharType="end"/>
        </w:r>
      </w:hyperlink>
    </w:p>
    <w:p w14:paraId="74087177" w14:textId="6428B0E1" w:rsidR="006763B9" w:rsidRDefault="006763B9">
      <w:pPr>
        <w:pStyle w:val="TOC1"/>
        <w:rPr>
          <w:rFonts w:asciiTheme="minorHAnsi" w:eastAsiaTheme="minorEastAsia" w:hAnsiTheme="minorHAnsi" w:cstheme="minorBidi"/>
          <w:b w:val="0"/>
          <w:noProof/>
          <w:sz w:val="22"/>
          <w:szCs w:val="22"/>
          <w:lang w:val="fr-CA" w:eastAsia="fr-CA"/>
        </w:rPr>
      </w:pPr>
      <w:hyperlink w:anchor="_Toc43372937" w:history="1">
        <w:r w:rsidRPr="004A453C">
          <w:rPr>
            <w:rStyle w:val="Hyperlink"/>
            <w:rFonts w:cs="Calibri"/>
            <w:noProof/>
          </w:rPr>
          <w:t>B187_ NegativeValues_LowContributions</w:t>
        </w:r>
        <w:r>
          <w:rPr>
            <w:noProof/>
            <w:webHidden/>
          </w:rPr>
          <w:tab/>
        </w:r>
        <w:r>
          <w:rPr>
            <w:noProof/>
            <w:webHidden/>
          </w:rPr>
          <w:fldChar w:fldCharType="begin"/>
        </w:r>
        <w:r>
          <w:rPr>
            <w:noProof/>
            <w:webHidden/>
          </w:rPr>
          <w:instrText xml:space="preserve"> PAGEREF _Toc43372937 \h </w:instrText>
        </w:r>
        <w:r>
          <w:rPr>
            <w:noProof/>
            <w:webHidden/>
          </w:rPr>
        </w:r>
        <w:r>
          <w:rPr>
            <w:noProof/>
            <w:webHidden/>
          </w:rPr>
          <w:fldChar w:fldCharType="separate"/>
        </w:r>
        <w:r>
          <w:rPr>
            <w:noProof/>
            <w:webHidden/>
          </w:rPr>
          <w:t>277</w:t>
        </w:r>
        <w:r>
          <w:rPr>
            <w:noProof/>
            <w:webHidden/>
          </w:rPr>
          <w:fldChar w:fldCharType="end"/>
        </w:r>
      </w:hyperlink>
    </w:p>
    <w:p w14:paraId="02F5CE35" w14:textId="34CC4C46" w:rsidR="006763B9" w:rsidRDefault="006763B9">
      <w:pPr>
        <w:pStyle w:val="TOC1"/>
        <w:rPr>
          <w:rFonts w:asciiTheme="minorHAnsi" w:eastAsiaTheme="minorEastAsia" w:hAnsiTheme="minorHAnsi" w:cstheme="minorBidi"/>
          <w:b w:val="0"/>
          <w:noProof/>
          <w:sz w:val="22"/>
          <w:szCs w:val="22"/>
          <w:lang w:val="fr-CA" w:eastAsia="fr-CA"/>
        </w:rPr>
      </w:pPr>
      <w:hyperlink w:anchor="_Toc43372938" w:history="1">
        <w:r w:rsidRPr="004A453C">
          <w:rPr>
            <w:rStyle w:val="Hyperlink"/>
            <w:rFonts w:cs="Calibri"/>
            <w:noProof/>
          </w:rPr>
          <w:t>B187_ NegativeValues_LowContributionsCurrentYear</w:t>
        </w:r>
        <w:r>
          <w:rPr>
            <w:noProof/>
            <w:webHidden/>
          </w:rPr>
          <w:tab/>
        </w:r>
        <w:r>
          <w:rPr>
            <w:noProof/>
            <w:webHidden/>
          </w:rPr>
          <w:fldChar w:fldCharType="begin"/>
        </w:r>
        <w:r>
          <w:rPr>
            <w:noProof/>
            <w:webHidden/>
          </w:rPr>
          <w:instrText xml:space="preserve"> PAGEREF _Toc43372938 \h </w:instrText>
        </w:r>
        <w:r>
          <w:rPr>
            <w:noProof/>
            <w:webHidden/>
          </w:rPr>
        </w:r>
        <w:r>
          <w:rPr>
            <w:noProof/>
            <w:webHidden/>
          </w:rPr>
          <w:fldChar w:fldCharType="separate"/>
        </w:r>
        <w:r>
          <w:rPr>
            <w:noProof/>
            <w:webHidden/>
          </w:rPr>
          <w:t>278</w:t>
        </w:r>
        <w:r>
          <w:rPr>
            <w:noProof/>
            <w:webHidden/>
          </w:rPr>
          <w:fldChar w:fldCharType="end"/>
        </w:r>
      </w:hyperlink>
    </w:p>
    <w:p w14:paraId="2AF470FE" w14:textId="191CB4C4" w:rsidR="006763B9" w:rsidRDefault="006763B9">
      <w:pPr>
        <w:pStyle w:val="TOC1"/>
        <w:rPr>
          <w:rFonts w:asciiTheme="minorHAnsi" w:eastAsiaTheme="minorEastAsia" w:hAnsiTheme="minorHAnsi" w:cstheme="minorBidi"/>
          <w:b w:val="0"/>
          <w:noProof/>
          <w:sz w:val="22"/>
          <w:szCs w:val="22"/>
          <w:lang w:val="fr-CA" w:eastAsia="fr-CA"/>
        </w:rPr>
      </w:pPr>
      <w:hyperlink w:anchor="_Toc43372939" w:history="1">
        <w:r w:rsidRPr="004A453C">
          <w:rPr>
            <w:rStyle w:val="Hyperlink"/>
            <w:rFonts w:cs="Calibri"/>
            <w:noProof/>
          </w:rPr>
          <w:t>B187_ NegativeValues_HighContributions</w:t>
        </w:r>
        <w:r>
          <w:rPr>
            <w:noProof/>
            <w:webHidden/>
          </w:rPr>
          <w:tab/>
        </w:r>
        <w:r>
          <w:rPr>
            <w:noProof/>
            <w:webHidden/>
          </w:rPr>
          <w:fldChar w:fldCharType="begin"/>
        </w:r>
        <w:r>
          <w:rPr>
            <w:noProof/>
            <w:webHidden/>
          </w:rPr>
          <w:instrText xml:space="preserve"> PAGEREF _Toc43372939 \h </w:instrText>
        </w:r>
        <w:r>
          <w:rPr>
            <w:noProof/>
            <w:webHidden/>
          </w:rPr>
        </w:r>
        <w:r>
          <w:rPr>
            <w:noProof/>
            <w:webHidden/>
          </w:rPr>
          <w:fldChar w:fldCharType="separate"/>
        </w:r>
        <w:r>
          <w:rPr>
            <w:noProof/>
            <w:webHidden/>
          </w:rPr>
          <w:t>279</w:t>
        </w:r>
        <w:r>
          <w:rPr>
            <w:noProof/>
            <w:webHidden/>
          </w:rPr>
          <w:fldChar w:fldCharType="end"/>
        </w:r>
      </w:hyperlink>
    </w:p>
    <w:p w14:paraId="7E9F7A6B" w14:textId="63464938" w:rsidR="006763B9" w:rsidRDefault="006763B9">
      <w:pPr>
        <w:pStyle w:val="TOC1"/>
        <w:rPr>
          <w:rFonts w:asciiTheme="minorHAnsi" w:eastAsiaTheme="minorEastAsia" w:hAnsiTheme="minorHAnsi" w:cstheme="minorBidi"/>
          <w:b w:val="0"/>
          <w:noProof/>
          <w:sz w:val="22"/>
          <w:szCs w:val="22"/>
          <w:lang w:val="fr-CA" w:eastAsia="fr-CA"/>
        </w:rPr>
      </w:pPr>
      <w:hyperlink w:anchor="_Toc43372940" w:history="1">
        <w:r w:rsidRPr="004A453C">
          <w:rPr>
            <w:rStyle w:val="Hyperlink"/>
            <w:rFonts w:cs="Calibri"/>
            <w:noProof/>
          </w:rPr>
          <w:t>B187_ NegativeValues_HighContributionsCurrentYear</w:t>
        </w:r>
        <w:r>
          <w:rPr>
            <w:noProof/>
            <w:webHidden/>
          </w:rPr>
          <w:tab/>
        </w:r>
        <w:r>
          <w:rPr>
            <w:noProof/>
            <w:webHidden/>
          </w:rPr>
          <w:fldChar w:fldCharType="begin"/>
        </w:r>
        <w:r>
          <w:rPr>
            <w:noProof/>
            <w:webHidden/>
          </w:rPr>
          <w:instrText xml:space="preserve"> PAGEREF _Toc43372940 \h </w:instrText>
        </w:r>
        <w:r>
          <w:rPr>
            <w:noProof/>
            <w:webHidden/>
          </w:rPr>
        </w:r>
        <w:r>
          <w:rPr>
            <w:noProof/>
            <w:webHidden/>
          </w:rPr>
          <w:fldChar w:fldCharType="separate"/>
        </w:r>
        <w:r>
          <w:rPr>
            <w:noProof/>
            <w:webHidden/>
          </w:rPr>
          <w:t>280</w:t>
        </w:r>
        <w:r>
          <w:rPr>
            <w:noProof/>
            <w:webHidden/>
          </w:rPr>
          <w:fldChar w:fldCharType="end"/>
        </w:r>
      </w:hyperlink>
    </w:p>
    <w:p w14:paraId="472849EA" w14:textId="41A50438" w:rsidR="006763B9" w:rsidRDefault="006763B9">
      <w:pPr>
        <w:pStyle w:val="TOC1"/>
        <w:rPr>
          <w:rFonts w:asciiTheme="minorHAnsi" w:eastAsiaTheme="minorEastAsia" w:hAnsiTheme="minorHAnsi" w:cstheme="minorBidi"/>
          <w:b w:val="0"/>
          <w:noProof/>
          <w:sz w:val="22"/>
          <w:szCs w:val="22"/>
          <w:lang w:val="fr-CA" w:eastAsia="fr-CA"/>
        </w:rPr>
      </w:pPr>
      <w:hyperlink w:anchor="_Toc43372941" w:history="1">
        <w:r w:rsidRPr="004A453C">
          <w:rPr>
            <w:rStyle w:val="Hyperlink"/>
            <w:rFonts w:cs="Calibri"/>
            <w:noProof/>
          </w:rPr>
          <w:t>B187_ NegativeValues_WeeksPreviousYear</w:t>
        </w:r>
        <w:r>
          <w:rPr>
            <w:noProof/>
            <w:webHidden/>
          </w:rPr>
          <w:tab/>
        </w:r>
        <w:r>
          <w:rPr>
            <w:noProof/>
            <w:webHidden/>
          </w:rPr>
          <w:fldChar w:fldCharType="begin"/>
        </w:r>
        <w:r>
          <w:rPr>
            <w:noProof/>
            <w:webHidden/>
          </w:rPr>
          <w:instrText xml:space="preserve"> PAGEREF _Toc43372941 \h </w:instrText>
        </w:r>
        <w:r>
          <w:rPr>
            <w:noProof/>
            <w:webHidden/>
          </w:rPr>
        </w:r>
        <w:r>
          <w:rPr>
            <w:noProof/>
            <w:webHidden/>
          </w:rPr>
          <w:fldChar w:fldCharType="separate"/>
        </w:r>
        <w:r>
          <w:rPr>
            <w:noProof/>
            <w:webHidden/>
          </w:rPr>
          <w:t>281</w:t>
        </w:r>
        <w:r>
          <w:rPr>
            <w:noProof/>
            <w:webHidden/>
          </w:rPr>
          <w:fldChar w:fldCharType="end"/>
        </w:r>
      </w:hyperlink>
    </w:p>
    <w:p w14:paraId="6FA87756" w14:textId="069862DC" w:rsidR="006763B9" w:rsidRDefault="006763B9">
      <w:pPr>
        <w:pStyle w:val="TOC1"/>
        <w:rPr>
          <w:rFonts w:asciiTheme="minorHAnsi" w:eastAsiaTheme="minorEastAsia" w:hAnsiTheme="minorHAnsi" w:cstheme="minorBidi"/>
          <w:b w:val="0"/>
          <w:noProof/>
          <w:sz w:val="22"/>
          <w:szCs w:val="22"/>
          <w:lang w:val="fr-CA" w:eastAsia="fr-CA"/>
        </w:rPr>
      </w:pPr>
      <w:hyperlink w:anchor="_Toc43372942" w:history="1">
        <w:r w:rsidRPr="004A453C">
          <w:rPr>
            <w:rStyle w:val="Hyperlink"/>
            <w:rFonts w:cs="Calibri"/>
            <w:noProof/>
          </w:rPr>
          <w:t>B187_ NegativeValues_LCPreviousYear</w:t>
        </w:r>
        <w:r>
          <w:rPr>
            <w:noProof/>
            <w:webHidden/>
          </w:rPr>
          <w:tab/>
        </w:r>
        <w:r>
          <w:rPr>
            <w:noProof/>
            <w:webHidden/>
          </w:rPr>
          <w:fldChar w:fldCharType="begin"/>
        </w:r>
        <w:r>
          <w:rPr>
            <w:noProof/>
            <w:webHidden/>
          </w:rPr>
          <w:instrText xml:space="preserve"> PAGEREF _Toc43372942 \h </w:instrText>
        </w:r>
        <w:r>
          <w:rPr>
            <w:noProof/>
            <w:webHidden/>
          </w:rPr>
        </w:r>
        <w:r>
          <w:rPr>
            <w:noProof/>
            <w:webHidden/>
          </w:rPr>
          <w:fldChar w:fldCharType="separate"/>
        </w:r>
        <w:r>
          <w:rPr>
            <w:noProof/>
            <w:webHidden/>
          </w:rPr>
          <w:t>282</w:t>
        </w:r>
        <w:r>
          <w:rPr>
            <w:noProof/>
            <w:webHidden/>
          </w:rPr>
          <w:fldChar w:fldCharType="end"/>
        </w:r>
      </w:hyperlink>
    </w:p>
    <w:p w14:paraId="2CF71C93" w14:textId="3603F496" w:rsidR="006763B9" w:rsidRDefault="006763B9">
      <w:pPr>
        <w:pStyle w:val="TOC1"/>
        <w:rPr>
          <w:rFonts w:asciiTheme="minorHAnsi" w:eastAsiaTheme="minorEastAsia" w:hAnsiTheme="minorHAnsi" w:cstheme="minorBidi"/>
          <w:b w:val="0"/>
          <w:noProof/>
          <w:sz w:val="22"/>
          <w:szCs w:val="22"/>
          <w:lang w:val="fr-CA" w:eastAsia="fr-CA"/>
        </w:rPr>
      </w:pPr>
      <w:hyperlink w:anchor="_Toc43372943" w:history="1">
        <w:r w:rsidRPr="004A453C">
          <w:rPr>
            <w:rStyle w:val="Hyperlink"/>
            <w:rFonts w:cs="Calibri"/>
            <w:noProof/>
          </w:rPr>
          <w:t>B187_ NegativeValues_LCPreviousYear</w:t>
        </w:r>
        <w:r>
          <w:rPr>
            <w:noProof/>
            <w:webHidden/>
          </w:rPr>
          <w:tab/>
        </w:r>
        <w:r>
          <w:rPr>
            <w:noProof/>
            <w:webHidden/>
          </w:rPr>
          <w:fldChar w:fldCharType="begin"/>
        </w:r>
        <w:r>
          <w:rPr>
            <w:noProof/>
            <w:webHidden/>
          </w:rPr>
          <w:instrText xml:space="preserve"> PAGEREF _Toc43372943 \h </w:instrText>
        </w:r>
        <w:r>
          <w:rPr>
            <w:noProof/>
            <w:webHidden/>
          </w:rPr>
        </w:r>
        <w:r>
          <w:rPr>
            <w:noProof/>
            <w:webHidden/>
          </w:rPr>
          <w:fldChar w:fldCharType="separate"/>
        </w:r>
        <w:r>
          <w:rPr>
            <w:noProof/>
            <w:webHidden/>
          </w:rPr>
          <w:t>283</w:t>
        </w:r>
        <w:r>
          <w:rPr>
            <w:noProof/>
            <w:webHidden/>
          </w:rPr>
          <w:fldChar w:fldCharType="end"/>
        </w:r>
      </w:hyperlink>
    </w:p>
    <w:p w14:paraId="1F0FF079" w14:textId="58BFED95" w:rsidR="006763B9" w:rsidRDefault="006763B9">
      <w:pPr>
        <w:pStyle w:val="TOC1"/>
        <w:rPr>
          <w:rFonts w:asciiTheme="minorHAnsi" w:eastAsiaTheme="minorEastAsia" w:hAnsiTheme="minorHAnsi" w:cstheme="minorBidi"/>
          <w:b w:val="0"/>
          <w:noProof/>
          <w:sz w:val="22"/>
          <w:szCs w:val="22"/>
          <w:lang w:val="fr-CA" w:eastAsia="fr-CA"/>
        </w:rPr>
      </w:pPr>
      <w:hyperlink w:anchor="_Toc43372944" w:history="1">
        <w:r w:rsidRPr="004A453C">
          <w:rPr>
            <w:rStyle w:val="Hyperlink"/>
            <w:rFonts w:cs="Calibri"/>
            <w:noProof/>
          </w:rPr>
          <w:t>B187_ NegativeValues_PctNormalEarnings</w:t>
        </w:r>
        <w:r>
          <w:rPr>
            <w:noProof/>
            <w:webHidden/>
          </w:rPr>
          <w:tab/>
        </w:r>
        <w:r>
          <w:rPr>
            <w:noProof/>
            <w:webHidden/>
          </w:rPr>
          <w:fldChar w:fldCharType="begin"/>
        </w:r>
        <w:r>
          <w:rPr>
            <w:noProof/>
            <w:webHidden/>
          </w:rPr>
          <w:instrText xml:space="preserve"> PAGEREF _Toc43372944 \h </w:instrText>
        </w:r>
        <w:r>
          <w:rPr>
            <w:noProof/>
            <w:webHidden/>
          </w:rPr>
        </w:r>
        <w:r>
          <w:rPr>
            <w:noProof/>
            <w:webHidden/>
          </w:rPr>
          <w:fldChar w:fldCharType="separate"/>
        </w:r>
        <w:r>
          <w:rPr>
            <w:noProof/>
            <w:webHidden/>
          </w:rPr>
          <w:t>284</w:t>
        </w:r>
        <w:r>
          <w:rPr>
            <w:noProof/>
            <w:webHidden/>
          </w:rPr>
          <w:fldChar w:fldCharType="end"/>
        </w:r>
      </w:hyperlink>
    </w:p>
    <w:p w14:paraId="418906DB" w14:textId="71B3552E" w:rsidR="006763B9" w:rsidRDefault="006763B9">
      <w:pPr>
        <w:pStyle w:val="TOC1"/>
        <w:rPr>
          <w:rFonts w:asciiTheme="minorHAnsi" w:eastAsiaTheme="minorEastAsia" w:hAnsiTheme="minorHAnsi" w:cstheme="minorBidi"/>
          <w:b w:val="0"/>
          <w:noProof/>
          <w:sz w:val="22"/>
          <w:szCs w:val="22"/>
          <w:lang w:val="fr-CA" w:eastAsia="fr-CA"/>
        </w:rPr>
      </w:pPr>
      <w:hyperlink w:anchor="_Toc43372945" w:history="1">
        <w:r w:rsidRPr="004A453C">
          <w:rPr>
            <w:rStyle w:val="Hyperlink"/>
            <w:rFonts w:cs="Calibri"/>
            <w:noProof/>
          </w:rPr>
          <w:t>B188_</w:t>
        </w:r>
        <w:r w:rsidRPr="004A453C">
          <w:rPr>
            <w:rStyle w:val="Hyperlink"/>
            <w:noProof/>
          </w:rPr>
          <w:t xml:space="preserve"> </w:t>
        </w:r>
        <w:r w:rsidRPr="004A453C">
          <w:rPr>
            <w:rStyle w:val="Hyperlink"/>
            <w:rFonts w:cs="Calibri"/>
            <w:noProof/>
          </w:rPr>
          <w:t xml:space="preserve">AutomaticPersonReject </w:t>
        </w:r>
        <w:r w:rsidRPr="004A453C">
          <w:rPr>
            <w:rStyle w:val="Hyperlink"/>
            <w:noProof/>
            <w:lang w:val="en-US"/>
          </w:rPr>
          <w:t>(Removed)</w:t>
        </w:r>
        <w:r>
          <w:rPr>
            <w:noProof/>
            <w:webHidden/>
          </w:rPr>
          <w:tab/>
        </w:r>
        <w:r>
          <w:rPr>
            <w:noProof/>
            <w:webHidden/>
          </w:rPr>
          <w:fldChar w:fldCharType="begin"/>
        </w:r>
        <w:r>
          <w:rPr>
            <w:noProof/>
            <w:webHidden/>
          </w:rPr>
          <w:instrText xml:space="preserve"> PAGEREF _Toc43372945 \h </w:instrText>
        </w:r>
        <w:r>
          <w:rPr>
            <w:noProof/>
            <w:webHidden/>
          </w:rPr>
        </w:r>
        <w:r>
          <w:rPr>
            <w:noProof/>
            <w:webHidden/>
          </w:rPr>
          <w:fldChar w:fldCharType="separate"/>
        </w:r>
        <w:r>
          <w:rPr>
            <w:noProof/>
            <w:webHidden/>
          </w:rPr>
          <w:t>285</w:t>
        </w:r>
        <w:r>
          <w:rPr>
            <w:noProof/>
            <w:webHidden/>
          </w:rPr>
          <w:fldChar w:fldCharType="end"/>
        </w:r>
      </w:hyperlink>
    </w:p>
    <w:p w14:paraId="40D8E28A" w14:textId="1B011C02" w:rsidR="006763B9" w:rsidRDefault="006763B9">
      <w:pPr>
        <w:pStyle w:val="TOC1"/>
        <w:rPr>
          <w:rFonts w:asciiTheme="minorHAnsi" w:eastAsiaTheme="minorEastAsia" w:hAnsiTheme="minorHAnsi" w:cstheme="minorBidi"/>
          <w:b w:val="0"/>
          <w:noProof/>
          <w:sz w:val="22"/>
          <w:szCs w:val="22"/>
          <w:lang w:val="fr-CA" w:eastAsia="fr-CA"/>
        </w:rPr>
      </w:pPr>
      <w:hyperlink w:anchor="_Toc43372946" w:history="1">
        <w:r w:rsidRPr="004A453C">
          <w:rPr>
            <w:rStyle w:val="Hyperlink"/>
            <w:noProof/>
            <w:lang w:val="en-US"/>
          </w:rPr>
          <w:t>B189_ValidateRehirePriorToDNCTDate</w:t>
        </w:r>
        <w:r>
          <w:rPr>
            <w:noProof/>
            <w:webHidden/>
          </w:rPr>
          <w:tab/>
        </w:r>
        <w:r>
          <w:rPr>
            <w:noProof/>
            <w:webHidden/>
          </w:rPr>
          <w:fldChar w:fldCharType="begin"/>
        </w:r>
        <w:r>
          <w:rPr>
            <w:noProof/>
            <w:webHidden/>
          </w:rPr>
          <w:instrText xml:space="preserve"> PAGEREF _Toc43372946 \h </w:instrText>
        </w:r>
        <w:r>
          <w:rPr>
            <w:noProof/>
            <w:webHidden/>
          </w:rPr>
        </w:r>
        <w:r>
          <w:rPr>
            <w:noProof/>
            <w:webHidden/>
          </w:rPr>
          <w:fldChar w:fldCharType="separate"/>
        </w:r>
        <w:r>
          <w:rPr>
            <w:noProof/>
            <w:webHidden/>
          </w:rPr>
          <w:t>286</w:t>
        </w:r>
        <w:r>
          <w:rPr>
            <w:noProof/>
            <w:webHidden/>
          </w:rPr>
          <w:fldChar w:fldCharType="end"/>
        </w:r>
      </w:hyperlink>
    </w:p>
    <w:p w14:paraId="5B779FF3" w14:textId="5EE16E0F" w:rsidR="006763B9" w:rsidRDefault="006763B9">
      <w:pPr>
        <w:pStyle w:val="TOC1"/>
        <w:rPr>
          <w:rFonts w:asciiTheme="minorHAnsi" w:eastAsiaTheme="minorEastAsia" w:hAnsiTheme="minorHAnsi" w:cstheme="minorBidi"/>
          <w:b w:val="0"/>
          <w:noProof/>
          <w:sz w:val="22"/>
          <w:szCs w:val="22"/>
          <w:lang w:val="fr-CA" w:eastAsia="fr-CA"/>
        </w:rPr>
      </w:pPr>
      <w:hyperlink w:anchor="_Toc43372947" w:history="1">
        <w:r w:rsidRPr="004A453C">
          <w:rPr>
            <w:rStyle w:val="Hyperlink"/>
            <w:noProof/>
            <w:lang w:val="en-US"/>
          </w:rPr>
          <w:t>B190_EmploymentTypeEffectiveDatePriorToHireDate</w:t>
        </w:r>
        <w:r>
          <w:rPr>
            <w:noProof/>
            <w:webHidden/>
          </w:rPr>
          <w:tab/>
        </w:r>
        <w:r>
          <w:rPr>
            <w:noProof/>
            <w:webHidden/>
          </w:rPr>
          <w:fldChar w:fldCharType="begin"/>
        </w:r>
        <w:r>
          <w:rPr>
            <w:noProof/>
            <w:webHidden/>
          </w:rPr>
          <w:instrText xml:space="preserve"> PAGEREF _Toc43372947 \h </w:instrText>
        </w:r>
        <w:r>
          <w:rPr>
            <w:noProof/>
            <w:webHidden/>
          </w:rPr>
        </w:r>
        <w:r>
          <w:rPr>
            <w:noProof/>
            <w:webHidden/>
          </w:rPr>
          <w:fldChar w:fldCharType="separate"/>
        </w:r>
        <w:r>
          <w:rPr>
            <w:noProof/>
            <w:webHidden/>
          </w:rPr>
          <w:t>288</w:t>
        </w:r>
        <w:r>
          <w:rPr>
            <w:noProof/>
            <w:webHidden/>
          </w:rPr>
          <w:fldChar w:fldCharType="end"/>
        </w:r>
      </w:hyperlink>
    </w:p>
    <w:p w14:paraId="174002A0" w14:textId="4506D6A4" w:rsidR="006763B9" w:rsidRDefault="006763B9">
      <w:pPr>
        <w:pStyle w:val="TOC1"/>
        <w:rPr>
          <w:rFonts w:asciiTheme="minorHAnsi" w:eastAsiaTheme="minorEastAsia" w:hAnsiTheme="minorHAnsi" w:cstheme="minorBidi"/>
          <w:b w:val="0"/>
          <w:noProof/>
          <w:sz w:val="22"/>
          <w:szCs w:val="22"/>
          <w:lang w:val="fr-CA" w:eastAsia="fr-CA"/>
        </w:rPr>
      </w:pPr>
      <w:hyperlink w:anchor="_Toc43372948" w:history="1">
        <w:r w:rsidRPr="004A453C">
          <w:rPr>
            <w:rStyle w:val="Hyperlink"/>
            <w:noProof/>
            <w:lang w:val="en-US"/>
          </w:rPr>
          <w:t>B191_RetroTransactionSameRetroYearAndPaymentYear</w:t>
        </w:r>
        <w:r>
          <w:rPr>
            <w:noProof/>
            <w:webHidden/>
          </w:rPr>
          <w:tab/>
        </w:r>
        <w:r>
          <w:rPr>
            <w:noProof/>
            <w:webHidden/>
          </w:rPr>
          <w:fldChar w:fldCharType="begin"/>
        </w:r>
        <w:r>
          <w:rPr>
            <w:noProof/>
            <w:webHidden/>
          </w:rPr>
          <w:instrText xml:space="preserve"> PAGEREF _Toc43372948 \h </w:instrText>
        </w:r>
        <w:r>
          <w:rPr>
            <w:noProof/>
            <w:webHidden/>
          </w:rPr>
        </w:r>
        <w:r>
          <w:rPr>
            <w:noProof/>
            <w:webHidden/>
          </w:rPr>
          <w:fldChar w:fldCharType="separate"/>
        </w:r>
        <w:r>
          <w:rPr>
            <w:noProof/>
            <w:webHidden/>
          </w:rPr>
          <w:t>290</w:t>
        </w:r>
        <w:r>
          <w:rPr>
            <w:noProof/>
            <w:webHidden/>
          </w:rPr>
          <w:fldChar w:fldCharType="end"/>
        </w:r>
      </w:hyperlink>
    </w:p>
    <w:p w14:paraId="0DB16355" w14:textId="6CC30373" w:rsidR="006763B9" w:rsidRDefault="006763B9">
      <w:pPr>
        <w:pStyle w:val="TOC1"/>
        <w:rPr>
          <w:rFonts w:asciiTheme="minorHAnsi" w:eastAsiaTheme="minorEastAsia" w:hAnsiTheme="minorHAnsi" w:cstheme="minorBidi"/>
          <w:b w:val="0"/>
          <w:noProof/>
          <w:sz w:val="22"/>
          <w:szCs w:val="22"/>
          <w:lang w:val="fr-CA" w:eastAsia="fr-CA"/>
        </w:rPr>
      </w:pPr>
      <w:hyperlink w:anchor="_Toc43372949" w:history="1">
        <w:r w:rsidRPr="004A453C">
          <w:rPr>
            <w:rStyle w:val="Hyperlink"/>
            <w:noProof/>
            <w:lang w:val="en-US"/>
          </w:rPr>
          <w:t>B192a_DuplicateMDCdataReceivedinEventsFile</w:t>
        </w:r>
        <w:r>
          <w:rPr>
            <w:noProof/>
            <w:webHidden/>
          </w:rPr>
          <w:tab/>
        </w:r>
        <w:r>
          <w:rPr>
            <w:noProof/>
            <w:webHidden/>
          </w:rPr>
          <w:fldChar w:fldCharType="begin"/>
        </w:r>
        <w:r>
          <w:rPr>
            <w:noProof/>
            <w:webHidden/>
          </w:rPr>
          <w:instrText xml:space="preserve"> PAGEREF _Toc43372949 \h </w:instrText>
        </w:r>
        <w:r>
          <w:rPr>
            <w:noProof/>
            <w:webHidden/>
          </w:rPr>
        </w:r>
        <w:r>
          <w:rPr>
            <w:noProof/>
            <w:webHidden/>
          </w:rPr>
          <w:fldChar w:fldCharType="separate"/>
        </w:r>
        <w:r>
          <w:rPr>
            <w:noProof/>
            <w:webHidden/>
          </w:rPr>
          <w:t>292</w:t>
        </w:r>
        <w:r>
          <w:rPr>
            <w:noProof/>
            <w:webHidden/>
          </w:rPr>
          <w:fldChar w:fldCharType="end"/>
        </w:r>
      </w:hyperlink>
    </w:p>
    <w:p w14:paraId="693C77FD" w14:textId="00405618" w:rsidR="006763B9" w:rsidRDefault="006763B9">
      <w:pPr>
        <w:pStyle w:val="TOC1"/>
        <w:rPr>
          <w:rFonts w:asciiTheme="minorHAnsi" w:eastAsiaTheme="minorEastAsia" w:hAnsiTheme="minorHAnsi" w:cstheme="minorBidi"/>
          <w:b w:val="0"/>
          <w:noProof/>
          <w:sz w:val="22"/>
          <w:szCs w:val="22"/>
          <w:lang w:val="fr-CA" w:eastAsia="fr-CA"/>
        </w:rPr>
      </w:pPr>
      <w:hyperlink w:anchor="_Toc43372950" w:history="1">
        <w:r w:rsidRPr="004A453C">
          <w:rPr>
            <w:rStyle w:val="Hyperlink"/>
            <w:noProof/>
            <w:lang w:val="en-US"/>
          </w:rPr>
          <w:t>B192b_</w:t>
        </w:r>
        <w:r w:rsidRPr="004A453C">
          <w:rPr>
            <w:rStyle w:val="Hyperlink"/>
            <w:noProof/>
          </w:rPr>
          <w:t xml:space="preserve"> ReportingNoDataForPreviousYearEventsAndMDC-1WasNeverReceived</w:t>
        </w:r>
        <w:r>
          <w:rPr>
            <w:noProof/>
            <w:webHidden/>
          </w:rPr>
          <w:tab/>
        </w:r>
        <w:r>
          <w:rPr>
            <w:noProof/>
            <w:webHidden/>
          </w:rPr>
          <w:fldChar w:fldCharType="begin"/>
        </w:r>
        <w:r>
          <w:rPr>
            <w:noProof/>
            <w:webHidden/>
          </w:rPr>
          <w:instrText xml:space="preserve"> PAGEREF _Toc43372950 \h </w:instrText>
        </w:r>
        <w:r>
          <w:rPr>
            <w:noProof/>
            <w:webHidden/>
          </w:rPr>
        </w:r>
        <w:r>
          <w:rPr>
            <w:noProof/>
            <w:webHidden/>
          </w:rPr>
          <w:fldChar w:fldCharType="separate"/>
        </w:r>
        <w:r>
          <w:rPr>
            <w:noProof/>
            <w:webHidden/>
          </w:rPr>
          <w:t>295</w:t>
        </w:r>
        <w:r>
          <w:rPr>
            <w:noProof/>
            <w:webHidden/>
          </w:rPr>
          <w:fldChar w:fldCharType="end"/>
        </w:r>
      </w:hyperlink>
    </w:p>
    <w:p w14:paraId="4FD40305" w14:textId="4F936938" w:rsidR="006763B9" w:rsidRDefault="006763B9">
      <w:pPr>
        <w:pStyle w:val="TOC1"/>
        <w:rPr>
          <w:rFonts w:asciiTheme="minorHAnsi" w:eastAsiaTheme="minorEastAsia" w:hAnsiTheme="minorHAnsi" w:cstheme="minorBidi"/>
          <w:b w:val="0"/>
          <w:noProof/>
          <w:sz w:val="22"/>
          <w:szCs w:val="22"/>
          <w:lang w:val="fr-CA" w:eastAsia="fr-CA"/>
        </w:rPr>
      </w:pPr>
      <w:hyperlink w:anchor="_Toc43372951" w:history="1">
        <w:r w:rsidRPr="004A453C">
          <w:rPr>
            <w:rStyle w:val="Hyperlink"/>
            <w:noProof/>
            <w:lang w:val="en-US"/>
          </w:rPr>
          <w:t>B193_EnrolmentDatePriorToERPlanRelationEffectiveDate</w:t>
        </w:r>
        <w:r>
          <w:rPr>
            <w:noProof/>
            <w:webHidden/>
          </w:rPr>
          <w:tab/>
        </w:r>
        <w:r>
          <w:rPr>
            <w:noProof/>
            <w:webHidden/>
          </w:rPr>
          <w:fldChar w:fldCharType="begin"/>
        </w:r>
        <w:r>
          <w:rPr>
            <w:noProof/>
            <w:webHidden/>
          </w:rPr>
          <w:instrText xml:space="preserve"> PAGEREF _Toc43372951 \h </w:instrText>
        </w:r>
        <w:r>
          <w:rPr>
            <w:noProof/>
            <w:webHidden/>
          </w:rPr>
        </w:r>
        <w:r>
          <w:rPr>
            <w:noProof/>
            <w:webHidden/>
          </w:rPr>
          <w:fldChar w:fldCharType="separate"/>
        </w:r>
        <w:r>
          <w:rPr>
            <w:noProof/>
            <w:webHidden/>
          </w:rPr>
          <w:t>297</w:t>
        </w:r>
        <w:r>
          <w:rPr>
            <w:noProof/>
            <w:webHidden/>
          </w:rPr>
          <w:fldChar w:fldCharType="end"/>
        </w:r>
      </w:hyperlink>
    </w:p>
    <w:p w14:paraId="1384B60E" w14:textId="4A351525" w:rsidR="006763B9" w:rsidRDefault="006763B9">
      <w:pPr>
        <w:pStyle w:val="TOC1"/>
        <w:rPr>
          <w:rFonts w:asciiTheme="minorHAnsi" w:eastAsiaTheme="minorEastAsia" w:hAnsiTheme="minorHAnsi" w:cstheme="minorBidi"/>
          <w:b w:val="0"/>
          <w:noProof/>
          <w:sz w:val="22"/>
          <w:szCs w:val="22"/>
          <w:lang w:val="fr-CA" w:eastAsia="fr-CA"/>
        </w:rPr>
      </w:pPr>
      <w:hyperlink w:anchor="_Toc43372952" w:history="1">
        <w:r w:rsidRPr="004A453C">
          <w:rPr>
            <w:rStyle w:val="Hyperlink"/>
            <w:noProof/>
            <w:lang w:val="en-US"/>
          </w:rPr>
          <w:t>B194a_MultipleTransactionForTheSameSIN</w:t>
        </w:r>
        <w:r>
          <w:rPr>
            <w:noProof/>
            <w:webHidden/>
          </w:rPr>
          <w:tab/>
        </w:r>
        <w:r>
          <w:rPr>
            <w:noProof/>
            <w:webHidden/>
          </w:rPr>
          <w:fldChar w:fldCharType="begin"/>
        </w:r>
        <w:r>
          <w:rPr>
            <w:noProof/>
            <w:webHidden/>
          </w:rPr>
          <w:instrText xml:space="preserve"> PAGEREF _Toc43372952 \h </w:instrText>
        </w:r>
        <w:r>
          <w:rPr>
            <w:noProof/>
            <w:webHidden/>
          </w:rPr>
        </w:r>
        <w:r>
          <w:rPr>
            <w:noProof/>
            <w:webHidden/>
          </w:rPr>
          <w:fldChar w:fldCharType="separate"/>
        </w:r>
        <w:r>
          <w:rPr>
            <w:noProof/>
            <w:webHidden/>
          </w:rPr>
          <w:t>299</w:t>
        </w:r>
        <w:r>
          <w:rPr>
            <w:noProof/>
            <w:webHidden/>
          </w:rPr>
          <w:fldChar w:fldCharType="end"/>
        </w:r>
      </w:hyperlink>
    </w:p>
    <w:p w14:paraId="6548E564" w14:textId="308DB9A3" w:rsidR="006763B9" w:rsidRDefault="006763B9">
      <w:pPr>
        <w:pStyle w:val="TOC1"/>
        <w:rPr>
          <w:rFonts w:asciiTheme="minorHAnsi" w:eastAsiaTheme="minorEastAsia" w:hAnsiTheme="minorHAnsi" w:cstheme="minorBidi"/>
          <w:b w:val="0"/>
          <w:noProof/>
          <w:sz w:val="22"/>
          <w:szCs w:val="22"/>
          <w:lang w:val="fr-CA" w:eastAsia="fr-CA"/>
        </w:rPr>
      </w:pPr>
      <w:hyperlink w:anchor="_Toc43372953" w:history="1">
        <w:r w:rsidRPr="004A453C">
          <w:rPr>
            <w:rStyle w:val="Hyperlink"/>
            <w:noProof/>
            <w:lang w:val="en-US"/>
          </w:rPr>
          <w:t>B194b_MultipleTransactionForTheSameSIN</w:t>
        </w:r>
        <w:r>
          <w:rPr>
            <w:noProof/>
            <w:webHidden/>
          </w:rPr>
          <w:tab/>
        </w:r>
        <w:r>
          <w:rPr>
            <w:noProof/>
            <w:webHidden/>
          </w:rPr>
          <w:fldChar w:fldCharType="begin"/>
        </w:r>
        <w:r>
          <w:rPr>
            <w:noProof/>
            <w:webHidden/>
          </w:rPr>
          <w:instrText xml:space="preserve"> PAGEREF _Toc43372953 \h </w:instrText>
        </w:r>
        <w:r>
          <w:rPr>
            <w:noProof/>
            <w:webHidden/>
          </w:rPr>
        </w:r>
        <w:r>
          <w:rPr>
            <w:noProof/>
            <w:webHidden/>
          </w:rPr>
          <w:fldChar w:fldCharType="separate"/>
        </w:r>
        <w:r>
          <w:rPr>
            <w:noProof/>
            <w:webHidden/>
          </w:rPr>
          <w:t>302</w:t>
        </w:r>
        <w:r>
          <w:rPr>
            <w:noProof/>
            <w:webHidden/>
          </w:rPr>
          <w:fldChar w:fldCharType="end"/>
        </w:r>
      </w:hyperlink>
    </w:p>
    <w:p w14:paraId="389510E9" w14:textId="2314687E" w:rsidR="006763B9" w:rsidRDefault="006763B9">
      <w:pPr>
        <w:pStyle w:val="TOC1"/>
        <w:rPr>
          <w:rFonts w:asciiTheme="minorHAnsi" w:eastAsiaTheme="minorEastAsia" w:hAnsiTheme="minorHAnsi" w:cstheme="minorBidi"/>
          <w:b w:val="0"/>
          <w:noProof/>
          <w:sz w:val="22"/>
          <w:szCs w:val="22"/>
          <w:lang w:val="fr-CA" w:eastAsia="fr-CA"/>
        </w:rPr>
      </w:pPr>
      <w:hyperlink w:anchor="_Toc43372954" w:history="1">
        <w:r w:rsidRPr="004A453C">
          <w:rPr>
            <w:rStyle w:val="Hyperlink"/>
            <w:noProof/>
            <w:lang w:val="en-US"/>
          </w:rPr>
          <w:t>B195_CoreDataFileShouldBeProvidedInMDCCollect</w:t>
        </w:r>
        <w:r>
          <w:rPr>
            <w:noProof/>
            <w:webHidden/>
          </w:rPr>
          <w:tab/>
        </w:r>
        <w:r>
          <w:rPr>
            <w:noProof/>
            <w:webHidden/>
          </w:rPr>
          <w:fldChar w:fldCharType="begin"/>
        </w:r>
        <w:r>
          <w:rPr>
            <w:noProof/>
            <w:webHidden/>
          </w:rPr>
          <w:instrText xml:space="preserve"> PAGEREF _Toc43372954 \h </w:instrText>
        </w:r>
        <w:r>
          <w:rPr>
            <w:noProof/>
            <w:webHidden/>
          </w:rPr>
        </w:r>
        <w:r>
          <w:rPr>
            <w:noProof/>
            <w:webHidden/>
          </w:rPr>
          <w:fldChar w:fldCharType="separate"/>
        </w:r>
        <w:r>
          <w:rPr>
            <w:noProof/>
            <w:webHidden/>
          </w:rPr>
          <w:t>305</w:t>
        </w:r>
        <w:r>
          <w:rPr>
            <w:noProof/>
            <w:webHidden/>
          </w:rPr>
          <w:fldChar w:fldCharType="end"/>
        </w:r>
      </w:hyperlink>
    </w:p>
    <w:p w14:paraId="49B67D7B" w14:textId="06C4BF06" w:rsidR="006763B9" w:rsidRDefault="006763B9">
      <w:pPr>
        <w:pStyle w:val="TOC1"/>
        <w:rPr>
          <w:rFonts w:asciiTheme="minorHAnsi" w:eastAsiaTheme="minorEastAsia" w:hAnsiTheme="minorHAnsi" w:cstheme="minorBidi"/>
          <w:b w:val="0"/>
          <w:noProof/>
          <w:sz w:val="22"/>
          <w:szCs w:val="22"/>
          <w:lang w:val="fr-CA" w:eastAsia="fr-CA"/>
        </w:rPr>
      </w:pPr>
      <w:hyperlink w:anchor="_Toc43372955" w:history="1">
        <w:r w:rsidRPr="004A453C">
          <w:rPr>
            <w:rStyle w:val="Hyperlink"/>
            <w:noProof/>
            <w:lang w:val="en-US"/>
          </w:rPr>
          <w:t>B196_EventsFileShouldBeProvidedInFinalDataCollect</w:t>
        </w:r>
        <w:r>
          <w:rPr>
            <w:noProof/>
            <w:webHidden/>
          </w:rPr>
          <w:tab/>
        </w:r>
        <w:r>
          <w:rPr>
            <w:noProof/>
            <w:webHidden/>
          </w:rPr>
          <w:fldChar w:fldCharType="begin"/>
        </w:r>
        <w:r>
          <w:rPr>
            <w:noProof/>
            <w:webHidden/>
          </w:rPr>
          <w:instrText xml:space="preserve"> PAGEREF _Toc43372955 \h </w:instrText>
        </w:r>
        <w:r>
          <w:rPr>
            <w:noProof/>
            <w:webHidden/>
          </w:rPr>
        </w:r>
        <w:r>
          <w:rPr>
            <w:noProof/>
            <w:webHidden/>
          </w:rPr>
          <w:fldChar w:fldCharType="separate"/>
        </w:r>
        <w:r>
          <w:rPr>
            <w:noProof/>
            <w:webHidden/>
          </w:rPr>
          <w:t>307</w:t>
        </w:r>
        <w:r>
          <w:rPr>
            <w:noProof/>
            <w:webHidden/>
          </w:rPr>
          <w:fldChar w:fldCharType="end"/>
        </w:r>
      </w:hyperlink>
    </w:p>
    <w:p w14:paraId="78F8B26B" w14:textId="2E4F3017" w:rsidR="006763B9" w:rsidRDefault="006763B9">
      <w:pPr>
        <w:pStyle w:val="TOC1"/>
        <w:rPr>
          <w:rFonts w:asciiTheme="minorHAnsi" w:eastAsiaTheme="minorEastAsia" w:hAnsiTheme="minorHAnsi" w:cstheme="minorBidi"/>
          <w:b w:val="0"/>
          <w:noProof/>
          <w:sz w:val="22"/>
          <w:szCs w:val="22"/>
          <w:lang w:val="fr-CA" w:eastAsia="fr-CA"/>
        </w:rPr>
      </w:pPr>
      <w:hyperlink w:anchor="_Toc43372956" w:history="1">
        <w:r w:rsidRPr="004A453C">
          <w:rPr>
            <w:rStyle w:val="Hyperlink"/>
            <w:noProof/>
          </w:rPr>
          <w:t>B197_PostalCodeFormat</w:t>
        </w:r>
        <w:r>
          <w:rPr>
            <w:noProof/>
            <w:webHidden/>
          </w:rPr>
          <w:tab/>
        </w:r>
        <w:r>
          <w:rPr>
            <w:noProof/>
            <w:webHidden/>
          </w:rPr>
          <w:fldChar w:fldCharType="begin"/>
        </w:r>
        <w:r>
          <w:rPr>
            <w:noProof/>
            <w:webHidden/>
          </w:rPr>
          <w:instrText xml:space="preserve"> PAGEREF _Toc43372956 \h </w:instrText>
        </w:r>
        <w:r>
          <w:rPr>
            <w:noProof/>
            <w:webHidden/>
          </w:rPr>
        </w:r>
        <w:r>
          <w:rPr>
            <w:noProof/>
            <w:webHidden/>
          </w:rPr>
          <w:fldChar w:fldCharType="separate"/>
        </w:r>
        <w:r>
          <w:rPr>
            <w:noProof/>
            <w:webHidden/>
          </w:rPr>
          <w:t>310</w:t>
        </w:r>
        <w:r>
          <w:rPr>
            <w:noProof/>
            <w:webHidden/>
          </w:rPr>
          <w:fldChar w:fldCharType="end"/>
        </w:r>
      </w:hyperlink>
    </w:p>
    <w:p w14:paraId="77E1B1CC" w14:textId="50FC97A0" w:rsidR="006763B9" w:rsidRDefault="006763B9">
      <w:pPr>
        <w:pStyle w:val="TOC1"/>
        <w:rPr>
          <w:rFonts w:asciiTheme="minorHAnsi" w:eastAsiaTheme="minorEastAsia" w:hAnsiTheme="minorHAnsi" w:cstheme="minorBidi"/>
          <w:b w:val="0"/>
          <w:noProof/>
          <w:sz w:val="22"/>
          <w:szCs w:val="22"/>
          <w:lang w:val="fr-CA" w:eastAsia="fr-CA"/>
        </w:rPr>
      </w:pPr>
      <w:hyperlink w:anchor="_Toc43372957" w:history="1">
        <w:r w:rsidRPr="004A453C">
          <w:rPr>
            <w:rStyle w:val="Hyperlink"/>
            <w:noProof/>
            <w:lang w:val="en-US"/>
          </w:rPr>
          <w:t>B200_RequiredFieldAddress</w:t>
        </w:r>
        <w:r>
          <w:rPr>
            <w:noProof/>
            <w:webHidden/>
          </w:rPr>
          <w:tab/>
        </w:r>
        <w:r>
          <w:rPr>
            <w:noProof/>
            <w:webHidden/>
          </w:rPr>
          <w:fldChar w:fldCharType="begin"/>
        </w:r>
        <w:r>
          <w:rPr>
            <w:noProof/>
            <w:webHidden/>
          </w:rPr>
          <w:instrText xml:space="preserve"> PAGEREF _Toc43372957 \h </w:instrText>
        </w:r>
        <w:r>
          <w:rPr>
            <w:noProof/>
            <w:webHidden/>
          </w:rPr>
        </w:r>
        <w:r>
          <w:rPr>
            <w:noProof/>
            <w:webHidden/>
          </w:rPr>
          <w:fldChar w:fldCharType="separate"/>
        </w:r>
        <w:r>
          <w:rPr>
            <w:noProof/>
            <w:webHidden/>
          </w:rPr>
          <w:t>312</w:t>
        </w:r>
        <w:r>
          <w:rPr>
            <w:noProof/>
            <w:webHidden/>
          </w:rPr>
          <w:fldChar w:fldCharType="end"/>
        </w:r>
      </w:hyperlink>
    </w:p>
    <w:p w14:paraId="286ED3ED" w14:textId="41D6FD41" w:rsidR="006763B9" w:rsidRDefault="006763B9">
      <w:pPr>
        <w:pStyle w:val="TOC1"/>
        <w:rPr>
          <w:rFonts w:asciiTheme="minorHAnsi" w:eastAsiaTheme="minorEastAsia" w:hAnsiTheme="minorHAnsi" w:cstheme="minorBidi"/>
          <w:b w:val="0"/>
          <w:noProof/>
          <w:sz w:val="22"/>
          <w:szCs w:val="22"/>
          <w:lang w:val="fr-CA" w:eastAsia="fr-CA"/>
        </w:rPr>
      </w:pPr>
      <w:hyperlink w:anchor="_Toc43372958" w:history="1">
        <w:r w:rsidRPr="004A453C">
          <w:rPr>
            <w:rStyle w:val="Hyperlink"/>
            <w:noProof/>
            <w:lang w:val="en-US"/>
          </w:rPr>
          <w:t>B201_EmploymentLinkBetweenEmploymentMembershipMustExist</w:t>
        </w:r>
        <w:r>
          <w:rPr>
            <w:noProof/>
            <w:webHidden/>
          </w:rPr>
          <w:tab/>
        </w:r>
        <w:r>
          <w:rPr>
            <w:noProof/>
            <w:webHidden/>
          </w:rPr>
          <w:fldChar w:fldCharType="begin"/>
        </w:r>
        <w:r>
          <w:rPr>
            <w:noProof/>
            <w:webHidden/>
          </w:rPr>
          <w:instrText xml:space="preserve"> PAGEREF _Toc43372958 \h </w:instrText>
        </w:r>
        <w:r>
          <w:rPr>
            <w:noProof/>
            <w:webHidden/>
          </w:rPr>
        </w:r>
        <w:r>
          <w:rPr>
            <w:noProof/>
            <w:webHidden/>
          </w:rPr>
          <w:fldChar w:fldCharType="separate"/>
        </w:r>
        <w:r>
          <w:rPr>
            <w:noProof/>
            <w:webHidden/>
          </w:rPr>
          <w:t>314</w:t>
        </w:r>
        <w:r>
          <w:rPr>
            <w:noProof/>
            <w:webHidden/>
          </w:rPr>
          <w:fldChar w:fldCharType="end"/>
        </w:r>
      </w:hyperlink>
    </w:p>
    <w:p w14:paraId="3EC4E578" w14:textId="2FC67CA7" w:rsidR="006763B9" w:rsidRDefault="006763B9">
      <w:pPr>
        <w:pStyle w:val="TOC1"/>
        <w:rPr>
          <w:rFonts w:asciiTheme="minorHAnsi" w:eastAsiaTheme="minorEastAsia" w:hAnsiTheme="minorHAnsi" w:cstheme="minorBidi"/>
          <w:b w:val="0"/>
          <w:noProof/>
          <w:sz w:val="22"/>
          <w:szCs w:val="22"/>
          <w:lang w:val="fr-CA" w:eastAsia="fr-CA"/>
        </w:rPr>
      </w:pPr>
      <w:hyperlink w:anchor="_Toc43372959" w:history="1">
        <w:r w:rsidRPr="004A453C">
          <w:rPr>
            <w:rStyle w:val="Hyperlink"/>
            <w:noProof/>
            <w:lang w:val="en-US"/>
          </w:rPr>
          <w:t>B202_PersonValidateUnicityOfAddress</w:t>
        </w:r>
        <w:r>
          <w:rPr>
            <w:noProof/>
            <w:webHidden/>
          </w:rPr>
          <w:tab/>
        </w:r>
        <w:r>
          <w:rPr>
            <w:noProof/>
            <w:webHidden/>
          </w:rPr>
          <w:fldChar w:fldCharType="begin"/>
        </w:r>
        <w:r>
          <w:rPr>
            <w:noProof/>
            <w:webHidden/>
          </w:rPr>
          <w:instrText xml:space="preserve"> PAGEREF _Toc43372959 \h </w:instrText>
        </w:r>
        <w:r>
          <w:rPr>
            <w:noProof/>
            <w:webHidden/>
          </w:rPr>
        </w:r>
        <w:r>
          <w:rPr>
            <w:noProof/>
            <w:webHidden/>
          </w:rPr>
          <w:fldChar w:fldCharType="separate"/>
        </w:r>
        <w:r>
          <w:rPr>
            <w:noProof/>
            <w:webHidden/>
          </w:rPr>
          <w:t>315</w:t>
        </w:r>
        <w:r>
          <w:rPr>
            <w:noProof/>
            <w:webHidden/>
          </w:rPr>
          <w:fldChar w:fldCharType="end"/>
        </w:r>
      </w:hyperlink>
    </w:p>
    <w:p w14:paraId="22A3F32E" w14:textId="65D48D1C" w:rsidR="006763B9" w:rsidRDefault="006763B9">
      <w:pPr>
        <w:pStyle w:val="TOC1"/>
        <w:rPr>
          <w:rFonts w:asciiTheme="minorHAnsi" w:eastAsiaTheme="minorEastAsia" w:hAnsiTheme="minorHAnsi" w:cstheme="minorBidi"/>
          <w:b w:val="0"/>
          <w:noProof/>
          <w:sz w:val="22"/>
          <w:szCs w:val="22"/>
          <w:lang w:val="fr-CA" w:eastAsia="fr-CA"/>
        </w:rPr>
      </w:pPr>
      <w:hyperlink w:anchor="_Toc43372960" w:history="1">
        <w:r w:rsidRPr="004A453C">
          <w:rPr>
            <w:rStyle w:val="Hyperlink"/>
            <w:noProof/>
            <w:lang w:val="en-US"/>
          </w:rPr>
          <w:t>B203_StatusDateAndStatusCode</w:t>
        </w:r>
        <w:r>
          <w:rPr>
            <w:noProof/>
            <w:webHidden/>
          </w:rPr>
          <w:tab/>
        </w:r>
        <w:r>
          <w:rPr>
            <w:noProof/>
            <w:webHidden/>
          </w:rPr>
          <w:fldChar w:fldCharType="begin"/>
        </w:r>
        <w:r>
          <w:rPr>
            <w:noProof/>
            <w:webHidden/>
          </w:rPr>
          <w:instrText xml:space="preserve"> PAGEREF _Toc43372960 \h </w:instrText>
        </w:r>
        <w:r>
          <w:rPr>
            <w:noProof/>
            <w:webHidden/>
          </w:rPr>
        </w:r>
        <w:r>
          <w:rPr>
            <w:noProof/>
            <w:webHidden/>
          </w:rPr>
          <w:fldChar w:fldCharType="separate"/>
        </w:r>
        <w:r>
          <w:rPr>
            <w:noProof/>
            <w:webHidden/>
          </w:rPr>
          <w:t>316</w:t>
        </w:r>
        <w:r>
          <w:rPr>
            <w:noProof/>
            <w:webHidden/>
          </w:rPr>
          <w:fldChar w:fldCharType="end"/>
        </w:r>
      </w:hyperlink>
    </w:p>
    <w:p w14:paraId="06B4E33D" w14:textId="5710143A" w:rsidR="006763B9" w:rsidRDefault="006763B9">
      <w:pPr>
        <w:pStyle w:val="TOC1"/>
        <w:rPr>
          <w:rFonts w:asciiTheme="minorHAnsi" w:eastAsiaTheme="minorEastAsia" w:hAnsiTheme="minorHAnsi" w:cstheme="minorBidi"/>
          <w:b w:val="0"/>
          <w:noProof/>
          <w:sz w:val="22"/>
          <w:szCs w:val="22"/>
          <w:lang w:val="fr-CA" w:eastAsia="fr-CA"/>
        </w:rPr>
      </w:pPr>
      <w:hyperlink w:anchor="_Toc43372961" w:history="1">
        <w:r w:rsidRPr="004A453C">
          <w:rPr>
            <w:rStyle w:val="Hyperlink"/>
            <w:noProof/>
            <w:lang w:val="en-US"/>
          </w:rPr>
          <w:t>B204_PersonMatchingEntityInstance</w:t>
        </w:r>
        <w:r>
          <w:rPr>
            <w:noProof/>
            <w:webHidden/>
          </w:rPr>
          <w:tab/>
        </w:r>
        <w:r>
          <w:rPr>
            <w:noProof/>
            <w:webHidden/>
          </w:rPr>
          <w:fldChar w:fldCharType="begin"/>
        </w:r>
        <w:r>
          <w:rPr>
            <w:noProof/>
            <w:webHidden/>
          </w:rPr>
          <w:instrText xml:space="preserve"> PAGEREF _Toc43372961 \h </w:instrText>
        </w:r>
        <w:r>
          <w:rPr>
            <w:noProof/>
            <w:webHidden/>
          </w:rPr>
        </w:r>
        <w:r>
          <w:rPr>
            <w:noProof/>
            <w:webHidden/>
          </w:rPr>
          <w:fldChar w:fldCharType="separate"/>
        </w:r>
        <w:r>
          <w:rPr>
            <w:noProof/>
            <w:webHidden/>
          </w:rPr>
          <w:t>317</w:t>
        </w:r>
        <w:r>
          <w:rPr>
            <w:noProof/>
            <w:webHidden/>
          </w:rPr>
          <w:fldChar w:fldCharType="end"/>
        </w:r>
      </w:hyperlink>
    </w:p>
    <w:p w14:paraId="647E3F20" w14:textId="510AF26F" w:rsidR="006763B9" w:rsidRDefault="006763B9">
      <w:pPr>
        <w:pStyle w:val="TOC1"/>
        <w:rPr>
          <w:rFonts w:asciiTheme="minorHAnsi" w:eastAsiaTheme="minorEastAsia" w:hAnsiTheme="minorHAnsi" w:cstheme="minorBidi"/>
          <w:b w:val="0"/>
          <w:noProof/>
          <w:sz w:val="22"/>
          <w:szCs w:val="22"/>
          <w:lang w:val="fr-CA" w:eastAsia="fr-CA"/>
        </w:rPr>
      </w:pPr>
      <w:hyperlink w:anchor="_Toc43372962" w:history="1">
        <w:r w:rsidRPr="004A453C">
          <w:rPr>
            <w:rStyle w:val="Hyperlink"/>
            <w:noProof/>
            <w:lang w:val="en-US"/>
          </w:rPr>
          <w:t>B205_SubStatusDateAndSubStatusCode</w:t>
        </w:r>
        <w:r>
          <w:rPr>
            <w:noProof/>
            <w:webHidden/>
          </w:rPr>
          <w:tab/>
        </w:r>
        <w:r>
          <w:rPr>
            <w:noProof/>
            <w:webHidden/>
          </w:rPr>
          <w:fldChar w:fldCharType="begin"/>
        </w:r>
        <w:r>
          <w:rPr>
            <w:noProof/>
            <w:webHidden/>
          </w:rPr>
          <w:instrText xml:space="preserve"> PAGEREF _Toc43372962 \h </w:instrText>
        </w:r>
        <w:r>
          <w:rPr>
            <w:noProof/>
            <w:webHidden/>
          </w:rPr>
        </w:r>
        <w:r>
          <w:rPr>
            <w:noProof/>
            <w:webHidden/>
          </w:rPr>
          <w:fldChar w:fldCharType="separate"/>
        </w:r>
        <w:r>
          <w:rPr>
            <w:noProof/>
            <w:webHidden/>
          </w:rPr>
          <w:t>319</w:t>
        </w:r>
        <w:r>
          <w:rPr>
            <w:noProof/>
            <w:webHidden/>
          </w:rPr>
          <w:fldChar w:fldCharType="end"/>
        </w:r>
      </w:hyperlink>
    </w:p>
    <w:p w14:paraId="5A488FA8" w14:textId="0B43B26B" w:rsidR="006763B9" w:rsidRDefault="006763B9">
      <w:pPr>
        <w:pStyle w:val="TOC1"/>
        <w:rPr>
          <w:rFonts w:asciiTheme="minorHAnsi" w:eastAsiaTheme="minorEastAsia" w:hAnsiTheme="minorHAnsi" w:cstheme="minorBidi"/>
          <w:b w:val="0"/>
          <w:noProof/>
          <w:sz w:val="22"/>
          <w:szCs w:val="22"/>
          <w:lang w:val="fr-CA" w:eastAsia="fr-CA"/>
        </w:rPr>
      </w:pPr>
      <w:hyperlink w:anchor="_Toc43372963" w:history="1">
        <w:r w:rsidRPr="004A453C">
          <w:rPr>
            <w:rStyle w:val="Hyperlink"/>
            <w:noProof/>
            <w:lang w:val="en-US"/>
          </w:rPr>
          <w:t>B206_UnicityStatusDeleteEffectiveDate</w:t>
        </w:r>
        <w:r>
          <w:rPr>
            <w:noProof/>
            <w:webHidden/>
          </w:rPr>
          <w:tab/>
        </w:r>
        <w:r>
          <w:rPr>
            <w:noProof/>
            <w:webHidden/>
          </w:rPr>
          <w:fldChar w:fldCharType="begin"/>
        </w:r>
        <w:r>
          <w:rPr>
            <w:noProof/>
            <w:webHidden/>
          </w:rPr>
          <w:instrText xml:space="preserve"> PAGEREF _Toc43372963 \h </w:instrText>
        </w:r>
        <w:r>
          <w:rPr>
            <w:noProof/>
            <w:webHidden/>
          </w:rPr>
        </w:r>
        <w:r>
          <w:rPr>
            <w:noProof/>
            <w:webHidden/>
          </w:rPr>
          <w:fldChar w:fldCharType="separate"/>
        </w:r>
        <w:r>
          <w:rPr>
            <w:noProof/>
            <w:webHidden/>
          </w:rPr>
          <w:t>320</w:t>
        </w:r>
        <w:r>
          <w:rPr>
            <w:noProof/>
            <w:webHidden/>
          </w:rPr>
          <w:fldChar w:fldCharType="end"/>
        </w:r>
      </w:hyperlink>
    </w:p>
    <w:p w14:paraId="2CBC027D" w14:textId="31B931BA" w:rsidR="006763B9" w:rsidRDefault="006763B9">
      <w:pPr>
        <w:pStyle w:val="TOC1"/>
        <w:rPr>
          <w:rFonts w:asciiTheme="minorHAnsi" w:eastAsiaTheme="minorEastAsia" w:hAnsiTheme="minorHAnsi" w:cstheme="minorBidi"/>
          <w:b w:val="0"/>
          <w:noProof/>
          <w:sz w:val="22"/>
          <w:szCs w:val="22"/>
          <w:lang w:val="fr-CA" w:eastAsia="fr-CA"/>
        </w:rPr>
      </w:pPr>
      <w:hyperlink w:anchor="_Toc43372964" w:history="1">
        <w:r w:rsidRPr="004A453C">
          <w:rPr>
            <w:rStyle w:val="Hyperlink"/>
            <w:noProof/>
            <w:lang w:val="en-US"/>
          </w:rPr>
          <w:t>B207_DuplicatePensionAdjustment</w:t>
        </w:r>
        <w:r>
          <w:rPr>
            <w:noProof/>
            <w:webHidden/>
          </w:rPr>
          <w:tab/>
        </w:r>
        <w:r>
          <w:rPr>
            <w:noProof/>
            <w:webHidden/>
          </w:rPr>
          <w:fldChar w:fldCharType="begin"/>
        </w:r>
        <w:r>
          <w:rPr>
            <w:noProof/>
            <w:webHidden/>
          </w:rPr>
          <w:instrText xml:space="preserve"> PAGEREF _Toc43372964 \h </w:instrText>
        </w:r>
        <w:r>
          <w:rPr>
            <w:noProof/>
            <w:webHidden/>
          </w:rPr>
        </w:r>
        <w:r>
          <w:rPr>
            <w:noProof/>
            <w:webHidden/>
          </w:rPr>
          <w:fldChar w:fldCharType="separate"/>
        </w:r>
        <w:r>
          <w:rPr>
            <w:noProof/>
            <w:webHidden/>
          </w:rPr>
          <w:t>321</w:t>
        </w:r>
        <w:r>
          <w:rPr>
            <w:noProof/>
            <w:webHidden/>
          </w:rPr>
          <w:fldChar w:fldCharType="end"/>
        </w:r>
      </w:hyperlink>
    </w:p>
    <w:p w14:paraId="43B842D0" w14:textId="299595C8" w:rsidR="006763B9" w:rsidRDefault="006763B9">
      <w:pPr>
        <w:pStyle w:val="TOC1"/>
        <w:rPr>
          <w:rFonts w:asciiTheme="minorHAnsi" w:eastAsiaTheme="minorEastAsia" w:hAnsiTheme="minorHAnsi" w:cstheme="minorBidi"/>
          <w:b w:val="0"/>
          <w:noProof/>
          <w:sz w:val="22"/>
          <w:szCs w:val="22"/>
          <w:lang w:val="fr-CA" w:eastAsia="fr-CA"/>
        </w:rPr>
      </w:pPr>
      <w:hyperlink w:anchor="_Toc43372965" w:history="1">
        <w:r w:rsidRPr="004A453C">
          <w:rPr>
            <w:rStyle w:val="Hyperlink"/>
            <w:noProof/>
            <w:lang w:val="en-US"/>
          </w:rPr>
          <w:t>B208_RehireAndSubStatusOtherThanNCTOrUnknown</w:t>
        </w:r>
        <w:r>
          <w:rPr>
            <w:noProof/>
            <w:webHidden/>
          </w:rPr>
          <w:tab/>
        </w:r>
        <w:r>
          <w:rPr>
            <w:noProof/>
            <w:webHidden/>
          </w:rPr>
          <w:fldChar w:fldCharType="begin"/>
        </w:r>
        <w:r>
          <w:rPr>
            <w:noProof/>
            <w:webHidden/>
          </w:rPr>
          <w:instrText xml:space="preserve"> PAGEREF _Toc43372965 \h </w:instrText>
        </w:r>
        <w:r>
          <w:rPr>
            <w:noProof/>
            <w:webHidden/>
          </w:rPr>
        </w:r>
        <w:r>
          <w:rPr>
            <w:noProof/>
            <w:webHidden/>
          </w:rPr>
          <w:fldChar w:fldCharType="separate"/>
        </w:r>
        <w:r>
          <w:rPr>
            <w:noProof/>
            <w:webHidden/>
          </w:rPr>
          <w:t>322</w:t>
        </w:r>
        <w:r>
          <w:rPr>
            <w:noProof/>
            <w:webHidden/>
          </w:rPr>
          <w:fldChar w:fldCharType="end"/>
        </w:r>
      </w:hyperlink>
    </w:p>
    <w:p w14:paraId="0EE7F165" w14:textId="2A73DD22" w:rsidR="006763B9" w:rsidRDefault="006763B9">
      <w:pPr>
        <w:pStyle w:val="TOC1"/>
        <w:rPr>
          <w:rFonts w:asciiTheme="minorHAnsi" w:eastAsiaTheme="minorEastAsia" w:hAnsiTheme="minorHAnsi" w:cstheme="minorBidi"/>
          <w:b w:val="0"/>
          <w:noProof/>
          <w:sz w:val="22"/>
          <w:szCs w:val="22"/>
          <w:lang w:val="fr-CA" w:eastAsia="fr-CA"/>
        </w:rPr>
      </w:pPr>
      <w:hyperlink w:anchor="_Toc43372966" w:history="1">
        <w:r w:rsidRPr="004A453C">
          <w:rPr>
            <w:rStyle w:val="Hyperlink"/>
            <w:rFonts w:cs="Calibri"/>
            <w:noProof/>
          </w:rPr>
          <w:t>B214</w:t>
        </w:r>
        <w:r>
          <w:rPr>
            <w:noProof/>
            <w:webHidden/>
          </w:rPr>
          <w:tab/>
        </w:r>
        <w:r>
          <w:rPr>
            <w:noProof/>
            <w:webHidden/>
          </w:rPr>
          <w:fldChar w:fldCharType="begin"/>
        </w:r>
        <w:r>
          <w:rPr>
            <w:noProof/>
            <w:webHidden/>
          </w:rPr>
          <w:instrText xml:space="preserve"> PAGEREF _Toc43372966 \h </w:instrText>
        </w:r>
        <w:r>
          <w:rPr>
            <w:noProof/>
            <w:webHidden/>
          </w:rPr>
        </w:r>
        <w:r>
          <w:rPr>
            <w:noProof/>
            <w:webHidden/>
          </w:rPr>
          <w:fldChar w:fldCharType="separate"/>
        </w:r>
        <w:r>
          <w:rPr>
            <w:noProof/>
            <w:webHidden/>
          </w:rPr>
          <w:t>323</w:t>
        </w:r>
        <w:r>
          <w:rPr>
            <w:noProof/>
            <w:webHidden/>
          </w:rPr>
          <w:fldChar w:fldCharType="end"/>
        </w:r>
      </w:hyperlink>
    </w:p>
    <w:p w14:paraId="73245C45" w14:textId="048867AD" w:rsidR="006763B9" w:rsidRDefault="006763B9">
      <w:pPr>
        <w:pStyle w:val="TOC1"/>
        <w:rPr>
          <w:rFonts w:asciiTheme="minorHAnsi" w:eastAsiaTheme="minorEastAsia" w:hAnsiTheme="minorHAnsi" w:cstheme="minorBidi"/>
          <w:b w:val="0"/>
          <w:noProof/>
          <w:sz w:val="22"/>
          <w:szCs w:val="22"/>
          <w:lang w:val="fr-CA" w:eastAsia="fr-CA"/>
        </w:rPr>
      </w:pPr>
      <w:hyperlink w:anchor="_Toc43372967" w:history="1">
        <w:r w:rsidRPr="004A453C">
          <w:rPr>
            <w:rStyle w:val="Hyperlink"/>
            <w:noProof/>
            <w:lang w:val="en-US"/>
          </w:rPr>
          <w:t>B217_WaivedContributionsForActiveFullTimeMemberCoreData</w:t>
        </w:r>
        <w:r>
          <w:rPr>
            <w:noProof/>
            <w:webHidden/>
          </w:rPr>
          <w:tab/>
        </w:r>
        <w:r>
          <w:rPr>
            <w:noProof/>
            <w:webHidden/>
          </w:rPr>
          <w:fldChar w:fldCharType="begin"/>
        </w:r>
        <w:r>
          <w:rPr>
            <w:noProof/>
            <w:webHidden/>
          </w:rPr>
          <w:instrText xml:space="preserve"> PAGEREF _Toc43372967 \h </w:instrText>
        </w:r>
        <w:r>
          <w:rPr>
            <w:noProof/>
            <w:webHidden/>
          </w:rPr>
        </w:r>
        <w:r>
          <w:rPr>
            <w:noProof/>
            <w:webHidden/>
          </w:rPr>
          <w:fldChar w:fldCharType="separate"/>
        </w:r>
        <w:r>
          <w:rPr>
            <w:noProof/>
            <w:webHidden/>
          </w:rPr>
          <w:t>327</w:t>
        </w:r>
        <w:r>
          <w:rPr>
            <w:noProof/>
            <w:webHidden/>
          </w:rPr>
          <w:fldChar w:fldCharType="end"/>
        </w:r>
      </w:hyperlink>
    </w:p>
    <w:p w14:paraId="54F4C631" w14:textId="116602D2" w:rsidR="006763B9" w:rsidRDefault="006763B9">
      <w:pPr>
        <w:pStyle w:val="TOC1"/>
        <w:rPr>
          <w:rFonts w:asciiTheme="minorHAnsi" w:eastAsiaTheme="minorEastAsia" w:hAnsiTheme="minorHAnsi" w:cstheme="minorBidi"/>
          <w:b w:val="0"/>
          <w:noProof/>
          <w:sz w:val="22"/>
          <w:szCs w:val="22"/>
          <w:lang w:val="fr-CA" w:eastAsia="fr-CA"/>
        </w:rPr>
      </w:pPr>
      <w:hyperlink w:anchor="_Toc43372968" w:history="1">
        <w:r w:rsidRPr="004A453C">
          <w:rPr>
            <w:rStyle w:val="Hyperlink"/>
            <w:noProof/>
            <w:lang w:val="en-US"/>
          </w:rPr>
          <w:t>B218_ReportedLeaveOverlapsWaivedContributoryPeriod</w:t>
        </w:r>
        <w:r>
          <w:rPr>
            <w:noProof/>
            <w:webHidden/>
          </w:rPr>
          <w:tab/>
        </w:r>
        <w:r>
          <w:rPr>
            <w:noProof/>
            <w:webHidden/>
          </w:rPr>
          <w:fldChar w:fldCharType="begin"/>
        </w:r>
        <w:r>
          <w:rPr>
            <w:noProof/>
            <w:webHidden/>
          </w:rPr>
          <w:instrText xml:space="preserve"> PAGEREF _Toc43372968 \h </w:instrText>
        </w:r>
        <w:r>
          <w:rPr>
            <w:noProof/>
            <w:webHidden/>
          </w:rPr>
        </w:r>
        <w:r>
          <w:rPr>
            <w:noProof/>
            <w:webHidden/>
          </w:rPr>
          <w:fldChar w:fldCharType="separate"/>
        </w:r>
        <w:r>
          <w:rPr>
            <w:noProof/>
            <w:webHidden/>
          </w:rPr>
          <w:t>329</w:t>
        </w:r>
        <w:r>
          <w:rPr>
            <w:noProof/>
            <w:webHidden/>
          </w:rPr>
          <w:fldChar w:fldCharType="end"/>
        </w:r>
      </w:hyperlink>
    </w:p>
    <w:p w14:paraId="4D641AD8" w14:textId="1D66DBEA" w:rsidR="006763B9" w:rsidRDefault="006763B9">
      <w:pPr>
        <w:pStyle w:val="TOC1"/>
        <w:rPr>
          <w:rFonts w:asciiTheme="minorHAnsi" w:eastAsiaTheme="minorEastAsia" w:hAnsiTheme="minorHAnsi" w:cstheme="minorBidi"/>
          <w:b w:val="0"/>
          <w:noProof/>
          <w:sz w:val="22"/>
          <w:szCs w:val="22"/>
          <w:lang w:val="fr-CA" w:eastAsia="fr-CA"/>
        </w:rPr>
      </w:pPr>
      <w:hyperlink w:anchor="_Toc43372969" w:history="1">
        <w:r w:rsidRPr="004A453C">
          <w:rPr>
            <w:rStyle w:val="Hyperlink"/>
            <w:rFonts w:cs="Calibri"/>
            <w:noProof/>
          </w:rPr>
          <w:t>B220</w:t>
        </w:r>
        <w:r>
          <w:rPr>
            <w:noProof/>
            <w:webHidden/>
          </w:rPr>
          <w:tab/>
        </w:r>
        <w:r>
          <w:rPr>
            <w:noProof/>
            <w:webHidden/>
          </w:rPr>
          <w:fldChar w:fldCharType="begin"/>
        </w:r>
        <w:r>
          <w:rPr>
            <w:noProof/>
            <w:webHidden/>
          </w:rPr>
          <w:instrText xml:space="preserve"> PAGEREF _Toc43372969 \h </w:instrText>
        </w:r>
        <w:r>
          <w:rPr>
            <w:noProof/>
            <w:webHidden/>
          </w:rPr>
        </w:r>
        <w:r>
          <w:rPr>
            <w:noProof/>
            <w:webHidden/>
          </w:rPr>
          <w:fldChar w:fldCharType="separate"/>
        </w:r>
        <w:r>
          <w:rPr>
            <w:noProof/>
            <w:webHidden/>
          </w:rPr>
          <w:t>330</w:t>
        </w:r>
        <w:r>
          <w:rPr>
            <w:noProof/>
            <w:webHidden/>
          </w:rPr>
          <w:fldChar w:fldCharType="end"/>
        </w:r>
      </w:hyperlink>
    </w:p>
    <w:p w14:paraId="1466B088" w14:textId="692F950B" w:rsidR="006763B9" w:rsidRDefault="006763B9">
      <w:pPr>
        <w:pStyle w:val="TOC1"/>
        <w:rPr>
          <w:rFonts w:asciiTheme="minorHAnsi" w:eastAsiaTheme="minorEastAsia" w:hAnsiTheme="minorHAnsi" w:cstheme="minorBidi"/>
          <w:b w:val="0"/>
          <w:noProof/>
          <w:sz w:val="22"/>
          <w:szCs w:val="22"/>
          <w:lang w:val="fr-CA" w:eastAsia="fr-CA"/>
        </w:rPr>
      </w:pPr>
      <w:hyperlink w:anchor="_Toc43372970" w:history="1">
        <w:r w:rsidRPr="004A453C">
          <w:rPr>
            <w:rStyle w:val="Hyperlink"/>
            <w:rFonts w:cs="Calibri"/>
            <w:noProof/>
          </w:rPr>
          <w:t>B221_</w:t>
        </w:r>
        <w:r w:rsidRPr="004A453C">
          <w:rPr>
            <w:rStyle w:val="Hyperlink"/>
            <w:noProof/>
            <w:lang w:val="en-US"/>
          </w:rPr>
          <w:t xml:space="preserve"> No_Existing_Opened_NCL</w:t>
        </w:r>
        <w:r>
          <w:rPr>
            <w:noProof/>
            <w:webHidden/>
          </w:rPr>
          <w:tab/>
        </w:r>
        <w:r>
          <w:rPr>
            <w:noProof/>
            <w:webHidden/>
          </w:rPr>
          <w:fldChar w:fldCharType="begin"/>
        </w:r>
        <w:r>
          <w:rPr>
            <w:noProof/>
            <w:webHidden/>
          </w:rPr>
          <w:instrText xml:space="preserve"> PAGEREF _Toc43372970 \h </w:instrText>
        </w:r>
        <w:r>
          <w:rPr>
            <w:noProof/>
            <w:webHidden/>
          </w:rPr>
        </w:r>
        <w:r>
          <w:rPr>
            <w:noProof/>
            <w:webHidden/>
          </w:rPr>
          <w:fldChar w:fldCharType="separate"/>
        </w:r>
        <w:r>
          <w:rPr>
            <w:noProof/>
            <w:webHidden/>
          </w:rPr>
          <w:t>331</w:t>
        </w:r>
        <w:r>
          <w:rPr>
            <w:noProof/>
            <w:webHidden/>
          </w:rPr>
          <w:fldChar w:fldCharType="end"/>
        </w:r>
      </w:hyperlink>
    </w:p>
    <w:p w14:paraId="428EFFA3" w14:textId="637201F4" w:rsidR="006763B9" w:rsidRDefault="006763B9">
      <w:pPr>
        <w:pStyle w:val="TOC1"/>
        <w:rPr>
          <w:rFonts w:asciiTheme="minorHAnsi" w:eastAsiaTheme="minorEastAsia" w:hAnsiTheme="minorHAnsi" w:cstheme="minorBidi"/>
          <w:b w:val="0"/>
          <w:noProof/>
          <w:sz w:val="22"/>
          <w:szCs w:val="22"/>
          <w:lang w:val="fr-CA" w:eastAsia="fr-CA"/>
        </w:rPr>
      </w:pPr>
      <w:hyperlink w:anchor="_Toc43372971" w:history="1">
        <w:r w:rsidRPr="004A453C">
          <w:rPr>
            <w:rStyle w:val="Hyperlink"/>
            <w:rFonts w:cs="Calibri"/>
            <w:noProof/>
          </w:rPr>
          <w:t>B222_</w:t>
        </w:r>
        <w:r w:rsidRPr="004A453C">
          <w:rPr>
            <w:rStyle w:val="Hyperlink"/>
            <w:noProof/>
            <w:lang w:val="en-US"/>
          </w:rPr>
          <w:t xml:space="preserve"> </w:t>
        </w:r>
        <w:r w:rsidRPr="004A453C">
          <w:rPr>
            <w:rStyle w:val="Hyperlink"/>
            <w:noProof/>
          </w:rPr>
          <w:t>FileLeaveEndDate_Before</w:t>
        </w:r>
        <w:r w:rsidRPr="004A453C">
          <w:rPr>
            <w:rStyle w:val="Hyperlink"/>
            <w:noProof/>
            <w:lang w:val="en-US"/>
          </w:rPr>
          <w:t>_Ariel</w:t>
        </w:r>
        <w:r w:rsidRPr="004A453C">
          <w:rPr>
            <w:rStyle w:val="Hyperlink"/>
            <w:noProof/>
          </w:rPr>
          <w:t>LeaveStartDate</w:t>
        </w:r>
        <w:r>
          <w:rPr>
            <w:noProof/>
            <w:webHidden/>
          </w:rPr>
          <w:tab/>
        </w:r>
        <w:r>
          <w:rPr>
            <w:noProof/>
            <w:webHidden/>
          </w:rPr>
          <w:fldChar w:fldCharType="begin"/>
        </w:r>
        <w:r>
          <w:rPr>
            <w:noProof/>
            <w:webHidden/>
          </w:rPr>
          <w:instrText xml:space="preserve"> PAGEREF _Toc43372971 \h </w:instrText>
        </w:r>
        <w:r>
          <w:rPr>
            <w:noProof/>
            <w:webHidden/>
          </w:rPr>
        </w:r>
        <w:r>
          <w:rPr>
            <w:noProof/>
            <w:webHidden/>
          </w:rPr>
          <w:fldChar w:fldCharType="separate"/>
        </w:r>
        <w:r>
          <w:rPr>
            <w:noProof/>
            <w:webHidden/>
          </w:rPr>
          <w:t>332</w:t>
        </w:r>
        <w:r>
          <w:rPr>
            <w:noProof/>
            <w:webHidden/>
          </w:rPr>
          <w:fldChar w:fldCharType="end"/>
        </w:r>
      </w:hyperlink>
    </w:p>
    <w:p w14:paraId="02F1ECD5" w14:textId="79C6F1E0" w:rsidR="006763B9" w:rsidRDefault="006763B9">
      <w:pPr>
        <w:pStyle w:val="TOC1"/>
        <w:rPr>
          <w:rFonts w:asciiTheme="minorHAnsi" w:eastAsiaTheme="minorEastAsia" w:hAnsiTheme="minorHAnsi" w:cstheme="minorBidi"/>
          <w:b w:val="0"/>
          <w:noProof/>
          <w:sz w:val="22"/>
          <w:szCs w:val="22"/>
          <w:lang w:val="fr-CA" w:eastAsia="fr-CA"/>
        </w:rPr>
      </w:pPr>
      <w:hyperlink w:anchor="_Toc43372972" w:history="1">
        <w:r w:rsidRPr="004A453C">
          <w:rPr>
            <w:rStyle w:val="Hyperlink"/>
            <w:rFonts w:cs="Calibri"/>
            <w:noProof/>
          </w:rPr>
          <w:t>B223_</w:t>
        </w:r>
        <w:r w:rsidRPr="004A453C">
          <w:rPr>
            <w:rStyle w:val="Hyperlink"/>
            <w:noProof/>
            <w:lang w:val="en-US"/>
          </w:rPr>
          <w:t xml:space="preserve"> </w:t>
        </w:r>
        <w:r w:rsidRPr="004A453C">
          <w:rPr>
            <w:rStyle w:val="Hyperlink"/>
            <w:noProof/>
          </w:rPr>
          <w:t>NHH_MEMBER</w:t>
        </w:r>
        <w:r>
          <w:rPr>
            <w:noProof/>
            <w:webHidden/>
          </w:rPr>
          <w:tab/>
        </w:r>
        <w:r>
          <w:rPr>
            <w:noProof/>
            <w:webHidden/>
          </w:rPr>
          <w:fldChar w:fldCharType="begin"/>
        </w:r>
        <w:r>
          <w:rPr>
            <w:noProof/>
            <w:webHidden/>
          </w:rPr>
          <w:instrText xml:space="preserve"> PAGEREF _Toc43372972 \h </w:instrText>
        </w:r>
        <w:r>
          <w:rPr>
            <w:noProof/>
            <w:webHidden/>
          </w:rPr>
        </w:r>
        <w:r>
          <w:rPr>
            <w:noProof/>
            <w:webHidden/>
          </w:rPr>
          <w:fldChar w:fldCharType="separate"/>
        </w:r>
        <w:r>
          <w:rPr>
            <w:noProof/>
            <w:webHidden/>
          </w:rPr>
          <w:t>333</w:t>
        </w:r>
        <w:r>
          <w:rPr>
            <w:noProof/>
            <w:webHidden/>
          </w:rPr>
          <w:fldChar w:fldCharType="end"/>
        </w:r>
      </w:hyperlink>
    </w:p>
    <w:p w14:paraId="161747FA" w14:textId="352B708E" w:rsidR="006763B9" w:rsidRDefault="006763B9">
      <w:pPr>
        <w:pStyle w:val="TOC1"/>
        <w:rPr>
          <w:rFonts w:asciiTheme="minorHAnsi" w:eastAsiaTheme="minorEastAsia" w:hAnsiTheme="minorHAnsi" w:cstheme="minorBidi"/>
          <w:b w:val="0"/>
          <w:noProof/>
          <w:sz w:val="22"/>
          <w:szCs w:val="22"/>
          <w:lang w:val="fr-CA" w:eastAsia="fr-CA"/>
        </w:rPr>
      </w:pPr>
      <w:hyperlink w:anchor="_Toc43372973" w:history="1">
        <w:r w:rsidRPr="004A453C">
          <w:rPr>
            <w:rStyle w:val="Hyperlink"/>
            <w:noProof/>
            <w:lang w:val="en-US"/>
          </w:rPr>
          <w:t>B224_</w:t>
        </w:r>
        <w:r>
          <w:rPr>
            <w:noProof/>
            <w:webHidden/>
          </w:rPr>
          <w:tab/>
        </w:r>
        <w:r>
          <w:rPr>
            <w:noProof/>
            <w:webHidden/>
          </w:rPr>
          <w:fldChar w:fldCharType="begin"/>
        </w:r>
        <w:r>
          <w:rPr>
            <w:noProof/>
            <w:webHidden/>
          </w:rPr>
          <w:instrText xml:space="preserve"> PAGEREF _Toc43372973 \h </w:instrText>
        </w:r>
        <w:r>
          <w:rPr>
            <w:noProof/>
            <w:webHidden/>
          </w:rPr>
        </w:r>
        <w:r>
          <w:rPr>
            <w:noProof/>
            <w:webHidden/>
          </w:rPr>
          <w:fldChar w:fldCharType="separate"/>
        </w:r>
        <w:r>
          <w:rPr>
            <w:noProof/>
            <w:webHidden/>
          </w:rPr>
          <w:t>336</w:t>
        </w:r>
        <w:r>
          <w:rPr>
            <w:noProof/>
            <w:webHidden/>
          </w:rPr>
          <w:fldChar w:fldCharType="end"/>
        </w:r>
      </w:hyperlink>
    </w:p>
    <w:p w14:paraId="1630F5D3" w14:textId="2012C1FA" w:rsidR="006763B9" w:rsidRDefault="006763B9">
      <w:pPr>
        <w:pStyle w:val="TOC1"/>
        <w:rPr>
          <w:rFonts w:asciiTheme="minorHAnsi" w:eastAsiaTheme="minorEastAsia" w:hAnsiTheme="minorHAnsi" w:cstheme="minorBidi"/>
          <w:b w:val="0"/>
          <w:noProof/>
          <w:sz w:val="22"/>
          <w:szCs w:val="22"/>
          <w:lang w:val="fr-CA" w:eastAsia="fr-CA"/>
        </w:rPr>
      </w:pPr>
      <w:hyperlink w:anchor="_Toc43372974" w:history="1">
        <w:r w:rsidRPr="004A453C">
          <w:rPr>
            <w:rStyle w:val="Hyperlink"/>
            <w:noProof/>
            <w:lang w:val="en-US"/>
          </w:rPr>
          <w:t>R14 Tracking of Sign-Off Per Validation</w:t>
        </w:r>
        <w:r>
          <w:rPr>
            <w:noProof/>
            <w:webHidden/>
          </w:rPr>
          <w:tab/>
        </w:r>
        <w:r>
          <w:rPr>
            <w:noProof/>
            <w:webHidden/>
          </w:rPr>
          <w:fldChar w:fldCharType="begin"/>
        </w:r>
        <w:r>
          <w:rPr>
            <w:noProof/>
            <w:webHidden/>
          </w:rPr>
          <w:instrText xml:space="preserve"> PAGEREF _Toc43372974 \h </w:instrText>
        </w:r>
        <w:r>
          <w:rPr>
            <w:noProof/>
            <w:webHidden/>
          </w:rPr>
        </w:r>
        <w:r>
          <w:rPr>
            <w:noProof/>
            <w:webHidden/>
          </w:rPr>
          <w:fldChar w:fldCharType="separate"/>
        </w:r>
        <w:r>
          <w:rPr>
            <w:noProof/>
            <w:webHidden/>
          </w:rPr>
          <w:t>338</w:t>
        </w:r>
        <w:r>
          <w:rPr>
            <w:noProof/>
            <w:webHidden/>
          </w:rPr>
          <w:fldChar w:fldCharType="end"/>
        </w:r>
      </w:hyperlink>
    </w:p>
    <w:p w14:paraId="75E1695C" w14:textId="23FFFD6C" w:rsidR="00514921" w:rsidRPr="006B06A8" w:rsidRDefault="00DF5128" w:rsidP="008E43BC">
      <w:pPr>
        <w:pStyle w:val="TOC1"/>
        <w:rPr>
          <w:lang w:val="en-US"/>
        </w:rPr>
      </w:pPr>
      <w:r>
        <w:rPr>
          <w:lang w:val="en-US"/>
        </w:rPr>
        <w:fldChar w:fldCharType="end"/>
      </w:r>
    </w:p>
    <w:p w14:paraId="6393E03C" w14:textId="77777777" w:rsidR="00DF5128" w:rsidRDefault="00691D2A" w:rsidP="006B06A8">
      <w:pPr>
        <w:pStyle w:val="NormalWeb"/>
        <w:spacing w:before="0" w:beforeAutospacing="0" w:after="0" w:afterAutospacing="0"/>
        <w:rPr>
          <w:rFonts w:ascii="Calibri" w:hAnsi="Calibri" w:cs="Calibri"/>
          <w:lang w:val="en-US"/>
        </w:rPr>
      </w:pPr>
      <w:r w:rsidRPr="006B06A8">
        <w:rPr>
          <w:rFonts w:ascii="Calibri" w:hAnsi="Calibri" w:cs="Calibri"/>
          <w:lang w:val="en-US"/>
        </w:rPr>
        <w:t xml:space="preserve"> </w:t>
      </w:r>
    </w:p>
    <w:p w14:paraId="3B0E5AB4" w14:textId="77777777" w:rsidR="00DF5128" w:rsidRDefault="00DF5128" w:rsidP="00DF5128">
      <w:pPr>
        <w:rPr>
          <w:rFonts w:eastAsia="Times New Roman"/>
          <w:color w:val="auto"/>
          <w:sz w:val="24"/>
          <w:szCs w:val="24"/>
          <w:lang w:val="en-US" w:eastAsia="fr-CA"/>
        </w:rPr>
      </w:pPr>
      <w:r>
        <w:rPr>
          <w:lang w:val="en-US"/>
        </w:rPr>
        <w:br w:type="page"/>
      </w:r>
    </w:p>
    <w:p w14:paraId="15A372EF" w14:textId="4E55BD33" w:rsidR="001650C5" w:rsidRPr="00FC5F08" w:rsidRDefault="001650C5" w:rsidP="001650C5">
      <w:pPr>
        <w:pStyle w:val="Heading3"/>
      </w:pPr>
      <w:r w:rsidRPr="006B06A8">
        <w:lastRenderedPageBreak/>
        <w:t xml:space="preserve">Validation – </w:t>
      </w:r>
      <w:r w:rsidRPr="00E506D1">
        <w:t>Input</w:t>
      </w:r>
      <w:r>
        <w:t xml:space="preserve"> </w:t>
      </w:r>
      <w:r w:rsidRPr="00E506D1">
        <w:t>Data</w:t>
      </w:r>
      <w:r>
        <w:t xml:space="preserve"> </w:t>
      </w:r>
      <w:r w:rsidRPr="00E506D1">
        <w:t>Not</w:t>
      </w:r>
      <w:r>
        <w:t xml:space="preserve"> </w:t>
      </w:r>
      <w:r w:rsidRPr="00E506D1">
        <w:t>Provided</w:t>
      </w:r>
    </w:p>
    <w:p w14:paraId="3A7CF738" w14:textId="77777777" w:rsidR="001650C5" w:rsidRPr="006B06A8" w:rsidRDefault="001650C5" w:rsidP="001650C5">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1650C5" w14:paraId="22BA533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724E241"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D08B953" w14:textId="77777777" w:rsidR="001650C5" w:rsidRPr="000862E2" w:rsidRDefault="001650C5" w:rsidP="009E5AA0">
            <w:pPr>
              <w:pStyle w:val="Heading1"/>
            </w:pPr>
            <w:bookmarkStart w:id="15" w:name="_Toc43372811"/>
            <w:r w:rsidRPr="00E506D1">
              <w:rPr>
                <w:rFonts w:cs="Calibri"/>
              </w:rPr>
              <w:t>I1_InputDataNotProvided</w:t>
            </w:r>
            <w:bookmarkEnd w:id="15"/>
          </w:p>
        </w:tc>
      </w:tr>
      <w:tr w:rsidR="001650C5" w14:paraId="444B302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17F378"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EE43827" w14:textId="77777777" w:rsidR="001650C5" w:rsidRPr="000862E2" w:rsidRDefault="001650C5"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8233</w:t>
            </w:r>
          </w:p>
        </w:tc>
      </w:tr>
      <w:tr w:rsidR="001650C5" w14:paraId="31D774D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382DE93"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EA16CCB" w14:textId="77777777" w:rsidR="001650C5" w:rsidRDefault="001650C5"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1650C5" w14:paraId="5294B10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AA7F27"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4DCB83B" w14:textId="77777777" w:rsidR="001650C5" w:rsidRPr="00B464B9" w:rsidRDefault="001650C5"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6E467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1650C5" w14:paraId="1EDBC96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596F95"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B1A6684" w14:textId="77777777" w:rsidR="001650C5" w:rsidRPr="009675FB" w:rsidRDefault="001650C5" w:rsidP="009E5AA0">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All files</w:t>
            </w:r>
          </w:p>
        </w:tc>
      </w:tr>
      <w:tr w:rsidR="001650C5" w14:paraId="621267F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CAE430"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2A0E8DE" w14:textId="77777777" w:rsidR="001650C5" w:rsidRDefault="001650C5"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1650C5" w14:paraId="3798282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72C187E"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1B493D4" w14:textId="77777777" w:rsidR="001650C5" w:rsidRPr="00B464B9" w:rsidRDefault="001650C5" w:rsidP="009E5AA0">
            <w:pPr>
              <w:spacing w:before="60" w:after="60" w:line="240" w:lineRule="auto"/>
              <w:ind w:left="0"/>
              <w:rPr>
                <w:rFonts w:asciiTheme="minorHAnsi" w:eastAsia="Times New Roman" w:hAnsiTheme="minorHAnsi" w:cs="Calibri"/>
                <w:color w:val="auto"/>
                <w:sz w:val="22"/>
                <w:szCs w:val="22"/>
                <w:lang w:eastAsia="en-CA"/>
              </w:rPr>
            </w:pPr>
            <w:r w:rsidRPr="00CD6F42">
              <w:rPr>
                <w:rFonts w:asciiTheme="minorHAnsi" w:eastAsia="Times New Roman" w:hAnsiTheme="minorHAnsi" w:cs="Calibri"/>
                <w:color w:val="auto"/>
                <w:sz w:val="22"/>
                <w:szCs w:val="22"/>
                <w:lang w:eastAsia="en-CA"/>
              </w:rPr>
              <w:t>Public</w:t>
            </w:r>
          </w:p>
        </w:tc>
      </w:tr>
      <w:tr w:rsidR="001650C5" w:rsidRPr="00A61AB1" w14:paraId="3DB9D2B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349F913"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7E5269F"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D0757A3" w14:textId="77777777" w:rsidR="001650C5" w:rsidRPr="00C301FC" w:rsidRDefault="001650C5"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Specific validation to ensure all mandatory fields are</w:t>
            </w:r>
            <w:r>
              <w:rPr>
                <w:rFonts w:asciiTheme="minorHAnsi" w:hAnsiTheme="minorHAnsi"/>
                <w:sz w:val="22"/>
                <w:szCs w:val="22"/>
                <w:lang w:eastAsia="en-CA"/>
              </w:rPr>
              <w:t xml:space="preserve"> provided.</w:t>
            </w:r>
          </w:p>
        </w:tc>
      </w:tr>
      <w:tr w:rsidR="001650C5" w:rsidRPr="009151F9" w14:paraId="7064915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CD4BF46"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8BA9448" w14:textId="77777777" w:rsidR="001650C5" w:rsidRDefault="001650C5"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18D75C4F" w14:textId="77777777" w:rsidR="001650C5" w:rsidRDefault="001650C5" w:rsidP="009E5AA0">
            <w:pPr>
              <w:ind w:left="742"/>
              <w:rPr>
                <w:rFonts w:asciiTheme="minorHAnsi" w:hAnsiTheme="minorHAnsi"/>
                <w:sz w:val="22"/>
                <w:szCs w:val="22"/>
                <w:lang w:eastAsia="en-CA"/>
              </w:rPr>
            </w:pPr>
            <w:r>
              <w:rPr>
                <w:rFonts w:asciiTheme="minorHAnsi" w:hAnsiTheme="minorHAnsi"/>
                <w:sz w:val="22"/>
                <w:szCs w:val="22"/>
                <w:lang w:eastAsia="en-CA"/>
              </w:rPr>
              <w:t>M</w:t>
            </w:r>
            <w:r w:rsidRPr="007E4696">
              <w:rPr>
                <w:rFonts w:asciiTheme="minorHAnsi" w:hAnsiTheme="minorHAnsi"/>
                <w:sz w:val="22"/>
                <w:szCs w:val="22"/>
                <w:lang w:eastAsia="en-CA"/>
              </w:rPr>
              <w:t>andatory field = Null or Blank</w:t>
            </w:r>
          </w:p>
          <w:p w14:paraId="18FD077C" w14:textId="77777777" w:rsidR="001650C5" w:rsidRDefault="001650C5" w:rsidP="009E5AA0">
            <w:pPr>
              <w:ind w:left="742"/>
              <w:rPr>
                <w:rFonts w:asciiTheme="minorHAnsi" w:hAnsiTheme="minorHAnsi"/>
                <w:sz w:val="22"/>
                <w:szCs w:val="22"/>
                <w:lang w:eastAsia="en-CA"/>
              </w:rPr>
            </w:pPr>
          </w:p>
          <w:p w14:paraId="3E14F025" w14:textId="77777777" w:rsidR="001650C5" w:rsidRPr="007E4696" w:rsidRDefault="001650C5" w:rsidP="009E5AA0">
            <w:pPr>
              <w:ind w:left="742"/>
              <w:rPr>
                <w:rFonts w:asciiTheme="minorHAnsi" w:hAnsiTheme="minorHAnsi"/>
                <w:sz w:val="22"/>
                <w:szCs w:val="22"/>
                <w:lang w:eastAsia="en-CA"/>
              </w:rPr>
            </w:pPr>
            <w:r w:rsidRPr="007E4696">
              <w:rPr>
                <w:rFonts w:asciiTheme="minorHAnsi" w:hAnsiTheme="minorHAnsi"/>
                <w:sz w:val="22"/>
                <w:szCs w:val="22"/>
                <w:lang w:eastAsia="en-CA"/>
              </w:rPr>
              <w:t>Generic validation triggered for all required fields.</w:t>
            </w:r>
          </w:p>
          <w:p w14:paraId="444D9BF3" w14:textId="77777777" w:rsidR="001650C5" w:rsidRPr="0078068E" w:rsidRDefault="001650C5" w:rsidP="009E5AA0">
            <w:pPr>
              <w:ind w:left="742"/>
              <w:rPr>
                <w:rFonts w:asciiTheme="minorHAnsi" w:hAnsiTheme="minorHAnsi"/>
                <w:sz w:val="22"/>
                <w:szCs w:val="22"/>
                <w:lang w:eastAsia="en-CA"/>
              </w:rPr>
            </w:pPr>
            <w:r w:rsidRPr="007E4696">
              <w:rPr>
                <w:rFonts w:asciiTheme="minorHAnsi" w:hAnsiTheme="minorHAnsi"/>
                <w:sz w:val="22"/>
                <w:szCs w:val="22"/>
                <w:lang w:eastAsia="en-CA"/>
              </w:rPr>
              <w:t>Note: ALL mandatory fields have been identified in respective ER Config File.</w:t>
            </w:r>
          </w:p>
        </w:tc>
      </w:tr>
      <w:tr w:rsidR="001650C5" w:rsidRPr="00A61AB1" w14:paraId="75ABC60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D27BAAC"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8314834" w14:textId="77777777" w:rsidR="001650C5" w:rsidRPr="00A762CE" w:rsidRDefault="001650C5" w:rsidP="009E5AA0">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1650C5" w:rsidRPr="00A61AB1" w14:paraId="3716511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9DA1F1D"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FE88A82" w14:textId="77777777" w:rsidR="001650C5" w:rsidRPr="001D1230" w:rsidRDefault="001650C5" w:rsidP="009E5AA0">
            <w:pPr>
              <w:spacing w:before="60" w:after="60"/>
              <w:ind w:left="0"/>
            </w:pPr>
            <w:r w:rsidRPr="008C686B">
              <w:rPr>
                <w:rFonts w:asciiTheme="minorHAnsi" w:hAnsiTheme="minorHAnsi"/>
                <w:sz w:val="22"/>
                <w:szCs w:val="22"/>
                <w:lang w:eastAsia="en-CA"/>
              </w:rPr>
              <w:t>{</w:t>
            </w:r>
            <w:r>
              <w:rPr>
                <w:rFonts w:asciiTheme="minorHAnsi" w:hAnsiTheme="minorHAnsi"/>
                <w:sz w:val="22"/>
                <w:szCs w:val="22"/>
                <w:lang w:eastAsia="en-CA"/>
              </w:rPr>
              <w:t>1</w:t>
            </w:r>
            <w:r w:rsidRPr="008C686B">
              <w:rPr>
                <w:rFonts w:asciiTheme="minorHAnsi" w:hAnsiTheme="minorHAnsi"/>
                <w:sz w:val="22"/>
                <w:szCs w:val="22"/>
                <w:lang w:eastAsia="en-CA"/>
              </w:rPr>
              <w:t>} is a required field.</w:t>
            </w:r>
          </w:p>
        </w:tc>
      </w:tr>
      <w:tr w:rsidR="001650C5" w:rsidRPr="00A61AB1" w14:paraId="05AE925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E313A6A"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19ADFA7"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D830047" w14:textId="77777777" w:rsidR="001650C5" w:rsidRPr="002C34DD" w:rsidRDefault="001650C5" w:rsidP="009E5AA0">
            <w:pPr>
              <w:spacing w:before="60" w:after="60"/>
              <w:ind w:left="0"/>
            </w:pPr>
            <w:r w:rsidRPr="00C938AF">
              <w:rPr>
                <w:rFonts w:asciiTheme="minorHAnsi" w:hAnsiTheme="minorHAnsi"/>
                <w:sz w:val="22"/>
                <w:szCs w:val="22"/>
                <w:lang w:eastAsia="en-CA"/>
              </w:rPr>
              <w:t>A mandatory field was not provided in the data file.</w:t>
            </w:r>
          </w:p>
        </w:tc>
      </w:tr>
      <w:tr w:rsidR="001650C5" w:rsidRPr="0085712F" w14:paraId="7788B7B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52FDDD5" w14:textId="77777777" w:rsidR="001650C5" w:rsidRPr="0085712F" w:rsidRDefault="001650C5"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85DF4E4" w14:textId="77777777" w:rsidR="001650C5" w:rsidRPr="009C43D2" w:rsidRDefault="001650C5" w:rsidP="009E5AA0">
            <w:pPr>
              <w:ind w:left="0"/>
              <w:rPr>
                <w:rFonts w:asciiTheme="minorHAnsi" w:hAnsiTheme="minorHAnsi" w:cs="Calibri"/>
                <w:color w:val="auto"/>
                <w:sz w:val="22"/>
                <w:szCs w:val="22"/>
              </w:rPr>
            </w:pPr>
            <w:r>
              <w:rPr>
                <w:rFonts w:asciiTheme="minorHAnsi" w:hAnsiTheme="minorHAnsi" w:cs="Calibri"/>
                <w:color w:val="auto"/>
                <w:sz w:val="22"/>
                <w:szCs w:val="22"/>
              </w:rPr>
              <w:t xml:space="preserve">1: </w:t>
            </w:r>
            <w:r w:rsidRPr="008C686B">
              <w:rPr>
                <w:rFonts w:asciiTheme="minorHAnsi" w:hAnsiTheme="minorHAnsi"/>
                <w:sz w:val="22"/>
                <w:szCs w:val="22"/>
                <w:lang w:eastAsia="en-CA"/>
              </w:rPr>
              <w:t>Input field</w:t>
            </w:r>
          </w:p>
        </w:tc>
      </w:tr>
      <w:tr w:rsidR="001650C5" w:rsidRPr="0085712F" w14:paraId="0F7CF79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2FD3FCC" w14:textId="77777777" w:rsidR="001650C5" w:rsidRPr="0085712F" w:rsidRDefault="001650C5"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8855E3C" w14:textId="77777777" w:rsidR="001650C5" w:rsidRPr="006100CE" w:rsidRDefault="001650C5"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1650C5" w:rsidRPr="0085712F" w14:paraId="6FF9275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32525D"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D8E87B6" w14:textId="77777777" w:rsidR="001650C5" w:rsidRPr="006100CE" w:rsidRDefault="001650C5"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1650C5" w:rsidRPr="0085712F" w14:paraId="5D86BAC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67D0E2" w14:textId="77777777" w:rsidR="001650C5" w:rsidRDefault="001650C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DC54DA2" w14:textId="77777777" w:rsidR="001650C5" w:rsidRPr="0085712F" w:rsidRDefault="001650C5"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B552BF4" w14:textId="77777777" w:rsidR="00E11828" w:rsidRDefault="00E11828" w:rsidP="00E11828">
            <w:pPr>
              <w:spacing w:before="60" w:after="60"/>
              <w:rPr>
                <w:lang w:eastAsia="en-CA"/>
              </w:rPr>
            </w:pPr>
            <w:r>
              <w:rPr>
                <w:lang w:eastAsia="en-CA"/>
              </w:rPr>
              <w:t>MR 20180720:</w:t>
            </w:r>
          </w:p>
          <w:p w14:paraId="1D84086F" w14:textId="77777777" w:rsidR="00E11828" w:rsidRDefault="00E11828" w:rsidP="00E11828">
            <w:pPr>
              <w:pStyle w:val="ListParagraph"/>
              <w:numPr>
                <w:ilvl w:val="0"/>
                <w:numId w:val="91"/>
              </w:numPr>
              <w:spacing w:before="60" w:after="60" w:line="240" w:lineRule="auto"/>
              <w:rPr>
                <w:lang w:eastAsia="en-CA"/>
              </w:rPr>
            </w:pPr>
            <w:r>
              <w:rPr>
                <w:lang w:eastAsia="en-CA"/>
              </w:rPr>
              <w:t>XMO Validation brought into Full Office spec.</w:t>
            </w:r>
          </w:p>
          <w:p w14:paraId="3A8D65CA" w14:textId="77777777" w:rsidR="001650C5" w:rsidRPr="00CA5805" w:rsidRDefault="001650C5" w:rsidP="009E5AA0">
            <w:pPr>
              <w:spacing w:before="60" w:after="60" w:line="240" w:lineRule="auto"/>
              <w:ind w:left="0"/>
              <w:rPr>
                <w:rFonts w:asciiTheme="minorHAnsi" w:hAnsiTheme="minorHAnsi"/>
                <w:sz w:val="22"/>
                <w:szCs w:val="22"/>
                <w:lang w:eastAsia="en-CA"/>
              </w:rPr>
            </w:pPr>
          </w:p>
        </w:tc>
      </w:tr>
    </w:tbl>
    <w:p w14:paraId="4D1AA0B3" w14:textId="77777777" w:rsidR="001650C5" w:rsidRDefault="001650C5" w:rsidP="001650C5">
      <w:pPr>
        <w:spacing w:before="0" w:after="0" w:line="240" w:lineRule="auto"/>
        <w:ind w:left="0"/>
        <w:rPr>
          <w:lang w:val="en-US"/>
        </w:rPr>
      </w:pPr>
    </w:p>
    <w:p w14:paraId="57731942" w14:textId="77777777" w:rsidR="00CC193F" w:rsidRDefault="00CC193F">
      <w:pPr>
        <w:spacing w:before="0" w:after="0" w:line="240" w:lineRule="auto"/>
        <w:ind w:left="0"/>
        <w:rPr>
          <w:sz w:val="18"/>
          <w:szCs w:val="18"/>
        </w:rPr>
      </w:pPr>
      <w:r>
        <w:rPr>
          <w:sz w:val="18"/>
          <w:szCs w:val="18"/>
        </w:rPr>
        <w:br w:type="page"/>
      </w:r>
    </w:p>
    <w:p w14:paraId="15F6558E" w14:textId="77777777" w:rsidR="00CC193F" w:rsidRPr="00FC5F08" w:rsidRDefault="00CC193F" w:rsidP="00CC193F">
      <w:pPr>
        <w:pStyle w:val="Heading3"/>
      </w:pPr>
      <w:r w:rsidRPr="006B06A8">
        <w:lastRenderedPageBreak/>
        <w:t xml:space="preserve">Validation – </w:t>
      </w:r>
      <w:r w:rsidRPr="00C352F5">
        <w:rPr>
          <w:rFonts w:cs="Calibri"/>
        </w:rPr>
        <w:t>Input</w:t>
      </w:r>
      <w:r>
        <w:rPr>
          <w:rFonts w:cs="Calibri"/>
        </w:rPr>
        <w:t xml:space="preserve"> </w:t>
      </w:r>
      <w:r w:rsidRPr="00C352F5">
        <w:rPr>
          <w:rFonts w:cs="Calibri"/>
        </w:rPr>
        <w:t>Identifier</w:t>
      </w:r>
      <w:r>
        <w:rPr>
          <w:rFonts w:cs="Calibri"/>
        </w:rPr>
        <w:t xml:space="preserve"> </w:t>
      </w:r>
      <w:r w:rsidRPr="00C352F5">
        <w:rPr>
          <w:rFonts w:cs="Calibri"/>
        </w:rPr>
        <w:t>Not</w:t>
      </w:r>
      <w:r>
        <w:rPr>
          <w:rFonts w:cs="Calibri"/>
        </w:rPr>
        <w:t xml:space="preserve"> </w:t>
      </w:r>
      <w:r w:rsidRPr="00C352F5">
        <w:rPr>
          <w:rFonts w:cs="Calibri"/>
        </w:rPr>
        <w:t>Provided</w:t>
      </w:r>
    </w:p>
    <w:p w14:paraId="263CE6B4" w14:textId="77777777" w:rsidR="00CC193F" w:rsidRPr="006B06A8" w:rsidRDefault="00CC193F" w:rsidP="00CC193F">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CC193F" w14:paraId="16CE84B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96B5120"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513E1E8" w14:textId="77777777" w:rsidR="00CC193F" w:rsidRPr="000862E2" w:rsidRDefault="00CC193F" w:rsidP="009E5AA0">
            <w:pPr>
              <w:pStyle w:val="Heading1"/>
            </w:pPr>
            <w:bookmarkStart w:id="16" w:name="_Toc43372812"/>
            <w:r w:rsidRPr="00C352F5">
              <w:rPr>
                <w:rFonts w:cs="Calibri"/>
              </w:rPr>
              <w:t>I2_InputIdentifierNotProvided</w:t>
            </w:r>
            <w:bookmarkEnd w:id="16"/>
          </w:p>
        </w:tc>
      </w:tr>
      <w:tr w:rsidR="00CC193F" w14:paraId="10F0EF8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C5DE50"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40EE4C46" w14:textId="77777777" w:rsidR="00CC193F" w:rsidRPr="000862E2" w:rsidRDefault="00CC193F"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2031</w:t>
            </w:r>
          </w:p>
        </w:tc>
      </w:tr>
      <w:tr w:rsidR="00CC193F" w14:paraId="01E739D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621B635"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657D084" w14:textId="77777777" w:rsidR="00CC193F" w:rsidRDefault="00CC193F"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CC193F" w14:paraId="6DCE694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EA19C95"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900C691" w14:textId="77777777" w:rsidR="00CC193F" w:rsidRPr="00B464B9" w:rsidRDefault="00CC193F"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6E467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CC193F" w14:paraId="3C8633B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A91F36"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D1F156F" w14:textId="77777777" w:rsidR="00CC193F" w:rsidRPr="009675FB" w:rsidRDefault="00CC193F" w:rsidP="009E5AA0">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All files</w:t>
            </w:r>
          </w:p>
        </w:tc>
      </w:tr>
      <w:tr w:rsidR="00CC193F" w14:paraId="2DECEA7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7ADF02"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BC9F5F1" w14:textId="77777777" w:rsidR="00CC193F" w:rsidRDefault="00CC193F"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CC193F" w14:paraId="62D5EFE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4EB3E0D"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FB877B9" w14:textId="77777777" w:rsidR="00CC193F" w:rsidRPr="00B464B9" w:rsidRDefault="00CC193F" w:rsidP="009E5AA0">
            <w:pPr>
              <w:spacing w:before="60" w:after="60" w:line="240" w:lineRule="auto"/>
              <w:ind w:left="0"/>
              <w:rPr>
                <w:rFonts w:asciiTheme="minorHAnsi" w:eastAsia="Times New Roman" w:hAnsiTheme="minorHAnsi" w:cs="Calibri"/>
                <w:color w:val="auto"/>
                <w:sz w:val="22"/>
                <w:szCs w:val="22"/>
                <w:lang w:eastAsia="en-CA"/>
              </w:rPr>
            </w:pPr>
            <w:r w:rsidRPr="00CD6F42">
              <w:rPr>
                <w:rFonts w:asciiTheme="minorHAnsi" w:eastAsia="Times New Roman" w:hAnsiTheme="minorHAnsi" w:cs="Calibri"/>
                <w:color w:val="auto"/>
                <w:sz w:val="22"/>
                <w:szCs w:val="22"/>
                <w:lang w:eastAsia="en-CA"/>
              </w:rPr>
              <w:t>Public</w:t>
            </w:r>
          </w:p>
        </w:tc>
      </w:tr>
      <w:tr w:rsidR="00CC193F" w:rsidRPr="00A61AB1" w14:paraId="7590ED8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61B9A7"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41C06BE"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23BA75F" w14:textId="77777777" w:rsidR="00CC193F" w:rsidRPr="00C301FC" w:rsidRDefault="00CC193F"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ensure SIN has been provided in the i</w:t>
            </w:r>
            <w:r w:rsidRPr="003E071E">
              <w:rPr>
                <w:rFonts w:asciiTheme="minorHAnsi" w:hAnsiTheme="minorHAnsi"/>
                <w:sz w:val="22"/>
                <w:szCs w:val="22"/>
                <w:lang w:eastAsia="en-CA"/>
              </w:rPr>
              <w:t>nput file</w:t>
            </w:r>
            <w:r>
              <w:rPr>
                <w:rFonts w:asciiTheme="minorHAnsi" w:hAnsiTheme="minorHAnsi"/>
                <w:sz w:val="22"/>
                <w:szCs w:val="22"/>
                <w:lang w:eastAsia="en-CA"/>
              </w:rPr>
              <w:t>.</w:t>
            </w:r>
          </w:p>
        </w:tc>
      </w:tr>
      <w:tr w:rsidR="00CC193F" w:rsidRPr="009151F9" w14:paraId="59D074F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F65F24"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DACB9FA" w14:textId="77777777" w:rsidR="00CC193F" w:rsidRDefault="00CC193F"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566773C0" w14:textId="77777777" w:rsidR="00CC193F" w:rsidRPr="0078068E" w:rsidRDefault="00CC193F" w:rsidP="009E5AA0">
            <w:pPr>
              <w:ind w:left="742"/>
              <w:rPr>
                <w:rFonts w:asciiTheme="minorHAnsi" w:hAnsiTheme="minorHAnsi"/>
                <w:sz w:val="22"/>
                <w:szCs w:val="22"/>
                <w:lang w:eastAsia="en-CA"/>
              </w:rPr>
            </w:pPr>
            <w:r>
              <w:rPr>
                <w:rFonts w:asciiTheme="minorHAnsi" w:hAnsiTheme="minorHAnsi"/>
                <w:sz w:val="22"/>
                <w:szCs w:val="22"/>
                <w:lang w:eastAsia="en-CA"/>
              </w:rPr>
              <w:t>File.SIN = Blank</w:t>
            </w:r>
          </w:p>
        </w:tc>
      </w:tr>
      <w:tr w:rsidR="00CC193F" w:rsidRPr="00A61AB1" w14:paraId="03165B7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2467B3"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8AAFF70" w14:textId="77777777" w:rsidR="00CC193F" w:rsidRPr="00A762CE" w:rsidRDefault="00CC193F"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CC193F" w:rsidRPr="00A61AB1" w14:paraId="348AF1A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C057D3"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CF600D6" w14:textId="77777777" w:rsidR="00CC193F" w:rsidRPr="001D1230" w:rsidRDefault="00CC193F" w:rsidP="009E5AA0">
            <w:pPr>
              <w:ind w:left="0"/>
            </w:pPr>
            <w:r w:rsidRPr="009632AD">
              <w:rPr>
                <w:rFonts w:asciiTheme="minorHAnsi" w:hAnsiTheme="minorHAnsi"/>
                <w:sz w:val="22"/>
                <w:szCs w:val="22"/>
                <w:lang w:eastAsia="en-CA"/>
              </w:rPr>
              <w:t>SIN is a mandatory field in the data file.</w:t>
            </w:r>
          </w:p>
        </w:tc>
      </w:tr>
      <w:tr w:rsidR="00CC193F" w:rsidRPr="00A61AB1" w14:paraId="6D13A2A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64FE76"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A82E590"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AAD7FFA" w14:textId="77777777" w:rsidR="00CC193F" w:rsidRPr="002C34DD" w:rsidRDefault="00CC193F" w:rsidP="009E5AA0">
            <w:pPr>
              <w:ind w:left="0"/>
            </w:pPr>
            <w:r w:rsidRPr="009632AD">
              <w:rPr>
                <w:rFonts w:asciiTheme="minorHAnsi" w:hAnsiTheme="minorHAnsi"/>
                <w:sz w:val="22"/>
                <w:szCs w:val="22"/>
                <w:lang w:eastAsia="en-CA"/>
              </w:rPr>
              <w:t>SIN is a mandatory field in the data file.</w:t>
            </w:r>
          </w:p>
        </w:tc>
      </w:tr>
      <w:tr w:rsidR="00CC193F" w:rsidRPr="0085712F" w14:paraId="5AADA8B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5533B22" w14:textId="77777777" w:rsidR="00CC193F" w:rsidRPr="0085712F" w:rsidRDefault="00CC193F"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5103AD5" w14:textId="77777777" w:rsidR="00CC193F" w:rsidRPr="009C43D2" w:rsidRDefault="00CC193F" w:rsidP="009E5AA0">
            <w:pPr>
              <w:ind w:left="0"/>
              <w:rPr>
                <w:rFonts w:asciiTheme="minorHAnsi" w:hAnsiTheme="minorHAnsi" w:cs="Calibri"/>
                <w:color w:val="auto"/>
                <w:sz w:val="22"/>
                <w:szCs w:val="22"/>
              </w:rPr>
            </w:pPr>
            <w:r>
              <w:rPr>
                <w:rFonts w:asciiTheme="minorHAnsi" w:hAnsiTheme="minorHAnsi"/>
                <w:sz w:val="22"/>
                <w:szCs w:val="22"/>
              </w:rPr>
              <w:t>N/A</w:t>
            </w:r>
          </w:p>
        </w:tc>
      </w:tr>
      <w:tr w:rsidR="00CC193F" w:rsidRPr="0085712F" w14:paraId="6EBFA1C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2D4153" w14:textId="77777777" w:rsidR="00CC193F" w:rsidRPr="0085712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A3001BF" w14:textId="77777777" w:rsidR="00CC193F" w:rsidRPr="006100CE" w:rsidRDefault="00CC193F"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CC193F" w:rsidRPr="0085712F" w14:paraId="24722C8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AE1B45"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A590719" w14:textId="77777777" w:rsidR="00CC193F" w:rsidRPr="006100CE" w:rsidRDefault="00CC193F"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CC193F" w:rsidRPr="0085712F" w14:paraId="49C094B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237789" w14:textId="77777777" w:rsidR="00CC193F" w:rsidRDefault="00CC193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AAD8E99" w14:textId="77777777" w:rsidR="00CC193F" w:rsidRPr="0085712F" w:rsidRDefault="00CC193F"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3BF14C3" w14:textId="77777777" w:rsidR="00CC193F" w:rsidRDefault="00CC193F" w:rsidP="00CC193F">
            <w:pPr>
              <w:spacing w:before="60" w:after="60"/>
              <w:rPr>
                <w:lang w:eastAsia="en-CA"/>
              </w:rPr>
            </w:pPr>
            <w:r>
              <w:rPr>
                <w:lang w:eastAsia="en-CA"/>
              </w:rPr>
              <w:t>MR 20180720:</w:t>
            </w:r>
          </w:p>
          <w:p w14:paraId="448C4D63" w14:textId="77777777" w:rsidR="00CC193F" w:rsidRDefault="00CC193F" w:rsidP="00CC193F">
            <w:pPr>
              <w:pStyle w:val="ListParagraph"/>
              <w:numPr>
                <w:ilvl w:val="0"/>
                <w:numId w:val="91"/>
              </w:numPr>
              <w:spacing w:before="60" w:after="60" w:line="240" w:lineRule="auto"/>
              <w:rPr>
                <w:lang w:eastAsia="en-CA"/>
              </w:rPr>
            </w:pPr>
            <w:r>
              <w:rPr>
                <w:lang w:eastAsia="en-CA"/>
              </w:rPr>
              <w:t>XMO Validation brought into Full Office spec.</w:t>
            </w:r>
          </w:p>
          <w:p w14:paraId="5BB855CE" w14:textId="77777777" w:rsidR="00CC193F" w:rsidRPr="00CA5805" w:rsidRDefault="00CC193F" w:rsidP="009E5AA0">
            <w:pPr>
              <w:spacing w:before="60" w:after="60" w:line="240" w:lineRule="auto"/>
              <w:ind w:left="0"/>
              <w:rPr>
                <w:rFonts w:asciiTheme="minorHAnsi" w:hAnsiTheme="minorHAnsi"/>
                <w:sz w:val="22"/>
                <w:szCs w:val="22"/>
                <w:lang w:eastAsia="en-CA"/>
              </w:rPr>
            </w:pPr>
          </w:p>
        </w:tc>
      </w:tr>
    </w:tbl>
    <w:p w14:paraId="6311B974" w14:textId="77777777" w:rsidR="00CC193F" w:rsidRDefault="00CC193F" w:rsidP="00CC193F">
      <w:pPr>
        <w:spacing w:before="0" w:after="0" w:line="240" w:lineRule="auto"/>
        <w:ind w:left="0"/>
        <w:rPr>
          <w:lang w:val="en-US"/>
        </w:rPr>
      </w:pPr>
    </w:p>
    <w:p w14:paraId="5BD0B69A" w14:textId="5ED61F14" w:rsidR="006B06A8" w:rsidRPr="007A263A" w:rsidRDefault="002927BC" w:rsidP="007A263A">
      <w:pPr>
        <w:spacing w:before="0" w:after="0" w:line="240" w:lineRule="auto"/>
        <w:ind w:left="0"/>
        <w:rPr>
          <w:sz w:val="18"/>
          <w:szCs w:val="18"/>
        </w:rPr>
      </w:pPr>
      <w:r>
        <w:rPr>
          <w:sz w:val="18"/>
          <w:szCs w:val="18"/>
        </w:rPr>
        <w:br w:type="page"/>
      </w:r>
    </w:p>
    <w:p w14:paraId="7D6827AE" w14:textId="77777777" w:rsidR="006B06A8" w:rsidRPr="006B06A8" w:rsidRDefault="00A61AB1" w:rsidP="006B06A8">
      <w:pPr>
        <w:pStyle w:val="Heading3"/>
      </w:pPr>
      <w:r w:rsidRPr="006B06A8">
        <w:t xml:space="preserve">Validation </w:t>
      </w:r>
      <w:r w:rsidR="005745C2" w:rsidRPr="006B06A8">
        <w:t>–</w:t>
      </w:r>
      <w:r w:rsidRPr="006B06A8">
        <w:t xml:space="preserve"> </w:t>
      </w:r>
      <w:bookmarkEnd w:id="12"/>
      <w:r w:rsidR="00172DC4">
        <w:t xml:space="preserve">Maximum </w:t>
      </w:r>
      <w:r w:rsidR="000063CF">
        <w:t>Mandatory Fields Length</w:t>
      </w:r>
    </w:p>
    <w:p w14:paraId="1FC748AE" w14:textId="77777777" w:rsidR="00A61AB1" w:rsidRPr="006B06A8" w:rsidRDefault="00A61AB1" w:rsidP="00D56683">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B36804" w14:paraId="4B092F73" w14:textId="77777777" w:rsidTr="005463A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3C0876" w14:textId="77777777" w:rsidR="00B36804" w:rsidRDefault="001D78F5" w:rsidP="00342F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w:t>
            </w:r>
            <w:r w:rsidR="00342F64">
              <w:rPr>
                <w:rFonts w:asciiTheme="minorHAnsi" w:eastAsia="Times New Roman" w:hAnsiTheme="minorHAnsi" w:cs="Calibri"/>
                <w:b/>
                <w:color w:val="FFFFFF"/>
                <w:sz w:val="22"/>
                <w:szCs w:val="22"/>
                <w:lang w:eastAsia="en-CA"/>
              </w:rPr>
              <w:t>Label</w:t>
            </w:r>
            <w:r w:rsidR="00B36804">
              <w:rPr>
                <w:rFonts w:asciiTheme="minorHAnsi" w:eastAsia="Times New Roman" w:hAnsiTheme="minorHAnsi" w:cs="Calibri"/>
                <w:b/>
                <w:color w:val="FFFFFF"/>
                <w:sz w:val="22"/>
                <w:szCs w:val="22"/>
                <w:lang w:eastAsia="en-CA"/>
              </w:rPr>
              <w:t xml:space="preserve"> </w:t>
            </w:r>
          </w:p>
        </w:tc>
        <w:tc>
          <w:tcPr>
            <w:tcW w:w="8448" w:type="dxa"/>
            <w:tcBorders>
              <w:top w:val="single" w:sz="4" w:space="0" w:color="auto"/>
              <w:left w:val="single" w:sz="4" w:space="0" w:color="auto"/>
              <w:bottom w:val="single" w:sz="4" w:space="0" w:color="auto"/>
              <w:right w:val="single" w:sz="4" w:space="0" w:color="auto"/>
            </w:tcBorders>
            <w:vAlign w:val="center"/>
          </w:tcPr>
          <w:p w14:paraId="091D7B20" w14:textId="77777777" w:rsidR="00B36804" w:rsidRPr="002A1409" w:rsidRDefault="002A1409" w:rsidP="00DF5128">
            <w:pPr>
              <w:pStyle w:val="Heading1"/>
              <w:rPr>
                <w:lang w:val="en-US"/>
              </w:rPr>
            </w:pPr>
            <w:bookmarkStart w:id="17" w:name="_Toc479243642"/>
            <w:bookmarkStart w:id="18" w:name="_Toc43372813"/>
            <w:r w:rsidRPr="002A1409">
              <w:rPr>
                <w:lang w:val="en-US"/>
              </w:rPr>
              <w:t>I3</w:t>
            </w:r>
            <w:r w:rsidR="00FF31BB" w:rsidRPr="002A1409">
              <w:rPr>
                <w:lang w:val="en-US"/>
              </w:rPr>
              <w:t>_</w:t>
            </w:r>
            <w:r w:rsidR="00172DC4">
              <w:rPr>
                <w:lang w:val="en-US"/>
              </w:rPr>
              <w:t>Maximum</w:t>
            </w:r>
            <w:r w:rsidR="008A39C8">
              <w:rPr>
                <w:lang w:val="en-US"/>
              </w:rPr>
              <w:t>M</w:t>
            </w:r>
            <w:r w:rsidR="00172DC4">
              <w:rPr>
                <w:lang w:val="en-US"/>
              </w:rPr>
              <w:t>andatory</w:t>
            </w:r>
            <w:r w:rsidR="008A39C8">
              <w:rPr>
                <w:lang w:val="en-US"/>
              </w:rPr>
              <w:t>F</w:t>
            </w:r>
            <w:r w:rsidR="00172DC4">
              <w:rPr>
                <w:lang w:val="en-US"/>
              </w:rPr>
              <w:t>ield</w:t>
            </w:r>
            <w:r w:rsidR="00EB3543">
              <w:rPr>
                <w:lang w:val="en-US"/>
              </w:rPr>
              <w:t>s</w:t>
            </w:r>
            <w:r w:rsidR="006E4372">
              <w:rPr>
                <w:lang w:val="en-US"/>
              </w:rPr>
              <w:t>Length</w:t>
            </w:r>
            <w:bookmarkEnd w:id="17"/>
            <w:bookmarkEnd w:id="18"/>
          </w:p>
        </w:tc>
      </w:tr>
      <w:tr w:rsidR="003E3FC0" w14:paraId="6C2B15C1" w14:textId="77777777" w:rsidTr="005463A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A6E2ACA" w14:textId="77777777" w:rsidR="003E3FC0" w:rsidRDefault="003E3FC0" w:rsidP="00661AF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F6C6352" w14:textId="4FE12559" w:rsidR="003E3FC0" w:rsidDel="006A37E5" w:rsidRDefault="00241BCE" w:rsidP="00661AF6">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9519</w:t>
            </w:r>
          </w:p>
        </w:tc>
      </w:tr>
      <w:tr w:rsidR="001A07EA" w14:paraId="29587909" w14:textId="77777777" w:rsidTr="005463A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F1EDAAB" w14:textId="24667D51" w:rsidR="001A07EA" w:rsidRDefault="00492FD3" w:rsidP="001A07E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DB7A598" w14:textId="54071E43" w:rsidR="001A07EA" w:rsidRDefault="001A07EA" w:rsidP="00661AF6">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3E3FC0" w14:paraId="48280B6F" w14:textId="77777777" w:rsidTr="005463A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EE8C91" w14:textId="77777777" w:rsidR="003E3FC0" w:rsidRDefault="003E3FC0" w:rsidP="00661AF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9936F78" w14:textId="77777777" w:rsidR="003E3FC0" w:rsidDel="006A37E5" w:rsidRDefault="003E3FC0" w:rsidP="00661AF6">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3E3FC0">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A61AB1" w14:paraId="29AC7F4D" w14:textId="77777777" w:rsidTr="005463A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34B8E0C" w14:textId="77777777" w:rsidR="00A61AB1" w:rsidRDefault="00FF31BB" w:rsidP="00661AF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4952B57" w14:textId="7656C152" w:rsidR="00A61AB1" w:rsidRPr="00EA79CA" w:rsidRDefault="006A37E5" w:rsidP="00135D76">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All files</w:t>
            </w:r>
            <w:r w:rsidR="00135D76">
              <w:rPr>
                <w:rFonts w:asciiTheme="minorHAnsi" w:eastAsia="Times New Roman" w:hAnsiTheme="minorHAnsi" w:cs="Calibri"/>
                <w:color w:val="auto"/>
                <w:sz w:val="22"/>
                <w:szCs w:val="22"/>
                <w:lang w:eastAsia="en-CA"/>
              </w:rPr>
              <w:t xml:space="preserve"> except Non-Contributory Leaves and Retirement Notice </w:t>
            </w:r>
          </w:p>
        </w:tc>
      </w:tr>
      <w:tr w:rsidR="001D78F5" w14:paraId="3DE5AF50" w14:textId="77777777" w:rsidTr="00461AD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99C6684" w14:textId="77777777" w:rsidR="001D78F5" w:rsidRDefault="001D78F5" w:rsidP="00461AD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015C2F9" w14:textId="77777777" w:rsidR="001D78F5" w:rsidRDefault="001D78F5" w:rsidP="0009052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sidR="00BE7055">
              <w:rPr>
                <w:rFonts w:asciiTheme="minorHAnsi" w:hAnsiTheme="minorHAnsi"/>
                <w:sz w:val="22"/>
                <w:szCs w:val="22"/>
                <w:lang w:eastAsia="en-CA"/>
              </w:rPr>
              <w:t xml:space="preserve"> </w:t>
            </w:r>
          </w:p>
        </w:tc>
      </w:tr>
      <w:tr w:rsidR="001D78F5" w14:paraId="537ADEE4" w14:textId="77777777" w:rsidTr="00461AD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F835646" w14:textId="77777777" w:rsidR="001D78F5" w:rsidRDefault="001D78F5" w:rsidP="00461AD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C917679" w14:textId="77777777" w:rsidR="001D78F5" w:rsidRPr="00B464B9" w:rsidRDefault="001D78F5" w:rsidP="00461AD4">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DE4CDE" w:rsidRPr="00A61AB1" w14:paraId="377A6756" w14:textId="77777777" w:rsidTr="005463A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C5AFFD" w14:textId="77777777" w:rsidR="00DE4CDE" w:rsidRDefault="00DE4CDE" w:rsidP="00DE4CD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9FD4A9C" w14:textId="77777777" w:rsidR="00DE4CDE" w:rsidRDefault="006E10DA" w:rsidP="00DE4CD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5242A5F" w14:textId="42DCE250" w:rsidR="00DE4CDE" w:rsidRPr="00EA79CA" w:rsidRDefault="00090521" w:rsidP="006A37E5">
            <w:pPr>
              <w:ind w:left="0"/>
              <w:rPr>
                <w:rFonts w:asciiTheme="minorHAnsi" w:hAnsiTheme="minorHAnsi"/>
                <w:color w:val="auto"/>
                <w:sz w:val="22"/>
                <w:szCs w:val="22"/>
                <w:lang w:val="en-US" w:eastAsia="en-CA"/>
              </w:rPr>
            </w:pPr>
            <w:r w:rsidRPr="00EA79CA">
              <w:rPr>
                <w:rFonts w:asciiTheme="minorHAnsi" w:hAnsiTheme="minorHAnsi"/>
                <w:color w:val="auto"/>
                <w:sz w:val="22"/>
                <w:szCs w:val="22"/>
                <w:lang w:eastAsia="en-CA"/>
              </w:rPr>
              <w:t xml:space="preserve">Generic validation triggered for all </w:t>
            </w:r>
            <w:r w:rsidR="00AD07EC">
              <w:rPr>
                <w:rFonts w:asciiTheme="minorHAnsi" w:hAnsiTheme="minorHAnsi"/>
                <w:color w:val="auto"/>
                <w:sz w:val="22"/>
                <w:szCs w:val="22"/>
                <w:lang w:eastAsia="en-CA"/>
              </w:rPr>
              <w:t>text</w:t>
            </w:r>
            <w:r w:rsidR="00AD07EC" w:rsidRPr="00EA79CA">
              <w:rPr>
                <w:rFonts w:asciiTheme="minorHAnsi" w:hAnsiTheme="minorHAnsi"/>
                <w:color w:val="auto"/>
                <w:sz w:val="22"/>
                <w:szCs w:val="22"/>
                <w:lang w:eastAsia="en-CA"/>
              </w:rPr>
              <w:t xml:space="preserve"> </w:t>
            </w:r>
            <w:r w:rsidR="00AD07EC">
              <w:rPr>
                <w:rFonts w:asciiTheme="minorHAnsi" w:hAnsiTheme="minorHAnsi"/>
                <w:color w:val="auto"/>
                <w:sz w:val="22"/>
                <w:szCs w:val="22"/>
                <w:lang w:eastAsia="en-CA"/>
              </w:rPr>
              <w:t>and</w:t>
            </w:r>
            <w:r w:rsidR="006953E6">
              <w:rPr>
                <w:rFonts w:asciiTheme="minorHAnsi" w:hAnsiTheme="minorHAnsi"/>
                <w:color w:val="auto"/>
                <w:sz w:val="22"/>
                <w:szCs w:val="22"/>
                <w:lang w:eastAsia="en-CA"/>
              </w:rPr>
              <w:t xml:space="preserve"> amount </w:t>
            </w:r>
            <w:r w:rsidR="00AD07EC">
              <w:rPr>
                <w:rFonts w:asciiTheme="minorHAnsi" w:hAnsiTheme="minorHAnsi"/>
                <w:color w:val="auto"/>
                <w:sz w:val="22"/>
                <w:szCs w:val="22"/>
                <w:lang w:eastAsia="en-CA"/>
              </w:rPr>
              <w:t xml:space="preserve">type </w:t>
            </w:r>
            <w:r w:rsidRPr="00EA79CA">
              <w:rPr>
                <w:rFonts w:asciiTheme="minorHAnsi" w:hAnsiTheme="minorHAnsi"/>
                <w:color w:val="auto"/>
                <w:sz w:val="22"/>
                <w:szCs w:val="22"/>
                <w:lang w:eastAsia="en-CA"/>
              </w:rPr>
              <w:t>fields where the length exceed</w:t>
            </w:r>
            <w:r w:rsidR="005C610D" w:rsidRPr="00EA79CA">
              <w:rPr>
                <w:rFonts w:asciiTheme="minorHAnsi" w:hAnsiTheme="minorHAnsi"/>
                <w:color w:val="auto"/>
                <w:sz w:val="22"/>
                <w:szCs w:val="22"/>
                <w:lang w:eastAsia="en-CA"/>
              </w:rPr>
              <w:t>s</w:t>
            </w:r>
            <w:r w:rsidRPr="00EA79CA">
              <w:rPr>
                <w:rFonts w:asciiTheme="minorHAnsi" w:hAnsiTheme="minorHAnsi"/>
                <w:color w:val="auto"/>
                <w:sz w:val="22"/>
                <w:szCs w:val="22"/>
                <w:lang w:eastAsia="en-CA"/>
              </w:rPr>
              <w:t xml:space="preserve"> the max field length.</w:t>
            </w:r>
            <w:r w:rsidR="006953E6">
              <w:rPr>
                <w:rFonts w:asciiTheme="minorHAnsi" w:hAnsiTheme="minorHAnsi"/>
                <w:color w:val="auto"/>
                <w:sz w:val="22"/>
                <w:szCs w:val="22"/>
                <w:lang w:eastAsia="en-CA"/>
              </w:rPr>
              <w:t xml:space="preserve"> We are not looking at fields where a code or date can be supplied because we have format validations for those already.</w:t>
            </w:r>
          </w:p>
        </w:tc>
      </w:tr>
      <w:tr w:rsidR="00A61AB1" w:rsidRPr="009151F9" w14:paraId="1916600C" w14:textId="77777777" w:rsidTr="005463A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DDB2C80" w14:textId="77777777" w:rsidR="00A61AB1" w:rsidRDefault="00DE4CDE" w:rsidP="006E10D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w:t>
            </w:r>
            <w:r w:rsidR="006E10DA">
              <w:rPr>
                <w:rFonts w:asciiTheme="minorHAnsi" w:eastAsia="Times New Roman" w:hAnsiTheme="minorHAnsi" w:cs="Calibri"/>
                <w:b/>
                <w:color w:val="FFFFFF"/>
                <w:sz w:val="22"/>
                <w:szCs w:val="22"/>
                <w:lang w:eastAsia="en-CA"/>
              </w:rPr>
              <w:t>Logic</w:t>
            </w:r>
          </w:p>
        </w:tc>
        <w:tc>
          <w:tcPr>
            <w:tcW w:w="8448" w:type="dxa"/>
            <w:tcBorders>
              <w:top w:val="single" w:sz="4" w:space="0" w:color="auto"/>
              <w:left w:val="single" w:sz="4" w:space="0" w:color="auto"/>
              <w:bottom w:val="single" w:sz="4" w:space="0" w:color="auto"/>
              <w:right w:val="single" w:sz="4" w:space="0" w:color="auto"/>
            </w:tcBorders>
            <w:vAlign w:val="center"/>
          </w:tcPr>
          <w:p w14:paraId="0C4717AD" w14:textId="77777777" w:rsidR="00A87236" w:rsidRPr="00EA79CA" w:rsidRDefault="0085712F" w:rsidP="00A87236">
            <w:pPr>
              <w:ind w:left="0"/>
              <w:rPr>
                <w:rFonts w:asciiTheme="minorHAnsi" w:hAnsiTheme="minorHAnsi"/>
                <w:color w:val="auto"/>
                <w:sz w:val="22"/>
                <w:szCs w:val="22"/>
                <w:lang w:eastAsia="en-CA"/>
              </w:rPr>
            </w:pPr>
            <w:r w:rsidRPr="00EA79CA">
              <w:rPr>
                <w:rFonts w:asciiTheme="minorHAnsi" w:hAnsiTheme="minorHAnsi"/>
                <w:color w:val="auto"/>
                <w:sz w:val="22"/>
                <w:szCs w:val="22"/>
                <w:lang w:eastAsia="en-CA"/>
              </w:rPr>
              <w:t>Reject the member</w:t>
            </w:r>
            <w:r w:rsidR="00DE4CDE" w:rsidRPr="00EA79CA">
              <w:rPr>
                <w:rFonts w:asciiTheme="minorHAnsi" w:hAnsiTheme="minorHAnsi"/>
                <w:color w:val="auto"/>
                <w:sz w:val="22"/>
                <w:szCs w:val="22"/>
                <w:lang w:eastAsia="en-CA"/>
              </w:rPr>
              <w:t xml:space="preserve"> in the input file if </w:t>
            </w:r>
            <w:r w:rsidRPr="00EA79CA">
              <w:rPr>
                <w:rFonts w:asciiTheme="minorHAnsi" w:hAnsiTheme="minorHAnsi"/>
                <w:color w:val="auto"/>
                <w:sz w:val="22"/>
                <w:szCs w:val="22"/>
                <w:lang w:eastAsia="en-CA"/>
              </w:rPr>
              <w:t>:</w:t>
            </w:r>
          </w:p>
          <w:p w14:paraId="1E63EDFD" w14:textId="77777777" w:rsidR="00D25E77" w:rsidRPr="00A7019D" w:rsidRDefault="00D25E77" w:rsidP="00D25E77">
            <w:pPr>
              <w:ind w:left="720"/>
              <w:rPr>
                <w:rFonts w:asciiTheme="minorHAnsi" w:hAnsiTheme="minorHAnsi"/>
                <w:color w:val="auto"/>
                <w:sz w:val="22"/>
                <w:szCs w:val="22"/>
                <w:u w:val="single"/>
                <w:lang w:eastAsia="en-CA"/>
              </w:rPr>
            </w:pPr>
            <w:r w:rsidRPr="00882C9F">
              <w:rPr>
                <w:rFonts w:asciiTheme="minorHAnsi" w:hAnsiTheme="minorHAnsi"/>
                <w:color w:val="auto"/>
                <w:sz w:val="22"/>
                <w:szCs w:val="22"/>
                <w:u w:val="single"/>
                <w:lang w:eastAsia="en-CA"/>
              </w:rPr>
              <w:t>Core</w:t>
            </w:r>
            <w:r w:rsidR="00AD07EC">
              <w:rPr>
                <w:rFonts w:asciiTheme="minorHAnsi" w:hAnsiTheme="minorHAnsi"/>
                <w:color w:val="auto"/>
                <w:sz w:val="22"/>
                <w:szCs w:val="22"/>
                <w:u w:val="single"/>
                <w:lang w:eastAsia="en-CA"/>
              </w:rPr>
              <w:t xml:space="preserve"> Data</w:t>
            </w:r>
          </w:p>
          <w:p w14:paraId="69155942" w14:textId="082FA085" w:rsidR="006671B4" w:rsidRDefault="006671B4" w:rsidP="006671B4">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Weeks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MaxLength =</w:t>
            </w:r>
            <w:r w:rsidR="003A35E9">
              <w:rPr>
                <w:rFonts w:asciiTheme="minorHAnsi" w:hAnsiTheme="minorHAnsi"/>
                <w:color w:val="auto"/>
                <w:sz w:val="22"/>
                <w:szCs w:val="22"/>
                <w:lang w:eastAsia="en-CA"/>
              </w:rPr>
              <w:t xml:space="preserve">5 </w:t>
            </w:r>
            <w:r>
              <w:rPr>
                <w:rFonts w:asciiTheme="minorHAnsi" w:hAnsiTheme="minorHAnsi"/>
                <w:color w:val="auto"/>
                <w:sz w:val="22"/>
                <w:szCs w:val="22"/>
                <w:lang w:eastAsia="en-CA"/>
              </w:rPr>
              <w:t>4</w:t>
            </w:r>
          </w:p>
          <w:p w14:paraId="730E21F3" w14:textId="77777777" w:rsidR="00CA7EB7" w:rsidRDefault="00CA7EB7" w:rsidP="006671B4">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0039537A" w14:textId="262DC17F" w:rsidR="00CA7EB7" w:rsidRDefault="00CA7EB7" w:rsidP="00CA7EB7">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LowContributions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3A35E9">
              <w:rPr>
                <w:rFonts w:asciiTheme="minorHAnsi" w:hAnsiTheme="minorHAnsi"/>
                <w:color w:val="auto"/>
                <w:sz w:val="22"/>
                <w:szCs w:val="22"/>
                <w:lang w:eastAsia="en-CA"/>
              </w:rPr>
              <w:t xml:space="preserve">8 </w:t>
            </w:r>
          </w:p>
          <w:p w14:paraId="32442DE3" w14:textId="77777777" w:rsidR="00CA7EB7" w:rsidRDefault="00CA7EB7" w:rsidP="006671B4">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7CA12AA4" w14:textId="4464DAEF" w:rsidR="00CA7EB7" w:rsidRDefault="00CA7EB7" w:rsidP="00CA7EB7">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HighContributions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3A35E9">
              <w:rPr>
                <w:rFonts w:asciiTheme="minorHAnsi" w:hAnsiTheme="minorHAnsi"/>
                <w:color w:val="auto"/>
                <w:sz w:val="22"/>
                <w:szCs w:val="22"/>
                <w:lang w:eastAsia="en-CA"/>
              </w:rPr>
              <w:t xml:space="preserve">8 </w:t>
            </w:r>
          </w:p>
          <w:p w14:paraId="4DEDC140" w14:textId="77777777" w:rsidR="00CA7EB7" w:rsidRDefault="00CA7EB7" w:rsidP="006671B4">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351B8ED7" w14:textId="77777777" w:rsidR="00F15552" w:rsidRDefault="00F15552" w:rsidP="00F15552">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PA</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MaxLength = 5</w:t>
            </w:r>
          </w:p>
          <w:p w14:paraId="7D4398BB" w14:textId="77777777" w:rsidR="00F15552" w:rsidRDefault="00F15552" w:rsidP="00F15552">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25473AD7" w14:textId="77777777" w:rsidR="006953E6" w:rsidRDefault="00F15552" w:rsidP="006953E6">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AnnualizedEarnings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MaxLength = 6</w:t>
            </w:r>
          </w:p>
          <w:p w14:paraId="25D81AD1" w14:textId="77777777" w:rsidR="00756494" w:rsidRPr="00374ED5" w:rsidRDefault="00756494" w:rsidP="00756494">
            <w:pPr>
              <w:ind w:left="720"/>
              <w:rPr>
                <w:rFonts w:asciiTheme="minorHAnsi" w:hAnsiTheme="minorHAnsi"/>
                <w:color w:val="auto"/>
                <w:sz w:val="22"/>
                <w:szCs w:val="22"/>
                <w:u w:val="single"/>
                <w:lang w:eastAsia="en-CA"/>
              </w:rPr>
            </w:pPr>
            <w:r w:rsidRPr="00756494">
              <w:rPr>
                <w:rFonts w:asciiTheme="minorHAnsi" w:hAnsiTheme="minorHAnsi"/>
                <w:color w:val="auto"/>
                <w:sz w:val="22"/>
                <w:szCs w:val="22"/>
                <w:u w:val="single"/>
                <w:lang w:eastAsia="en-CA"/>
              </w:rPr>
              <w:t>Events</w:t>
            </w:r>
          </w:p>
          <w:p w14:paraId="623AA9B3" w14:textId="6C2FECB2" w:rsidR="00374ED5" w:rsidRDefault="00374ED5" w:rsidP="00374ED5">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Weeks_CurrentYear</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3A35E9">
              <w:rPr>
                <w:rFonts w:asciiTheme="minorHAnsi" w:hAnsiTheme="minorHAnsi"/>
                <w:color w:val="auto"/>
                <w:sz w:val="22"/>
                <w:szCs w:val="22"/>
                <w:lang w:eastAsia="en-CA"/>
              </w:rPr>
              <w:t xml:space="preserve">5 </w:t>
            </w:r>
          </w:p>
          <w:p w14:paraId="7F8D1CBA" w14:textId="77777777" w:rsidR="00374ED5" w:rsidRDefault="00374ED5" w:rsidP="00374ED5">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63941091" w14:textId="05985BC2" w:rsidR="00374ED5" w:rsidRDefault="00374ED5" w:rsidP="00374ED5">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LowContribution</w:t>
            </w:r>
            <w:r w:rsidR="0082594A">
              <w:rPr>
                <w:rFonts w:asciiTheme="minorHAnsi" w:hAnsiTheme="minorHAnsi"/>
                <w:color w:val="auto"/>
                <w:sz w:val="22"/>
                <w:szCs w:val="22"/>
                <w:lang w:eastAsia="en-CA"/>
              </w:rPr>
              <w:t>s</w:t>
            </w:r>
            <w:r>
              <w:rPr>
                <w:rFonts w:asciiTheme="minorHAnsi" w:hAnsiTheme="minorHAnsi"/>
                <w:color w:val="auto"/>
                <w:sz w:val="22"/>
                <w:szCs w:val="22"/>
                <w:lang w:eastAsia="en-CA"/>
              </w:rPr>
              <w:t>_CurrentYear</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3A35E9">
              <w:rPr>
                <w:rFonts w:asciiTheme="minorHAnsi" w:hAnsiTheme="minorHAnsi"/>
                <w:color w:val="auto"/>
                <w:sz w:val="22"/>
                <w:szCs w:val="22"/>
                <w:lang w:eastAsia="en-CA"/>
              </w:rPr>
              <w:t xml:space="preserve">8 </w:t>
            </w:r>
          </w:p>
          <w:p w14:paraId="424C7466" w14:textId="77777777" w:rsidR="00374ED5" w:rsidRDefault="00374ED5" w:rsidP="00374ED5">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0A1A5236" w14:textId="4104D4F4" w:rsidR="0082594A" w:rsidRDefault="0082594A" w:rsidP="0082594A">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HighContributions_CurrentYear</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3A35E9">
              <w:rPr>
                <w:rFonts w:asciiTheme="minorHAnsi" w:hAnsiTheme="minorHAnsi"/>
                <w:color w:val="auto"/>
                <w:sz w:val="22"/>
                <w:szCs w:val="22"/>
                <w:lang w:eastAsia="en-CA"/>
              </w:rPr>
              <w:t xml:space="preserve">8 </w:t>
            </w:r>
          </w:p>
          <w:p w14:paraId="2ED09D56" w14:textId="77777777" w:rsidR="0082594A" w:rsidRDefault="0082594A" w:rsidP="0082594A">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1430BD2B" w14:textId="77777777" w:rsidR="00EA368C" w:rsidRDefault="00EA368C" w:rsidP="00EA368C">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AnnualizedEarnings_CurrentYear</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MaxLength = 6</w:t>
            </w:r>
          </w:p>
          <w:p w14:paraId="2CD5D4B1" w14:textId="77777777" w:rsidR="00EA368C" w:rsidRDefault="00EA368C" w:rsidP="00EA368C">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224D5B60" w14:textId="716A664F" w:rsidR="00EA368C" w:rsidRDefault="00EA368C" w:rsidP="00EA368C">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PA_CurrentYear</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3A35E9">
              <w:rPr>
                <w:rFonts w:asciiTheme="minorHAnsi" w:hAnsiTheme="minorHAnsi"/>
                <w:color w:val="auto"/>
                <w:sz w:val="22"/>
                <w:szCs w:val="22"/>
                <w:lang w:eastAsia="en-CA"/>
              </w:rPr>
              <w:t xml:space="preserve">5 </w:t>
            </w:r>
          </w:p>
          <w:p w14:paraId="0CB739E2" w14:textId="77777777" w:rsidR="00EA368C" w:rsidRDefault="00EA368C" w:rsidP="00EA368C">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6C345BEE" w14:textId="19E3E474" w:rsidR="00CD335A" w:rsidRDefault="00CD335A" w:rsidP="00CD335A">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Weeks_PreviousYear</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3A35E9">
              <w:rPr>
                <w:rFonts w:asciiTheme="minorHAnsi" w:hAnsiTheme="minorHAnsi"/>
                <w:color w:val="auto"/>
                <w:sz w:val="22"/>
                <w:szCs w:val="22"/>
                <w:lang w:eastAsia="en-CA"/>
              </w:rPr>
              <w:t xml:space="preserve">5 </w:t>
            </w:r>
          </w:p>
          <w:p w14:paraId="2FB7A895" w14:textId="77777777" w:rsidR="00CD335A" w:rsidRDefault="00CD335A" w:rsidP="00CD335A">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33CB1DFE" w14:textId="56C00471" w:rsidR="00CD335A" w:rsidRDefault="00CD335A" w:rsidP="00CD335A">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LowContributions_PreviousYear</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3A35E9">
              <w:rPr>
                <w:rFonts w:asciiTheme="minorHAnsi" w:hAnsiTheme="minorHAnsi"/>
                <w:color w:val="auto"/>
                <w:sz w:val="22"/>
                <w:szCs w:val="22"/>
                <w:lang w:eastAsia="en-CA"/>
              </w:rPr>
              <w:t xml:space="preserve">8 </w:t>
            </w:r>
          </w:p>
          <w:p w14:paraId="124A6627" w14:textId="77777777" w:rsidR="00CD335A" w:rsidRDefault="00CD335A" w:rsidP="00CD335A">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4B3DA794" w14:textId="1F7735C6" w:rsidR="00CD335A" w:rsidRDefault="00CD335A" w:rsidP="00CD335A">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HighContributions_PreviousYear</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3A35E9">
              <w:rPr>
                <w:rFonts w:asciiTheme="minorHAnsi" w:hAnsiTheme="minorHAnsi"/>
                <w:color w:val="auto"/>
                <w:sz w:val="22"/>
                <w:szCs w:val="22"/>
                <w:lang w:eastAsia="en-CA"/>
              </w:rPr>
              <w:t xml:space="preserve">8 </w:t>
            </w:r>
          </w:p>
          <w:p w14:paraId="1752C890" w14:textId="77777777" w:rsidR="00CD335A" w:rsidRDefault="00CD335A" w:rsidP="00CD335A">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5DE4F016" w14:textId="77777777" w:rsidR="00CD335A" w:rsidRDefault="00CD335A" w:rsidP="00CD335A">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AnnualizedEarnings_PreviousYear</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MaxLength = 6</w:t>
            </w:r>
          </w:p>
          <w:p w14:paraId="32DB698A" w14:textId="77777777" w:rsidR="00CD335A" w:rsidRDefault="00CD335A" w:rsidP="00CD335A">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266C9C0A" w14:textId="3B56B4C9" w:rsidR="00CD335A" w:rsidRDefault="00CD335A" w:rsidP="00CD335A">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PA_PreviousYear</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3A35E9">
              <w:rPr>
                <w:rFonts w:asciiTheme="minorHAnsi" w:hAnsiTheme="minorHAnsi"/>
                <w:color w:val="auto"/>
                <w:sz w:val="22"/>
                <w:szCs w:val="22"/>
                <w:lang w:eastAsia="en-CA"/>
              </w:rPr>
              <w:t xml:space="preserve">5 </w:t>
            </w:r>
          </w:p>
          <w:p w14:paraId="2FAAFB5C" w14:textId="77777777" w:rsidR="0035607B" w:rsidRDefault="0035607B" w:rsidP="0035607B">
            <w:pPr>
              <w:ind w:left="720"/>
              <w:rPr>
                <w:rFonts w:asciiTheme="minorHAnsi" w:hAnsiTheme="minorHAnsi"/>
                <w:color w:val="auto"/>
                <w:sz w:val="22"/>
                <w:szCs w:val="22"/>
                <w:lang w:eastAsia="en-CA"/>
              </w:rPr>
            </w:pPr>
          </w:p>
          <w:p w14:paraId="4D79B616" w14:textId="6BFE1850" w:rsidR="0035607B" w:rsidRPr="00D61325" w:rsidRDefault="0035607B" w:rsidP="0035607B">
            <w:pPr>
              <w:ind w:left="720"/>
              <w:rPr>
                <w:rFonts w:asciiTheme="minorHAnsi" w:hAnsiTheme="minorHAnsi"/>
                <w:color w:val="auto"/>
                <w:sz w:val="22"/>
                <w:szCs w:val="22"/>
                <w:lang w:eastAsia="en-CA"/>
              </w:rPr>
            </w:pPr>
            <w:r w:rsidRPr="00D61325">
              <w:rPr>
                <w:rFonts w:asciiTheme="minorHAnsi" w:hAnsiTheme="minorHAnsi"/>
                <w:color w:val="auto"/>
                <w:sz w:val="22"/>
                <w:szCs w:val="22"/>
                <w:lang w:eastAsia="en-CA"/>
              </w:rPr>
              <w:t>In Enrolment</w:t>
            </w:r>
            <w:r w:rsidR="00AD07EC">
              <w:rPr>
                <w:rFonts w:asciiTheme="minorHAnsi" w:hAnsiTheme="minorHAnsi"/>
                <w:color w:val="auto"/>
                <w:sz w:val="22"/>
                <w:szCs w:val="22"/>
                <w:lang w:eastAsia="en-CA"/>
              </w:rPr>
              <w:t>s</w:t>
            </w:r>
          </w:p>
          <w:p w14:paraId="514B56A3" w14:textId="77777777" w:rsidR="0035607B" w:rsidRPr="00D61325"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sidRPr="00D61325">
              <w:rPr>
                <w:rFonts w:asciiTheme="minorHAnsi" w:hAnsiTheme="minorHAnsi"/>
                <w:color w:val="auto"/>
                <w:sz w:val="22"/>
                <w:szCs w:val="22"/>
                <w:lang w:eastAsia="en-CA"/>
              </w:rPr>
              <w:t>LastName) &gt; MaxLength = 40</w:t>
            </w:r>
          </w:p>
          <w:p w14:paraId="52479397" w14:textId="77777777" w:rsidR="0035607B"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OR</w:t>
            </w:r>
          </w:p>
          <w:p w14:paraId="1EF5E2AC" w14:textId="77777777" w:rsidR="0035607B" w:rsidRPr="00EA79CA"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MiddleInitial</w:t>
            </w:r>
            <w:r w:rsidRPr="00D61325">
              <w:rPr>
                <w:rFonts w:asciiTheme="minorHAnsi" w:hAnsiTheme="minorHAnsi"/>
                <w:color w:val="auto"/>
                <w:sz w:val="22"/>
                <w:szCs w:val="22"/>
                <w:lang w:eastAsia="en-CA"/>
              </w:rPr>
              <w:t>) &gt; MaxLength</w:t>
            </w:r>
            <w:r>
              <w:rPr>
                <w:rFonts w:asciiTheme="minorHAnsi" w:hAnsiTheme="minorHAnsi"/>
                <w:color w:val="auto"/>
                <w:sz w:val="22"/>
                <w:szCs w:val="22"/>
                <w:lang w:eastAsia="en-CA"/>
              </w:rPr>
              <w:t xml:space="preserve"> = 2</w:t>
            </w:r>
          </w:p>
          <w:p w14:paraId="5A0599A7" w14:textId="77777777" w:rsidR="0035607B" w:rsidRPr="00EA79CA" w:rsidRDefault="0035607B" w:rsidP="0035607B">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23E48C36" w14:textId="77777777" w:rsidR="0035607B" w:rsidRPr="00D61325"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sidRPr="00D61325">
              <w:rPr>
                <w:rFonts w:asciiTheme="minorHAnsi" w:hAnsiTheme="minorHAnsi"/>
                <w:color w:val="auto"/>
                <w:sz w:val="22"/>
                <w:szCs w:val="22"/>
                <w:lang w:eastAsia="en-CA"/>
              </w:rPr>
              <w:t>FirstName) &gt; MaxLength = 40</w:t>
            </w:r>
          </w:p>
          <w:p w14:paraId="11E3C6B7" w14:textId="77777777" w:rsidR="0035607B" w:rsidRPr="00EA79CA"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OR</w:t>
            </w:r>
          </w:p>
          <w:p w14:paraId="6A4B1ED0" w14:textId="77777777" w:rsidR="0035607B" w:rsidRPr="00EA79CA"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sidRPr="00D61325">
              <w:rPr>
                <w:rFonts w:asciiTheme="minorHAnsi" w:hAnsiTheme="minorHAnsi"/>
                <w:color w:val="auto"/>
                <w:sz w:val="22"/>
                <w:szCs w:val="22"/>
                <w:lang w:eastAsia="en-CA"/>
              </w:rPr>
              <w:t>AnnualizedEarnings) &gt; MaxLength = 6</w:t>
            </w:r>
          </w:p>
          <w:p w14:paraId="5EEA0493" w14:textId="77777777" w:rsidR="0035607B" w:rsidRPr="00EA79CA"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OR</w:t>
            </w:r>
          </w:p>
          <w:p w14:paraId="52BE74A3" w14:textId="77777777" w:rsidR="0035607B"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sidRPr="00D61325">
              <w:rPr>
                <w:rFonts w:asciiTheme="minorHAnsi" w:hAnsiTheme="minorHAnsi"/>
                <w:color w:val="auto"/>
                <w:sz w:val="22"/>
                <w:szCs w:val="22"/>
                <w:lang w:eastAsia="en-CA"/>
              </w:rPr>
              <w:t>TelephoneNumber) &gt; MaxLength = 15</w:t>
            </w:r>
          </w:p>
          <w:p w14:paraId="71C9EC7B" w14:textId="77777777" w:rsidR="007557E9" w:rsidRPr="00EA79CA" w:rsidRDefault="007557E9" w:rsidP="007557E9">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OR</w:t>
            </w:r>
          </w:p>
          <w:p w14:paraId="60113C64" w14:textId="77777777" w:rsidR="004E4F8D" w:rsidRDefault="007557E9"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EmailAddress</w:t>
            </w:r>
            <w:r w:rsidRPr="00D61325">
              <w:rPr>
                <w:rFonts w:asciiTheme="minorHAnsi" w:hAnsiTheme="minorHAnsi"/>
                <w:color w:val="auto"/>
                <w:sz w:val="22"/>
                <w:szCs w:val="22"/>
                <w:lang w:eastAsia="en-CA"/>
              </w:rPr>
              <w:t xml:space="preserve">) &gt; MaxLength = </w:t>
            </w:r>
            <w:r>
              <w:rPr>
                <w:rFonts w:asciiTheme="minorHAnsi" w:hAnsiTheme="minorHAnsi"/>
                <w:color w:val="auto"/>
                <w:sz w:val="22"/>
                <w:szCs w:val="22"/>
                <w:lang w:eastAsia="en-CA"/>
              </w:rPr>
              <w:t>80</w:t>
            </w:r>
          </w:p>
          <w:p w14:paraId="6F8D6701" w14:textId="1046A52B" w:rsidR="0035607B" w:rsidRPr="00EA79CA"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OR</w:t>
            </w:r>
          </w:p>
          <w:p w14:paraId="1EB590BE" w14:textId="77777777" w:rsidR="0035607B" w:rsidRPr="00EA79CA"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sidRPr="00D61325">
              <w:rPr>
                <w:rFonts w:asciiTheme="minorHAnsi" w:hAnsiTheme="minorHAnsi"/>
                <w:color w:val="auto"/>
                <w:sz w:val="22"/>
                <w:szCs w:val="22"/>
                <w:lang w:eastAsia="en-CA"/>
              </w:rPr>
              <w:t>AddressLine1) &gt; MaxLength = 40</w:t>
            </w:r>
          </w:p>
          <w:p w14:paraId="367E9AC5" w14:textId="77777777" w:rsidR="0035607B"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OR</w:t>
            </w:r>
          </w:p>
          <w:p w14:paraId="320457ED" w14:textId="77777777" w:rsidR="0035607B" w:rsidRPr="00EA79CA"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AddressLine2</w:t>
            </w:r>
            <w:r w:rsidRPr="00D61325">
              <w:rPr>
                <w:rFonts w:asciiTheme="minorHAnsi" w:hAnsiTheme="minorHAnsi"/>
                <w:color w:val="auto"/>
                <w:sz w:val="22"/>
                <w:szCs w:val="22"/>
                <w:lang w:eastAsia="en-CA"/>
              </w:rPr>
              <w:t>) &gt; MaxLength = 40</w:t>
            </w:r>
          </w:p>
          <w:p w14:paraId="6BADE933" w14:textId="77777777" w:rsidR="0035607B" w:rsidRDefault="0035607B" w:rsidP="0035607B">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09D83C05" w14:textId="77777777" w:rsidR="0035607B" w:rsidRPr="00EA79CA"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AddressLine3</w:t>
            </w:r>
            <w:r w:rsidRPr="00D61325">
              <w:rPr>
                <w:rFonts w:asciiTheme="minorHAnsi" w:hAnsiTheme="minorHAnsi"/>
                <w:color w:val="auto"/>
                <w:sz w:val="22"/>
                <w:szCs w:val="22"/>
                <w:lang w:eastAsia="en-CA"/>
              </w:rPr>
              <w:t>) &gt; MaxLength = 40</w:t>
            </w:r>
          </w:p>
          <w:p w14:paraId="47835446" w14:textId="77777777" w:rsidR="0035607B" w:rsidRPr="00EA79CA" w:rsidRDefault="0035607B" w:rsidP="0035607B">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1444CDB6" w14:textId="77777777" w:rsidR="0035607B" w:rsidRPr="00EA79CA"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sidRPr="00D61325">
              <w:rPr>
                <w:rFonts w:asciiTheme="minorHAnsi" w:hAnsiTheme="minorHAnsi"/>
                <w:color w:val="auto"/>
                <w:sz w:val="22"/>
                <w:szCs w:val="22"/>
                <w:lang w:eastAsia="en-CA"/>
              </w:rPr>
              <w:t>City) &gt; MaxLength = 40</w:t>
            </w:r>
          </w:p>
          <w:p w14:paraId="2E946F26" w14:textId="77777777" w:rsidR="0035607B" w:rsidRPr="00EA79CA"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OR</w:t>
            </w:r>
          </w:p>
          <w:p w14:paraId="0F78C8D8" w14:textId="77777777" w:rsidR="0035607B" w:rsidRPr="00EA79CA" w:rsidRDefault="0035607B" w:rsidP="0035607B">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sidRPr="00D61325">
              <w:rPr>
                <w:rFonts w:asciiTheme="minorHAnsi" w:hAnsiTheme="minorHAnsi"/>
                <w:color w:val="auto"/>
                <w:sz w:val="22"/>
                <w:szCs w:val="22"/>
                <w:lang w:eastAsia="en-CA"/>
              </w:rPr>
              <w:t>PostalCodeZipCode) &gt; MaxLength = 12</w:t>
            </w:r>
          </w:p>
          <w:p w14:paraId="27BDB740" w14:textId="77777777" w:rsidR="0082594A" w:rsidRDefault="0082594A" w:rsidP="00374ED5">
            <w:pPr>
              <w:ind w:left="1440"/>
              <w:rPr>
                <w:rFonts w:asciiTheme="minorHAnsi" w:hAnsiTheme="minorHAnsi"/>
                <w:color w:val="auto"/>
                <w:sz w:val="22"/>
                <w:szCs w:val="22"/>
                <w:lang w:eastAsia="en-CA"/>
              </w:rPr>
            </w:pPr>
          </w:p>
          <w:p w14:paraId="22A9697D" w14:textId="77777777" w:rsidR="00374ED5" w:rsidRDefault="00374ED5" w:rsidP="00374ED5">
            <w:pPr>
              <w:ind w:left="1440"/>
              <w:rPr>
                <w:rFonts w:asciiTheme="minorHAnsi" w:hAnsiTheme="minorHAnsi"/>
                <w:color w:val="auto"/>
                <w:sz w:val="22"/>
                <w:szCs w:val="22"/>
                <w:lang w:eastAsia="en-CA"/>
              </w:rPr>
            </w:pPr>
          </w:p>
          <w:p w14:paraId="5840AB30" w14:textId="77777777" w:rsidR="006D5F51" w:rsidRPr="00420E50" w:rsidRDefault="006D5F51" w:rsidP="006D5F51">
            <w:pPr>
              <w:ind w:left="720"/>
              <w:rPr>
                <w:rFonts w:asciiTheme="minorHAnsi" w:hAnsiTheme="minorHAnsi"/>
                <w:color w:val="auto"/>
                <w:sz w:val="22"/>
                <w:szCs w:val="22"/>
                <w:u w:val="single"/>
                <w:lang w:eastAsia="en-CA"/>
              </w:rPr>
            </w:pPr>
            <w:r>
              <w:rPr>
                <w:rFonts w:asciiTheme="minorHAnsi" w:hAnsiTheme="minorHAnsi"/>
                <w:color w:val="auto"/>
                <w:sz w:val="22"/>
                <w:szCs w:val="22"/>
                <w:u w:val="single"/>
                <w:lang w:eastAsia="en-CA"/>
              </w:rPr>
              <w:t>Retro</w:t>
            </w:r>
          </w:p>
          <w:p w14:paraId="1944DA10" w14:textId="08626448" w:rsidR="007D0230" w:rsidRDefault="007D0230" w:rsidP="007D0230">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RetroLowContributions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MaxLength =</w:t>
            </w:r>
            <w:r w:rsidR="003A35E9">
              <w:rPr>
                <w:rFonts w:asciiTheme="minorHAnsi" w:hAnsiTheme="minorHAnsi"/>
                <w:color w:val="auto"/>
                <w:sz w:val="22"/>
                <w:szCs w:val="22"/>
                <w:lang w:eastAsia="en-CA"/>
              </w:rPr>
              <w:t xml:space="preserve">8 </w:t>
            </w:r>
            <w:r>
              <w:rPr>
                <w:rFonts w:asciiTheme="minorHAnsi" w:hAnsiTheme="minorHAnsi"/>
                <w:color w:val="auto"/>
                <w:sz w:val="22"/>
                <w:szCs w:val="22"/>
                <w:lang w:eastAsia="en-CA"/>
              </w:rPr>
              <w:t>7</w:t>
            </w:r>
          </w:p>
          <w:p w14:paraId="016E5987" w14:textId="77777777" w:rsidR="007D0230" w:rsidRDefault="007D0230" w:rsidP="007D0230">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016D4EFD" w14:textId="41ADC8CA" w:rsidR="007D0230" w:rsidRDefault="007D0230" w:rsidP="007D0230">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RetroHighContributions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3A35E9">
              <w:rPr>
                <w:rFonts w:asciiTheme="minorHAnsi" w:hAnsiTheme="minorHAnsi"/>
                <w:color w:val="auto"/>
                <w:sz w:val="22"/>
                <w:szCs w:val="22"/>
                <w:lang w:eastAsia="en-CA"/>
              </w:rPr>
              <w:t xml:space="preserve">8 </w:t>
            </w:r>
          </w:p>
          <w:p w14:paraId="597BE334" w14:textId="77777777" w:rsidR="00374ED5" w:rsidRDefault="00374ED5" w:rsidP="00374ED5">
            <w:pPr>
              <w:ind w:left="1440"/>
              <w:rPr>
                <w:rFonts w:asciiTheme="minorHAnsi" w:hAnsiTheme="minorHAnsi"/>
                <w:color w:val="auto"/>
                <w:sz w:val="22"/>
                <w:szCs w:val="22"/>
                <w:lang w:eastAsia="en-CA"/>
              </w:rPr>
            </w:pPr>
          </w:p>
          <w:p w14:paraId="00C81613" w14:textId="77777777" w:rsidR="008B42F3" w:rsidRPr="00A7019D" w:rsidRDefault="008B42F3" w:rsidP="008B42F3">
            <w:pPr>
              <w:ind w:left="720"/>
              <w:rPr>
                <w:rFonts w:asciiTheme="minorHAnsi" w:hAnsiTheme="minorHAnsi"/>
                <w:color w:val="auto"/>
                <w:sz w:val="22"/>
                <w:szCs w:val="22"/>
                <w:u w:val="single"/>
                <w:lang w:eastAsia="en-CA"/>
              </w:rPr>
            </w:pPr>
            <w:r w:rsidRPr="003858F0">
              <w:rPr>
                <w:rFonts w:asciiTheme="minorHAnsi" w:hAnsiTheme="minorHAnsi"/>
                <w:color w:val="auto"/>
                <w:sz w:val="22"/>
                <w:szCs w:val="22"/>
                <w:u w:val="single"/>
                <w:lang w:eastAsia="en-CA"/>
              </w:rPr>
              <w:t>Contributory Leaves</w:t>
            </w:r>
          </w:p>
          <w:p w14:paraId="34944D3F" w14:textId="42FCD4C9" w:rsidR="008B42F3" w:rsidRDefault="008B42F3" w:rsidP="008B42F3">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TotalWeeksPaid</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426BB0">
              <w:rPr>
                <w:rFonts w:asciiTheme="minorHAnsi" w:hAnsiTheme="minorHAnsi"/>
                <w:color w:val="auto"/>
                <w:sz w:val="22"/>
                <w:szCs w:val="22"/>
                <w:lang w:eastAsia="en-CA"/>
              </w:rPr>
              <w:t xml:space="preserve">5 </w:t>
            </w:r>
          </w:p>
          <w:p w14:paraId="3864333E" w14:textId="77777777" w:rsidR="008B42F3" w:rsidRDefault="008B42F3" w:rsidP="008B42F3">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770EA4B1" w14:textId="787BEFF8" w:rsidR="008B42F3" w:rsidRDefault="008B42F3" w:rsidP="008B42F3">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LowContributions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426BB0">
              <w:rPr>
                <w:rFonts w:asciiTheme="minorHAnsi" w:hAnsiTheme="minorHAnsi"/>
                <w:color w:val="auto"/>
                <w:sz w:val="22"/>
                <w:szCs w:val="22"/>
                <w:lang w:eastAsia="en-CA"/>
              </w:rPr>
              <w:t xml:space="preserve">8 </w:t>
            </w:r>
          </w:p>
          <w:p w14:paraId="07D10BF9" w14:textId="77777777" w:rsidR="008B42F3" w:rsidRDefault="008B42F3" w:rsidP="008B42F3">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79C4F1B2" w14:textId="45B1EBD6" w:rsidR="008B42F3" w:rsidRDefault="008B42F3" w:rsidP="008B42F3">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HighContributions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426BB0">
              <w:rPr>
                <w:rFonts w:asciiTheme="minorHAnsi" w:hAnsiTheme="minorHAnsi"/>
                <w:color w:val="auto"/>
                <w:sz w:val="22"/>
                <w:szCs w:val="22"/>
                <w:lang w:eastAsia="en-CA"/>
              </w:rPr>
              <w:t xml:space="preserve">8 </w:t>
            </w:r>
          </w:p>
          <w:p w14:paraId="13793A3E" w14:textId="77777777" w:rsidR="008B42F3" w:rsidRDefault="008B42F3" w:rsidP="008B42F3">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2CBC2AAD" w14:textId="55B15C6A" w:rsidR="008B42F3" w:rsidRDefault="008B42F3" w:rsidP="008B42F3">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PctOfNormalEarnings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426BB0">
              <w:rPr>
                <w:rFonts w:asciiTheme="minorHAnsi" w:hAnsiTheme="minorHAnsi"/>
                <w:color w:val="auto"/>
                <w:sz w:val="22"/>
                <w:szCs w:val="22"/>
                <w:lang w:eastAsia="en-CA"/>
              </w:rPr>
              <w:t xml:space="preserve">6 </w:t>
            </w:r>
          </w:p>
          <w:p w14:paraId="49BDF3A2" w14:textId="77777777" w:rsidR="008B42F3" w:rsidRDefault="008B42F3" w:rsidP="008B42F3">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17385DF4" w14:textId="77777777" w:rsidR="008B42F3" w:rsidRDefault="008B42F3" w:rsidP="008B42F3">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AmendedPA</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MaxLength = 7</w:t>
            </w:r>
          </w:p>
          <w:p w14:paraId="687913C8" w14:textId="77777777" w:rsidR="00F15552" w:rsidRDefault="00F15552" w:rsidP="00F15552">
            <w:pPr>
              <w:ind w:left="1440"/>
              <w:rPr>
                <w:rFonts w:asciiTheme="minorHAnsi" w:hAnsiTheme="minorHAnsi"/>
                <w:color w:val="auto"/>
                <w:sz w:val="22"/>
                <w:szCs w:val="22"/>
                <w:lang w:eastAsia="en-CA"/>
              </w:rPr>
            </w:pPr>
          </w:p>
          <w:p w14:paraId="07F8DE10" w14:textId="77777777" w:rsidR="00411EBD" w:rsidRPr="00EA79CA" w:rsidRDefault="00090521" w:rsidP="00411EBD">
            <w:pPr>
              <w:ind w:left="720"/>
              <w:rPr>
                <w:rFonts w:asciiTheme="minorHAnsi" w:hAnsiTheme="minorHAnsi"/>
                <w:color w:val="auto"/>
                <w:sz w:val="22"/>
                <w:szCs w:val="22"/>
                <w:u w:val="single"/>
                <w:lang w:eastAsia="en-CA"/>
              </w:rPr>
            </w:pPr>
            <w:r w:rsidRPr="00EA79CA">
              <w:rPr>
                <w:rFonts w:asciiTheme="minorHAnsi" w:hAnsiTheme="minorHAnsi"/>
                <w:color w:val="auto"/>
                <w:sz w:val="22"/>
                <w:szCs w:val="22"/>
                <w:u w:val="single"/>
                <w:lang w:eastAsia="en-CA"/>
              </w:rPr>
              <w:t>M</w:t>
            </w:r>
            <w:r w:rsidR="00111722" w:rsidRPr="00EA79CA">
              <w:rPr>
                <w:rFonts w:asciiTheme="minorHAnsi" w:hAnsiTheme="minorHAnsi"/>
                <w:color w:val="auto"/>
                <w:sz w:val="22"/>
                <w:szCs w:val="22"/>
                <w:u w:val="single"/>
                <w:lang w:eastAsia="en-CA"/>
              </w:rPr>
              <w:t xml:space="preserve">ember </w:t>
            </w:r>
            <w:r w:rsidRPr="00EA79CA">
              <w:rPr>
                <w:rFonts w:asciiTheme="minorHAnsi" w:hAnsiTheme="minorHAnsi"/>
                <w:color w:val="auto"/>
                <w:sz w:val="22"/>
                <w:szCs w:val="22"/>
                <w:u w:val="single"/>
                <w:lang w:eastAsia="en-CA"/>
              </w:rPr>
              <w:t>B</w:t>
            </w:r>
            <w:r w:rsidR="00111722" w:rsidRPr="00EA79CA">
              <w:rPr>
                <w:rFonts w:asciiTheme="minorHAnsi" w:hAnsiTheme="minorHAnsi"/>
                <w:color w:val="auto"/>
                <w:sz w:val="22"/>
                <w:szCs w:val="22"/>
                <w:u w:val="single"/>
                <w:lang w:eastAsia="en-CA"/>
              </w:rPr>
              <w:t xml:space="preserve">asic </w:t>
            </w:r>
            <w:r w:rsidRPr="00EA79CA">
              <w:rPr>
                <w:rFonts w:asciiTheme="minorHAnsi" w:hAnsiTheme="minorHAnsi"/>
                <w:color w:val="auto"/>
                <w:sz w:val="22"/>
                <w:szCs w:val="22"/>
                <w:u w:val="single"/>
                <w:lang w:eastAsia="en-CA"/>
              </w:rPr>
              <w:t>I</w:t>
            </w:r>
            <w:r w:rsidR="00111722" w:rsidRPr="00EA79CA">
              <w:rPr>
                <w:rFonts w:asciiTheme="minorHAnsi" w:hAnsiTheme="minorHAnsi"/>
                <w:color w:val="auto"/>
                <w:sz w:val="22"/>
                <w:szCs w:val="22"/>
                <w:u w:val="single"/>
                <w:lang w:eastAsia="en-CA"/>
              </w:rPr>
              <w:t>nfo</w:t>
            </w:r>
            <w:r w:rsidR="00411EBD" w:rsidRPr="00EA79CA">
              <w:rPr>
                <w:rFonts w:asciiTheme="minorHAnsi" w:hAnsiTheme="minorHAnsi"/>
                <w:color w:val="auto"/>
                <w:sz w:val="22"/>
                <w:szCs w:val="22"/>
                <w:u w:val="single"/>
                <w:lang w:eastAsia="en-CA"/>
              </w:rPr>
              <w:t xml:space="preserve"> </w:t>
            </w:r>
          </w:p>
          <w:p w14:paraId="500BCF3B" w14:textId="77777777" w:rsidR="00B0123D" w:rsidRDefault="00153D76" w:rsidP="003E3FC0">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sidRPr="00D61325">
              <w:rPr>
                <w:rFonts w:asciiTheme="minorHAnsi" w:hAnsiTheme="minorHAnsi"/>
                <w:color w:val="auto"/>
                <w:sz w:val="22"/>
                <w:szCs w:val="22"/>
                <w:lang w:eastAsia="en-CA"/>
              </w:rPr>
              <w:t xml:space="preserve">LastName) &gt; </w:t>
            </w:r>
            <w:r w:rsidR="00B0123D" w:rsidRPr="00D61325">
              <w:rPr>
                <w:rFonts w:asciiTheme="minorHAnsi" w:hAnsiTheme="minorHAnsi"/>
                <w:color w:val="auto"/>
                <w:sz w:val="22"/>
                <w:szCs w:val="22"/>
                <w:lang w:eastAsia="en-CA"/>
              </w:rPr>
              <w:t>MaxLength = 40</w:t>
            </w:r>
          </w:p>
          <w:p w14:paraId="7019F61A" w14:textId="77777777" w:rsidR="001E2B27" w:rsidRDefault="001E2B27" w:rsidP="001E2B27">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2F034453" w14:textId="77777777" w:rsidR="001E2B27" w:rsidRPr="00D61325" w:rsidRDefault="001E2B27" w:rsidP="00153D76">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MiddleInitial</w:t>
            </w:r>
            <w:r w:rsidRPr="00D61325">
              <w:rPr>
                <w:rFonts w:asciiTheme="minorHAnsi" w:hAnsiTheme="minorHAnsi"/>
                <w:color w:val="auto"/>
                <w:sz w:val="22"/>
                <w:szCs w:val="22"/>
                <w:lang w:eastAsia="en-CA"/>
              </w:rPr>
              <w:t xml:space="preserve">) &gt; MaxLength = </w:t>
            </w:r>
            <w:r w:rsidR="00DA7856">
              <w:rPr>
                <w:rFonts w:asciiTheme="minorHAnsi" w:hAnsiTheme="minorHAnsi"/>
                <w:color w:val="auto"/>
                <w:sz w:val="22"/>
                <w:szCs w:val="22"/>
                <w:lang w:eastAsia="en-CA"/>
              </w:rPr>
              <w:t>2</w:t>
            </w:r>
          </w:p>
          <w:p w14:paraId="2B60E7D0" w14:textId="77777777" w:rsidR="00153D76" w:rsidRPr="00EA79CA" w:rsidRDefault="00153D76" w:rsidP="00153D76">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OR</w:t>
            </w:r>
          </w:p>
          <w:p w14:paraId="3FA9F13A" w14:textId="77777777" w:rsidR="00153D76" w:rsidRDefault="00153D76" w:rsidP="00153D76">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sidRPr="00D61325">
              <w:rPr>
                <w:rFonts w:asciiTheme="minorHAnsi" w:hAnsiTheme="minorHAnsi"/>
                <w:color w:val="auto"/>
                <w:sz w:val="22"/>
                <w:szCs w:val="22"/>
                <w:lang w:eastAsia="en-CA"/>
              </w:rPr>
              <w:t xml:space="preserve">FirstName) &gt; </w:t>
            </w:r>
            <w:r w:rsidR="00B0123D" w:rsidRPr="00D61325">
              <w:rPr>
                <w:rFonts w:asciiTheme="minorHAnsi" w:hAnsiTheme="minorHAnsi"/>
                <w:color w:val="auto"/>
                <w:sz w:val="22"/>
                <w:szCs w:val="22"/>
                <w:lang w:eastAsia="en-CA"/>
              </w:rPr>
              <w:t>MaxLength = 40</w:t>
            </w:r>
          </w:p>
          <w:p w14:paraId="75980FAA" w14:textId="77777777" w:rsidR="00B0123D" w:rsidRDefault="00B0123D" w:rsidP="0072494A">
            <w:pPr>
              <w:ind w:left="1440"/>
              <w:rPr>
                <w:rFonts w:asciiTheme="minorHAnsi" w:hAnsiTheme="minorHAnsi"/>
                <w:color w:val="auto"/>
                <w:sz w:val="22"/>
                <w:szCs w:val="22"/>
                <w:lang w:eastAsia="en-CA"/>
              </w:rPr>
            </w:pPr>
          </w:p>
          <w:p w14:paraId="659DE58A" w14:textId="77777777" w:rsidR="00867610" w:rsidRPr="00A7019D" w:rsidRDefault="00867610" w:rsidP="00867610">
            <w:pPr>
              <w:ind w:left="720"/>
              <w:rPr>
                <w:rFonts w:asciiTheme="minorHAnsi" w:hAnsiTheme="minorHAnsi"/>
                <w:color w:val="auto"/>
                <w:sz w:val="22"/>
                <w:szCs w:val="22"/>
                <w:u w:val="single"/>
                <w:lang w:eastAsia="en-CA"/>
              </w:rPr>
            </w:pPr>
            <w:r>
              <w:rPr>
                <w:rFonts w:asciiTheme="minorHAnsi" w:hAnsiTheme="minorHAnsi"/>
                <w:color w:val="auto"/>
                <w:sz w:val="22"/>
                <w:szCs w:val="22"/>
                <w:u w:val="single"/>
                <w:lang w:eastAsia="en-CA"/>
              </w:rPr>
              <w:t>Previous Year Adjustment</w:t>
            </w:r>
          </w:p>
          <w:p w14:paraId="4CC9F0CA" w14:textId="10332906" w:rsidR="00867610" w:rsidRDefault="00867610" w:rsidP="00867610">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Weeks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426BB0">
              <w:rPr>
                <w:rFonts w:asciiTheme="minorHAnsi" w:hAnsiTheme="minorHAnsi"/>
                <w:color w:val="auto"/>
                <w:sz w:val="22"/>
                <w:szCs w:val="22"/>
                <w:lang w:eastAsia="en-CA"/>
              </w:rPr>
              <w:t xml:space="preserve">5 </w:t>
            </w:r>
          </w:p>
          <w:p w14:paraId="7A275D61" w14:textId="77777777" w:rsidR="00867610" w:rsidRDefault="00867610" w:rsidP="00867610">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533656EF" w14:textId="15B98ED8" w:rsidR="00867610" w:rsidRDefault="00867610" w:rsidP="00867610">
            <w:pPr>
              <w:ind w:left="1440"/>
              <w:rPr>
                <w:rFonts w:asciiTheme="minorHAnsi" w:hAnsiTheme="minorHAnsi"/>
                <w:color w:val="auto"/>
                <w:sz w:val="22"/>
                <w:szCs w:val="22"/>
                <w:lang w:eastAsia="en-CA"/>
              </w:rPr>
            </w:pPr>
            <w:r>
              <w:rPr>
                <w:rFonts w:asciiTheme="minorHAnsi" w:hAnsiTheme="minorHAnsi"/>
                <w:color w:val="auto"/>
                <w:sz w:val="22"/>
                <w:szCs w:val="22"/>
                <w:lang w:eastAsia="en-CA"/>
              </w:rPr>
              <w:t>Length(file.LowContri butions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426BB0">
              <w:rPr>
                <w:rFonts w:asciiTheme="minorHAnsi" w:hAnsiTheme="minorHAnsi"/>
                <w:color w:val="auto"/>
                <w:sz w:val="22"/>
                <w:szCs w:val="22"/>
                <w:lang w:eastAsia="en-CA"/>
              </w:rPr>
              <w:t xml:space="preserve">10 </w:t>
            </w:r>
          </w:p>
          <w:p w14:paraId="66B20309" w14:textId="77777777" w:rsidR="00867610" w:rsidRDefault="00867610" w:rsidP="00867610">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562B65E8" w14:textId="0AA9A8C6" w:rsidR="00867610" w:rsidRDefault="00867610" w:rsidP="00867610">
            <w:pPr>
              <w:ind w:left="1440"/>
              <w:rPr>
                <w:rFonts w:asciiTheme="minorHAnsi" w:hAnsiTheme="minorHAnsi"/>
                <w:color w:val="auto"/>
                <w:sz w:val="22"/>
                <w:szCs w:val="22"/>
                <w:lang w:eastAsia="en-CA"/>
              </w:rPr>
            </w:pPr>
            <w:r>
              <w:rPr>
                <w:rFonts w:asciiTheme="minorHAnsi" w:hAnsiTheme="minorHAnsi"/>
                <w:color w:val="auto"/>
                <w:sz w:val="22"/>
                <w:szCs w:val="22"/>
                <w:lang w:eastAsia="en-CA"/>
              </w:rPr>
              <w:t>Length(file.HighContri butions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426BB0">
              <w:rPr>
                <w:rFonts w:asciiTheme="minorHAnsi" w:hAnsiTheme="minorHAnsi"/>
                <w:color w:val="auto"/>
                <w:sz w:val="22"/>
                <w:szCs w:val="22"/>
                <w:lang w:eastAsia="en-CA"/>
              </w:rPr>
              <w:t xml:space="preserve">10 </w:t>
            </w:r>
          </w:p>
          <w:p w14:paraId="59F155DD" w14:textId="77777777" w:rsidR="00867610" w:rsidRDefault="00867610" w:rsidP="00867610">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1A77DE4C" w14:textId="77777777" w:rsidR="00867610" w:rsidRDefault="00867610" w:rsidP="00867610">
            <w:pPr>
              <w:ind w:left="1440"/>
              <w:rPr>
                <w:rFonts w:asciiTheme="minorHAnsi" w:hAnsiTheme="minorHAnsi"/>
                <w:color w:val="auto"/>
                <w:sz w:val="22"/>
                <w:szCs w:val="22"/>
                <w:lang w:eastAsia="en-CA"/>
              </w:rPr>
            </w:pPr>
            <w:r>
              <w:rPr>
                <w:rFonts w:asciiTheme="minorHAnsi" w:hAnsiTheme="minorHAnsi"/>
                <w:color w:val="auto"/>
                <w:sz w:val="22"/>
                <w:szCs w:val="22"/>
                <w:lang w:eastAsia="en-CA"/>
              </w:rPr>
              <w:t>Length(file.</w:t>
            </w:r>
            <w:r w:rsidR="00DF440E">
              <w:rPr>
                <w:rFonts w:asciiTheme="minorHAnsi" w:hAnsiTheme="minorHAnsi"/>
                <w:color w:val="auto"/>
                <w:sz w:val="22"/>
                <w:szCs w:val="22"/>
                <w:lang w:eastAsia="en-CA"/>
              </w:rPr>
              <w:t>AmendedPA</w:t>
            </w:r>
            <w:r w:rsidRPr="00D61325">
              <w:rPr>
                <w:rFonts w:asciiTheme="minorHAnsi" w:hAnsiTheme="minorHAnsi"/>
                <w:color w:val="auto"/>
                <w:sz w:val="22"/>
                <w:szCs w:val="22"/>
                <w:lang w:eastAsia="en-CA"/>
              </w:rPr>
              <w:t xml:space="preserve">) &gt; </w:t>
            </w:r>
            <w:r w:rsidR="00DA235F">
              <w:rPr>
                <w:rFonts w:asciiTheme="minorHAnsi" w:hAnsiTheme="minorHAnsi"/>
                <w:color w:val="auto"/>
                <w:sz w:val="22"/>
                <w:szCs w:val="22"/>
                <w:lang w:eastAsia="en-CA"/>
              </w:rPr>
              <w:t>MaxLength = 5</w:t>
            </w:r>
          </w:p>
          <w:p w14:paraId="4155B295" w14:textId="103EAE71" w:rsidR="00014D3B" w:rsidRPr="00A7019D" w:rsidRDefault="00014D3B" w:rsidP="00014D3B">
            <w:pPr>
              <w:ind w:left="720"/>
              <w:rPr>
                <w:rFonts w:asciiTheme="minorHAnsi" w:hAnsiTheme="minorHAnsi"/>
                <w:color w:val="auto"/>
                <w:sz w:val="22"/>
                <w:szCs w:val="22"/>
                <w:u w:val="single"/>
                <w:lang w:eastAsia="en-CA"/>
              </w:rPr>
            </w:pPr>
            <w:r>
              <w:rPr>
                <w:rFonts w:asciiTheme="minorHAnsi" w:hAnsiTheme="minorHAnsi"/>
                <w:color w:val="auto"/>
                <w:sz w:val="22"/>
                <w:szCs w:val="22"/>
                <w:u w:val="single"/>
                <w:lang w:eastAsia="en-CA"/>
              </w:rPr>
              <w:t>Retro Calculator</w:t>
            </w:r>
          </w:p>
          <w:p w14:paraId="71E27E5B" w14:textId="29BC5F2A" w:rsidR="006B06A8" w:rsidRPr="00EA79CA" w:rsidRDefault="00014D3B" w:rsidP="00426BB0">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Length(file.</w:t>
            </w:r>
            <w:r>
              <w:rPr>
                <w:rFonts w:asciiTheme="minorHAnsi" w:hAnsiTheme="minorHAnsi"/>
                <w:color w:val="auto"/>
                <w:sz w:val="22"/>
                <w:szCs w:val="22"/>
                <w:lang w:eastAsia="en-CA"/>
              </w:rPr>
              <w:t>RetroEarnings</w:t>
            </w:r>
            <w:r w:rsidRPr="00D61325">
              <w:rPr>
                <w:rFonts w:asciiTheme="minorHAnsi" w:hAnsiTheme="minorHAnsi"/>
                <w:color w:val="auto"/>
                <w:sz w:val="22"/>
                <w:szCs w:val="22"/>
                <w:lang w:eastAsia="en-CA"/>
              </w:rPr>
              <w:t xml:space="preserve">) &gt; </w:t>
            </w:r>
            <w:r>
              <w:rPr>
                <w:rFonts w:asciiTheme="minorHAnsi" w:hAnsiTheme="minorHAnsi"/>
                <w:color w:val="auto"/>
                <w:sz w:val="22"/>
                <w:szCs w:val="22"/>
                <w:lang w:eastAsia="en-CA"/>
              </w:rPr>
              <w:t xml:space="preserve">MaxLength = </w:t>
            </w:r>
            <w:r w:rsidR="00426BB0">
              <w:rPr>
                <w:rFonts w:asciiTheme="minorHAnsi" w:hAnsiTheme="minorHAnsi"/>
                <w:color w:val="auto"/>
                <w:sz w:val="22"/>
                <w:szCs w:val="22"/>
                <w:lang w:eastAsia="en-CA"/>
              </w:rPr>
              <w:t xml:space="preserve">9 </w:t>
            </w:r>
          </w:p>
        </w:tc>
      </w:tr>
      <w:tr w:rsidR="006E10DA" w:rsidRPr="00A61AB1" w14:paraId="266818F8" w14:textId="77777777" w:rsidTr="005463A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6F70EC" w14:textId="77777777" w:rsidR="006E10DA" w:rsidRDefault="003E6197" w:rsidP="00661AF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04BC8ED" w14:textId="77777777" w:rsidR="006E10DA" w:rsidRPr="00461AD4" w:rsidRDefault="003E3FC0" w:rsidP="00FB68A2">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FC1F10" w:rsidRPr="00A61AB1" w14:paraId="33A6D6AF" w14:textId="77777777" w:rsidTr="005463A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292B917" w14:textId="77777777" w:rsidR="00FC1F10" w:rsidRDefault="00EC6E08" w:rsidP="00661AF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1D35669" w14:textId="1E90FB0D" w:rsidR="00FC1F10" w:rsidRPr="00A72B28" w:rsidRDefault="00461AD4" w:rsidP="00B03A72">
            <w:pPr>
              <w:pStyle w:val="NormalWeb"/>
              <w:spacing w:line="276" w:lineRule="auto"/>
              <w:rPr>
                <w:rFonts w:asciiTheme="minorHAnsi" w:hAnsiTheme="minorHAnsi"/>
                <w:color w:val="000000"/>
                <w:sz w:val="22"/>
                <w:szCs w:val="22"/>
                <w:lang w:val="en-CA"/>
              </w:rPr>
            </w:pPr>
            <w:r w:rsidRPr="00461AD4">
              <w:rPr>
                <w:rFonts w:asciiTheme="minorHAnsi" w:hAnsiTheme="minorHAnsi"/>
                <w:color w:val="000000"/>
                <w:sz w:val="22"/>
                <w:szCs w:val="22"/>
                <w:lang w:val="en-CA"/>
              </w:rPr>
              <w:t>The field {</w:t>
            </w:r>
            <w:r w:rsidR="00B03A72" w:rsidRPr="004E4F8D">
              <w:rPr>
                <w:rFonts w:asciiTheme="minorHAnsi" w:hAnsiTheme="minorHAnsi"/>
                <w:sz w:val="22"/>
                <w:szCs w:val="22"/>
                <w:lang w:val="en-CA"/>
              </w:rPr>
              <w:t>File.FieldName</w:t>
            </w:r>
            <w:r w:rsidRPr="00461AD4">
              <w:rPr>
                <w:rFonts w:asciiTheme="minorHAnsi" w:hAnsiTheme="minorHAnsi"/>
                <w:color w:val="000000"/>
                <w:sz w:val="22"/>
                <w:szCs w:val="22"/>
                <w:lang w:val="en-CA"/>
              </w:rPr>
              <w:t>} exceeds the maximum acceptable length of {Max Length} characters</w:t>
            </w:r>
            <w:r w:rsidR="00426BB0">
              <w:rPr>
                <w:rFonts w:asciiTheme="minorHAnsi" w:hAnsiTheme="minorHAnsi"/>
                <w:color w:val="000000"/>
                <w:sz w:val="22"/>
                <w:szCs w:val="22"/>
                <w:lang w:val="en-CA"/>
              </w:rPr>
              <w:t xml:space="preserve"> </w:t>
            </w:r>
            <w:r w:rsidR="00426BB0" w:rsidRPr="00426BB0">
              <w:rPr>
                <w:rFonts w:asciiTheme="minorHAnsi" w:hAnsiTheme="minorHAnsi"/>
                <w:color w:val="000000"/>
                <w:sz w:val="22"/>
                <w:szCs w:val="22"/>
                <w:lang w:val="en-CA"/>
              </w:rPr>
              <w:t>(including decimal point</w:t>
            </w:r>
            <w:r w:rsidR="00A54757">
              <w:rPr>
                <w:rFonts w:asciiTheme="minorHAnsi" w:hAnsiTheme="minorHAnsi"/>
                <w:color w:val="000000"/>
                <w:sz w:val="22"/>
                <w:szCs w:val="22"/>
                <w:lang w:val="en-CA"/>
              </w:rPr>
              <w:t>, if applicable</w:t>
            </w:r>
            <w:r w:rsidR="00426BB0" w:rsidRPr="00426BB0">
              <w:rPr>
                <w:rFonts w:asciiTheme="minorHAnsi" w:hAnsiTheme="minorHAnsi"/>
                <w:color w:val="000000"/>
                <w:sz w:val="22"/>
                <w:szCs w:val="22"/>
                <w:lang w:val="en-CA"/>
              </w:rPr>
              <w:t>)</w:t>
            </w:r>
            <w:r w:rsidRPr="00461AD4">
              <w:rPr>
                <w:rFonts w:asciiTheme="minorHAnsi" w:hAnsiTheme="minorHAnsi"/>
                <w:color w:val="000000"/>
                <w:sz w:val="22"/>
                <w:szCs w:val="22"/>
                <w:lang w:val="en-CA"/>
              </w:rPr>
              <w:t>.</w:t>
            </w:r>
          </w:p>
        </w:tc>
      </w:tr>
      <w:tr w:rsidR="00FC1F10" w:rsidRPr="00A61AB1" w14:paraId="6B743AF7" w14:textId="77777777" w:rsidTr="005463A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286CE91" w14:textId="77777777" w:rsidR="00EC6E08" w:rsidRDefault="00EC6E08" w:rsidP="00EC6E0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8AF6619" w14:textId="77777777" w:rsidR="00FC1F10" w:rsidRDefault="00EC6E08" w:rsidP="00EC6E0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BEC8341" w14:textId="64334954" w:rsidR="009C43D2" w:rsidRPr="00C2362D" w:rsidRDefault="004926C4" w:rsidP="00F25957">
            <w:pPr>
              <w:spacing w:before="60" w:after="60"/>
              <w:ind w:left="0"/>
              <w:rPr>
                <w:rFonts w:asciiTheme="minorHAnsi" w:hAnsiTheme="minorHAnsi"/>
                <w:color w:val="auto"/>
                <w:sz w:val="22"/>
                <w:szCs w:val="22"/>
                <w:lang w:eastAsia="en-CA"/>
              </w:rPr>
            </w:pPr>
            <w:r w:rsidRPr="00461AD4">
              <w:rPr>
                <w:rFonts w:asciiTheme="minorHAnsi" w:hAnsiTheme="minorHAnsi"/>
                <w:sz w:val="22"/>
                <w:szCs w:val="22"/>
              </w:rPr>
              <w:t>The field {</w:t>
            </w:r>
            <w:r>
              <w:rPr>
                <w:rFonts w:asciiTheme="minorHAnsi" w:hAnsiTheme="minorHAnsi"/>
                <w:sz w:val="22"/>
                <w:szCs w:val="22"/>
              </w:rPr>
              <w:t>File.FieldName</w:t>
            </w:r>
            <w:r w:rsidRPr="00461AD4">
              <w:rPr>
                <w:rFonts w:asciiTheme="minorHAnsi" w:hAnsiTheme="minorHAnsi"/>
                <w:sz w:val="22"/>
                <w:szCs w:val="22"/>
              </w:rPr>
              <w:t>} exceeds the maximum acceptable length of {Max Length} characters</w:t>
            </w:r>
            <w:r w:rsidR="00426BB0">
              <w:rPr>
                <w:rFonts w:asciiTheme="minorHAnsi" w:hAnsiTheme="minorHAnsi"/>
                <w:sz w:val="22"/>
                <w:szCs w:val="22"/>
              </w:rPr>
              <w:t xml:space="preserve"> </w:t>
            </w:r>
            <w:r w:rsidR="00426BB0" w:rsidRPr="00426BB0">
              <w:rPr>
                <w:rFonts w:asciiTheme="minorHAnsi" w:hAnsiTheme="minorHAnsi"/>
                <w:sz w:val="22"/>
                <w:szCs w:val="22"/>
              </w:rPr>
              <w:t>(including decimal point</w:t>
            </w:r>
            <w:r w:rsidR="00A54757">
              <w:rPr>
                <w:rFonts w:asciiTheme="minorHAnsi" w:hAnsiTheme="minorHAnsi"/>
                <w:sz w:val="22"/>
                <w:szCs w:val="22"/>
              </w:rPr>
              <w:t>, if applicable</w:t>
            </w:r>
            <w:r w:rsidR="00426BB0" w:rsidRPr="00426BB0">
              <w:rPr>
                <w:rFonts w:asciiTheme="minorHAnsi" w:hAnsiTheme="minorHAnsi"/>
                <w:sz w:val="22"/>
                <w:szCs w:val="22"/>
              </w:rPr>
              <w:t>)</w:t>
            </w:r>
            <w:r w:rsidRPr="00461AD4">
              <w:rPr>
                <w:rFonts w:asciiTheme="minorHAnsi" w:hAnsiTheme="minorHAnsi"/>
                <w:sz w:val="22"/>
                <w:szCs w:val="22"/>
              </w:rPr>
              <w:t>.</w:t>
            </w:r>
          </w:p>
        </w:tc>
      </w:tr>
      <w:tr w:rsidR="00FC1F10" w:rsidRPr="0085712F" w14:paraId="4C918D6F" w14:textId="77777777" w:rsidTr="005463A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506F45D" w14:textId="77777777" w:rsidR="00FC1F10" w:rsidRPr="0085712F" w:rsidRDefault="006B06A8" w:rsidP="00661AF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00FC1F10"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6D97D82" w14:textId="77777777" w:rsidR="00FC1F10" w:rsidRPr="00C2362D" w:rsidRDefault="009C43D2" w:rsidP="00A72B28">
            <w:pPr>
              <w:spacing w:before="60" w:after="60"/>
              <w:ind w:left="0"/>
              <w:rPr>
                <w:rFonts w:asciiTheme="minorHAnsi" w:hAnsiTheme="minorHAnsi"/>
                <w:color w:val="auto"/>
                <w:sz w:val="22"/>
                <w:szCs w:val="22"/>
              </w:rPr>
            </w:pPr>
            <w:r w:rsidRPr="00C2362D">
              <w:rPr>
                <w:rFonts w:asciiTheme="minorHAnsi" w:hAnsiTheme="minorHAnsi" w:cs="Calibri"/>
                <w:color w:val="auto"/>
                <w:sz w:val="22"/>
                <w:szCs w:val="22"/>
              </w:rPr>
              <w:t xml:space="preserve">0: </w:t>
            </w:r>
            <w:r w:rsidR="00A72B28" w:rsidRPr="00C2362D">
              <w:rPr>
                <w:rFonts w:asciiTheme="minorHAnsi" w:hAnsiTheme="minorHAnsi" w:cs="Calibri"/>
                <w:color w:val="auto"/>
                <w:sz w:val="22"/>
                <w:szCs w:val="22"/>
              </w:rPr>
              <w:t>File.</w:t>
            </w:r>
            <w:r w:rsidR="00FB68A2" w:rsidRPr="00C2362D">
              <w:rPr>
                <w:rFonts w:asciiTheme="minorHAnsi" w:hAnsiTheme="minorHAnsi"/>
                <w:color w:val="auto"/>
                <w:sz w:val="22"/>
                <w:szCs w:val="22"/>
              </w:rPr>
              <w:t>Applicable field</w:t>
            </w:r>
          </w:p>
          <w:p w14:paraId="6D4B317B"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sidRPr="00D61325">
              <w:rPr>
                <w:rFonts w:asciiTheme="minorHAnsi" w:hAnsiTheme="minorHAnsi"/>
                <w:color w:val="auto"/>
                <w:sz w:val="22"/>
                <w:szCs w:val="22"/>
                <w:lang w:eastAsia="en-CA"/>
              </w:rPr>
              <w:t>LastName</w:t>
            </w:r>
          </w:p>
          <w:p w14:paraId="78B61FEF"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sidRPr="00D61325">
              <w:rPr>
                <w:rFonts w:asciiTheme="minorHAnsi" w:hAnsiTheme="minorHAnsi"/>
                <w:color w:val="auto"/>
                <w:sz w:val="22"/>
                <w:szCs w:val="22"/>
                <w:lang w:eastAsia="en-CA"/>
              </w:rPr>
              <w:t>FirstName</w:t>
            </w:r>
          </w:p>
          <w:p w14:paraId="7DF41586"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Weeks</w:t>
            </w:r>
          </w:p>
          <w:p w14:paraId="17EA9FB5"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LowContributions</w:t>
            </w:r>
          </w:p>
          <w:p w14:paraId="1EFD9722"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HighContributions</w:t>
            </w:r>
          </w:p>
          <w:p w14:paraId="019BA58F"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PA</w:t>
            </w:r>
          </w:p>
          <w:p w14:paraId="4B2B06E3"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AnnualizedEarnings</w:t>
            </w:r>
          </w:p>
          <w:p w14:paraId="4CB40530"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Weeks_CurrentYear</w:t>
            </w:r>
          </w:p>
          <w:p w14:paraId="3137D5C2"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LowContributions_CurrentYear</w:t>
            </w:r>
          </w:p>
          <w:p w14:paraId="46104CB7"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HighContributions_CurrentYear</w:t>
            </w:r>
          </w:p>
          <w:p w14:paraId="7A5BEF21"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AnnualizedEarnings_CurrentYear</w:t>
            </w:r>
          </w:p>
          <w:p w14:paraId="33F1BF59"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PA_CurrentYear</w:t>
            </w:r>
          </w:p>
          <w:p w14:paraId="5C4684A2"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Weeks_PreviousYear</w:t>
            </w:r>
          </w:p>
          <w:p w14:paraId="185B29C0"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LowContributions_PreviousYear</w:t>
            </w:r>
          </w:p>
          <w:p w14:paraId="7C5D57A1"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HighContributions_PreviousYear</w:t>
            </w:r>
          </w:p>
          <w:p w14:paraId="23F7B420"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AnnualizedEarnings_PreviousYear</w:t>
            </w:r>
          </w:p>
          <w:p w14:paraId="70C5F42F"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PA_PreviousYear</w:t>
            </w:r>
          </w:p>
          <w:p w14:paraId="753590A1"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MiddleInitial</w:t>
            </w:r>
          </w:p>
          <w:p w14:paraId="22FA5D83" w14:textId="77777777" w:rsidR="001725F5" w:rsidRDefault="001725F5" w:rsidP="00B96188">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file.</w:t>
            </w:r>
            <w:r w:rsidRPr="00D61325">
              <w:rPr>
                <w:rFonts w:asciiTheme="minorHAnsi" w:hAnsiTheme="minorHAnsi"/>
                <w:color w:val="auto"/>
                <w:sz w:val="22"/>
                <w:szCs w:val="22"/>
                <w:lang w:eastAsia="en-CA"/>
              </w:rPr>
              <w:t>TelephoneNumber</w:t>
            </w:r>
          </w:p>
          <w:p w14:paraId="13B3D68D" w14:textId="753A8C8D" w:rsidR="004E4F8D" w:rsidRDefault="004E4F8D" w:rsidP="00B96188">
            <w:pPr>
              <w:ind w:left="1440"/>
              <w:rPr>
                <w:lang w:eastAsia="en-CA"/>
              </w:rPr>
            </w:pPr>
            <w:r>
              <w:rPr>
                <w:rFonts w:asciiTheme="minorHAnsi" w:hAnsiTheme="minorHAnsi"/>
                <w:color w:val="auto"/>
                <w:sz w:val="22"/>
                <w:szCs w:val="22"/>
                <w:lang w:eastAsia="en-CA"/>
              </w:rPr>
              <w:t>file.EmailAddress</w:t>
            </w:r>
          </w:p>
          <w:p w14:paraId="79E22927"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sidRPr="00D61325">
              <w:rPr>
                <w:rFonts w:asciiTheme="minorHAnsi" w:hAnsiTheme="minorHAnsi"/>
                <w:color w:val="auto"/>
                <w:sz w:val="22"/>
                <w:szCs w:val="22"/>
                <w:lang w:eastAsia="en-CA"/>
              </w:rPr>
              <w:t>AddressLine1</w:t>
            </w:r>
          </w:p>
          <w:p w14:paraId="7451B0B4"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AddressLine2</w:t>
            </w:r>
          </w:p>
          <w:p w14:paraId="7CF4ED30"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AddressLine3</w:t>
            </w:r>
          </w:p>
          <w:p w14:paraId="5B3C37C2" w14:textId="77777777" w:rsidR="001725F5" w:rsidRPr="00D271DE" w:rsidRDefault="001725F5" w:rsidP="00B96188">
            <w:pPr>
              <w:ind w:left="1440"/>
              <w:rPr>
                <w:lang w:val="fr-CA" w:eastAsia="en-CA"/>
              </w:rPr>
            </w:pPr>
            <w:r w:rsidRPr="00D271DE">
              <w:rPr>
                <w:rFonts w:asciiTheme="minorHAnsi" w:hAnsiTheme="minorHAnsi"/>
                <w:color w:val="auto"/>
                <w:sz w:val="22"/>
                <w:szCs w:val="22"/>
                <w:lang w:val="fr-CA" w:eastAsia="en-CA"/>
              </w:rPr>
              <w:t>file.City</w:t>
            </w:r>
          </w:p>
          <w:p w14:paraId="3033E7EB" w14:textId="77777777" w:rsidR="001725F5" w:rsidRPr="00B96188" w:rsidRDefault="001725F5" w:rsidP="00B96188">
            <w:pPr>
              <w:ind w:left="1440"/>
              <w:rPr>
                <w:lang w:val="fr-CA" w:eastAsia="en-CA"/>
              </w:rPr>
            </w:pPr>
            <w:r w:rsidRPr="00B96188">
              <w:rPr>
                <w:rFonts w:asciiTheme="minorHAnsi" w:hAnsiTheme="minorHAnsi"/>
                <w:color w:val="auto"/>
                <w:sz w:val="22"/>
                <w:szCs w:val="22"/>
                <w:lang w:val="fr-CA" w:eastAsia="en-CA"/>
              </w:rPr>
              <w:t>file.PostalCodeZipCode</w:t>
            </w:r>
          </w:p>
          <w:p w14:paraId="5254DF10" w14:textId="77777777" w:rsidR="001725F5" w:rsidRPr="00B96188" w:rsidRDefault="001725F5" w:rsidP="00B96188">
            <w:pPr>
              <w:ind w:left="1440"/>
              <w:rPr>
                <w:lang w:val="fr-CA" w:eastAsia="en-CA"/>
              </w:rPr>
            </w:pPr>
            <w:r w:rsidRPr="00B96188">
              <w:rPr>
                <w:rFonts w:asciiTheme="minorHAnsi" w:hAnsiTheme="minorHAnsi"/>
                <w:color w:val="auto"/>
                <w:sz w:val="22"/>
                <w:szCs w:val="22"/>
                <w:lang w:val="fr-CA" w:eastAsia="en-CA"/>
              </w:rPr>
              <w:t>file.RetroLowContributions</w:t>
            </w:r>
          </w:p>
          <w:p w14:paraId="1CFE4799" w14:textId="77777777" w:rsidR="001725F5" w:rsidRPr="00D271DE" w:rsidRDefault="001725F5" w:rsidP="00B96188">
            <w:pPr>
              <w:ind w:left="1440"/>
              <w:rPr>
                <w:lang w:eastAsia="en-CA"/>
              </w:rPr>
            </w:pPr>
            <w:r w:rsidRPr="00D271DE">
              <w:rPr>
                <w:rFonts w:asciiTheme="minorHAnsi" w:hAnsiTheme="minorHAnsi"/>
                <w:color w:val="auto"/>
                <w:sz w:val="22"/>
                <w:szCs w:val="22"/>
                <w:lang w:eastAsia="en-CA"/>
              </w:rPr>
              <w:t>file.RetroHighContributions</w:t>
            </w:r>
          </w:p>
          <w:p w14:paraId="620D89CD"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TotalWeeksPaid</w:t>
            </w:r>
          </w:p>
          <w:p w14:paraId="3C6C79C7" w14:textId="77777777" w:rsidR="001725F5" w:rsidRDefault="001725F5" w:rsidP="00B96188">
            <w:pPr>
              <w:ind w:left="1440"/>
              <w:rPr>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PctOfNormalEarnings</w:t>
            </w:r>
          </w:p>
          <w:p w14:paraId="2888AE3F" w14:textId="77777777" w:rsidR="001725F5" w:rsidRDefault="001725F5" w:rsidP="00B96188">
            <w:pPr>
              <w:ind w:left="1440"/>
              <w:rPr>
                <w:rFonts w:asciiTheme="minorHAnsi" w:hAnsiTheme="minorHAnsi"/>
                <w:color w:val="auto"/>
                <w:sz w:val="22"/>
                <w:szCs w:val="22"/>
                <w:lang w:eastAsia="en-CA"/>
              </w:rPr>
            </w:pPr>
            <w:r w:rsidRPr="00EA79CA">
              <w:rPr>
                <w:rFonts w:asciiTheme="minorHAnsi" w:hAnsiTheme="minorHAnsi"/>
                <w:color w:val="auto"/>
                <w:sz w:val="22"/>
                <w:szCs w:val="22"/>
                <w:lang w:eastAsia="en-CA"/>
              </w:rPr>
              <w:t>file.</w:t>
            </w:r>
            <w:r>
              <w:rPr>
                <w:rFonts w:asciiTheme="minorHAnsi" w:hAnsiTheme="minorHAnsi"/>
                <w:color w:val="auto"/>
                <w:sz w:val="22"/>
                <w:szCs w:val="22"/>
                <w:lang w:eastAsia="en-CA"/>
              </w:rPr>
              <w:t>AmendedPA</w:t>
            </w:r>
          </w:p>
          <w:p w14:paraId="734EB8D8" w14:textId="4E2CDE61" w:rsidR="00014D3B" w:rsidRDefault="00014D3B" w:rsidP="00B96188">
            <w:pPr>
              <w:ind w:left="1440"/>
            </w:pPr>
            <w:r>
              <w:rPr>
                <w:rFonts w:asciiTheme="minorHAnsi" w:hAnsiTheme="minorHAnsi"/>
                <w:color w:val="auto"/>
                <w:sz w:val="22"/>
                <w:szCs w:val="22"/>
                <w:lang w:eastAsia="en-CA"/>
              </w:rPr>
              <w:t>file.RetroEarnings</w:t>
            </w:r>
          </w:p>
          <w:p w14:paraId="1E917065" w14:textId="77777777" w:rsidR="001725F5" w:rsidRPr="00C2362D" w:rsidRDefault="001725F5" w:rsidP="008B7D1F">
            <w:pPr>
              <w:ind w:left="1440"/>
              <w:rPr>
                <w:rFonts w:asciiTheme="minorHAnsi" w:hAnsiTheme="minorHAnsi" w:cs="Calibri"/>
                <w:color w:val="auto"/>
                <w:sz w:val="22"/>
                <w:szCs w:val="22"/>
              </w:rPr>
            </w:pPr>
          </w:p>
        </w:tc>
      </w:tr>
      <w:tr w:rsidR="0095359D" w:rsidRPr="0085712F" w14:paraId="5F31D61B" w14:textId="77777777" w:rsidTr="003A56A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6EBC4C1" w14:textId="77777777" w:rsidR="0095359D" w:rsidRPr="0085712F" w:rsidRDefault="0095359D" w:rsidP="00EC6E08">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sidR="00EC6E08">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1DE7C308" w14:textId="78EB621E" w:rsidR="0095359D" w:rsidRPr="006100CE" w:rsidRDefault="007A3E37" w:rsidP="006100CE">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35636" w:rsidRPr="0085712F" w14:paraId="6C067039" w14:textId="77777777" w:rsidTr="003A56A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5EFBF99" w14:textId="77777777" w:rsidR="00A35636" w:rsidRPr="0085712F" w:rsidRDefault="00A35636" w:rsidP="00661AF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21923E0" w14:textId="77777777" w:rsidR="001C09FF" w:rsidRPr="001C09FF" w:rsidRDefault="001C09FF" w:rsidP="001C09FF">
            <w:pPr>
              <w:spacing w:before="60" w:after="60" w:line="240" w:lineRule="auto"/>
              <w:ind w:left="0"/>
              <w:rPr>
                <w:rFonts w:asciiTheme="minorHAnsi" w:hAnsiTheme="minorHAnsi"/>
                <w:sz w:val="22"/>
                <w:szCs w:val="22"/>
                <w:lang w:eastAsia="en-CA"/>
              </w:rPr>
            </w:pPr>
            <w:r w:rsidRPr="001C09FF">
              <w:rPr>
                <w:rFonts w:asciiTheme="minorHAnsi" w:hAnsiTheme="minorHAnsi"/>
                <w:sz w:val="22"/>
                <w:szCs w:val="22"/>
                <w:lang w:eastAsia="en-CA"/>
              </w:rPr>
              <w:t>Only required for specific fields and specific config files.</w:t>
            </w:r>
          </w:p>
          <w:p w14:paraId="79822489" w14:textId="77777777" w:rsidR="001C09FF" w:rsidRPr="001C09FF" w:rsidRDefault="001C09FF" w:rsidP="001C09FF">
            <w:pPr>
              <w:spacing w:before="60" w:after="60" w:line="240" w:lineRule="auto"/>
              <w:ind w:left="0"/>
              <w:rPr>
                <w:rFonts w:asciiTheme="minorHAnsi" w:hAnsiTheme="minorHAnsi"/>
                <w:sz w:val="22"/>
                <w:szCs w:val="22"/>
                <w:lang w:eastAsia="en-CA"/>
              </w:rPr>
            </w:pPr>
            <w:r w:rsidRPr="001C09FF">
              <w:rPr>
                <w:rFonts w:asciiTheme="minorHAnsi" w:hAnsiTheme="minorHAnsi"/>
                <w:sz w:val="22"/>
                <w:szCs w:val="22"/>
                <w:lang w:eastAsia="en-CA"/>
              </w:rPr>
              <w:t>Eg. Required for Enrollments config file</w:t>
            </w:r>
          </w:p>
          <w:p w14:paraId="10C085A5" w14:textId="77777777" w:rsidR="001C09FF" w:rsidRPr="001C09FF" w:rsidRDefault="001C09FF" w:rsidP="001C09FF">
            <w:pPr>
              <w:spacing w:before="60" w:after="60" w:line="240" w:lineRule="auto"/>
              <w:ind w:left="0"/>
              <w:rPr>
                <w:rFonts w:asciiTheme="minorHAnsi" w:hAnsiTheme="minorHAnsi"/>
                <w:sz w:val="22"/>
                <w:szCs w:val="22"/>
                <w:lang w:eastAsia="en-CA"/>
              </w:rPr>
            </w:pPr>
            <w:r w:rsidRPr="001C09FF">
              <w:rPr>
                <w:rFonts w:asciiTheme="minorHAnsi" w:hAnsiTheme="minorHAnsi"/>
                <w:sz w:val="22"/>
                <w:szCs w:val="22"/>
                <w:lang w:eastAsia="en-CA"/>
              </w:rPr>
              <w:t>Eg. 1: First Name field does not exceed 40 characters for enrolment.</w:t>
            </w:r>
          </w:p>
          <w:p w14:paraId="44D3D7BE" w14:textId="77777777" w:rsidR="001C09FF" w:rsidRPr="001C09FF" w:rsidRDefault="00192DD8" w:rsidP="001C09F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Eg.2: Address Li</w:t>
            </w:r>
            <w:r w:rsidR="001C09FF" w:rsidRPr="001C09FF">
              <w:rPr>
                <w:rFonts w:asciiTheme="minorHAnsi" w:hAnsiTheme="minorHAnsi"/>
                <w:sz w:val="22"/>
                <w:szCs w:val="22"/>
                <w:lang w:eastAsia="en-CA"/>
              </w:rPr>
              <w:t>ne 1 does not exceed 40 characters.</w:t>
            </w:r>
          </w:p>
          <w:p w14:paraId="0E0874D6" w14:textId="77777777" w:rsidR="001C09FF" w:rsidRPr="001C09FF" w:rsidRDefault="001C09FF" w:rsidP="001C09FF">
            <w:pPr>
              <w:spacing w:before="60" w:after="60" w:line="240" w:lineRule="auto"/>
              <w:ind w:left="0"/>
              <w:rPr>
                <w:rFonts w:asciiTheme="minorHAnsi" w:hAnsiTheme="minorHAnsi"/>
                <w:sz w:val="22"/>
                <w:szCs w:val="22"/>
                <w:lang w:eastAsia="en-CA"/>
              </w:rPr>
            </w:pPr>
            <w:r w:rsidRPr="001C09FF">
              <w:rPr>
                <w:rFonts w:asciiTheme="minorHAnsi" w:hAnsiTheme="minorHAnsi"/>
                <w:sz w:val="22"/>
                <w:szCs w:val="22"/>
                <w:lang w:eastAsia="en-CA"/>
              </w:rPr>
              <w:t>Do we need this validation? If so, should this validation only be run against mandatory fields?</w:t>
            </w:r>
          </w:p>
          <w:p w14:paraId="7576DCED" w14:textId="77777777" w:rsidR="00A35636" w:rsidRPr="006100CE" w:rsidRDefault="001C09FF" w:rsidP="001C09FF">
            <w:pPr>
              <w:spacing w:before="60" w:after="60" w:line="240" w:lineRule="auto"/>
              <w:ind w:left="0"/>
              <w:rPr>
                <w:rFonts w:asciiTheme="minorHAnsi" w:hAnsiTheme="minorHAnsi"/>
                <w:sz w:val="22"/>
                <w:szCs w:val="22"/>
                <w:lang w:eastAsia="en-CA"/>
              </w:rPr>
            </w:pPr>
            <w:r w:rsidRPr="001C09FF">
              <w:rPr>
                <w:rFonts w:asciiTheme="minorHAnsi" w:hAnsiTheme="minorHAnsi"/>
                <w:sz w:val="22"/>
                <w:szCs w:val="22"/>
                <w:lang w:eastAsia="en-CA"/>
              </w:rPr>
              <w:t>Should this validation only be run against fields with a Data Type = Character?  The reason being there is no real input validation for this.</w:t>
            </w:r>
          </w:p>
        </w:tc>
      </w:tr>
      <w:tr w:rsidR="00FC1F10" w:rsidRPr="0085712F" w14:paraId="3F232B7D" w14:textId="77777777" w:rsidTr="003A56A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0C2BEC" w14:textId="7EB9F479" w:rsidR="00EC6E08" w:rsidRDefault="00EC6E08" w:rsidP="00EC6E0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3FDE842" w14:textId="77777777" w:rsidR="00FC1F10" w:rsidRPr="0085712F" w:rsidRDefault="00EC6E08" w:rsidP="00EC6E08">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A532C9F" w14:textId="77777777" w:rsidR="00A54757" w:rsidRDefault="00A54757" w:rsidP="00A5475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20180124:</w:t>
            </w:r>
          </w:p>
          <w:p w14:paraId="43E3BFDB" w14:textId="17A2F83C" w:rsidR="00A54757" w:rsidRPr="00A54757" w:rsidRDefault="00A54757" w:rsidP="009B3DD1">
            <w:pPr>
              <w:pStyle w:val="ListParagraph"/>
              <w:numPr>
                <w:ilvl w:val="0"/>
                <w:numId w:val="41"/>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R14.8.1: Update to wording of message to add “if applicable” at the end because not all fields will contain a decimal.</w:t>
            </w:r>
          </w:p>
          <w:p w14:paraId="6D95D003" w14:textId="77777777" w:rsidR="00A54757" w:rsidRDefault="00A54757" w:rsidP="004E4F8D">
            <w:pPr>
              <w:spacing w:before="60" w:after="60" w:line="240" w:lineRule="auto"/>
              <w:ind w:left="0"/>
              <w:rPr>
                <w:rFonts w:asciiTheme="minorHAnsi" w:hAnsiTheme="minorHAnsi"/>
                <w:sz w:val="22"/>
                <w:szCs w:val="22"/>
                <w:lang w:eastAsia="en-CA"/>
              </w:rPr>
            </w:pPr>
          </w:p>
          <w:p w14:paraId="0190BBAF" w14:textId="56D6AA21" w:rsidR="00426BB0" w:rsidRDefault="00426BB0" w:rsidP="004E4F8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20180112:</w:t>
            </w:r>
          </w:p>
          <w:p w14:paraId="6A312682" w14:textId="7A9F2768" w:rsidR="00426BB0" w:rsidRDefault="00426BB0" w:rsidP="00426BB0">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Updates made in R14.8:</w:t>
            </w:r>
          </w:p>
          <w:p w14:paraId="0449A758" w14:textId="070CB1B3" w:rsidR="00426BB0" w:rsidRDefault="00426BB0" w:rsidP="009B3DD1">
            <w:pPr>
              <w:pStyle w:val="ListParagraph"/>
              <w:numPr>
                <w:ilvl w:val="0"/>
                <w:numId w:val="40"/>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 in wording approved by Alias in email of Jan 11, 2018 (added “including decimal point” to the end of current message).</w:t>
            </w:r>
          </w:p>
          <w:p w14:paraId="0D09E0C5" w14:textId="6BB19902" w:rsidR="00426BB0" w:rsidRDefault="00426BB0" w:rsidP="009B3DD1">
            <w:pPr>
              <w:pStyle w:val="ListParagraph"/>
              <w:numPr>
                <w:ilvl w:val="0"/>
                <w:numId w:val="40"/>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Update to max length in validation logic to include decimal space for decimal values.</w:t>
            </w:r>
          </w:p>
          <w:p w14:paraId="60CD8F07" w14:textId="7AEB3531" w:rsidR="003A35E9" w:rsidRPr="00426BB0" w:rsidRDefault="003A35E9" w:rsidP="009B3DD1">
            <w:pPr>
              <w:pStyle w:val="ListParagraph"/>
              <w:numPr>
                <w:ilvl w:val="0"/>
                <w:numId w:val="40"/>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Corrected max PA length in Events file to max 5 (and not 6)</w:t>
            </w:r>
          </w:p>
          <w:p w14:paraId="287CCD24" w14:textId="77777777" w:rsidR="00426BB0" w:rsidRDefault="00426BB0" w:rsidP="004E4F8D">
            <w:pPr>
              <w:spacing w:before="60" w:after="60" w:line="240" w:lineRule="auto"/>
              <w:ind w:left="0"/>
              <w:rPr>
                <w:rFonts w:asciiTheme="minorHAnsi" w:hAnsiTheme="minorHAnsi"/>
                <w:sz w:val="22"/>
                <w:szCs w:val="22"/>
                <w:lang w:eastAsia="en-CA"/>
              </w:rPr>
            </w:pPr>
          </w:p>
          <w:p w14:paraId="2A5C08B4" w14:textId="77777777" w:rsidR="00014D3B" w:rsidRDefault="00014D3B" w:rsidP="004E4F8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20171115:</w:t>
            </w:r>
          </w:p>
          <w:p w14:paraId="0D576021" w14:textId="696013C9" w:rsidR="00014D3B" w:rsidRPr="00014D3B" w:rsidRDefault="00014D3B" w:rsidP="009B3DD1">
            <w:pPr>
              <w:pStyle w:val="ListParagraph"/>
              <w:numPr>
                <w:ilvl w:val="0"/>
                <w:numId w:val="3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Added validation logic applicable to Retro Calculator.</w:t>
            </w:r>
          </w:p>
          <w:p w14:paraId="27C6B696" w14:textId="77777777" w:rsidR="00014D3B" w:rsidRDefault="00014D3B" w:rsidP="004E4F8D">
            <w:pPr>
              <w:spacing w:before="60" w:after="60" w:line="240" w:lineRule="auto"/>
              <w:ind w:left="0"/>
              <w:rPr>
                <w:rFonts w:asciiTheme="minorHAnsi" w:hAnsiTheme="minorHAnsi"/>
                <w:sz w:val="22"/>
                <w:szCs w:val="22"/>
                <w:lang w:eastAsia="en-CA"/>
              </w:rPr>
            </w:pPr>
          </w:p>
          <w:p w14:paraId="1AA585C8" w14:textId="77777777" w:rsidR="004E4F8D" w:rsidRDefault="004E4F8D" w:rsidP="004E4F8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20170425:</w:t>
            </w:r>
          </w:p>
          <w:p w14:paraId="5B09F99C" w14:textId="77777777" w:rsidR="004E4F8D" w:rsidRDefault="004E4F8D" w:rsidP="009B3DD1">
            <w:pPr>
              <w:pStyle w:val="ListParagraph"/>
              <w:numPr>
                <w:ilvl w:val="0"/>
                <w:numId w:val="27"/>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Number of characters includes the decimal places.</w:t>
            </w:r>
          </w:p>
          <w:p w14:paraId="28B9B91A" w14:textId="77777777" w:rsidR="004E4F8D" w:rsidRDefault="004E4F8D" w:rsidP="009B3DD1">
            <w:pPr>
              <w:pStyle w:val="ListParagraph"/>
              <w:numPr>
                <w:ilvl w:val="0"/>
                <w:numId w:val="27"/>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LastName and FirstName will only be verified in Enrolments and MBI.</w:t>
            </w:r>
          </w:p>
          <w:p w14:paraId="77FEF5B4" w14:textId="77777777" w:rsidR="004E4F8D" w:rsidRDefault="004E4F8D" w:rsidP="009B3DD1">
            <w:pPr>
              <w:pStyle w:val="ListParagraph"/>
              <w:numPr>
                <w:ilvl w:val="0"/>
                <w:numId w:val="27"/>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I7 covers the check on the decimal places.</w:t>
            </w:r>
          </w:p>
          <w:p w14:paraId="260D1B31" w14:textId="5F6F155A" w:rsidR="004E4F8D" w:rsidRPr="004E4F8D" w:rsidRDefault="004E4F8D" w:rsidP="009B3DD1">
            <w:pPr>
              <w:pStyle w:val="ListParagraph"/>
              <w:numPr>
                <w:ilvl w:val="0"/>
                <w:numId w:val="27"/>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Ready for sign-off</w:t>
            </w:r>
          </w:p>
          <w:p w14:paraId="5FD8DCBF" w14:textId="77777777" w:rsidR="004E4F8D" w:rsidRDefault="004E4F8D" w:rsidP="004E4F8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AD 20170421:</w:t>
            </w:r>
          </w:p>
          <w:p w14:paraId="1D998333" w14:textId="77777777" w:rsidR="004E4F8D" w:rsidRPr="004E4F8D" w:rsidRDefault="004E4F8D" w:rsidP="009B3DD1">
            <w:pPr>
              <w:pStyle w:val="ListParagraph"/>
              <w:numPr>
                <w:ilvl w:val="0"/>
                <w:numId w:val="25"/>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Further review/discussion with MS is required before sign-off.  </w:t>
            </w:r>
          </w:p>
          <w:p w14:paraId="254B0004" w14:textId="77777777" w:rsidR="004E4F8D" w:rsidRDefault="004E4F8D" w:rsidP="004E4F8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20170410:</w:t>
            </w:r>
          </w:p>
          <w:p w14:paraId="494C4DAE" w14:textId="77777777" w:rsidR="004E4F8D" w:rsidRDefault="004E4F8D" w:rsidP="009B3DD1">
            <w:pPr>
              <w:pStyle w:val="ListParagraph"/>
              <w:numPr>
                <w:ilvl w:val="0"/>
                <w:numId w:val="25"/>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Should apply to all files and all text and amount fields (whether mandatory or not)</w:t>
            </w:r>
          </w:p>
          <w:p w14:paraId="7EC3F88D" w14:textId="57149E54" w:rsidR="009E62E6" w:rsidRPr="004E4F8D" w:rsidRDefault="004E4F8D" w:rsidP="009B3DD1">
            <w:pPr>
              <w:pStyle w:val="ListParagraph"/>
              <w:numPr>
                <w:ilvl w:val="0"/>
                <w:numId w:val="25"/>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Carina to update the Validation Logic</w:t>
            </w:r>
          </w:p>
        </w:tc>
      </w:tr>
    </w:tbl>
    <w:p w14:paraId="021D4726" w14:textId="50386F93" w:rsidR="009B3DD1" w:rsidRDefault="009B3DD1">
      <w:pPr>
        <w:spacing w:before="0" w:after="0" w:line="240" w:lineRule="auto"/>
        <w:ind w:left="0"/>
        <w:rPr>
          <w:b/>
          <w:smallCaps/>
          <w:sz w:val="24"/>
        </w:rPr>
      </w:pPr>
      <w:bookmarkStart w:id="19" w:name="_Custom_Code_Tables_1"/>
      <w:bookmarkEnd w:id="13"/>
      <w:bookmarkEnd w:id="19"/>
    </w:p>
    <w:p w14:paraId="667B940E" w14:textId="77777777" w:rsidR="00A44B89" w:rsidRDefault="00A44B89">
      <w:pPr>
        <w:spacing w:before="0" w:after="0" w:line="240" w:lineRule="auto"/>
        <w:ind w:left="0"/>
      </w:pPr>
      <w:r>
        <w:br w:type="page"/>
      </w:r>
    </w:p>
    <w:p w14:paraId="52C6FFB6" w14:textId="77777777" w:rsidR="00A44B89" w:rsidRPr="00FC5F08" w:rsidRDefault="00A44B89" w:rsidP="00A44B89">
      <w:pPr>
        <w:pStyle w:val="Heading3"/>
      </w:pPr>
      <w:r w:rsidRPr="006B06A8">
        <w:t xml:space="preserve">Validation – </w:t>
      </w:r>
      <w:r w:rsidRPr="00263825">
        <w:t>Invalid</w:t>
      </w:r>
      <w:r>
        <w:t xml:space="preserve"> </w:t>
      </w:r>
      <w:r w:rsidRPr="00263825">
        <w:t>Date</w:t>
      </w:r>
    </w:p>
    <w:p w14:paraId="374CCD13" w14:textId="77777777" w:rsidR="00A44B89" w:rsidRPr="006B06A8" w:rsidRDefault="00A44B89" w:rsidP="00A44B89">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44B89" w14:paraId="4C29BDC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641138"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1F5577A" w14:textId="77777777" w:rsidR="00A44B89" w:rsidRPr="000862E2" w:rsidRDefault="00A44B89" w:rsidP="009E5AA0">
            <w:pPr>
              <w:pStyle w:val="Heading1"/>
            </w:pPr>
            <w:bookmarkStart w:id="20" w:name="_Toc43372814"/>
            <w:r>
              <w:rPr>
                <w:rFonts w:cs="Calibri"/>
              </w:rPr>
              <w:t>I5_</w:t>
            </w:r>
            <w:r>
              <w:t xml:space="preserve"> </w:t>
            </w:r>
            <w:r w:rsidRPr="00263825">
              <w:rPr>
                <w:rFonts w:cs="Calibri"/>
              </w:rPr>
              <w:t>InvalidDate</w:t>
            </w:r>
            <w:bookmarkEnd w:id="20"/>
          </w:p>
        </w:tc>
      </w:tr>
      <w:tr w:rsidR="00A44B89" w14:paraId="5DF3771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619E87"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40BA631" w14:textId="77777777" w:rsidR="00A44B89" w:rsidRPr="000862E2" w:rsidRDefault="00A44B89"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825</w:t>
            </w:r>
          </w:p>
        </w:tc>
      </w:tr>
      <w:tr w:rsidR="00A44B89" w14:paraId="53D722B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2CD6FE"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340B11B" w14:textId="77777777" w:rsidR="00A44B89" w:rsidRDefault="00A44B89"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44B89" w14:paraId="61462DA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F5A9785"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173C47F" w14:textId="77777777" w:rsidR="00A44B89" w:rsidRPr="00B464B9" w:rsidRDefault="00A44B89"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6E467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A44B89" w14:paraId="64F7F98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5240A0"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A86159C" w14:textId="12F4EFA1" w:rsidR="00A44B89" w:rsidRPr="009675FB" w:rsidRDefault="00A44B89" w:rsidP="009E5AA0">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Enrolments, Member Basic Info, Core Data, </w:t>
            </w:r>
            <w:r>
              <w:rPr>
                <w:rFonts w:asciiTheme="minorHAnsi" w:eastAsia="Times New Roman" w:hAnsiTheme="minorHAnsi" w:cs="Calibri"/>
                <w:color w:val="auto"/>
                <w:sz w:val="22"/>
                <w:szCs w:val="22"/>
                <w:lang w:eastAsia="en-CA"/>
              </w:rPr>
              <w:t>Contributory Leaves,</w:t>
            </w:r>
            <w:r w:rsidR="00AF5015">
              <w:rPr>
                <w:rFonts w:asciiTheme="minorHAnsi" w:eastAsia="Times New Roman" w:hAnsiTheme="minorHAnsi" w:cs="Calibri"/>
                <w:color w:val="auto"/>
                <w:sz w:val="22"/>
                <w:szCs w:val="22"/>
                <w:lang w:eastAsia="en-CA"/>
              </w:rPr>
              <w:t xml:space="preserve"> Close Leaves,</w:t>
            </w:r>
            <w:r>
              <w:rPr>
                <w:rFonts w:asciiTheme="minorHAnsi" w:eastAsia="Times New Roman" w:hAnsiTheme="minorHAnsi" w:cs="Calibri"/>
                <w:color w:val="auto"/>
                <w:sz w:val="22"/>
                <w:szCs w:val="22"/>
                <w:lang w:eastAsia="en-CA"/>
              </w:rPr>
              <w:t xml:space="preserve"> </w:t>
            </w:r>
            <w:r w:rsidR="00EB6E63">
              <w:rPr>
                <w:rFonts w:asciiTheme="minorHAnsi" w:eastAsia="Times New Roman" w:hAnsiTheme="minorHAnsi" w:cs="Calibri"/>
                <w:color w:val="auto"/>
                <w:sz w:val="22"/>
                <w:szCs w:val="22"/>
                <w:lang w:eastAsia="en-CA"/>
              </w:rPr>
              <w:t>Events (</w:t>
            </w:r>
            <w:r>
              <w:rPr>
                <w:rFonts w:asciiTheme="minorHAnsi" w:eastAsia="Times New Roman" w:hAnsiTheme="minorHAnsi" w:cs="Calibri"/>
                <w:color w:val="auto"/>
                <w:sz w:val="22"/>
                <w:szCs w:val="22"/>
                <w:lang w:eastAsia="en-CA"/>
              </w:rPr>
              <w:t>Final Data</w:t>
            </w:r>
            <w:r w:rsidR="00EB6E63">
              <w:rPr>
                <w:rFonts w:asciiTheme="minorHAnsi" w:eastAsia="Times New Roman" w:hAnsiTheme="minorHAnsi" w:cs="Calibri"/>
                <w:color w:val="auto"/>
                <w:sz w:val="22"/>
                <w:szCs w:val="22"/>
                <w:lang w:eastAsia="en-CA"/>
              </w:rPr>
              <w:t>)</w:t>
            </w:r>
            <w:r>
              <w:rPr>
                <w:rFonts w:asciiTheme="minorHAnsi" w:eastAsia="Times New Roman" w:hAnsiTheme="minorHAnsi" w:cs="Calibri"/>
                <w:color w:val="auto"/>
                <w:sz w:val="22"/>
                <w:szCs w:val="22"/>
                <w:lang w:eastAsia="en-CA"/>
              </w:rPr>
              <w:t>, Non-Contributory Leaves, Retirement Notice</w:t>
            </w:r>
          </w:p>
        </w:tc>
      </w:tr>
      <w:tr w:rsidR="00A44B89" w14:paraId="2E057E7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2DAE68"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B887BE3" w14:textId="77777777" w:rsidR="00A44B89" w:rsidRDefault="00A44B89"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A44B89" w14:paraId="24F1E5F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3D1949E"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A3F2EC4" w14:textId="77777777" w:rsidR="00A44B89" w:rsidRPr="00B464B9" w:rsidRDefault="00A44B89" w:rsidP="009E5AA0">
            <w:pPr>
              <w:spacing w:before="60" w:after="60" w:line="240" w:lineRule="auto"/>
              <w:ind w:left="0"/>
              <w:rPr>
                <w:rFonts w:asciiTheme="minorHAnsi" w:eastAsia="Times New Roman" w:hAnsiTheme="minorHAnsi" w:cs="Calibri"/>
                <w:color w:val="auto"/>
                <w:sz w:val="22"/>
                <w:szCs w:val="22"/>
                <w:lang w:eastAsia="en-CA"/>
              </w:rPr>
            </w:pPr>
            <w:r w:rsidRPr="00CD6F42">
              <w:rPr>
                <w:rFonts w:asciiTheme="minorHAnsi" w:eastAsia="Times New Roman" w:hAnsiTheme="minorHAnsi" w:cs="Calibri"/>
                <w:color w:val="auto"/>
                <w:sz w:val="22"/>
                <w:szCs w:val="22"/>
                <w:lang w:eastAsia="en-CA"/>
              </w:rPr>
              <w:t>Public</w:t>
            </w:r>
          </w:p>
        </w:tc>
      </w:tr>
      <w:tr w:rsidR="00A44B89" w:rsidRPr="00A61AB1" w14:paraId="6DE0180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F107A50"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6314EBD"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CA69649" w14:textId="77777777" w:rsidR="00A44B89" w:rsidRPr="00C301FC" w:rsidRDefault="00A44B89"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 xml:space="preserve">ensure </w:t>
            </w:r>
            <w:r w:rsidRPr="00C03255">
              <w:rPr>
                <w:rFonts w:asciiTheme="minorHAnsi" w:hAnsiTheme="minorHAnsi"/>
                <w:sz w:val="22"/>
                <w:szCs w:val="22"/>
                <w:lang w:eastAsia="en-CA"/>
              </w:rPr>
              <w:t>that the correct format has been provided for all data types = "Date".</w:t>
            </w:r>
          </w:p>
        </w:tc>
      </w:tr>
      <w:tr w:rsidR="00A44B89" w:rsidRPr="009151F9" w14:paraId="125A18F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906B682"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1947DB5" w14:textId="77777777" w:rsidR="00A44B89" w:rsidRDefault="00A44B89"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r>
              <w:rPr>
                <w:rFonts w:asciiTheme="minorHAnsi" w:hAnsiTheme="minorHAnsi"/>
                <w:sz w:val="22"/>
                <w:szCs w:val="22"/>
                <w:lang w:eastAsia="en-CA"/>
              </w:rPr>
              <w:br/>
            </w:r>
          </w:p>
          <w:p w14:paraId="58A7527B" w14:textId="77777777" w:rsidR="00A44B89" w:rsidRPr="00C03255" w:rsidRDefault="00A44B89" w:rsidP="009E5AA0">
            <w:pPr>
              <w:ind w:left="742"/>
              <w:rPr>
                <w:rFonts w:asciiTheme="minorHAnsi" w:hAnsiTheme="minorHAnsi"/>
                <w:sz w:val="22"/>
                <w:szCs w:val="22"/>
                <w:lang w:eastAsia="en-CA"/>
              </w:rPr>
            </w:pPr>
            <w:r>
              <w:rPr>
                <w:rFonts w:asciiTheme="minorHAnsi" w:hAnsiTheme="minorHAnsi"/>
                <w:sz w:val="22"/>
                <w:szCs w:val="22"/>
                <w:lang w:eastAsia="en-CA"/>
              </w:rPr>
              <w:t>F</w:t>
            </w:r>
            <w:r w:rsidRPr="00C03255">
              <w:rPr>
                <w:rFonts w:asciiTheme="minorHAnsi" w:hAnsiTheme="minorHAnsi"/>
                <w:sz w:val="22"/>
                <w:szCs w:val="22"/>
                <w:lang w:eastAsia="en-CA"/>
              </w:rPr>
              <w:t>ormat of value provided is:</w:t>
            </w:r>
          </w:p>
          <w:p w14:paraId="26142EB3" w14:textId="77777777" w:rsidR="00A44B89" w:rsidRPr="00C03255" w:rsidRDefault="00A44B89" w:rsidP="009E5AA0">
            <w:pPr>
              <w:ind w:left="742"/>
              <w:rPr>
                <w:rFonts w:asciiTheme="minorHAnsi" w:hAnsiTheme="minorHAnsi"/>
                <w:sz w:val="22"/>
                <w:szCs w:val="22"/>
                <w:lang w:eastAsia="en-CA"/>
              </w:rPr>
            </w:pPr>
            <w:r w:rsidRPr="00C03255">
              <w:rPr>
                <w:rFonts w:asciiTheme="minorHAnsi" w:hAnsiTheme="minorHAnsi"/>
                <w:sz w:val="22"/>
                <w:szCs w:val="22"/>
                <w:lang w:eastAsia="en-CA"/>
              </w:rPr>
              <w:t>not numeric</w:t>
            </w:r>
          </w:p>
          <w:p w14:paraId="6F503FB9" w14:textId="77777777" w:rsidR="00A44B89" w:rsidRPr="00C03255" w:rsidRDefault="00A44B89" w:rsidP="009E5AA0">
            <w:pPr>
              <w:ind w:left="742"/>
              <w:rPr>
                <w:rFonts w:asciiTheme="minorHAnsi" w:hAnsiTheme="minorHAnsi"/>
                <w:sz w:val="22"/>
                <w:szCs w:val="22"/>
                <w:lang w:eastAsia="en-CA"/>
              </w:rPr>
            </w:pPr>
            <w:r w:rsidRPr="00C03255">
              <w:rPr>
                <w:rFonts w:asciiTheme="minorHAnsi" w:hAnsiTheme="minorHAnsi"/>
                <w:sz w:val="22"/>
                <w:szCs w:val="22"/>
                <w:lang w:eastAsia="en-CA"/>
              </w:rPr>
              <w:t>and/or</w:t>
            </w:r>
          </w:p>
          <w:p w14:paraId="74A98CF9" w14:textId="77777777" w:rsidR="00A44B89" w:rsidRPr="00C03255" w:rsidRDefault="00A44B89" w:rsidP="009E5AA0">
            <w:pPr>
              <w:ind w:left="742"/>
              <w:rPr>
                <w:rFonts w:asciiTheme="minorHAnsi" w:hAnsiTheme="minorHAnsi"/>
                <w:sz w:val="22"/>
                <w:szCs w:val="22"/>
                <w:lang w:eastAsia="en-CA"/>
              </w:rPr>
            </w:pPr>
            <w:r w:rsidRPr="00C03255">
              <w:rPr>
                <w:rFonts w:asciiTheme="minorHAnsi" w:hAnsiTheme="minorHAnsi" w:hint="eastAsia"/>
                <w:sz w:val="22"/>
                <w:szCs w:val="22"/>
                <w:lang w:eastAsia="en-CA"/>
              </w:rPr>
              <w:t xml:space="preserve">date format </w:t>
            </w:r>
            <w:r w:rsidRPr="00C03255">
              <w:rPr>
                <w:rFonts w:asciiTheme="minorHAnsi" w:hAnsiTheme="minorHAnsi" w:hint="eastAsia"/>
                <w:sz w:val="22"/>
                <w:szCs w:val="22"/>
                <w:lang w:eastAsia="en-CA"/>
              </w:rPr>
              <w:t>≠</w:t>
            </w:r>
            <w:r w:rsidRPr="00C03255">
              <w:rPr>
                <w:rFonts w:asciiTheme="minorHAnsi" w:hAnsiTheme="minorHAnsi" w:hint="eastAsia"/>
                <w:sz w:val="22"/>
                <w:szCs w:val="22"/>
                <w:lang w:eastAsia="en-CA"/>
              </w:rPr>
              <w:t xml:space="preserve"> MMDDYYYY </w:t>
            </w:r>
          </w:p>
          <w:p w14:paraId="27921489" w14:textId="77777777" w:rsidR="00A44B89" w:rsidRPr="00C03255" w:rsidRDefault="00A44B89" w:rsidP="009E5AA0">
            <w:pPr>
              <w:ind w:left="742"/>
              <w:rPr>
                <w:rFonts w:asciiTheme="minorHAnsi" w:hAnsiTheme="minorHAnsi"/>
                <w:sz w:val="22"/>
                <w:szCs w:val="22"/>
                <w:lang w:eastAsia="en-CA"/>
              </w:rPr>
            </w:pPr>
            <w:r w:rsidRPr="00C03255">
              <w:rPr>
                <w:rFonts w:asciiTheme="minorHAnsi" w:hAnsiTheme="minorHAnsi"/>
                <w:sz w:val="22"/>
                <w:szCs w:val="22"/>
                <w:lang w:eastAsia="en-CA"/>
              </w:rPr>
              <w:t>and/or</w:t>
            </w:r>
          </w:p>
          <w:p w14:paraId="2A2A8AC9" w14:textId="77777777" w:rsidR="00A44B89" w:rsidRPr="00C03255" w:rsidRDefault="00A44B89" w:rsidP="009E5AA0">
            <w:pPr>
              <w:ind w:left="742"/>
              <w:rPr>
                <w:rFonts w:asciiTheme="minorHAnsi" w:hAnsiTheme="minorHAnsi"/>
                <w:sz w:val="22"/>
                <w:szCs w:val="22"/>
                <w:lang w:eastAsia="en-CA"/>
              </w:rPr>
            </w:pPr>
            <w:r w:rsidRPr="00C03255">
              <w:rPr>
                <w:rFonts w:asciiTheme="minorHAnsi" w:hAnsiTheme="minorHAnsi"/>
                <w:sz w:val="22"/>
                <w:szCs w:val="22"/>
                <w:lang w:eastAsia="en-CA"/>
              </w:rPr>
              <w:t>invalid value for MM, DD, YYYY</w:t>
            </w:r>
          </w:p>
          <w:p w14:paraId="3D1B11A5" w14:textId="77777777" w:rsidR="00A44B89" w:rsidRPr="00C03255" w:rsidRDefault="00A44B89" w:rsidP="009E5AA0">
            <w:pPr>
              <w:ind w:left="742"/>
              <w:rPr>
                <w:rFonts w:asciiTheme="minorHAnsi" w:hAnsiTheme="minorHAnsi"/>
                <w:sz w:val="22"/>
                <w:szCs w:val="22"/>
                <w:lang w:eastAsia="en-CA"/>
              </w:rPr>
            </w:pPr>
          </w:p>
          <w:p w14:paraId="5280AB80" w14:textId="77777777" w:rsidR="00A44B89" w:rsidRDefault="00A44B89" w:rsidP="009E5AA0">
            <w:pPr>
              <w:ind w:left="742"/>
              <w:rPr>
                <w:rFonts w:asciiTheme="minorHAnsi" w:hAnsiTheme="minorHAnsi"/>
                <w:sz w:val="22"/>
                <w:szCs w:val="22"/>
                <w:lang w:eastAsia="en-CA"/>
              </w:rPr>
            </w:pPr>
            <w:r w:rsidRPr="00C03255">
              <w:rPr>
                <w:rFonts w:asciiTheme="minorHAnsi" w:hAnsiTheme="minorHAnsi"/>
                <w:sz w:val="22"/>
                <w:szCs w:val="22"/>
                <w:lang w:eastAsia="en-CA"/>
              </w:rPr>
              <w:t>Note: ALL "Date" data types have been identified in respective ER Config File.</w:t>
            </w:r>
          </w:p>
          <w:p w14:paraId="2D402F0F" w14:textId="77777777" w:rsidR="00A44B89" w:rsidRPr="0078068E" w:rsidRDefault="00A44B89" w:rsidP="009E5AA0">
            <w:pPr>
              <w:ind w:left="0"/>
              <w:rPr>
                <w:rFonts w:asciiTheme="minorHAnsi" w:hAnsiTheme="minorHAnsi"/>
                <w:sz w:val="22"/>
                <w:szCs w:val="22"/>
                <w:lang w:eastAsia="en-CA"/>
              </w:rPr>
            </w:pPr>
          </w:p>
        </w:tc>
      </w:tr>
      <w:tr w:rsidR="00A44B89" w:rsidRPr="00A61AB1" w14:paraId="4A9F14B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7C45EC"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B933D30" w14:textId="77777777" w:rsidR="00A44B89" w:rsidRPr="00A762CE" w:rsidRDefault="00A44B89"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A44B89" w:rsidRPr="00A61AB1" w14:paraId="2A25D3A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EB2FE9"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099DFA8" w14:textId="77777777" w:rsidR="00A44B89" w:rsidRPr="003A6BBF" w:rsidRDefault="00A44B89" w:rsidP="009E5AA0">
            <w:pPr>
              <w:pStyle w:val="NormalWeb"/>
              <w:spacing w:line="276" w:lineRule="auto"/>
              <w:rPr>
                <w:lang w:val="en-CA"/>
              </w:rPr>
            </w:pPr>
            <w:r w:rsidRPr="00AE7713">
              <w:rPr>
                <w:rFonts w:asciiTheme="minorHAnsi" w:hAnsiTheme="minorHAnsi"/>
                <w:color w:val="000000"/>
                <w:sz w:val="22"/>
                <w:szCs w:val="22"/>
                <w:lang w:val="en-CA"/>
              </w:rPr>
              <w:t>{</w:t>
            </w:r>
            <w:r>
              <w:rPr>
                <w:rFonts w:asciiTheme="minorHAnsi" w:hAnsiTheme="minorHAnsi"/>
                <w:color w:val="000000"/>
                <w:sz w:val="22"/>
                <w:szCs w:val="22"/>
                <w:lang w:val="en-CA"/>
              </w:rPr>
              <w:t>1</w:t>
            </w:r>
            <w:r w:rsidRPr="00AE7713">
              <w:rPr>
                <w:rFonts w:asciiTheme="minorHAnsi" w:hAnsiTheme="minorHAnsi"/>
                <w:color w:val="000000"/>
                <w:sz w:val="22"/>
                <w:szCs w:val="22"/>
                <w:lang w:val="en-CA"/>
              </w:rPr>
              <w:t>} is invalid. Date must be in MMDDYYYY format.</w:t>
            </w:r>
          </w:p>
        </w:tc>
      </w:tr>
      <w:tr w:rsidR="00A44B89" w:rsidRPr="00A61AB1" w14:paraId="4B127DC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8345F52"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C3982A0"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5550E4E" w14:textId="77777777" w:rsidR="00A44B89" w:rsidRPr="003A6BBF" w:rsidRDefault="00A44B89" w:rsidP="009E5AA0">
            <w:pPr>
              <w:pStyle w:val="NormalWeb"/>
              <w:spacing w:line="276" w:lineRule="auto"/>
              <w:rPr>
                <w:lang w:val="en-CA"/>
              </w:rPr>
            </w:pPr>
            <w:r w:rsidRPr="00AE7713">
              <w:rPr>
                <w:rFonts w:asciiTheme="minorHAnsi" w:hAnsiTheme="minorHAnsi"/>
                <w:color w:val="000000"/>
                <w:sz w:val="22"/>
                <w:szCs w:val="22"/>
                <w:lang w:val="en-CA"/>
              </w:rPr>
              <w:t>The date value is invalid. Date must be in MMDDYYYY format</w:t>
            </w:r>
            <w:r>
              <w:rPr>
                <w:rFonts w:asciiTheme="minorHAnsi" w:hAnsiTheme="minorHAnsi"/>
                <w:color w:val="000000"/>
                <w:sz w:val="22"/>
                <w:szCs w:val="22"/>
                <w:lang w:val="en-CA"/>
              </w:rPr>
              <w:t>.</w:t>
            </w:r>
          </w:p>
        </w:tc>
      </w:tr>
      <w:tr w:rsidR="00A44B89" w:rsidRPr="0085712F" w14:paraId="11F0B76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F704B62" w14:textId="77777777" w:rsidR="00A44B89" w:rsidRPr="0085712F" w:rsidRDefault="00A44B89"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208AD65" w14:textId="77777777" w:rsidR="00A44B89" w:rsidRPr="009C43D2" w:rsidRDefault="00A44B89" w:rsidP="009E5AA0">
            <w:pPr>
              <w:ind w:left="0"/>
              <w:rPr>
                <w:rFonts w:asciiTheme="minorHAnsi" w:hAnsiTheme="minorHAnsi" w:cs="Calibri"/>
                <w:color w:val="auto"/>
                <w:sz w:val="22"/>
                <w:szCs w:val="22"/>
              </w:rPr>
            </w:pPr>
            <w:r>
              <w:rPr>
                <w:rFonts w:asciiTheme="minorHAnsi" w:hAnsiTheme="minorHAnsi" w:cs="Calibri"/>
                <w:color w:val="auto"/>
                <w:sz w:val="22"/>
                <w:szCs w:val="22"/>
              </w:rPr>
              <w:t xml:space="preserve">1: </w:t>
            </w:r>
            <w:r w:rsidRPr="00AE7713">
              <w:rPr>
                <w:rFonts w:asciiTheme="minorHAnsi" w:hAnsiTheme="minorHAnsi"/>
                <w:sz w:val="22"/>
                <w:szCs w:val="22"/>
              </w:rPr>
              <w:t>Input file value</w:t>
            </w:r>
          </w:p>
        </w:tc>
      </w:tr>
      <w:tr w:rsidR="00A44B89" w:rsidRPr="0085712F" w14:paraId="07F5B5B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B90811" w14:textId="77777777" w:rsidR="00A44B89" w:rsidRPr="0085712F" w:rsidRDefault="00A44B89"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777549D" w14:textId="77777777" w:rsidR="00A44B89" w:rsidRPr="006100CE" w:rsidRDefault="00A44B89"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A44B89" w:rsidRPr="0085712F" w14:paraId="22E8A47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4A2864"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FFC7385" w14:textId="77777777" w:rsidR="00A44B89" w:rsidRPr="006100CE" w:rsidRDefault="00A44B89"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A44B89" w:rsidRPr="0085712F" w14:paraId="3E6C167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F91E79" w14:textId="77777777" w:rsidR="00A44B89" w:rsidRDefault="00A44B8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D12F43A" w14:textId="77777777" w:rsidR="00A44B89" w:rsidRPr="0085712F" w:rsidRDefault="00A44B89"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BD175A8" w14:textId="04CF8ECB" w:rsidR="00AF5015" w:rsidRDefault="00AF5015" w:rsidP="00AF5015">
            <w:pPr>
              <w:spacing w:before="60" w:after="60"/>
              <w:ind w:left="0"/>
              <w:rPr>
                <w:lang w:eastAsia="en-CA"/>
              </w:rPr>
            </w:pPr>
            <w:r>
              <w:rPr>
                <w:lang w:eastAsia="en-CA"/>
              </w:rPr>
              <w:t>YKN 20180720:</w:t>
            </w:r>
          </w:p>
          <w:p w14:paraId="6C59ECAA" w14:textId="759A22AD" w:rsidR="00F33505" w:rsidRDefault="00AF5015" w:rsidP="00AF5015">
            <w:pPr>
              <w:spacing w:before="60" w:after="60"/>
              <w:ind w:left="0"/>
              <w:rPr>
                <w:lang w:eastAsia="en-CA"/>
              </w:rPr>
            </w:pPr>
            <w:r>
              <w:rPr>
                <w:lang w:eastAsia="en-CA"/>
              </w:rPr>
              <w:t>Added section Close Leaves.</w:t>
            </w:r>
            <w:r w:rsidR="00F33505">
              <w:rPr>
                <w:lang w:eastAsia="en-CA"/>
              </w:rPr>
              <w:t>MR 20180720:</w:t>
            </w:r>
          </w:p>
          <w:p w14:paraId="45393326" w14:textId="5F0B4075" w:rsidR="00A44B89" w:rsidRPr="00F33505" w:rsidRDefault="00F33505" w:rsidP="00F33505">
            <w:pPr>
              <w:pStyle w:val="ListParagraph"/>
              <w:numPr>
                <w:ilvl w:val="0"/>
                <w:numId w:val="92"/>
              </w:numPr>
              <w:spacing w:before="60" w:after="60" w:line="240" w:lineRule="auto"/>
              <w:rPr>
                <w:lang w:eastAsia="en-CA"/>
              </w:rPr>
            </w:pPr>
            <w:r>
              <w:rPr>
                <w:lang w:eastAsia="en-CA"/>
              </w:rPr>
              <w:t>XMO Validation brought into Full Office spec.</w:t>
            </w:r>
          </w:p>
        </w:tc>
      </w:tr>
    </w:tbl>
    <w:p w14:paraId="0D5043DE" w14:textId="6C6127EC" w:rsidR="00F2044D" w:rsidRDefault="00F2044D">
      <w:pPr>
        <w:spacing w:before="0" w:after="0" w:line="240" w:lineRule="auto"/>
        <w:ind w:left="0"/>
        <w:rPr>
          <w:b/>
          <w:smallCaps/>
          <w:sz w:val="24"/>
        </w:rPr>
      </w:pPr>
    </w:p>
    <w:p w14:paraId="14A5A60D" w14:textId="77777777" w:rsidR="00F2044D" w:rsidRPr="00FC5F08" w:rsidRDefault="00F2044D" w:rsidP="00F2044D">
      <w:pPr>
        <w:pStyle w:val="Heading3"/>
      </w:pPr>
      <w:r w:rsidRPr="006B06A8">
        <w:t xml:space="preserve">Validation – </w:t>
      </w:r>
      <w:r w:rsidRPr="00906656">
        <w:t>Invalid</w:t>
      </w:r>
      <w:r>
        <w:t xml:space="preserve"> </w:t>
      </w:r>
      <w:r w:rsidRPr="00906656">
        <w:t>Year</w:t>
      </w:r>
      <w:r>
        <w:t xml:space="preserve"> </w:t>
      </w:r>
    </w:p>
    <w:p w14:paraId="31E00FA0" w14:textId="77777777" w:rsidR="00F2044D" w:rsidRPr="006B06A8" w:rsidRDefault="00F2044D" w:rsidP="00F2044D">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F2044D" w14:paraId="277882E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BC42ADD"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FAD53E7" w14:textId="77777777" w:rsidR="00F2044D" w:rsidRPr="000862E2" w:rsidRDefault="00F2044D" w:rsidP="009E5AA0">
            <w:pPr>
              <w:pStyle w:val="Heading1"/>
            </w:pPr>
            <w:bookmarkStart w:id="21" w:name="_Toc43372815"/>
            <w:r w:rsidRPr="00906656">
              <w:t>I6_InvalidYear</w:t>
            </w:r>
            <w:bookmarkEnd w:id="21"/>
          </w:p>
        </w:tc>
      </w:tr>
      <w:tr w:rsidR="00F2044D" w14:paraId="7E9159F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541FA42"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F2A8DDE" w14:textId="77777777" w:rsidR="00F2044D" w:rsidRPr="000862E2" w:rsidRDefault="00F2044D"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4823</w:t>
            </w:r>
          </w:p>
        </w:tc>
      </w:tr>
      <w:tr w:rsidR="00F2044D" w14:paraId="403DCF9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93503D1"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1E02D7C" w14:textId="77777777" w:rsidR="00F2044D" w:rsidRDefault="00F2044D"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F2044D" w14:paraId="6FE593B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E5233F8"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2A06F95" w14:textId="77777777" w:rsidR="00F2044D" w:rsidRPr="00B464B9" w:rsidRDefault="00F2044D"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6E467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F2044D" w14:paraId="7758D32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5601B6F"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3095042" w14:textId="77777777" w:rsidR="00F2044D" w:rsidRPr="009675FB" w:rsidRDefault="00F2044D" w:rsidP="009E5AA0">
            <w:pPr>
              <w:spacing w:before="60" w:after="60" w:line="240" w:lineRule="auto"/>
              <w:ind w:left="0"/>
              <w:rPr>
                <w:rFonts w:asciiTheme="minorHAnsi" w:hAnsiTheme="minorHAnsi"/>
                <w:color w:val="auto"/>
                <w:sz w:val="22"/>
                <w:szCs w:val="22"/>
                <w:lang w:eastAsia="en-CA"/>
              </w:rPr>
            </w:pPr>
            <w:r w:rsidRPr="00CE1C97">
              <w:rPr>
                <w:rFonts w:asciiTheme="minorHAnsi" w:hAnsiTheme="minorHAnsi"/>
                <w:color w:val="auto"/>
                <w:sz w:val="22"/>
                <w:szCs w:val="22"/>
                <w:lang w:eastAsia="en-CA"/>
              </w:rPr>
              <w:t>Previous Year Adjustment</w:t>
            </w:r>
            <w:r>
              <w:rPr>
                <w:rFonts w:asciiTheme="minorHAnsi" w:hAnsiTheme="minorHAnsi"/>
                <w:color w:val="auto"/>
                <w:sz w:val="22"/>
                <w:szCs w:val="22"/>
                <w:lang w:eastAsia="en-CA"/>
              </w:rPr>
              <w:t>, Retro</w:t>
            </w:r>
          </w:p>
        </w:tc>
      </w:tr>
      <w:tr w:rsidR="00F2044D" w14:paraId="6524A6F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A8B36B"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3F7D148" w14:textId="77777777" w:rsidR="00F2044D" w:rsidRDefault="00F2044D"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F2044D" w14:paraId="1DB013F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A25926A"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E6EDA0E" w14:textId="77777777" w:rsidR="00F2044D" w:rsidRPr="00B464B9" w:rsidRDefault="00F2044D" w:rsidP="009E5AA0">
            <w:pPr>
              <w:spacing w:before="60" w:after="60" w:line="240" w:lineRule="auto"/>
              <w:ind w:left="0"/>
              <w:rPr>
                <w:rFonts w:asciiTheme="minorHAnsi" w:eastAsia="Times New Roman" w:hAnsiTheme="minorHAnsi" w:cs="Calibri"/>
                <w:color w:val="auto"/>
                <w:sz w:val="22"/>
                <w:szCs w:val="22"/>
                <w:lang w:eastAsia="en-CA"/>
              </w:rPr>
            </w:pPr>
            <w:r w:rsidRPr="00CD6F42">
              <w:rPr>
                <w:rFonts w:asciiTheme="minorHAnsi" w:eastAsia="Times New Roman" w:hAnsiTheme="minorHAnsi" w:cs="Calibri"/>
                <w:color w:val="auto"/>
                <w:sz w:val="22"/>
                <w:szCs w:val="22"/>
                <w:lang w:eastAsia="en-CA"/>
              </w:rPr>
              <w:t>Public</w:t>
            </w:r>
          </w:p>
        </w:tc>
      </w:tr>
      <w:tr w:rsidR="00F2044D" w:rsidRPr="00A61AB1" w14:paraId="2E1FADC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6FBC700"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40E08AC"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96F4E68" w14:textId="77777777" w:rsidR="00F2044D" w:rsidRPr="00C301FC" w:rsidRDefault="00F2044D"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 xml:space="preserve">ensure </w:t>
            </w:r>
            <w:r w:rsidRPr="009E7EEB">
              <w:rPr>
                <w:rFonts w:asciiTheme="minorHAnsi" w:hAnsiTheme="minorHAnsi"/>
                <w:sz w:val="22"/>
                <w:szCs w:val="22"/>
                <w:lang w:eastAsia="en-CA"/>
              </w:rPr>
              <w:t>that the correct format has been provided for all data types = "Date (Year only)".</w:t>
            </w:r>
          </w:p>
        </w:tc>
      </w:tr>
      <w:tr w:rsidR="00F2044D" w:rsidRPr="009151F9" w14:paraId="6598A79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05B1F90"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2D6907C" w14:textId="77777777" w:rsidR="00F2044D" w:rsidRDefault="00F2044D"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r>
              <w:rPr>
                <w:rFonts w:asciiTheme="minorHAnsi" w:hAnsiTheme="minorHAnsi"/>
                <w:sz w:val="22"/>
                <w:szCs w:val="22"/>
                <w:lang w:eastAsia="en-CA"/>
              </w:rPr>
              <w:br/>
            </w:r>
          </w:p>
          <w:p w14:paraId="4C71AF3A" w14:textId="77777777" w:rsidR="00F2044D" w:rsidRPr="009E7EEB" w:rsidRDefault="00F2044D" w:rsidP="009E5AA0">
            <w:pPr>
              <w:ind w:left="742"/>
              <w:rPr>
                <w:rFonts w:asciiTheme="minorHAnsi" w:hAnsiTheme="minorHAnsi"/>
                <w:sz w:val="22"/>
                <w:szCs w:val="22"/>
                <w:lang w:eastAsia="en-CA"/>
              </w:rPr>
            </w:pPr>
            <w:r>
              <w:rPr>
                <w:rFonts w:asciiTheme="minorHAnsi" w:hAnsiTheme="minorHAnsi"/>
                <w:sz w:val="22"/>
                <w:szCs w:val="22"/>
                <w:lang w:eastAsia="en-CA"/>
              </w:rPr>
              <w:t>F</w:t>
            </w:r>
            <w:r w:rsidRPr="009E7EEB">
              <w:rPr>
                <w:rFonts w:asciiTheme="minorHAnsi" w:hAnsiTheme="minorHAnsi"/>
                <w:sz w:val="22"/>
                <w:szCs w:val="22"/>
                <w:lang w:eastAsia="en-CA"/>
              </w:rPr>
              <w:t>ormat of value provided is:</w:t>
            </w:r>
          </w:p>
          <w:p w14:paraId="405C172B" w14:textId="77777777" w:rsidR="00F2044D" w:rsidRPr="009E7EEB" w:rsidRDefault="00F2044D" w:rsidP="009E5AA0">
            <w:pPr>
              <w:ind w:left="742"/>
              <w:rPr>
                <w:rFonts w:asciiTheme="minorHAnsi" w:hAnsiTheme="minorHAnsi"/>
                <w:sz w:val="22"/>
                <w:szCs w:val="22"/>
                <w:lang w:eastAsia="en-CA"/>
              </w:rPr>
            </w:pPr>
            <w:r w:rsidRPr="009E7EEB">
              <w:rPr>
                <w:rFonts w:asciiTheme="minorHAnsi" w:hAnsiTheme="minorHAnsi"/>
                <w:sz w:val="22"/>
                <w:szCs w:val="22"/>
                <w:lang w:eastAsia="en-CA"/>
              </w:rPr>
              <w:t>not numeric</w:t>
            </w:r>
          </w:p>
          <w:p w14:paraId="27F190F5" w14:textId="77777777" w:rsidR="00F2044D" w:rsidRPr="009E7EEB" w:rsidRDefault="00F2044D" w:rsidP="009E5AA0">
            <w:pPr>
              <w:ind w:left="742"/>
              <w:rPr>
                <w:rFonts w:asciiTheme="minorHAnsi" w:hAnsiTheme="minorHAnsi"/>
                <w:sz w:val="22"/>
                <w:szCs w:val="22"/>
                <w:lang w:eastAsia="en-CA"/>
              </w:rPr>
            </w:pPr>
            <w:r w:rsidRPr="009E7EEB">
              <w:rPr>
                <w:rFonts w:asciiTheme="minorHAnsi" w:hAnsiTheme="minorHAnsi"/>
                <w:sz w:val="22"/>
                <w:szCs w:val="22"/>
                <w:lang w:eastAsia="en-CA"/>
              </w:rPr>
              <w:t>and/or</w:t>
            </w:r>
          </w:p>
          <w:p w14:paraId="7952D3A7" w14:textId="77777777" w:rsidR="00F2044D" w:rsidRPr="009E7EEB" w:rsidRDefault="00F2044D" w:rsidP="009E5AA0">
            <w:pPr>
              <w:ind w:left="742"/>
              <w:rPr>
                <w:rFonts w:asciiTheme="minorHAnsi" w:hAnsiTheme="minorHAnsi"/>
                <w:sz w:val="22"/>
                <w:szCs w:val="22"/>
                <w:lang w:eastAsia="en-CA"/>
              </w:rPr>
            </w:pPr>
            <w:r w:rsidRPr="009E7EEB">
              <w:rPr>
                <w:rFonts w:asciiTheme="minorHAnsi" w:hAnsiTheme="minorHAnsi" w:hint="eastAsia"/>
                <w:sz w:val="22"/>
                <w:szCs w:val="22"/>
                <w:lang w:eastAsia="en-CA"/>
              </w:rPr>
              <w:t xml:space="preserve">date format </w:t>
            </w:r>
            <w:r w:rsidRPr="009E7EEB">
              <w:rPr>
                <w:rFonts w:asciiTheme="minorHAnsi" w:hAnsiTheme="minorHAnsi" w:hint="eastAsia"/>
                <w:sz w:val="22"/>
                <w:szCs w:val="22"/>
                <w:lang w:eastAsia="en-CA"/>
              </w:rPr>
              <w:t>≠</w:t>
            </w:r>
            <w:r w:rsidRPr="009E7EEB">
              <w:rPr>
                <w:rFonts w:asciiTheme="minorHAnsi" w:hAnsiTheme="minorHAnsi" w:hint="eastAsia"/>
                <w:sz w:val="22"/>
                <w:szCs w:val="22"/>
                <w:lang w:eastAsia="en-CA"/>
              </w:rPr>
              <w:t xml:space="preserve"> YYYY </w:t>
            </w:r>
          </w:p>
          <w:p w14:paraId="798EA6E6" w14:textId="77777777" w:rsidR="00F2044D" w:rsidRPr="009E7EEB" w:rsidRDefault="00F2044D" w:rsidP="009E5AA0">
            <w:pPr>
              <w:ind w:left="742"/>
              <w:rPr>
                <w:rFonts w:asciiTheme="minorHAnsi" w:hAnsiTheme="minorHAnsi"/>
                <w:sz w:val="22"/>
                <w:szCs w:val="22"/>
                <w:lang w:eastAsia="en-CA"/>
              </w:rPr>
            </w:pPr>
            <w:r w:rsidRPr="009E7EEB">
              <w:rPr>
                <w:rFonts w:asciiTheme="minorHAnsi" w:hAnsiTheme="minorHAnsi"/>
                <w:sz w:val="22"/>
                <w:szCs w:val="22"/>
                <w:lang w:eastAsia="en-CA"/>
              </w:rPr>
              <w:t>and/or</w:t>
            </w:r>
          </w:p>
          <w:p w14:paraId="70A5C1DC" w14:textId="77777777" w:rsidR="00F2044D" w:rsidRPr="009E7EEB" w:rsidRDefault="00F2044D" w:rsidP="009E5AA0">
            <w:pPr>
              <w:ind w:left="742"/>
              <w:rPr>
                <w:rFonts w:asciiTheme="minorHAnsi" w:hAnsiTheme="minorHAnsi"/>
                <w:sz w:val="22"/>
                <w:szCs w:val="22"/>
                <w:lang w:eastAsia="en-CA"/>
              </w:rPr>
            </w:pPr>
            <w:r w:rsidRPr="009E7EEB">
              <w:rPr>
                <w:rFonts w:asciiTheme="minorHAnsi" w:hAnsiTheme="minorHAnsi"/>
                <w:sz w:val="22"/>
                <w:szCs w:val="22"/>
                <w:lang w:eastAsia="en-CA"/>
              </w:rPr>
              <w:t>invalid value for YYYY</w:t>
            </w:r>
          </w:p>
          <w:p w14:paraId="220AFBF3" w14:textId="77777777" w:rsidR="00F2044D" w:rsidRPr="009E7EEB" w:rsidRDefault="00F2044D" w:rsidP="009E5AA0">
            <w:pPr>
              <w:ind w:left="742"/>
              <w:rPr>
                <w:rFonts w:asciiTheme="minorHAnsi" w:hAnsiTheme="minorHAnsi"/>
                <w:sz w:val="22"/>
                <w:szCs w:val="22"/>
                <w:lang w:eastAsia="en-CA"/>
              </w:rPr>
            </w:pPr>
          </w:p>
          <w:p w14:paraId="1A7069D4" w14:textId="77777777" w:rsidR="00F2044D" w:rsidRPr="0078068E" w:rsidRDefault="00F2044D" w:rsidP="009E5AA0">
            <w:pPr>
              <w:ind w:left="742"/>
              <w:rPr>
                <w:rFonts w:asciiTheme="minorHAnsi" w:hAnsiTheme="minorHAnsi"/>
                <w:sz w:val="22"/>
                <w:szCs w:val="22"/>
                <w:lang w:eastAsia="en-CA"/>
              </w:rPr>
            </w:pPr>
            <w:r w:rsidRPr="009E7EEB">
              <w:rPr>
                <w:rFonts w:asciiTheme="minorHAnsi" w:hAnsiTheme="minorHAnsi"/>
                <w:sz w:val="22"/>
                <w:szCs w:val="22"/>
                <w:lang w:eastAsia="en-CA"/>
              </w:rPr>
              <w:t>Note: ALL "Date (Year only)" data types have been identified in respective ER Config File.</w:t>
            </w:r>
          </w:p>
        </w:tc>
      </w:tr>
      <w:tr w:rsidR="00F2044D" w:rsidRPr="00A61AB1" w14:paraId="014B0A7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C62CAFD"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512120B" w14:textId="77777777" w:rsidR="00F2044D" w:rsidRPr="00A762CE" w:rsidRDefault="00F2044D"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F2044D" w:rsidRPr="00A61AB1" w14:paraId="3A1829D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6DC2761"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36DF9306" w14:textId="77777777" w:rsidR="00F2044D" w:rsidRPr="001D1230" w:rsidRDefault="00F2044D" w:rsidP="009E5AA0">
            <w:pPr>
              <w:spacing w:before="60" w:after="60" w:line="240" w:lineRule="auto"/>
              <w:ind w:left="0"/>
            </w:pPr>
            <w:r w:rsidRPr="009E7EEB">
              <w:rPr>
                <w:rFonts w:asciiTheme="minorHAnsi" w:hAnsiTheme="minorHAnsi"/>
                <w:sz w:val="22"/>
                <w:szCs w:val="22"/>
                <w:lang w:eastAsia="en-CA"/>
              </w:rPr>
              <w:t>{Input file value} is invalid. Year must be in YYYY format.</w:t>
            </w:r>
          </w:p>
        </w:tc>
      </w:tr>
      <w:tr w:rsidR="00F2044D" w:rsidRPr="00A61AB1" w14:paraId="1CBF24C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C0AF793"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BC898A5"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994CE67" w14:textId="77777777" w:rsidR="00F2044D" w:rsidRPr="002C34DD" w:rsidRDefault="00F2044D" w:rsidP="009E5AA0">
            <w:pPr>
              <w:spacing w:before="60" w:after="60" w:line="240" w:lineRule="auto"/>
              <w:ind w:left="0"/>
            </w:pPr>
            <w:r w:rsidRPr="00F0625C">
              <w:rPr>
                <w:rFonts w:asciiTheme="minorHAnsi" w:hAnsiTheme="minorHAnsi"/>
                <w:sz w:val="22"/>
                <w:szCs w:val="22"/>
                <w:lang w:eastAsia="en-CA"/>
              </w:rPr>
              <w:t>Year is invalid. Year must be in YYYY format.</w:t>
            </w:r>
          </w:p>
        </w:tc>
      </w:tr>
      <w:tr w:rsidR="00F2044D" w:rsidRPr="0085712F" w14:paraId="05C996F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BF3AF13" w14:textId="77777777" w:rsidR="00F2044D" w:rsidRPr="0085712F" w:rsidRDefault="00F2044D"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E906D9A" w14:textId="77777777" w:rsidR="00F2044D" w:rsidRPr="009C43D2" w:rsidRDefault="00F2044D" w:rsidP="009E5AA0">
            <w:pPr>
              <w:ind w:left="0"/>
              <w:rPr>
                <w:rFonts w:asciiTheme="minorHAnsi" w:hAnsiTheme="minorHAnsi" w:cs="Calibri"/>
                <w:color w:val="auto"/>
                <w:sz w:val="22"/>
                <w:szCs w:val="22"/>
              </w:rPr>
            </w:pPr>
            <w:r>
              <w:rPr>
                <w:rFonts w:asciiTheme="minorHAnsi" w:hAnsiTheme="minorHAnsi"/>
                <w:sz w:val="22"/>
                <w:szCs w:val="22"/>
              </w:rPr>
              <w:t>N/A</w:t>
            </w:r>
          </w:p>
        </w:tc>
      </w:tr>
      <w:tr w:rsidR="00F2044D" w:rsidRPr="0085712F" w14:paraId="1EBEFB3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B182D6" w14:textId="77777777" w:rsidR="00F2044D" w:rsidRPr="0085712F" w:rsidRDefault="00F2044D"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1F4FDF2" w14:textId="77777777" w:rsidR="00F2044D" w:rsidRPr="006100CE" w:rsidRDefault="00F2044D"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F2044D" w:rsidRPr="0085712F" w14:paraId="4E59E62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B83FB4"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A70A43E" w14:textId="77777777" w:rsidR="00F2044D" w:rsidRPr="006100CE" w:rsidRDefault="00F2044D" w:rsidP="009E5AA0">
            <w:pPr>
              <w:spacing w:before="60" w:after="60" w:line="240" w:lineRule="auto"/>
              <w:ind w:left="0"/>
              <w:rPr>
                <w:rFonts w:asciiTheme="minorHAnsi" w:hAnsiTheme="minorHAnsi"/>
                <w:sz w:val="22"/>
                <w:szCs w:val="22"/>
                <w:lang w:eastAsia="en-CA"/>
              </w:rPr>
            </w:pPr>
            <w:r w:rsidRPr="009E7EEB">
              <w:rPr>
                <w:rFonts w:asciiTheme="minorHAnsi" w:hAnsiTheme="minorHAnsi"/>
                <w:sz w:val="22"/>
                <w:szCs w:val="22"/>
                <w:lang w:eastAsia="en-CA"/>
              </w:rPr>
              <w:t xml:space="preserve">This validation may not be required, if the "standard date format fields" or the "required field length" validations are implemented in order confirm that a valid year only date has been provided.  </w:t>
            </w:r>
          </w:p>
        </w:tc>
      </w:tr>
      <w:tr w:rsidR="00F2044D" w:rsidRPr="0085712F" w14:paraId="0F594DA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DEEA96" w14:textId="77777777" w:rsidR="00F2044D" w:rsidRDefault="00F2044D"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7DA71D5" w14:textId="77777777" w:rsidR="00F2044D" w:rsidRPr="0085712F" w:rsidRDefault="00F2044D"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90EE56C" w14:textId="77777777" w:rsidR="00F2044D" w:rsidRDefault="00F2044D" w:rsidP="00F2044D">
            <w:pPr>
              <w:spacing w:before="60" w:after="60"/>
              <w:rPr>
                <w:lang w:eastAsia="en-CA"/>
              </w:rPr>
            </w:pPr>
            <w:r>
              <w:rPr>
                <w:lang w:eastAsia="en-CA"/>
              </w:rPr>
              <w:t>MR 20180720:</w:t>
            </w:r>
          </w:p>
          <w:p w14:paraId="6B8428D6" w14:textId="77777777" w:rsidR="00F2044D" w:rsidRDefault="00F2044D" w:rsidP="00F2044D">
            <w:pPr>
              <w:pStyle w:val="ListParagraph"/>
              <w:numPr>
                <w:ilvl w:val="0"/>
                <w:numId w:val="91"/>
              </w:numPr>
              <w:spacing w:before="60" w:after="60" w:line="240" w:lineRule="auto"/>
              <w:rPr>
                <w:lang w:eastAsia="en-CA"/>
              </w:rPr>
            </w:pPr>
            <w:r>
              <w:rPr>
                <w:lang w:eastAsia="en-CA"/>
              </w:rPr>
              <w:t>XMO Validation brought into Full Office spec.</w:t>
            </w:r>
          </w:p>
          <w:p w14:paraId="7B5BE47B" w14:textId="77777777" w:rsidR="00F2044D" w:rsidRPr="00CA5805" w:rsidRDefault="00F2044D" w:rsidP="009E5AA0">
            <w:pPr>
              <w:spacing w:before="60" w:after="60" w:line="240" w:lineRule="auto"/>
              <w:ind w:left="0"/>
              <w:rPr>
                <w:rFonts w:asciiTheme="minorHAnsi" w:hAnsiTheme="minorHAnsi"/>
                <w:sz w:val="22"/>
                <w:szCs w:val="22"/>
                <w:lang w:eastAsia="en-CA"/>
              </w:rPr>
            </w:pPr>
          </w:p>
        </w:tc>
      </w:tr>
    </w:tbl>
    <w:p w14:paraId="36694B4E" w14:textId="77777777" w:rsidR="00B74499" w:rsidRPr="00FC5F08" w:rsidRDefault="00B74499" w:rsidP="00B74499">
      <w:pPr>
        <w:pStyle w:val="Heading3"/>
      </w:pPr>
      <w:r w:rsidRPr="006B06A8">
        <w:t xml:space="preserve">Validation – </w:t>
      </w:r>
      <w:r w:rsidRPr="00F056AA">
        <w:t>Invalid</w:t>
      </w:r>
      <w:r>
        <w:t xml:space="preserve"> </w:t>
      </w:r>
      <w:r w:rsidRPr="00F056AA">
        <w:t>Decimal</w:t>
      </w:r>
    </w:p>
    <w:p w14:paraId="007AB6F9" w14:textId="77777777" w:rsidR="00B74499" w:rsidRPr="006B06A8" w:rsidRDefault="00B74499" w:rsidP="00B74499">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B74499" w14:paraId="10653BC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CA1471"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97F36C7" w14:textId="77777777" w:rsidR="00B74499" w:rsidRPr="000862E2" w:rsidRDefault="00B74499" w:rsidP="009E5AA0">
            <w:pPr>
              <w:pStyle w:val="Heading1"/>
            </w:pPr>
            <w:bookmarkStart w:id="22" w:name="_Toc43372816"/>
            <w:r>
              <w:t>I7_</w:t>
            </w:r>
            <w:r w:rsidRPr="00F056AA">
              <w:t>InvalidDecimal</w:t>
            </w:r>
            <w:bookmarkEnd w:id="22"/>
          </w:p>
        </w:tc>
      </w:tr>
      <w:tr w:rsidR="00B74499" w14:paraId="02DC175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B1E4DB"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41A57090" w14:textId="77777777" w:rsidR="00B74499" w:rsidRPr="00042F62" w:rsidRDefault="00B74499"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6503</w:t>
            </w:r>
            <w:r w:rsidRPr="00F1663C">
              <w:rPr>
                <w:rFonts w:asciiTheme="minorHAnsi" w:eastAsia="Times New Roman" w:hAnsiTheme="minorHAnsi" w:cs="Calibri"/>
                <w:strike/>
                <w:color w:val="auto"/>
                <w:sz w:val="22"/>
                <w:szCs w:val="22"/>
                <w:lang w:eastAsia="en-CA"/>
              </w:rPr>
              <w:t xml:space="preserve"> / 6642</w:t>
            </w:r>
          </w:p>
        </w:tc>
      </w:tr>
      <w:tr w:rsidR="00B74499" w14:paraId="5E0CDEE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077FB9C"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5FC6073" w14:textId="77777777" w:rsidR="00B74499" w:rsidRDefault="00B74499"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B74499" w14:paraId="3E388A4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ED08742"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0E1B710" w14:textId="77777777" w:rsidR="00B74499" w:rsidRPr="00B464B9" w:rsidRDefault="00B74499"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6E467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B74499" w14:paraId="382DF5E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1C7DE3"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2162FA0" w14:textId="5FF629DF" w:rsidR="00B74499" w:rsidRPr="009675FB" w:rsidRDefault="00B74499" w:rsidP="009E5AA0">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Core Data, </w:t>
            </w:r>
            <w:r>
              <w:rPr>
                <w:rFonts w:asciiTheme="minorHAnsi" w:eastAsia="Times New Roman" w:hAnsiTheme="minorHAnsi" w:cs="Calibri"/>
                <w:color w:val="auto"/>
                <w:sz w:val="22"/>
                <w:szCs w:val="22"/>
                <w:lang w:eastAsia="en-CA"/>
              </w:rPr>
              <w:t>Contributory Leaves,</w:t>
            </w:r>
            <w:r w:rsidR="00422F2C">
              <w:rPr>
                <w:rFonts w:asciiTheme="minorHAnsi" w:eastAsia="Times New Roman" w:hAnsiTheme="minorHAnsi" w:cs="Calibri"/>
                <w:color w:val="auto"/>
                <w:sz w:val="22"/>
                <w:szCs w:val="22"/>
                <w:lang w:eastAsia="en-CA"/>
              </w:rPr>
              <w:t>Events (</w:t>
            </w:r>
            <w:r>
              <w:rPr>
                <w:rFonts w:asciiTheme="minorHAnsi" w:eastAsia="Times New Roman" w:hAnsiTheme="minorHAnsi" w:cs="Calibri"/>
                <w:color w:val="auto"/>
                <w:sz w:val="22"/>
                <w:szCs w:val="22"/>
                <w:lang w:eastAsia="en-CA"/>
              </w:rPr>
              <w:t>Final Data</w:t>
            </w:r>
            <w:r w:rsidR="00422F2C">
              <w:rPr>
                <w:rFonts w:asciiTheme="minorHAnsi" w:eastAsia="Times New Roman" w:hAnsiTheme="minorHAnsi" w:cs="Calibri"/>
                <w:color w:val="auto"/>
                <w:sz w:val="22"/>
                <w:szCs w:val="22"/>
                <w:lang w:eastAsia="en-CA"/>
              </w:rPr>
              <w:t>)</w:t>
            </w:r>
            <w:r>
              <w:rPr>
                <w:rFonts w:asciiTheme="minorHAnsi" w:eastAsia="Times New Roman" w:hAnsiTheme="minorHAnsi" w:cs="Calibri"/>
                <w:color w:val="auto"/>
                <w:sz w:val="22"/>
                <w:szCs w:val="22"/>
                <w:lang w:eastAsia="en-CA"/>
              </w:rPr>
              <w:t xml:space="preserve">, Retirement Notice, </w:t>
            </w:r>
            <w:r w:rsidRPr="00CE1C97">
              <w:rPr>
                <w:rFonts w:asciiTheme="minorHAnsi" w:hAnsiTheme="minorHAnsi"/>
                <w:color w:val="auto"/>
                <w:sz w:val="22"/>
                <w:szCs w:val="22"/>
                <w:lang w:eastAsia="en-CA"/>
              </w:rPr>
              <w:t>Previous Year Adjustment</w:t>
            </w:r>
            <w:r>
              <w:rPr>
                <w:rFonts w:asciiTheme="minorHAnsi" w:hAnsiTheme="minorHAnsi"/>
                <w:color w:val="auto"/>
                <w:sz w:val="22"/>
                <w:szCs w:val="22"/>
                <w:lang w:eastAsia="en-CA"/>
              </w:rPr>
              <w:t>, Retro</w:t>
            </w:r>
          </w:p>
        </w:tc>
      </w:tr>
      <w:tr w:rsidR="00B74499" w14:paraId="4D6B0EC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63E69AA"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368900D" w14:textId="77777777" w:rsidR="00B74499" w:rsidRDefault="00B74499"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B74499" w14:paraId="736BA51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F22A9C8"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FD82E0F" w14:textId="77777777" w:rsidR="00B74499" w:rsidRPr="00B464B9" w:rsidRDefault="00B74499" w:rsidP="009E5AA0">
            <w:pPr>
              <w:spacing w:before="60" w:after="60" w:line="240" w:lineRule="auto"/>
              <w:ind w:left="0"/>
              <w:rPr>
                <w:rFonts w:asciiTheme="minorHAnsi" w:eastAsia="Times New Roman" w:hAnsiTheme="minorHAnsi" w:cs="Calibri"/>
                <w:color w:val="auto"/>
                <w:sz w:val="22"/>
                <w:szCs w:val="22"/>
                <w:lang w:eastAsia="en-CA"/>
              </w:rPr>
            </w:pPr>
            <w:r w:rsidRPr="00CD6F42">
              <w:rPr>
                <w:rFonts w:asciiTheme="minorHAnsi" w:eastAsia="Times New Roman" w:hAnsiTheme="minorHAnsi" w:cs="Calibri"/>
                <w:color w:val="auto"/>
                <w:sz w:val="22"/>
                <w:szCs w:val="22"/>
                <w:lang w:eastAsia="en-CA"/>
              </w:rPr>
              <w:t>Public</w:t>
            </w:r>
          </w:p>
        </w:tc>
      </w:tr>
      <w:tr w:rsidR="00B74499" w:rsidRPr="00A61AB1" w14:paraId="148C154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A9C45E"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2DF0F9C"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26695C2" w14:textId="77777777" w:rsidR="00B74499" w:rsidRPr="00C301FC" w:rsidRDefault="00B74499"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 xml:space="preserve">ensure </w:t>
            </w:r>
            <w:r w:rsidRPr="00746A0E">
              <w:rPr>
                <w:rFonts w:asciiTheme="minorHAnsi" w:hAnsiTheme="minorHAnsi"/>
                <w:sz w:val="22"/>
                <w:szCs w:val="22"/>
                <w:lang w:eastAsia="en-CA"/>
              </w:rPr>
              <w:t>that the correct format has been provided for all data types = "Decimal"</w:t>
            </w:r>
            <w:r>
              <w:rPr>
                <w:rFonts w:asciiTheme="minorHAnsi" w:hAnsiTheme="minorHAnsi"/>
                <w:sz w:val="22"/>
                <w:szCs w:val="22"/>
                <w:lang w:eastAsia="en-CA"/>
              </w:rPr>
              <w:t>.</w:t>
            </w:r>
          </w:p>
        </w:tc>
      </w:tr>
      <w:tr w:rsidR="00B74499" w:rsidRPr="009151F9" w14:paraId="45165E9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D186063"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B36A6E3" w14:textId="77777777" w:rsidR="00B74499" w:rsidRDefault="00B74499"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r>
              <w:rPr>
                <w:rFonts w:asciiTheme="minorHAnsi" w:hAnsiTheme="minorHAnsi"/>
                <w:sz w:val="22"/>
                <w:szCs w:val="22"/>
                <w:lang w:eastAsia="en-CA"/>
              </w:rPr>
              <w:br/>
            </w:r>
          </w:p>
          <w:p w14:paraId="4AACFBAD" w14:textId="77777777" w:rsidR="00B74499" w:rsidRPr="00746A0E" w:rsidRDefault="00B74499" w:rsidP="009E5AA0">
            <w:pPr>
              <w:ind w:left="742"/>
              <w:rPr>
                <w:rFonts w:asciiTheme="minorHAnsi" w:hAnsiTheme="minorHAnsi"/>
                <w:sz w:val="22"/>
                <w:szCs w:val="22"/>
                <w:lang w:eastAsia="en-CA"/>
              </w:rPr>
            </w:pPr>
            <w:r>
              <w:rPr>
                <w:rFonts w:asciiTheme="minorHAnsi" w:hAnsiTheme="minorHAnsi"/>
                <w:sz w:val="22"/>
                <w:szCs w:val="22"/>
                <w:lang w:eastAsia="en-CA"/>
              </w:rPr>
              <w:t>F</w:t>
            </w:r>
            <w:r w:rsidRPr="00746A0E">
              <w:rPr>
                <w:rFonts w:asciiTheme="minorHAnsi" w:hAnsiTheme="minorHAnsi"/>
                <w:sz w:val="22"/>
                <w:szCs w:val="22"/>
                <w:lang w:eastAsia="en-CA"/>
              </w:rPr>
              <w:t>ormat of value provided is:</w:t>
            </w:r>
          </w:p>
          <w:p w14:paraId="693FF1F0" w14:textId="77777777" w:rsidR="00B74499" w:rsidRPr="00746A0E" w:rsidRDefault="00B74499" w:rsidP="009E5AA0">
            <w:pPr>
              <w:ind w:left="742"/>
              <w:rPr>
                <w:rFonts w:asciiTheme="minorHAnsi" w:hAnsiTheme="minorHAnsi"/>
                <w:sz w:val="22"/>
                <w:szCs w:val="22"/>
                <w:lang w:eastAsia="en-CA"/>
              </w:rPr>
            </w:pPr>
            <w:r>
              <w:rPr>
                <w:rFonts w:asciiTheme="minorHAnsi" w:hAnsiTheme="minorHAnsi"/>
                <w:sz w:val="22"/>
                <w:szCs w:val="22"/>
                <w:lang w:eastAsia="en-CA"/>
              </w:rPr>
              <w:t>Not numeric</w:t>
            </w:r>
          </w:p>
          <w:p w14:paraId="55317913" w14:textId="77777777" w:rsidR="00B74499" w:rsidRPr="00746A0E" w:rsidRDefault="00B74499" w:rsidP="009E5AA0">
            <w:pPr>
              <w:ind w:left="742"/>
              <w:rPr>
                <w:rFonts w:asciiTheme="minorHAnsi" w:hAnsiTheme="minorHAnsi"/>
                <w:sz w:val="22"/>
                <w:szCs w:val="22"/>
                <w:lang w:eastAsia="en-CA"/>
              </w:rPr>
            </w:pPr>
            <w:r w:rsidRPr="00746A0E">
              <w:rPr>
                <w:rFonts w:asciiTheme="minorHAnsi" w:hAnsiTheme="minorHAnsi"/>
                <w:sz w:val="22"/>
                <w:szCs w:val="22"/>
                <w:lang w:eastAsia="en-CA"/>
              </w:rPr>
              <w:t>and/or</w:t>
            </w:r>
          </w:p>
          <w:p w14:paraId="65FEB587" w14:textId="77777777" w:rsidR="00B74499" w:rsidRPr="00746A0E" w:rsidRDefault="00B74499" w:rsidP="009E5AA0">
            <w:pPr>
              <w:ind w:left="742"/>
              <w:rPr>
                <w:rFonts w:asciiTheme="minorHAnsi" w:hAnsiTheme="minorHAnsi"/>
                <w:sz w:val="22"/>
                <w:szCs w:val="22"/>
                <w:lang w:eastAsia="en-CA"/>
              </w:rPr>
            </w:pPr>
            <w:r>
              <w:rPr>
                <w:rFonts w:asciiTheme="minorHAnsi" w:hAnsiTheme="minorHAnsi"/>
                <w:sz w:val="22"/>
                <w:szCs w:val="22"/>
                <w:lang w:eastAsia="en-CA"/>
              </w:rPr>
              <w:t>Number</w:t>
            </w:r>
            <w:r w:rsidRPr="00746A0E">
              <w:rPr>
                <w:rFonts w:asciiTheme="minorHAnsi" w:hAnsiTheme="minorHAnsi"/>
                <w:sz w:val="22"/>
                <w:szCs w:val="22"/>
                <w:lang w:eastAsia="en-CA"/>
              </w:rPr>
              <w:t xml:space="preserve"> of decimals places &gt; 2 </w:t>
            </w:r>
          </w:p>
          <w:p w14:paraId="7786DDE5" w14:textId="77777777" w:rsidR="00B74499" w:rsidRPr="00746A0E" w:rsidRDefault="00B74499" w:rsidP="009E5AA0">
            <w:pPr>
              <w:ind w:left="742"/>
              <w:rPr>
                <w:rFonts w:asciiTheme="minorHAnsi" w:hAnsiTheme="minorHAnsi"/>
                <w:sz w:val="22"/>
                <w:szCs w:val="22"/>
                <w:lang w:eastAsia="en-CA"/>
              </w:rPr>
            </w:pPr>
          </w:p>
          <w:p w14:paraId="0BFBA2F0" w14:textId="77777777" w:rsidR="00B74499" w:rsidRDefault="00B74499" w:rsidP="009E5AA0">
            <w:pPr>
              <w:ind w:left="742"/>
              <w:rPr>
                <w:rFonts w:asciiTheme="minorHAnsi" w:hAnsiTheme="minorHAnsi"/>
                <w:sz w:val="22"/>
                <w:szCs w:val="22"/>
                <w:lang w:eastAsia="en-CA"/>
              </w:rPr>
            </w:pPr>
            <w:r w:rsidRPr="00746A0E">
              <w:rPr>
                <w:rFonts w:asciiTheme="minorHAnsi" w:hAnsiTheme="minorHAnsi"/>
                <w:sz w:val="22"/>
                <w:szCs w:val="22"/>
                <w:lang w:eastAsia="en-CA"/>
              </w:rPr>
              <w:t>Note: ALL "Decimal" data types have been identified in respective ER Config File.</w:t>
            </w:r>
          </w:p>
          <w:p w14:paraId="4FA697B2" w14:textId="77777777" w:rsidR="00B74499" w:rsidRPr="0078068E" w:rsidRDefault="00B74499" w:rsidP="009E5AA0">
            <w:pPr>
              <w:ind w:left="0"/>
              <w:rPr>
                <w:rFonts w:asciiTheme="minorHAnsi" w:hAnsiTheme="minorHAnsi"/>
                <w:sz w:val="22"/>
                <w:szCs w:val="22"/>
                <w:lang w:eastAsia="en-CA"/>
              </w:rPr>
            </w:pPr>
          </w:p>
        </w:tc>
      </w:tr>
      <w:tr w:rsidR="00B74499" w:rsidRPr="00A61AB1" w14:paraId="147CB33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6374895"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1E8366D" w14:textId="77777777" w:rsidR="00B74499" w:rsidRPr="00A762CE" w:rsidRDefault="00B74499"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B74499" w:rsidRPr="00A61AB1" w14:paraId="4E1717D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EF400A0"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1C8C414" w14:textId="77777777" w:rsidR="00B74499" w:rsidRPr="001D1230" w:rsidRDefault="00B74499" w:rsidP="009E5AA0">
            <w:pPr>
              <w:spacing w:before="60" w:after="60" w:line="240" w:lineRule="auto"/>
              <w:ind w:left="0"/>
            </w:pPr>
            <w:r w:rsidRPr="00746A0E">
              <w:rPr>
                <w:rFonts w:asciiTheme="minorHAnsi" w:hAnsiTheme="minorHAnsi"/>
                <w:sz w:val="22"/>
                <w:szCs w:val="22"/>
                <w:lang w:eastAsia="en-CA"/>
              </w:rPr>
              <w:t>{</w:t>
            </w:r>
            <w:r>
              <w:rPr>
                <w:rFonts w:asciiTheme="minorHAnsi" w:hAnsiTheme="minorHAnsi"/>
                <w:sz w:val="22"/>
                <w:szCs w:val="22"/>
                <w:lang w:eastAsia="en-CA"/>
              </w:rPr>
              <w:t>1</w:t>
            </w:r>
            <w:r w:rsidRPr="00746A0E">
              <w:rPr>
                <w:rFonts w:asciiTheme="minorHAnsi" w:hAnsiTheme="minorHAnsi"/>
                <w:sz w:val="22"/>
                <w:szCs w:val="22"/>
                <w:lang w:eastAsia="en-CA"/>
              </w:rPr>
              <w:t>} is invalid. Value cannot have more than two decimal places.</w:t>
            </w:r>
          </w:p>
        </w:tc>
      </w:tr>
      <w:tr w:rsidR="00B74499" w:rsidRPr="00A61AB1" w14:paraId="14242C8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6F9A3FC"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214EC71"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7BF621F" w14:textId="77777777" w:rsidR="00B74499" w:rsidRPr="00746A0E" w:rsidRDefault="00B74499" w:rsidP="009E5AA0">
            <w:pPr>
              <w:spacing w:before="60" w:after="60" w:line="240" w:lineRule="auto"/>
              <w:ind w:left="0"/>
              <w:rPr>
                <w:rFonts w:asciiTheme="minorHAnsi" w:hAnsiTheme="minorHAnsi"/>
                <w:sz w:val="22"/>
                <w:szCs w:val="22"/>
                <w:lang w:eastAsia="en-CA"/>
              </w:rPr>
            </w:pPr>
            <w:r w:rsidRPr="00874833">
              <w:rPr>
                <w:rFonts w:asciiTheme="minorHAnsi" w:hAnsiTheme="minorHAnsi"/>
                <w:sz w:val="22"/>
                <w:szCs w:val="22"/>
                <w:lang w:eastAsia="en-CA"/>
              </w:rPr>
              <w:t>The decimal value is invalid. Value cannot have more than two decimal places.</w:t>
            </w:r>
          </w:p>
        </w:tc>
      </w:tr>
      <w:tr w:rsidR="00B74499" w:rsidRPr="0085712F" w14:paraId="2D212DA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ACC4A9F" w14:textId="77777777" w:rsidR="00B74499" w:rsidRPr="0085712F" w:rsidRDefault="00B74499"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A5795F9" w14:textId="77777777" w:rsidR="00B74499" w:rsidRPr="00746A0E" w:rsidRDefault="00B74499" w:rsidP="009E5AA0">
            <w:pPr>
              <w:spacing w:before="60" w:after="60" w:line="240" w:lineRule="auto"/>
              <w:ind w:left="0"/>
              <w:rPr>
                <w:rFonts w:asciiTheme="minorHAnsi" w:hAnsiTheme="minorHAnsi"/>
                <w:sz w:val="22"/>
                <w:szCs w:val="22"/>
                <w:lang w:eastAsia="en-CA"/>
              </w:rPr>
            </w:pPr>
            <w:r w:rsidRPr="00746A0E">
              <w:rPr>
                <w:rFonts w:asciiTheme="minorHAnsi" w:hAnsiTheme="minorHAnsi"/>
                <w:sz w:val="22"/>
                <w:szCs w:val="22"/>
                <w:lang w:eastAsia="en-CA"/>
              </w:rPr>
              <w:t>1: Input file value</w:t>
            </w:r>
          </w:p>
        </w:tc>
      </w:tr>
      <w:tr w:rsidR="00B74499" w:rsidRPr="0085712F" w14:paraId="403F03D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CE0277E" w14:textId="77777777" w:rsidR="00B74499" w:rsidRPr="0085712F" w:rsidRDefault="00B74499"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E57FAD7" w14:textId="77777777" w:rsidR="00B74499" w:rsidRPr="006100CE" w:rsidRDefault="00B74499"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B74499" w:rsidRPr="0085712F" w14:paraId="5D369F9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C841591"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23C452E" w14:textId="77777777" w:rsidR="00B74499" w:rsidRPr="006100CE" w:rsidRDefault="00B74499"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B74499" w:rsidRPr="0085712F" w14:paraId="3D3890D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39578AB" w14:textId="77777777" w:rsidR="00B74499" w:rsidRDefault="00B744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842F88F" w14:textId="77777777" w:rsidR="00B74499" w:rsidRPr="0085712F" w:rsidRDefault="00B74499"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C032385" w14:textId="77777777" w:rsidR="00B74499" w:rsidRDefault="00B74499" w:rsidP="00B74499">
            <w:pPr>
              <w:spacing w:before="60" w:after="60"/>
              <w:rPr>
                <w:lang w:eastAsia="en-CA"/>
              </w:rPr>
            </w:pPr>
            <w:r>
              <w:rPr>
                <w:lang w:eastAsia="en-CA"/>
              </w:rPr>
              <w:t>MR 20180720:</w:t>
            </w:r>
          </w:p>
          <w:p w14:paraId="0F766C20" w14:textId="77777777" w:rsidR="00B74499" w:rsidRDefault="00B74499" w:rsidP="00B74499">
            <w:pPr>
              <w:pStyle w:val="ListParagraph"/>
              <w:numPr>
                <w:ilvl w:val="0"/>
                <w:numId w:val="91"/>
              </w:numPr>
              <w:spacing w:before="60" w:after="60" w:line="240" w:lineRule="auto"/>
              <w:rPr>
                <w:lang w:eastAsia="en-CA"/>
              </w:rPr>
            </w:pPr>
            <w:r>
              <w:rPr>
                <w:lang w:eastAsia="en-CA"/>
              </w:rPr>
              <w:t>XMO Validation brought into Full Office spec.</w:t>
            </w:r>
          </w:p>
          <w:p w14:paraId="640C0C16" w14:textId="77777777" w:rsidR="00B74499" w:rsidRPr="00CA5805" w:rsidRDefault="00B74499" w:rsidP="009E5AA0">
            <w:pPr>
              <w:spacing w:before="60" w:after="60" w:line="240" w:lineRule="auto"/>
              <w:ind w:left="0"/>
              <w:rPr>
                <w:rFonts w:asciiTheme="minorHAnsi" w:hAnsiTheme="minorHAnsi"/>
                <w:sz w:val="22"/>
                <w:szCs w:val="22"/>
                <w:lang w:eastAsia="en-CA"/>
              </w:rPr>
            </w:pPr>
          </w:p>
        </w:tc>
      </w:tr>
    </w:tbl>
    <w:p w14:paraId="227B4265" w14:textId="77777777" w:rsidR="00B74499" w:rsidRDefault="00B74499" w:rsidP="00B74499">
      <w:pPr>
        <w:spacing w:before="0" w:after="0" w:line="240" w:lineRule="auto"/>
        <w:ind w:left="0"/>
        <w:rPr>
          <w:lang w:val="en-US"/>
        </w:rPr>
      </w:pPr>
    </w:p>
    <w:p w14:paraId="56FA9268" w14:textId="77777777" w:rsidR="00F2044D" w:rsidRDefault="00F2044D" w:rsidP="00F2044D">
      <w:pPr>
        <w:spacing w:before="0" w:after="0" w:line="240" w:lineRule="auto"/>
        <w:ind w:left="0"/>
        <w:rPr>
          <w:lang w:val="en-US"/>
        </w:rPr>
      </w:pPr>
    </w:p>
    <w:p w14:paraId="65CF7DF7" w14:textId="5BB354EA" w:rsidR="00636509" w:rsidRDefault="00636509">
      <w:pPr>
        <w:spacing w:before="0" w:after="0" w:line="240" w:lineRule="auto"/>
        <w:ind w:left="0"/>
        <w:rPr>
          <w:sz w:val="18"/>
          <w:szCs w:val="18"/>
        </w:rPr>
      </w:pPr>
      <w:r>
        <w:rPr>
          <w:sz w:val="18"/>
          <w:szCs w:val="18"/>
        </w:rPr>
        <w:br w:type="page"/>
      </w:r>
    </w:p>
    <w:p w14:paraId="47E53B71" w14:textId="77777777" w:rsidR="00636509" w:rsidRPr="00FC5F08" w:rsidRDefault="00636509" w:rsidP="00636509">
      <w:pPr>
        <w:pStyle w:val="Heading3"/>
      </w:pPr>
      <w:r w:rsidRPr="006B06A8">
        <w:t xml:space="preserve">Validation – </w:t>
      </w:r>
      <w:r w:rsidRPr="004732E4">
        <w:t>Invalid</w:t>
      </w:r>
      <w:r>
        <w:t xml:space="preserve"> </w:t>
      </w:r>
      <w:r w:rsidRPr="004732E4">
        <w:t>Integer</w:t>
      </w:r>
    </w:p>
    <w:p w14:paraId="40263B1D" w14:textId="77777777" w:rsidR="00636509" w:rsidRPr="006B06A8" w:rsidRDefault="00636509" w:rsidP="00636509">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636509" w14:paraId="4153EBC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5B691F1"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18098C31" w14:textId="77777777" w:rsidR="00636509" w:rsidRPr="000862E2" w:rsidRDefault="00636509" w:rsidP="009E5AA0">
            <w:pPr>
              <w:pStyle w:val="Heading1"/>
            </w:pPr>
            <w:bookmarkStart w:id="23" w:name="_Toc43372817"/>
            <w:r>
              <w:rPr>
                <w:rFonts w:cs="Calibri"/>
              </w:rPr>
              <w:t>I8_</w:t>
            </w:r>
            <w:r>
              <w:t xml:space="preserve"> </w:t>
            </w:r>
            <w:r w:rsidRPr="004732E4">
              <w:rPr>
                <w:rFonts w:cs="Calibri"/>
              </w:rPr>
              <w:t>InvalidInteger</w:t>
            </w:r>
            <w:bookmarkEnd w:id="23"/>
          </w:p>
        </w:tc>
      </w:tr>
      <w:tr w:rsidR="00636509" w14:paraId="62E8042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88D8B4"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BEE600F" w14:textId="77777777" w:rsidR="00636509" w:rsidRPr="000862E2" w:rsidRDefault="00636509" w:rsidP="009E5AA0">
            <w:pPr>
              <w:spacing w:before="60" w:after="60" w:line="240" w:lineRule="auto"/>
              <w:ind w:left="0"/>
              <w:rPr>
                <w:rFonts w:asciiTheme="minorHAnsi" w:eastAsia="Times New Roman" w:hAnsiTheme="minorHAnsi" w:cs="Calibri"/>
                <w:color w:val="auto"/>
                <w:sz w:val="22"/>
                <w:szCs w:val="22"/>
                <w:lang w:eastAsia="en-CA"/>
              </w:rPr>
            </w:pPr>
            <w:r w:rsidRPr="00917C6B">
              <w:rPr>
                <w:rFonts w:asciiTheme="minorHAnsi" w:eastAsia="Times New Roman" w:hAnsiTheme="minorHAnsi" w:cs="Calibri"/>
                <w:color w:val="auto"/>
                <w:sz w:val="22"/>
                <w:szCs w:val="22"/>
                <w:lang w:eastAsia="en-CA"/>
              </w:rPr>
              <w:t>5131</w:t>
            </w:r>
          </w:p>
        </w:tc>
      </w:tr>
      <w:tr w:rsidR="00636509" w14:paraId="4DAE579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9F42ACD"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71AE420" w14:textId="77777777" w:rsidR="00636509" w:rsidRDefault="00636509"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636509" w14:paraId="07D1F74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463565C"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1F4CFBA" w14:textId="77777777" w:rsidR="00636509" w:rsidRPr="00B464B9" w:rsidRDefault="00636509"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6E467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636509" w14:paraId="22BD4F0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081711"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A69AA76" w14:textId="4F6EAE05" w:rsidR="00636509" w:rsidRPr="009675FB" w:rsidRDefault="00636509" w:rsidP="009E5AA0">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Enrolments, Member Basic Info, Core Data</w:t>
            </w:r>
            <w:r>
              <w:rPr>
                <w:rFonts w:asciiTheme="minorHAnsi" w:eastAsia="Times New Roman" w:hAnsiTheme="minorHAnsi" w:cs="Calibri"/>
                <w:color w:val="auto"/>
                <w:sz w:val="22"/>
                <w:szCs w:val="22"/>
                <w:lang w:eastAsia="en-CA"/>
              </w:rPr>
              <w:t xml:space="preserve">, </w:t>
            </w:r>
            <w:r w:rsidR="00F87BFE">
              <w:rPr>
                <w:rFonts w:asciiTheme="minorHAnsi" w:eastAsia="Times New Roman" w:hAnsiTheme="minorHAnsi" w:cs="Calibri"/>
                <w:color w:val="auto"/>
                <w:sz w:val="22"/>
                <w:szCs w:val="22"/>
                <w:lang w:eastAsia="en-CA"/>
              </w:rPr>
              <w:t>Events (</w:t>
            </w:r>
            <w:r>
              <w:rPr>
                <w:rFonts w:asciiTheme="minorHAnsi" w:eastAsia="Times New Roman" w:hAnsiTheme="minorHAnsi" w:cs="Calibri"/>
                <w:color w:val="auto"/>
                <w:sz w:val="22"/>
                <w:szCs w:val="22"/>
                <w:lang w:eastAsia="en-CA"/>
              </w:rPr>
              <w:t>Final Data</w:t>
            </w:r>
            <w:r w:rsidR="00F87BFE">
              <w:rPr>
                <w:rFonts w:asciiTheme="minorHAnsi" w:eastAsia="Times New Roman" w:hAnsiTheme="minorHAnsi" w:cs="Calibri"/>
                <w:color w:val="auto"/>
                <w:sz w:val="22"/>
                <w:szCs w:val="22"/>
                <w:lang w:eastAsia="en-CA"/>
              </w:rPr>
              <w:t>)</w:t>
            </w:r>
            <w:r>
              <w:rPr>
                <w:rFonts w:asciiTheme="minorHAnsi" w:eastAsia="Times New Roman" w:hAnsiTheme="minorHAnsi" w:cs="Calibri"/>
                <w:color w:val="auto"/>
                <w:sz w:val="22"/>
                <w:szCs w:val="22"/>
                <w:lang w:eastAsia="en-CA"/>
              </w:rPr>
              <w:t xml:space="preserve">, </w:t>
            </w:r>
            <w:r w:rsidRPr="00CE1C97">
              <w:rPr>
                <w:rFonts w:asciiTheme="minorHAnsi" w:hAnsiTheme="minorHAnsi"/>
                <w:color w:val="auto"/>
                <w:sz w:val="22"/>
                <w:szCs w:val="22"/>
                <w:lang w:eastAsia="en-CA"/>
              </w:rPr>
              <w:t>Previous Year Adjustment</w:t>
            </w:r>
            <w:r>
              <w:rPr>
                <w:rFonts w:asciiTheme="minorHAnsi" w:eastAsia="Times New Roman" w:hAnsiTheme="minorHAnsi" w:cs="Calibri"/>
                <w:color w:val="auto"/>
                <w:sz w:val="22"/>
                <w:szCs w:val="22"/>
                <w:lang w:eastAsia="en-CA"/>
              </w:rPr>
              <w:t xml:space="preserve"> , Retro</w:t>
            </w:r>
          </w:p>
        </w:tc>
      </w:tr>
      <w:tr w:rsidR="00636509" w14:paraId="34B644E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8E8BED"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E9AD3A6" w14:textId="77777777" w:rsidR="00636509" w:rsidRDefault="00636509"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636509" w14:paraId="4BBEECE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F7DEADE"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CA83325" w14:textId="77777777" w:rsidR="00636509" w:rsidRPr="00B464B9" w:rsidRDefault="00636509" w:rsidP="009E5AA0">
            <w:pPr>
              <w:spacing w:before="60" w:after="60" w:line="240" w:lineRule="auto"/>
              <w:ind w:left="0"/>
              <w:rPr>
                <w:rFonts w:asciiTheme="minorHAnsi" w:eastAsia="Times New Roman" w:hAnsiTheme="minorHAnsi" w:cs="Calibri"/>
                <w:color w:val="auto"/>
                <w:sz w:val="22"/>
                <w:szCs w:val="22"/>
                <w:lang w:eastAsia="en-CA"/>
              </w:rPr>
            </w:pPr>
            <w:r w:rsidRPr="00CD6F42">
              <w:rPr>
                <w:rFonts w:asciiTheme="minorHAnsi" w:eastAsia="Times New Roman" w:hAnsiTheme="minorHAnsi" w:cs="Calibri"/>
                <w:color w:val="auto"/>
                <w:sz w:val="22"/>
                <w:szCs w:val="22"/>
                <w:lang w:eastAsia="en-CA"/>
              </w:rPr>
              <w:t>Public</w:t>
            </w:r>
          </w:p>
        </w:tc>
      </w:tr>
      <w:tr w:rsidR="00636509" w:rsidRPr="00A61AB1" w14:paraId="6A4DC84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9256CA"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7188887"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33A9AB4" w14:textId="77777777" w:rsidR="00636509" w:rsidRPr="00C301FC" w:rsidRDefault="00636509"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 xml:space="preserve">ensure </w:t>
            </w:r>
            <w:r w:rsidRPr="008F2CBD">
              <w:rPr>
                <w:rFonts w:asciiTheme="minorHAnsi" w:hAnsiTheme="minorHAnsi"/>
                <w:sz w:val="22"/>
                <w:szCs w:val="22"/>
                <w:lang w:eastAsia="en-CA"/>
              </w:rPr>
              <w:t>that the correct format has been provided for all data types = "Interger".</w:t>
            </w:r>
          </w:p>
        </w:tc>
      </w:tr>
      <w:tr w:rsidR="00636509" w:rsidRPr="009151F9" w14:paraId="4647DC2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50A14CE"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ECCECB7" w14:textId="77777777" w:rsidR="00636509" w:rsidRDefault="00636509"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r>
              <w:rPr>
                <w:rFonts w:asciiTheme="minorHAnsi" w:hAnsiTheme="minorHAnsi"/>
                <w:sz w:val="22"/>
                <w:szCs w:val="22"/>
                <w:lang w:eastAsia="en-CA"/>
              </w:rPr>
              <w:br/>
            </w:r>
          </w:p>
          <w:p w14:paraId="06A20612" w14:textId="77777777" w:rsidR="00636509" w:rsidRPr="008F2CBD" w:rsidRDefault="00636509" w:rsidP="009E5AA0">
            <w:pPr>
              <w:ind w:left="742"/>
              <w:rPr>
                <w:rFonts w:asciiTheme="minorHAnsi" w:hAnsiTheme="minorHAnsi"/>
                <w:sz w:val="22"/>
                <w:szCs w:val="22"/>
                <w:lang w:eastAsia="en-CA"/>
              </w:rPr>
            </w:pPr>
            <w:r>
              <w:rPr>
                <w:rFonts w:asciiTheme="minorHAnsi" w:hAnsiTheme="minorHAnsi"/>
                <w:sz w:val="22"/>
                <w:szCs w:val="22"/>
                <w:lang w:eastAsia="en-CA"/>
              </w:rPr>
              <w:t>F</w:t>
            </w:r>
            <w:r w:rsidRPr="008F2CBD">
              <w:rPr>
                <w:rFonts w:asciiTheme="minorHAnsi" w:hAnsiTheme="minorHAnsi"/>
                <w:sz w:val="22"/>
                <w:szCs w:val="22"/>
                <w:lang w:eastAsia="en-CA"/>
              </w:rPr>
              <w:t>ormat of value provided is:</w:t>
            </w:r>
          </w:p>
          <w:p w14:paraId="10CF8EFF" w14:textId="77777777" w:rsidR="00636509" w:rsidRPr="008F2CBD" w:rsidRDefault="00636509" w:rsidP="009E5AA0">
            <w:pPr>
              <w:ind w:left="742"/>
              <w:rPr>
                <w:rFonts w:asciiTheme="minorHAnsi" w:hAnsiTheme="minorHAnsi"/>
                <w:sz w:val="22"/>
                <w:szCs w:val="22"/>
                <w:lang w:eastAsia="en-CA"/>
              </w:rPr>
            </w:pPr>
            <w:r w:rsidRPr="008F2CBD">
              <w:rPr>
                <w:rFonts w:asciiTheme="minorHAnsi" w:hAnsiTheme="minorHAnsi"/>
                <w:sz w:val="22"/>
                <w:szCs w:val="22"/>
                <w:lang w:eastAsia="en-CA"/>
              </w:rPr>
              <w:t xml:space="preserve">not numeric, </w:t>
            </w:r>
          </w:p>
          <w:p w14:paraId="05AD97CB" w14:textId="77777777" w:rsidR="00636509" w:rsidRPr="008F2CBD" w:rsidRDefault="00636509" w:rsidP="009E5AA0">
            <w:pPr>
              <w:ind w:left="742"/>
              <w:rPr>
                <w:rFonts w:asciiTheme="minorHAnsi" w:hAnsiTheme="minorHAnsi"/>
                <w:sz w:val="22"/>
                <w:szCs w:val="22"/>
                <w:lang w:eastAsia="en-CA"/>
              </w:rPr>
            </w:pPr>
            <w:r w:rsidRPr="008F2CBD">
              <w:rPr>
                <w:rFonts w:asciiTheme="minorHAnsi" w:hAnsiTheme="minorHAnsi"/>
                <w:sz w:val="22"/>
                <w:szCs w:val="22"/>
                <w:lang w:eastAsia="en-CA"/>
              </w:rPr>
              <w:t>and/or</w:t>
            </w:r>
          </w:p>
          <w:p w14:paraId="6FA50156" w14:textId="77777777" w:rsidR="00636509" w:rsidRPr="008F2CBD" w:rsidRDefault="00636509" w:rsidP="009E5AA0">
            <w:pPr>
              <w:ind w:left="742"/>
              <w:rPr>
                <w:rFonts w:asciiTheme="minorHAnsi" w:hAnsiTheme="minorHAnsi"/>
                <w:sz w:val="22"/>
                <w:szCs w:val="22"/>
                <w:lang w:eastAsia="en-CA"/>
              </w:rPr>
            </w:pPr>
            <w:r w:rsidRPr="008F2CBD">
              <w:rPr>
                <w:rFonts w:asciiTheme="minorHAnsi" w:hAnsiTheme="minorHAnsi"/>
                <w:sz w:val="22"/>
                <w:szCs w:val="22"/>
                <w:lang w:eastAsia="en-CA"/>
              </w:rPr>
              <w:t>not a whole # (does NOT contain decimal or fraction or negative value)</w:t>
            </w:r>
          </w:p>
          <w:p w14:paraId="28314218" w14:textId="77777777" w:rsidR="00636509" w:rsidRPr="008F2CBD" w:rsidRDefault="00636509" w:rsidP="009E5AA0">
            <w:pPr>
              <w:ind w:left="742"/>
              <w:rPr>
                <w:rFonts w:asciiTheme="minorHAnsi" w:hAnsiTheme="minorHAnsi"/>
                <w:sz w:val="22"/>
                <w:szCs w:val="22"/>
                <w:lang w:eastAsia="en-CA"/>
              </w:rPr>
            </w:pPr>
          </w:p>
          <w:p w14:paraId="04C16452" w14:textId="77777777" w:rsidR="00636509" w:rsidRDefault="00636509" w:rsidP="009E5AA0">
            <w:pPr>
              <w:ind w:left="742"/>
              <w:rPr>
                <w:rFonts w:asciiTheme="minorHAnsi" w:hAnsiTheme="minorHAnsi"/>
                <w:sz w:val="22"/>
                <w:szCs w:val="22"/>
                <w:lang w:eastAsia="en-CA"/>
              </w:rPr>
            </w:pPr>
            <w:r w:rsidRPr="008F2CBD">
              <w:rPr>
                <w:rFonts w:asciiTheme="minorHAnsi" w:hAnsiTheme="minorHAnsi"/>
                <w:sz w:val="22"/>
                <w:szCs w:val="22"/>
                <w:lang w:eastAsia="en-CA"/>
              </w:rPr>
              <w:t>Note: ALL "Integer" data types have been identified in respective ER Config File.</w:t>
            </w:r>
          </w:p>
          <w:p w14:paraId="0A3249DA" w14:textId="77777777" w:rsidR="00636509" w:rsidRPr="0078068E" w:rsidRDefault="00636509" w:rsidP="009E5AA0">
            <w:pPr>
              <w:ind w:left="0"/>
              <w:rPr>
                <w:rFonts w:asciiTheme="minorHAnsi" w:hAnsiTheme="minorHAnsi"/>
                <w:sz w:val="22"/>
                <w:szCs w:val="22"/>
                <w:lang w:eastAsia="en-CA"/>
              </w:rPr>
            </w:pPr>
          </w:p>
        </w:tc>
      </w:tr>
      <w:tr w:rsidR="00636509" w:rsidRPr="00A61AB1" w14:paraId="4C67B9A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D69C17"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D2EEDDB" w14:textId="77777777" w:rsidR="00636509" w:rsidRPr="00A762CE" w:rsidRDefault="00636509"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636509" w:rsidRPr="00A61AB1" w14:paraId="3614F49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24B4138"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C11E898" w14:textId="77777777" w:rsidR="00636509" w:rsidRPr="001D1230" w:rsidRDefault="00636509" w:rsidP="009E5AA0">
            <w:pPr>
              <w:spacing w:before="60" w:after="60"/>
              <w:ind w:left="0"/>
            </w:pPr>
            <w:r w:rsidRPr="005D5F46">
              <w:rPr>
                <w:rFonts w:asciiTheme="minorHAnsi" w:hAnsiTheme="minorHAnsi"/>
                <w:sz w:val="22"/>
                <w:szCs w:val="22"/>
                <w:lang w:eastAsia="en-CA"/>
              </w:rPr>
              <w:t>{1} is in an invalid number format. Please provide an integer value.</w:t>
            </w:r>
          </w:p>
        </w:tc>
      </w:tr>
      <w:tr w:rsidR="00636509" w:rsidRPr="00A61AB1" w14:paraId="3F4D2BC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CF86234"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FDC4FD0"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1EEC020" w14:textId="77777777" w:rsidR="00636509" w:rsidRPr="002C34DD" w:rsidRDefault="00636509" w:rsidP="009E5AA0">
            <w:pPr>
              <w:spacing w:before="60" w:after="60"/>
              <w:ind w:left="0"/>
            </w:pPr>
            <w:r w:rsidRPr="000378B9">
              <w:rPr>
                <w:rFonts w:asciiTheme="minorHAnsi" w:hAnsiTheme="minorHAnsi"/>
                <w:sz w:val="22"/>
                <w:szCs w:val="22"/>
                <w:lang w:eastAsia="en-CA"/>
              </w:rPr>
              <w:t>The integer value is in an invalid number format. Please provide an integer value.</w:t>
            </w:r>
          </w:p>
        </w:tc>
      </w:tr>
      <w:tr w:rsidR="00636509" w:rsidRPr="0085712F" w14:paraId="56F36B1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E94FB7D" w14:textId="77777777" w:rsidR="00636509" w:rsidRPr="0085712F" w:rsidRDefault="00636509"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480A981" w14:textId="77777777" w:rsidR="00636509" w:rsidRPr="009C43D2" w:rsidRDefault="00636509" w:rsidP="009E5AA0">
            <w:pPr>
              <w:ind w:left="0"/>
              <w:rPr>
                <w:rFonts w:asciiTheme="minorHAnsi" w:hAnsiTheme="minorHAnsi" w:cs="Calibri"/>
                <w:color w:val="auto"/>
                <w:sz w:val="22"/>
                <w:szCs w:val="22"/>
              </w:rPr>
            </w:pPr>
            <w:r>
              <w:rPr>
                <w:rFonts w:asciiTheme="minorHAnsi" w:hAnsiTheme="minorHAnsi" w:cs="Calibri"/>
                <w:color w:val="auto"/>
                <w:sz w:val="22"/>
                <w:szCs w:val="22"/>
              </w:rPr>
              <w:t>1:</w:t>
            </w:r>
            <w:r>
              <w:t xml:space="preserve"> </w:t>
            </w:r>
            <w:r w:rsidRPr="003E36BA">
              <w:rPr>
                <w:rFonts w:asciiTheme="minorHAnsi" w:hAnsiTheme="minorHAnsi" w:cs="Calibri"/>
                <w:color w:val="auto"/>
                <w:sz w:val="22"/>
                <w:szCs w:val="22"/>
              </w:rPr>
              <w:t>Input file value</w:t>
            </w:r>
          </w:p>
        </w:tc>
      </w:tr>
      <w:tr w:rsidR="00636509" w:rsidRPr="0085712F" w14:paraId="061DF03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603828" w14:textId="77777777" w:rsidR="00636509" w:rsidRPr="0085712F" w:rsidRDefault="00636509"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D573877" w14:textId="77777777" w:rsidR="00636509" w:rsidRPr="006100CE" w:rsidRDefault="00636509"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636509" w:rsidRPr="0085712F" w14:paraId="2833E11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59556A8"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D2A3B5C" w14:textId="77777777" w:rsidR="00636509" w:rsidRPr="006100CE" w:rsidRDefault="00636509" w:rsidP="009E5AA0">
            <w:pPr>
              <w:spacing w:before="60" w:after="60" w:line="240" w:lineRule="auto"/>
              <w:ind w:left="0"/>
              <w:rPr>
                <w:rFonts w:asciiTheme="minorHAnsi" w:hAnsiTheme="minorHAnsi"/>
                <w:sz w:val="22"/>
                <w:szCs w:val="22"/>
                <w:lang w:eastAsia="en-CA"/>
              </w:rPr>
            </w:pPr>
          </w:p>
        </w:tc>
      </w:tr>
      <w:tr w:rsidR="00636509" w:rsidRPr="0085712F" w14:paraId="39789E6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4FBAD9" w14:textId="77777777" w:rsidR="00636509" w:rsidRDefault="0063650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2C00235" w14:textId="77777777" w:rsidR="00636509" w:rsidRPr="0085712F" w:rsidRDefault="00636509"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EBB20DF" w14:textId="77777777" w:rsidR="00636509" w:rsidRDefault="00636509" w:rsidP="00636509">
            <w:pPr>
              <w:spacing w:before="60" w:after="60"/>
              <w:rPr>
                <w:lang w:eastAsia="en-CA"/>
              </w:rPr>
            </w:pPr>
            <w:r>
              <w:rPr>
                <w:lang w:eastAsia="en-CA"/>
              </w:rPr>
              <w:t>MR 20180720:</w:t>
            </w:r>
          </w:p>
          <w:p w14:paraId="2BE8D245" w14:textId="77777777" w:rsidR="00636509" w:rsidRDefault="00636509" w:rsidP="00636509">
            <w:pPr>
              <w:pStyle w:val="ListParagraph"/>
              <w:numPr>
                <w:ilvl w:val="0"/>
                <w:numId w:val="91"/>
              </w:numPr>
              <w:spacing w:before="60" w:after="60" w:line="240" w:lineRule="auto"/>
              <w:rPr>
                <w:lang w:eastAsia="en-CA"/>
              </w:rPr>
            </w:pPr>
            <w:r>
              <w:rPr>
                <w:lang w:eastAsia="en-CA"/>
              </w:rPr>
              <w:t>XMO Validation brought into Full Office spec.</w:t>
            </w:r>
          </w:p>
          <w:p w14:paraId="1BE84A57" w14:textId="77777777" w:rsidR="00636509" w:rsidRPr="00CA5805" w:rsidRDefault="00636509" w:rsidP="009E5AA0">
            <w:pPr>
              <w:spacing w:before="60" w:after="60" w:line="240" w:lineRule="auto"/>
              <w:ind w:left="0"/>
              <w:rPr>
                <w:rFonts w:asciiTheme="minorHAnsi" w:hAnsiTheme="minorHAnsi"/>
                <w:sz w:val="22"/>
                <w:szCs w:val="22"/>
                <w:lang w:eastAsia="en-CA"/>
              </w:rPr>
            </w:pPr>
          </w:p>
        </w:tc>
      </w:tr>
    </w:tbl>
    <w:p w14:paraId="3D480F86" w14:textId="770C8DA8" w:rsidR="00213F05" w:rsidRDefault="00213F05" w:rsidP="00636509">
      <w:pPr>
        <w:spacing w:before="0" w:after="0" w:line="240" w:lineRule="auto"/>
        <w:ind w:left="0"/>
        <w:rPr>
          <w:lang w:val="en-US"/>
        </w:rPr>
      </w:pPr>
    </w:p>
    <w:p w14:paraId="7FBBE374" w14:textId="77777777" w:rsidR="00A77003" w:rsidRDefault="00A77003">
      <w:pPr>
        <w:spacing w:before="0" w:after="0" w:line="240" w:lineRule="auto"/>
        <w:ind w:left="0"/>
        <w:rPr>
          <w:lang w:val="en-US"/>
        </w:rPr>
      </w:pPr>
      <w:r>
        <w:rPr>
          <w:lang w:val="en-US"/>
        </w:rPr>
        <w:br w:type="page"/>
      </w:r>
    </w:p>
    <w:p w14:paraId="72EAD1D4" w14:textId="77777777" w:rsidR="00A77003" w:rsidRPr="00FC5F08" w:rsidRDefault="00A77003" w:rsidP="00A77003">
      <w:pPr>
        <w:pStyle w:val="Heading3"/>
      </w:pPr>
      <w:r w:rsidRPr="006B06A8">
        <w:t xml:space="preserve">Validation – </w:t>
      </w:r>
      <w:r w:rsidRPr="008E085E">
        <w:t>Invalid</w:t>
      </w:r>
      <w:r>
        <w:t xml:space="preserve"> </w:t>
      </w:r>
      <w:r w:rsidRPr="008E085E">
        <w:t>Enum</w:t>
      </w:r>
    </w:p>
    <w:p w14:paraId="3580B896" w14:textId="77777777" w:rsidR="00A77003" w:rsidRPr="006B06A8" w:rsidRDefault="00A77003" w:rsidP="00A77003">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77003" w14:paraId="096B17E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363506"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89CFB8D" w14:textId="77777777" w:rsidR="00A77003" w:rsidRPr="000862E2" w:rsidRDefault="00A77003" w:rsidP="009E5AA0">
            <w:pPr>
              <w:pStyle w:val="Heading1"/>
            </w:pPr>
            <w:bookmarkStart w:id="24" w:name="_Toc43372818"/>
            <w:r>
              <w:rPr>
                <w:rFonts w:cs="Calibri"/>
              </w:rPr>
              <w:t>I9_</w:t>
            </w:r>
            <w:r>
              <w:t xml:space="preserve"> </w:t>
            </w:r>
            <w:r w:rsidRPr="008E085E">
              <w:rPr>
                <w:rFonts w:cs="Calibri"/>
              </w:rPr>
              <w:t>InvalidEnum</w:t>
            </w:r>
            <w:bookmarkEnd w:id="24"/>
          </w:p>
        </w:tc>
      </w:tr>
      <w:tr w:rsidR="00A77003" w14:paraId="0B2DBCE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C81D8C7"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4C6649E5" w14:textId="77777777" w:rsidR="00A77003" w:rsidRPr="000862E2" w:rsidRDefault="00A77003"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8034</w:t>
            </w:r>
          </w:p>
        </w:tc>
      </w:tr>
      <w:tr w:rsidR="00A77003" w14:paraId="6D75CEB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4B55E55"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CF0D059" w14:textId="77777777" w:rsidR="00A77003" w:rsidRDefault="00A77003"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7003" w14:paraId="59FE6D8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B87D0A4"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45C0A29" w14:textId="77777777" w:rsidR="00A77003" w:rsidRPr="00B464B9" w:rsidRDefault="00A77003"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6E467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A77003" w14:paraId="041344C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BDD64D"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DD30929" w14:textId="77777777" w:rsidR="00A77003" w:rsidRPr="009675FB" w:rsidRDefault="00A77003" w:rsidP="009E5AA0">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Enrolments, Member Basic Info, Core Data, </w:t>
            </w:r>
            <w:r>
              <w:rPr>
                <w:rFonts w:asciiTheme="minorHAnsi" w:eastAsia="Times New Roman" w:hAnsiTheme="minorHAnsi" w:cs="Calibri"/>
                <w:color w:val="auto"/>
                <w:sz w:val="22"/>
                <w:szCs w:val="22"/>
                <w:lang w:eastAsia="en-CA"/>
              </w:rPr>
              <w:t>Contributory Leaves, Non-Contributory Leaves</w:t>
            </w:r>
          </w:p>
        </w:tc>
      </w:tr>
      <w:tr w:rsidR="00A77003" w14:paraId="4998D12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2429328"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F1451F3" w14:textId="77777777" w:rsidR="00A77003" w:rsidRDefault="00A77003"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A77003" w14:paraId="661EA1D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69DE64C"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298AC80" w14:textId="77777777" w:rsidR="00A77003" w:rsidRPr="00B464B9" w:rsidRDefault="00A77003" w:rsidP="009E5AA0">
            <w:pPr>
              <w:spacing w:before="60" w:after="60" w:line="240" w:lineRule="auto"/>
              <w:ind w:left="0"/>
              <w:rPr>
                <w:rFonts w:asciiTheme="minorHAnsi" w:eastAsia="Times New Roman" w:hAnsiTheme="minorHAnsi" w:cs="Calibri"/>
                <w:color w:val="auto"/>
                <w:sz w:val="22"/>
                <w:szCs w:val="22"/>
                <w:lang w:eastAsia="en-CA"/>
              </w:rPr>
            </w:pPr>
            <w:r w:rsidRPr="00CD6F42">
              <w:rPr>
                <w:rFonts w:asciiTheme="minorHAnsi" w:eastAsia="Times New Roman" w:hAnsiTheme="minorHAnsi" w:cs="Calibri"/>
                <w:color w:val="auto"/>
                <w:sz w:val="22"/>
                <w:szCs w:val="22"/>
                <w:lang w:eastAsia="en-CA"/>
              </w:rPr>
              <w:t>Public</w:t>
            </w:r>
          </w:p>
        </w:tc>
      </w:tr>
      <w:tr w:rsidR="00A77003" w:rsidRPr="00A61AB1" w14:paraId="5BB5225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345C66"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3C988FA"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598A314" w14:textId="77777777" w:rsidR="00A77003" w:rsidRPr="00073607" w:rsidRDefault="00A77003" w:rsidP="009E5AA0">
            <w:pPr>
              <w:ind w:left="0"/>
              <w:rPr>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sidRPr="00073607">
              <w:rPr>
                <w:rFonts w:asciiTheme="minorHAnsi" w:hAnsiTheme="minorHAnsi"/>
                <w:sz w:val="22"/>
                <w:szCs w:val="22"/>
                <w:lang w:eastAsia="en-CA"/>
              </w:rPr>
              <w:t xml:space="preserve">confirm that a valid code has been provided.   </w:t>
            </w:r>
          </w:p>
        </w:tc>
      </w:tr>
      <w:tr w:rsidR="00A77003" w:rsidRPr="009151F9" w14:paraId="6023F8E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EF22E0E"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BDDA481" w14:textId="77777777" w:rsidR="00A77003" w:rsidRDefault="00A77003"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r>
              <w:rPr>
                <w:rFonts w:asciiTheme="minorHAnsi" w:hAnsiTheme="minorHAnsi"/>
                <w:sz w:val="22"/>
                <w:szCs w:val="22"/>
                <w:lang w:eastAsia="en-CA"/>
              </w:rPr>
              <w:br/>
            </w:r>
          </w:p>
          <w:p w14:paraId="40FCC566" w14:textId="77777777" w:rsidR="00A77003" w:rsidRPr="00744BF9" w:rsidRDefault="00A77003" w:rsidP="009E5AA0">
            <w:pPr>
              <w:ind w:left="742"/>
              <w:rPr>
                <w:rFonts w:asciiTheme="minorHAnsi" w:hAnsiTheme="minorHAnsi"/>
                <w:sz w:val="22"/>
                <w:szCs w:val="22"/>
                <w:lang w:eastAsia="en-CA"/>
              </w:rPr>
            </w:pPr>
            <w:r>
              <w:rPr>
                <w:rFonts w:asciiTheme="minorHAnsi" w:hAnsiTheme="minorHAnsi"/>
                <w:sz w:val="22"/>
                <w:szCs w:val="22"/>
                <w:lang w:eastAsia="en-CA"/>
              </w:rPr>
              <w:t>C</w:t>
            </w:r>
            <w:r w:rsidRPr="00744BF9">
              <w:rPr>
                <w:rFonts w:asciiTheme="minorHAnsi" w:hAnsiTheme="minorHAnsi" w:hint="eastAsia"/>
                <w:sz w:val="22"/>
                <w:szCs w:val="22"/>
                <w:lang w:eastAsia="en-CA"/>
              </w:rPr>
              <w:t xml:space="preserve">ode provided </w:t>
            </w:r>
            <w:r w:rsidRPr="00744BF9">
              <w:rPr>
                <w:rFonts w:asciiTheme="minorHAnsi" w:hAnsiTheme="minorHAnsi" w:hint="eastAsia"/>
                <w:sz w:val="22"/>
                <w:szCs w:val="22"/>
                <w:lang w:eastAsia="en-CA"/>
              </w:rPr>
              <w:t>≠</w:t>
            </w:r>
            <w:r w:rsidRPr="00744BF9">
              <w:rPr>
                <w:rFonts w:asciiTheme="minorHAnsi" w:hAnsiTheme="minorHAnsi" w:hint="eastAsia"/>
                <w:sz w:val="22"/>
                <w:szCs w:val="22"/>
                <w:lang w:eastAsia="en-CA"/>
              </w:rPr>
              <w:t xml:space="preserve"> valid code on list of applicable codes </w:t>
            </w:r>
          </w:p>
          <w:p w14:paraId="3C2DC068" w14:textId="77777777" w:rsidR="00A77003" w:rsidRPr="00744BF9" w:rsidRDefault="00A77003" w:rsidP="009E5AA0">
            <w:pPr>
              <w:ind w:left="742"/>
              <w:rPr>
                <w:rFonts w:asciiTheme="minorHAnsi" w:hAnsiTheme="minorHAnsi"/>
                <w:sz w:val="22"/>
                <w:szCs w:val="22"/>
                <w:lang w:eastAsia="en-CA"/>
              </w:rPr>
            </w:pPr>
          </w:p>
          <w:p w14:paraId="423B3444" w14:textId="77777777" w:rsidR="00A77003" w:rsidRDefault="00A77003" w:rsidP="009E5AA0">
            <w:pPr>
              <w:ind w:left="742"/>
              <w:rPr>
                <w:rFonts w:asciiTheme="minorHAnsi" w:hAnsiTheme="minorHAnsi"/>
                <w:sz w:val="22"/>
                <w:szCs w:val="22"/>
                <w:lang w:eastAsia="en-CA"/>
              </w:rPr>
            </w:pPr>
            <w:r w:rsidRPr="00744BF9">
              <w:rPr>
                <w:rFonts w:asciiTheme="minorHAnsi" w:hAnsiTheme="minorHAnsi"/>
                <w:sz w:val="22"/>
                <w:szCs w:val="22"/>
                <w:lang w:eastAsia="en-CA"/>
              </w:rPr>
              <w:t>Note: ALL "Codes" have been identified in respective ER Config File.</w:t>
            </w:r>
          </w:p>
          <w:p w14:paraId="7450F06A" w14:textId="77777777" w:rsidR="00A77003" w:rsidRPr="0078068E" w:rsidRDefault="00A77003" w:rsidP="009E5AA0">
            <w:pPr>
              <w:ind w:left="0"/>
              <w:rPr>
                <w:rFonts w:asciiTheme="minorHAnsi" w:hAnsiTheme="minorHAnsi"/>
                <w:sz w:val="22"/>
                <w:szCs w:val="22"/>
                <w:lang w:eastAsia="en-CA"/>
              </w:rPr>
            </w:pPr>
          </w:p>
        </w:tc>
      </w:tr>
      <w:tr w:rsidR="00A77003" w:rsidRPr="00A61AB1" w14:paraId="593C6D4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F11CE5A"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9263141" w14:textId="77777777" w:rsidR="00A77003" w:rsidRPr="00A762CE" w:rsidRDefault="00A77003"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A77003" w:rsidRPr="00A61AB1" w14:paraId="039EC9D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E39B88C"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769DF0E" w14:textId="77777777" w:rsidR="00A77003" w:rsidRPr="001D1230" w:rsidRDefault="00A77003" w:rsidP="009E5AA0">
            <w:pPr>
              <w:spacing w:before="60" w:after="60"/>
              <w:ind w:left="0"/>
            </w:pPr>
            <w:r w:rsidRPr="008E085E">
              <w:rPr>
                <w:rFonts w:asciiTheme="minorHAnsi" w:hAnsiTheme="minorHAnsi"/>
                <w:sz w:val="22"/>
                <w:szCs w:val="22"/>
                <w:lang w:eastAsia="en-CA"/>
              </w:rPr>
              <w:t>{</w:t>
            </w:r>
            <w:r>
              <w:rPr>
                <w:rFonts w:asciiTheme="minorHAnsi" w:hAnsiTheme="minorHAnsi"/>
                <w:sz w:val="22"/>
                <w:szCs w:val="22"/>
                <w:lang w:eastAsia="en-CA"/>
              </w:rPr>
              <w:t>1</w:t>
            </w:r>
            <w:r w:rsidRPr="008E085E">
              <w:rPr>
                <w:rFonts w:asciiTheme="minorHAnsi" w:hAnsiTheme="minorHAnsi"/>
                <w:sz w:val="22"/>
                <w:szCs w:val="22"/>
                <w:lang w:eastAsia="en-CA"/>
              </w:rPr>
              <w:t>} is in an invalid code.</w:t>
            </w:r>
          </w:p>
        </w:tc>
      </w:tr>
      <w:tr w:rsidR="00A77003" w:rsidRPr="00A61AB1" w14:paraId="3CC1A31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DB322CF"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C4B653F"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377FA14" w14:textId="77777777" w:rsidR="00A77003" w:rsidRPr="002C34DD" w:rsidRDefault="00A77003" w:rsidP="009E5AA0">
            <w:pPr>
              <w:spacing w:before="60" w:after="60"/>
              <w:ind w:left="0"/>
            </w:pPr>
            <w:r w:rsidRPr="006C2C97">
              <w:rPr>
                <w:rFonts w:asciiTheme="minorHAnsi" w:hAnsiTheme="minorHAnsi"/>
                <w:sz w:val="22"/>
                <w:szCs w:val="22"/>
                <w:lang w:eastAsia="en-CA"/>
              </w:rPr>
              <w:t>The provided value is in an invalid code.</w:t>
            </w:r>
          </w:p>
        </w:tc>
      </w:tr>
      <w:tr w:rsidR="00A77003" w:rsidRPr="0085712F" w14:paraId="3DFE259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B9A6A51" w14:textId="77777777" w:rsidR="00A77003" w:rsidRPr="0085712F" w:rsidRDefault="00A77003"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DED91C6" w14:textId="77777777" w:rsidR="00A77003" w:rsidRPr="009C43D2" w:rsidRDefault="00A77003" w:rsidP="009E5AA0">
            <w:pPr>
              <w:ind w:left="0"/>
              <w:rPr>
                <w:rFonts w:asciiTheme="minorHAnsi" w:hAnsiTheme="minorHAnsi" w:cs="Calibri"/>
                <w:color w:val="auto"/>
                <w:sz w:val="22"/>
                <w:szCs w:val="22"/>
              </w:rPr>
            </w:pPr>
            <w:r>
              <w:rPr>
                <w:rFonts w:asciiTheme="minorHAnsi" w:hAnsiTheme="minorHAnsi" w:cs="Calibri"/>
                <w:color w:val="auto"/>
                <w:sz w:val="22"/>
                <w:szCs w:val="22"/>
              </w:rPr>
              <w:t xml:space="preserve">1: </w:t>
            </w:r>
            <w:r w:rsidRPr="008E085E">
              <w:rPr>
                <w:rFonts w:asciiTheme="minorHAnsi" w:hAnsiTheme="minorHAnsi"/>
                <w:sz w:val="22"/>
                <w:szCs w:val="22"/>
                <w:lang w:eastAsia="en-CA"/>
              </w:rPr>
              <w:t>Input file value</w:t>
            </w:r>
          </w:p>
        </w:tc>
      </w:tr>
      <w:tr w:rsidR="00A77003" w:rsidRPr="0085712F" w14:paraId="73B5FDC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9F49800" w14:textId="77777777" w:rsidR="00A77003" w:rsidRPr="0085712F" w:rsidRDefault="00A77003"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17780DCC" w14:textId="77777777" w:rsidR="00A77003" w:rsidRPr="006100CE" w:rsidRDefault="00A77003"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A77003" w:rsidRPr="0085712F" w14:paraId="00FDD22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D4F397"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F91A1ED" w14:textId="77777777" w:rsidR="00A77003" w:rsidRPr="006100CE" w:rsidRDefault="00A77003"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A77003" w:rsidRPr="0085712F" w14:paraId="7CC3CF5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474A9FE" w14:textId="77777777" w:rsidR="00A77003" w:rsidRDefault="00A77003"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AAA3E1B" w14:textId="77777777" w:rsidR="00A77003" w:rsidRPr="0085712F" w:rsidRDefault="00A77003"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B3DCFF3" w14:textId="77777777" w:rsidR="00A77003" w:rsidRDefault="00A77003" w:rsidP="00A77003">
            <w:pPr>
              <w:spacing w:before="60" w:after="60"/>
              <w:rPr>
                <w:lang w:eastAsia="en-CA"/>
              </w:rPr>
            </w:pPr>
            <w:r>
              <w:rPr>
                <w:lang w:eastAsia="en-CA"/>
              </w:rPr>
              <w:t>MR 20180720:</w:t>
            </w:r>
          </w:p>
          <w:p w14:paraId="6D5F9409" w14:textId="77777777" w:rsidR="00A77003" w:rsidRDefault="00A77003" w:rsidP="00A77003">
            <w:pPr>
              <w:pStyle w:val="ListParagraph"/>
              <w:numPr>
                <w:ilvl w:val="0"/>
                <w:numId w:val="92"/>
              </w:numPr>
              <w:spacing w:before="60" w:after="60" w:line="240" w:lineRule="auto"/>
              <w:rPr>
                <w:lang w:eastAsia="en-CA"/>
              </w:rPr>
            </w:pPr>
            <w:r>
              <w:rPr>
                <w:lang w:eastAsia="en-CA"/>
              </w:rPr>
              <w:t>XMO Validation brought into Full Office spec.</w:t>
            </w:r>
          </w:p>
          <w:p w14:paraId="62E16A9C" w14:textId="77777777" w:rsidR="00A77003" w:rsidRPr="00CA5805" w:rsidRDefault="00A77003" w:rsidP="009E5AA0">
            <w:pPr>
              <w:spacing w:before="60" w:after="60" w:line="240" w:lineRule="auto"/>
              <w:ind w:left="0"/>
              <w:rPr>
                <w:rFonts w:asciiTheme="minorHAnsi" w:hAnsiTheme="minorHAnsi"/>
                <w:sz w:val="22"/>
                <w:szCs w:val="22"/>
                <w:lang w:eastAsia="en-CA"/>
              </w:rPr>
            </w:pPr>
          </w:p>
        </w:tc>
      </w:tr>
    </w:tbl>
    <w:p w14:paraId="44D65E07" w14:textId="77777777" w:rsidR="00A77003" w:rsidRDefault="00A77003" w:rsidP="00A77003">
      <w:pPr>
        <w:spacing w:before="0" w:after="0" w:line="240" w:lineRule="auto"/>
        <w:ind w:left="0"/>
        <w:rPr>
          <w:lang w:val="en-US"/>
        </w:rPr>
      </w:pPr>
    </w:p>
    <w:p w14:paraId="6EE201E4" w14:textId="0BFF8852" w:rsidR="00C1185A" w:rsidRDefault="00C1185A">
      <w:pPr>
        <w:spacing w:before="0" w:after="0" w:line="240" w:lineRule="auto"/>
        <w:ind w:left="0"/>
        <w:rPr>
          <w:sz w:val="18"/>
          <w:szCs w:val="18"/>
        </w:rPr>
      </w:pPr>
      <w:r>
        <w:rPr>
          <w:sz w:val="18"/>
          <w:szCs w:val="18"/>
        </w:rPr>
        <w:br w:type="page"/>
      </w:r>
    </w:p>
    <w:p w14:paraId="32446494" w14:textId="77777777" w:rsidR="00C1185A" w:rsidRPr="00FC5F08" w:rsidRDefault="00C1185A" w:rsidP="00C1185A">
      <w:pPr>
        <w:pStyle w:val="Heading3"/>
      </w:pPr>
      <w:r w:rsidRPr="006B06A8">
        <w:t xml:space="preserve">Validation – </w:t>
      </w:r>
      <w:r w:rsidRPr="006F4483">
        <w:t>Multiple</w:t>
      </w:r>
      <w:r>
        <w:t xml:space="preserve"> </w:t>
      </w:r>
      <w:r w:rsidRPr="006F4483">
        <w:t>Person</w:t>
      </w:r>
      <w:r>
        <w:t xml:space="preserve"> </w:t>
      </w:r>
      <w:r w:rsidRPr="006F4483">
        <w:t>Entries</w:t>
      </w:r>
    </w:p>
    <w:p w14:paraId="04D33FCF" w14:textId="77777777" w:rsidR="00C1185A" w:rsidRPr="006B06A8" w:rsidRDefault="00C1185A" w:rsidP="00C1185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C1185A" w14:paraId="0B07E26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43AAF6"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A027323" w14:textId="77777777" w:rsidR="00C1185A" w:rsidRPr="000862E2" w:rsidRDefault="00C1185A" w:rsidP="009E5AA0">
            <w:pPr>
              <w:pStyle w:val="Heading1"/>
            </w:pPr>
            <w:bookmarkStart w:id="25" w:name="_Toc43372819"/>
            <w:r>
              <w:t>I10_</w:t>
            </w:r>
            <w:r w:rsidRPr="006F4483">
              <w:t>MultiplePersonEntries</w:t>
            </w:r>
            <w:bookmarkEnd w:id="25"/>
          </w:p>
        </w:tc>
      </w:tr>
      <w:tr w:rsidR="00C1185A" w14:paraId="1B59711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855758"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E74A136" w14:textId="77777777" w:rsidR="00C1185A" w:rsidRPr="000862E2" w:rsidRDefault="00C1185A"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910</w:t>
            </w:r>
          </w:p>
        </w:tc>
      </w:tr>
      <w:tr w:rsidR="00C1185A" w14:paraId="3715C2F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53EBA6"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B8421EA" w14:textId="77777777" w:rsidR="00C1185A" w:rsidRDefault="00C1185A"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C1185A" w14:paraId="73ED271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8E60122"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AC6490D" w14:textId="77777777" w:rsidR="00C1185A" w:rsidRPr="00B464B9" w:rsidRDefault="00C1185A"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6E467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C1185A" w14:paraId="2D35906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C00FC4F"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CDC5F00" w14:textId="4A0D8CE9" w:rsidR="00C1185A" w:rsidRPr="009675FB" w:rsidRDefault="00C1185A" w:rsidP="009E5AA0">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Enrolments, Core Data</w:t>
            </w:r>
            <w:r>
              <w:rPr>
                <w:rFonts w:asciiTheme="minorHAnsi" w:eastAsia="Times New Roman" w:hAnsiTheme="minorHAnsi" w:cs="Calibri"/>
                <w:color w:val="auto"/>
                <w:sz w:val="22"/>
                <w:szCs w:val="22"/>
                <w:lang w:eastAsia="en-CA"/>
              </w:rPr>
              <w:t>,</w:t>
            </w:r>
            <w:r w:rsidR="00AF5015">
              <w:rPr>
                <w:rFonts w:asciiTheme="minorHAnsi" w:eastAsia="Times New Roman" w:hAnsiTheme="minorHAnsi" w:cs="Calibri"/>
                <w:color w:val="auto"/>
                <w:sz w:val="22"/>
                <w:szCs w:val="22"/>
                <w:lang w:eastAsia="en-CA"/>
              </w:rPr>
              <w:t xml:space="preserve"> </w:t>
            </w:r>
            <w:r w:rsidR="0068719C">
              <w:rPr>
                <w:rFonts w:asciiTheme="minorHAnsi" w:eastAsia="Times New Roman" w:hAnsiTheme="minorHAnsi" w:cs="Calibri"/>
                <w:color w:val="auto"/>
                <w:sz w:val="22"/>
                <w:szCs w:val="22"/>
                <w:lang w:eastAsia="en-CA"/>
              </w:rPr>
              <w:t>Events (</w:t>
            </w:r>
            <w:r>
              <w:rPr>
                <w:rFonts w:asciiTheme="minorHAnsi" w:eastAsia="Times New Roman" w:hAnsiTheme="minorHAnsi" w:cs="Calibri"/>
                <w:color w:val="auto"/>
                <w:sz w:val="22"/>
                <w:szCs w:val="22"/>
                <w:lang w:eastAsia="en-CA"/>
              </w:rPr>
              <w:t>Final Data</w:t>
            </w:r>
            <w:r w:rsidR="0068719C">
              <w:rPr>
                <w:rFonts w:asciiTheme="minorHAnsi" w:eastAsia="Times New Roman" w:hAnsiTheme="minorHAnsi" w:cs="Calibri"/>
                <w:color w:val="auto"/>
                <w:sz w:val="22"/>
                <w:szCs w:val="22"/>
                <w:lang w:eastAsia="en-CA"/>
              </w:rPr>
              <w:t>)</w:t>
            </w:r>
            <w:r>
              <w:rPr>
                <w:rFonts w:asciiTheme="minorHAnsi" w:eastAsia="Times New Roman" w:hAnsiTheme="minorHAnsi" w:cs="Calibri"/>
                <w:color w:val="auto"/>
                <w:sz w:val="22"/>
                <w:szCs w:val="22"/>
                <w:lang w:eastAsia="en-CA"/>
              </w:rPr>
              <w:t>, Member Basic Info, Retirement Notice</w:t>
            </w:r>
            <w:r w:rsidR="00B558B4">
              <w:rPr>
                <w:rFonts w:asciiTheme="minorHAnsi" w:eastAsia="Times New Roman" w:hAnsiTheme="minorHAnsi" w:cs="Calibri"/>
                <w:color w:val="auto"/>
                <w:sz w:val="22"/>
                <w:szCs w:val="22"/>
                <w:lang w:eastAsia="en-CA"/>
              </w:rPr>
              <w:t>, Close Leaves</w:t>
            </w:r>
          </w:p>
        </w:tc>
      </w:tr>
      <w:tr w:rsidR="00C1185A" w14:paraId="4D52F95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AF11CDF"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EEDA155" w14:textId="77777777" w:rsidR="00C1185A" w:rsidRDefault="00C1185A"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C1185A" w14:paraId="17EE16D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334790B"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F1446D5" w14:textId="77777777" w:rsidR="00C1185A" w:rsidRPr="00B464B9" w:rsidRDefault="00C1185A" w:rsidP="009E5AA0">
            <w:pPr>
              <w:spacing w:before="60" w:after="60" w:line="240" w:lineRule="auto"/>
              <w:ind w:left="0"/>
              <w:rPr>
                <w:rFonts w:asciiTheme="minorHAnsi" w:eastAsia="Times New Roman" w:hAnsiTheme="minorHAnsi" w:cs="Calibri"/>
                <w:color w:val="auto"/>
                <w:sz w:val="22"/>
                <w:szCs w:val="22"/>
                <w:lang w:eastAsia="en-CA"/>
              </w:rPr>
            </w:pPr>
            <w:r w:rsidRPr="00CD6F42">
              <w:rPr>
                <w:rFonts w:asciiTheme="minorHAnsi" w:eastAsia="Times New Roman" w:hAnsiTheme="minorHAnsi" w:cs="Calibri"/>
                <w:color w:val="auto"/>
                <w:sz w:val="22"/>
                <w:szCs w:val="22"/>
                <w:lang w:eastAsia="en-CA"/>
              </w:rPr>
              <w:t>Public</w:t>
            </w:r>
          </w:p>
        </w:tc>
      </w:tr>
      <w:tr w:rsidR="00C1185A" w:rsidRPr="00A61AB1" w14:paraId="67CCFCD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EE6509"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BA6CF95"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9763B48" w14:textId="77777777" w:rsidR="00C1185A" w:rsidRPr="00BB288A" w:rsidRDefault="00C1185A" w:rsidP="009E5AA0">
            <w:pPr>
              <w:ind w:left="0"/>
              <w:rPr>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sidRPr="004C6864">
              <w:rPr>
                <w:rFonts w:asciiTheme="minorHAnsi" w:hAnsiTheme="minorHAnsi"/>
                <w:sz w:val="22"/>
                <w:szCs w:val="22"/>
                <w:lang w:eastAsia="en-CA"/>
              </w:rPr>
              <w:t>identify duplicate SINs in a config file that does NOT support multiple lines/rows for the same SIN.</w:t>
            </w:r>
            <w:r>
              <w:rPr>
                <w:rFonts w:asciiTheme="minorHAnsi" w:hAnsiTheme="minorHAnsi"/>
                <w:sz w:val="22"/>
                <w:szCs w:val="22"/>
                <w:lang w:eastAsia="en-CA"/>
              </w:rPr>
              <w:t xml:space="preserve"> </w:t>
            </w:r>
            <w:r w:rsidRPr="00BB288A">
              <w:rPr>
                <w:rFonts w:asciiTheme="minorHAnsi" w:hAnsiTheme="minorHAnsi"/>
                <w:sz w:val="22"/>
                <w:szCs w:val="22"/>
                <w:lang w:eastAsia="en-CA"/>
              </w:rPr>
              <w:t xml:space="preserve">This validation shall confirm that a config file (that does NOT support multiple lines) does not contain multiple rows of data associted to the same SIN.    </w:t>
            </w:r>
          </w:p>
        </w:tc>
      </w:tr>
      <w:tr w:rsidR="00C1185A" w:rsidRPr="009151F9" w14:paraId="6AD5156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E0BB897"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2B54A73" w14:textId="77777777" w:rsidR="00C1185A" w:rsidRDefault="00C1185A"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5FF6168F" w14:textId="77777777" w:rsidR="00C1185A" w:rsidRPr="004C6864" w:rsidRDefault="00C1185A" w:rsidP="009E5AA0">
            <w:pPr>
              <w:ind w:left="742"/>
              <w:rPr>
                <w:rFonts w:asciiTheme="minorHAnsi" w:hAnsiTheme="minorHAnsi"/>
                <w:sz w:val="22"/>
                <w:szCs w:val="22"/>
                <w:lang w:eastAsia="en-CA"/>
              </w:rPr>
            </w:pPr>
            <w:r>
              <w:rPr>
                <w:rFonts w:asciiTheme="minorHAnsi" w:hAnsiTheme="minorHAnsi"/>
                <w:sz w:val="22"/>
                <w:szCs w:val="22"/>
                <w:lang w:eastAsia="en-CA"/>
              </w:rPr>
              <w:t>A</w:t>
            </w:r>
            <w:r w:rsidRPr="004C6864">
              <w:rPr>
                <w:rFonts w:asciiTheme="minorHAnsi" w:hAnsiTheme="minorHAnsi"/>
                <w:sz w:val="22"/>
                <w:szCs w:val="22"/>
                <w:lang w:eastAsia="en-CA"/>
              </w:rPr>
              <w:t>ssocited config file does NOT support "Multiples Lines" (multiple SINs)</w:t>
            </w:r>
          </w:p>
          <w:p w14:paraId="7ECC64A8" w14:textId="77777777" w:rsidR="00C1185A" w:rsidRPr="004C6864" w:rsidRDefault="00C1185A" w:rsidP="009E5AA0">
            <w:pPr>
              <w:ind w:left="742"/>
              <w:rPr>
                <w:rFonts w:asciiTheme="minorHAnsi" w:hAnsiTheme="minorHAnsi"/>
                <w:sz w:val="22"/>
                <w:szCs w:val="22"/>
                <w:lang w:eastAsia="en-CA"/>
              </w:rPr>
            </w:pPr>
            <w:r>
              <w:rPr>
                <w:rFonts w:asciiTheme="minorHAnsi" w:hAnsiTheme="minorHAnsi"/>
                <w:sz w:val="22"/>
                <w:szCs w:val="22"/>
                <w:lang w:eastAsia="en-CA"/>
              </w:rPr>
              <w:t>AND</w:t>
            </w:r>
            <w:r w:rsidRPr="004C6864">
              <w:rPr>
                <w:rFonts w:asciiTheme="minorHAnsi" w:hAnsiTheme="minorHAnsi"/>
                <w:sz w:val="22"/>
                <w:szCs w:val="22"/>
                <w:lang w:eastAsia="en-CA"/>
              </w:rPr>
              <w:t xml:space="preserve"> </w:t>
            </w:r>
          </w:p>
          <w:p w14:paraId="023E72C7" w14:textId="77777777" w:rsidR="00C1185A" w:rsidRPr="004C6864" w:rsidRDefault="00C1185A" w:rsidP="009E5AA0">
            <w:pPr>
              <w:ind w:left="742"/>
              <w:rPr>
                <w:rFonts w:asciiTheme="minorHAnsi" w:hAnsiTheme="minorHAnsi"/>
                <w:sz w:val="22"/>
                <w:szCs w:val="22"/>
                <w:lang w:eastAsia="en-CA"/>
              </w:rPr>
            </w:pPr>
            <w:r>
              <w:rPr>
                <w:rFonts w:asciiTheme="minorHAnsi" w:hAnsiTheme="minorHAnsi"/>
                <w:sz w:val="22"/>
                <w:szCs w:val="22"/>
                <w:lang w:eastAsia="en-CA"/>
              </w:rPr>
              <w:t>M</w:t>
            </w:r>
            <w:r w:rsidRPr="004C6864">
              <w:rPr>
                <w:rFonts w:asciiTheme="minorHAnsi" w:hAnsiTheme="minorHAnsi"/>
                <w:sz w:val="22"/>
                <w:szCs w:val="22"/>
                <w:lang w:eastAsia="en-CA"/>
              </w:rPr>
              <w:t xml:space="preserve">ultiple rows with the same SIN have been provided.   </w:t>
            </w:r>
          </w:p>
          <w:p w14:paraId="30C5E594" w14:textId="77777777" w:rsidR="00C1185A" w:rsidRDefault="00C1185A" w:rsidP="009E5AA0">
            <w:pPr>
              <w:ind w:left="742"/>
              <w:rPr>
                <w:rFonts w:asciiTheme="minorHAnsi" w:hAnsiTheme="minorHAnsi"/>
                <w:sz w:val="22"/>
                <w:szCs w:val="22"/>
                <w:lang w:eastAsia="en-CA"/>
              </w:rPr>
            </w:pPr>
            <w:r w:rsidRPr="004C6864">
              <w:rPr>
                <w:rFonts w:asciiTheme="minorHAnsi" w:hAnsiTheme="minorHAnsi"/>
                <w:sz w:val="22"/>
                <w:szCs w:val="22"/>
                <w:lang w:eastAsia="en-CA"/>
              </w:rPr>
              <w:t>Note: ALL "Multiple Line" config files have been identified in respective ER Config File.</w:t>
            </w:r>
          </w:p>
          <w:p w14:paraId="33053BD4" w14:textId="77777777" w:rsidR="00C1185A" w:rsidRPr="0078068E" w:rsidRDefault="00C1185A" w:rsidP="009E5AA0">
            <w:pPr>
              <w:ind w:left="0"/>
              <w:rPr>
                <w:rFonts w:asciiTheme="minorHAnsi" w:hAnsiTheme="minorHAnsi"/>
                <w:sz w:val="22"/>
                <w:szCs w:val="22"/>
                <w:lang w:eastAsia="en-CA"/>
              </w:rPr>
            </w:pPr>
          </w:p>
        </w:tc>
      </w:tr>
      <w:tr w:rsidR="00C1185A" w:rsidRPr="00A61AB1" w14:paraId="5BC91D3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A3AF2C"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183E3DB" w14:textId="77777777" w:rsidR="00C1185A" w:rsidRPr="00A762CE" w:rsidRDefault="00C1185A"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C1185A" w:rsidRPr="00A61AB1" w14:paraId="027AF99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D731DA6"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4455281" w14:textId="77777777" w:rsidR="00C1185A" w:rsidRPr="001D1230" w:rsidRDefault="00C1185A" w:rsidP="009E5AA0">
            <w:pPr>
              <w:spacing w:before="60" w:after="60"/>
              <w:ind w:left="0"/>
            </w:pPr>
            <w:r w:rsidRPr="006F4483">
              <w:rPr>
                <w:rFonts w:asciiTheme="minorHAnsi" w:hAnsiTheme="minorHAnsi"/>
                <w:sz w:val="22"/>
                <w:szCs w:val="22"/>
                <w:lang w:eastAsia="en-CA"/>
              </w:rPr>
              <w:t>{</w:t>
            </w:r>
            <w:r>
              <w:rPr>
                <w:rFonts w:asciiTheme="minorHAnsi" w:hAnsiTheme="minorHAnsi"/>
                <w:sz w:val="22"/>
                <w:szCs w:val="22"/>
                <w:lang w:eastAsia="en-CA"/>
              </w:rPr>
              <w:t>1</w:t>
            </w:r>
            <w:r w:rsidRPr="006F4483">
              <w:rPr>
                <w:rFonts w:asciiTheme="minorHAnsi" w:hAnsiTheme="minorHAnsi"/>
                <w:sz w:val="22"/>
                <w:szCs w:val="22"/>
                <w:lang w:eastAsia="en-CA"/>
              </w:rPr>
              <w:t>} appears multiple times in file. Please review data for each instance and only submit one instance of correct data.</w:t>
            </w:r>
          </w:p>
        </w:tc>
      </w:tr>
      <w:tr w:rsidR="00C1185A" w:rsidRPr="00A61AB1" w14:paraId="4446566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2C66183"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F97ACE4"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8D0908E" w14:textId="77777777" w:rsidR="00C1185A" w:rsidRPr="002C34DD" w:rsidRDefault="00C1185A" w:rsidP="009E5AA0">
            <w:pPr>
              <w:spacing w:before="60" w:after="60"/>
              <w:ind w:left="0"/>
            </w:pPr>
            <w:r w:rsidRPr="004C6864">
              <w:rPr>
                <w:rFonts w:asciiTheme="minorHAnsi" w:hAnsiTheme="minorHAnsi"/>
                <w:sz w:val="22"/>
                <w:szCs w:val="22"/>
                <w:lang w:eastAsia="en-CA"/>
              </w:rPr>
              <w:t>This SIN appears multiple times in file. Please review data for each instance and only submit one instance of correct data.</w:t>
            </w:r>
          </w:p>
        </w:tc>
      </w:tr>
      <w:tr w:rsidR="00C1185A" w:rsidRPr="0085712F" w14:paraId="2664818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96C82F4" w14:textId="77777777" w:rsidR="00C1185A" w:rsidRPr="0085712F" w:rsidRDefault="00C1185A"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2E8C1ED" w14:textId="77777777" w:rsidR="00C1185A" w:rsidRPr="009C43D2" w:rsidRDefault="00C1185A" w:rsidP="009E5AA0">
            <w:pPr>
              <w:ind w:left="0"/>
              <w:rPr>
                <w:rFonts w:asciiTheme="minorHAnsi" w:hAnsiTheme="minorHAnsi" w:cs="Calibri"/>
                <w:color w:val="auto"/>
                <w:sz w:val="22"/>
                <w:szCs w:val="22"/>
              </w:rPr>
            </w:pPr>
            <w:r>
              <w:rPr>
                <w:rFonts w:asciiTheme="minorHAnsi" w:hAnsiTheme="minorHAnsi" w:cs="Calibri"/>
                <w:color w:val="auto"/>
                <w:sz w:val="22"/>
                <w:szCs w:val="22"/>
              </w:rPr>
              <w:t xml:space="preserve">1: </w:t>
            </w:r>
            <w:r w:rsidRPr="006F4483">
              <w:rPr>
                <w:rFonts w:asciiTheme="minorHAnsi" w:hAnsiTheme="minorHAnsi"/>
                <w:sz w:val="22"/>
                <w:szCs w:val="22"/>
                <w:lang w:eastAsia="en-CA"/>
              </w:rPr>
              <w:t>Duplicated SIN</w:t>
            </w:r>
          </w:p>
        </w:tc>
      </w:tr>
      <w:tr w:rsidR="00C1185A" w:rsidRPr="0085712F" w14:paraId="4C3AB43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CA0F7A" w14:textId="77777777" w:rsidR="00C1185A" w:rsidRPr="0085712F" w:rsidRDefault="00C1185A"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AC0A9B0" w14:textId="77777777" w:rsidR="00C1185A" w:rsidRPr="006100CE" w:rsidRDefault="00C1185A"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C1185A" w:rsidRPr="0085712F" w14:paraId="30BF2C2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20250E"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33A4EB9" w14:textId="77777777" w:rsidR="00C1185A" w:rsidRPr="00E845EF" w:rsidRDefault="00C1185A" w:rsidP="009E5AA0">
            <w:pPr>
              <w:spacing w:before="60" w:after="60" w:line="240" w:lineRule="auto"/>
              <w:ind w:left="0"/>
              <w:rPr>
                <w:rFonts w:asciiTheme="minorHAnsi" w:hAnsiTheme="minorHAnsi"/>
                <w:sz w:val="22"/>
                <w:szCs w:val="22"/>
                <w:lang w:eastAsia="en-CA"/>
              </w:rPr>
            </w:pPr>
            <w:r w:rsidRPr="00E845EF">
              <w:rPr>
                <w:rFonts w:asciiTheme="minorHAnsi" w:hAnsiTheme="minorHAnsi"/>
                <w:sz w:val="22"/>
                <w:szCs w:val="22"/>
                <w:lang w:eastAsia="en-CA"/>
              </w:rPr>
              <w:t>Eg. of Config Files that support multiple lines/rows for the same SIN:</w:t>
            </w:r>
          </w:p>
          <w:p w14:paraId="6EEAD15E" w14:textId="77777777" w:rsidR="00C1185A" w:rsidRPr="00E845EF" w:rsidRDefault="00C1185A" w:rsidP="009E5AA0">
            <w:pPr>
              <w:spacing w:before="60" w:after="60" w:line="240" w:lineRule="auto"/>
              <w:ind w:left="0"/>
              <w:rPr>
                <w:rFonts w:asciiTheme="minorHAnsi" w:hAnsiTheme="minorHAnsi"/>
                <w:sz w:val="22"/>
                <w:szCs w:val="22"/>
                <w:lang w:eastAsia="en-CA"/>
              </w:rPr>
            </w:pPr>
            <w:r w:rsidRPr="00E845EF">
              <w:rPr>
                <w:rFonts w:asciiTheme="minorHAnsi" w:hAnsiTheme="minorHAnsi"/>
                <w:sz w:val="22"/>
                <w:szCs w:val="22"/>
                <w:lang w:eastAsia="en-CA"/>
              </w:rPr>
              <w:t>Retro</w:t>
            </w:r>
          </w:p>
          <w:p w14:paraId="416F02E6" w14:textId="77777777" w:rsidR="00C1185A" w:rsidRPr="00E845EF" w:rsidRDefault="00C1185A" w:rsidP="009E5AA0">
            <w:pPr>
              <w:spacing w:before="60" w:after="60" w:line="240" w:lineRule="auto"/>
              <w:ind w:left="0"/>
              <w:rPr>
                <w:rFonts w:asciiTheme="minorHAnsi" w:hAnsiTheme="minorHAnsi"/>
                <w:sz w:val="22"/>
                <w:szCs w:val="22"/>
                <w:lang w:eastAsia="en-CA"/>
              </w:rPr>
            </w:pPr>
            <w:r w:rsidRPr="00E845EF">
              <w:rPr>
                <w:rFonts w:asciiTheme="minorHAnsi" w:hAnsiTheme="minorHAnsi"/>
                <w:sz w:val="22"/>
                <w:szCs w:val="22"/>
                <w:lang w:eastAsia="en-CA"/>
              </w:rPr>
              <w:t>Contributory Leaves</w:t>
            </w:r>
          </w:p>
          <w:p w14:paraId="5ACEF836" w14:textId="77777777" w:rsidR="00C1185A" w:rsidRPr="00E845EF" w:rsidRDefault="00C1185A" w:rsidP="009E5AA0">
            <w:pPr>
              <w:spacing w:before="60" w:after="60" w:line="240" w:lineRule="auto"/>
              <w:ind w:left="0"/>
              <w:rPr>
                <w:rFonts w:asciiTheme="minorHAnsi" w:hAnsiTheme="minorHAnsi"/>
                <w:sz w:val="22"/>
                <w:szCs w:val="22"/>
                <w:lang w:eastAsia="en-CA"/>
              </w:rPr>
            </w:pPr>
            <w:r w:rsidRPr="00E845EF">
              <w:rPr>
                <w:rFonts w:asciiTheme="minorHAnsi" w:hAnsiTheme="minorHAnsi"/>
                <w:sz w:val="22"/>
                <w:szCs w:val="22"/>
                <w:lang w:eastAsia="en-CA"/>
              </w:rPr>
              <w:t>Non-Contributory Leaves</w:t>
            </w:r>
          </w:p>
          <w:p w14:paraId="51151478" w14:textId="77777777" w:rsidR="00C1185A" w:rsidRPr="006100CE" w:rsidRDefault="00C1185A" w:rsidP="009E5AA0">
            <w:pPr>
              <w:spacing w:before="60" w:after="60" w:line="240" w:lineRule="auto"/>
              <w:ind w:left="0"/>
              <w:rPr>
                <w:rFonts w:asciiTheme="minorHAnsi" w:hAnsiTheme="minorHAnsi"/>
                <w:sz w:val="22"/>
                <w:szCs w:val="22"/>
                <w:lang w:eastAsia="en-CA"/>
              </w:rPr>
            </w:pPr>
            <w:r w:rsidRPr="00E845EF">
              <w:rPr>
                <w:rFonts w:asciiTheme="minorHAnsi" w:hAnsiTheme="minorHAnsi"/>
                <w:sz w:val="22"/>
                <w:szCs w:val="22"/>
                <w:lang w:eastAsia="en-CA"/>
              </w:rPr>
              <w:t>Previous Year Adjustments</w:t>
            </w:r>
          </w:p>
        </w:tc>
      </w:tr>
      <w:tr w:rsidR="00C1185A" w:rsidRPr="0085712F" w14:paraId="01435B7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0E28AA" w14:textId="77777777" w:rsidR="00C1185A" w:rsidRDefault="00C1185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73AE0B2" w14:textId="77777777" w:rsidR="00C1185A" w:rsidRPr="0085712F" w:rsidRDefault="00C1185A"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B9812D9" w14:textId="45D689B6" w:rsidR="0058501F" w:rsidRDefault="0058501F" w:rsidP="0058501F">
            <w:pPr>
              <w:spacing w:before="60" w:after="60"/>
              <w:rPr>
                <w:lang w:eastAsia="en-CA"/>
              </w:rPr>
            </w:pPr>
            <w:r>
              <w:rPr>
                <w:lang w:eastAsia="en-CA"/>
              </w:rPr>
              <w:t>MR 20180720:</w:t>
            </w:r>
          </w:p>
          <w:p w14:paraId="6417BC89" w14:textId="77777777" w:rsidR="0058501F" w:rsidRDefault="0058501F" w:rsidP="0058501F">
            <w:pPr>
              <w:pStyle w:val="ListParagraph"/>
              <w:numPr>
                <w:ilvl w:val="0"/>
                <w:numId w:val="92"/>
              </w:numPr>
              <w:spacing w:before="60" w:after="60" w:line="240" w:lineRule="auto"/>
              <w:rPr>
                <w:lang w:eastAsia="en-CA"/>
              </w:rPr>
            </w:pPr>
            <w:r>
              <w:rPr>
                <w:lang w:eastAsia="en-CA"/>
              </w:rPr>
              <w:t>XMO Validation brought into Full Office spec.</w:t>
            </w:r>
          </w:p>
          <w:p w14:paraId="16060D92" w14:textId="77777777" w:rsidR="00C1185A" w:rsidRPr="00CA5805" w:rsidRDefault="00C1185A" w:rsidP="009E5AA0">
            <w:pPr>
              <w:spacing w:before="60" w:after="60" w:line="240" w:lineRule="auto"/>
              <w:ind w:left="0"/>
              <w:rPr>
                <w:rFonts w:asciiTheme="minorHAnsi" w:hAnsiTheme="minorHAnsi"/>
                <w:sz w:val="22"/>
                <w:szCs w:val="22"/>
                <w:lang w:eastAsia="en-CA"/>
              </w:rPr>
            </w:pPr>
          </w:p>
        </w:tc>
      </w:tr>
    </w:tbl>
    <w:p w14:paraId="651D5B4C" w14:textId="77777777" w:rsidR="00A77003" w:rsidRPr="006D100D" w:rsidRDefault="00A77003" w:rsidP="00C1185A">
      <w:pPr>
        <w:ind w:left="0"/>
        <w:rPr>
          <w:sz w:val="18"/>
          <w:szCs w:val="18"/>
        </w:rPr>
      </w:pPr>
    </w:p>
    <w:p w14:paraId="37A35AC5" w14:textId="73542FD5" w:rsidR="00213F05" w:rsidRDefault="00213F05">
      <w:pPr>
        <w:spacing w:before="0" w:after="0" w:line="240" w:lineRule="auto"/>
        <w:ind w:left="0"/>
        <w:rPr>
          <w:lang w:val="en-US"/>
        </w:rPr>
      </w:pPr>
      <w:r>
        <w:rPr>
          <w:lang w:val="en-US"/>
        </w:rPr>
        <w:br w:type="page"/>
      </w:r>
    </w:p>
    <w:p w14:paraId="7D7422BA" w14:textId="77777777" w:rsidR="00213F05" w:rsidRPr="00FC5F08" w:rsidRDefault="00213F05" w:rsidP="00213F05">
      <w:pPr>
        <w:pStyle w:val="Heading3"/>
      </w:pPr>
      <w:r w:rsidRPr="006B06A8">
        <w:t xml:space="preserve">Validation – </w:t>
      </w:r>
      <w:r w:rsidRPr="00E72EC1">
        <w:t>RetroLow</w:t>
      </w:r>
      <w:r>
        <w:t xml:space="preserve"> And </w:t>
      </w:r>
      <w:r w:rsidRPr="00E72EC1">
        <w:t>RetroHigh</w:t>
      </w:r>
      <w:r>
        <w:t xml:space="preserve"> </w:t>
      </w:r>
      <w:r w:rsidRPr="00E72EC1">
        <w:t>Provided</w:t>
      </w:r>
    </w:p>
    <w:p w14:paraId="6B6547EF" w14:textId="77777777" w:rsidR="00213F05" w:rsidRPr="006B06A8" w:rsidRDefault="00213F05" w:rsidP="00213F05">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13F05" w14:paraId="59D622A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857A29"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6AC44BF" w14:textId="77777777" w:rsidR="00213F05" w:rsidRPr="000862E2" w:rsidRDefault="00213F05" w:rsidP="009E5AA0">
            <w:pPr>
              <w:pStyle w:val="Heading1"/>
            </w:pPr>
            <w:bookmarkStart w:id="26" w:name="_Toc43372820"/>
            <w:r w:rsidRPr="00E72EC1">
              <w:t>I13_RetroLow_And_RetroHigh_Provided</w:t>
            </w:r>
            <w:bookmarkEnd w:id="26"/>
          </w:p>
        </w:tc>
      </w:tr>
      <w:tr w:rsidR="00213F05" w14:paraId="1877412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6FC8DFB"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1DF8ED5" w14:textId="77777777" w:rsidR="00213F05" w:rsidRPr="000862E2" w:rsidRDefault="00213F05"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912</w:t>
            </w:r>
          </w:p>
        </w:tc>
      </w:tr>
      <w:tr w:rsidR="00213F05" w14:paraId="6330BD2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20AF206"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8F391E4" w14:textId="77777777" w:rsidR="00213F05" w:rsidRDefault="00213F05"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213F05" w14:paraId="3D7B3AF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FD48B01"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7E59467" w14:textId="77777777" w:rsidR="00213F05" w:rsidRPr="00B464B9" w:rsidRDefault="00213F05"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6E467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213F05" w14:paraId="7B73937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91DFD6"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644E0DE" w14:textId="77777777" w:rsidR="00213F05" w:rsidRPr="009675FB" w:rsidRDefault="00213F05" w:rsidP="009E5AA0">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Retro</w:t>
            </w:r>
          </w:p>
        </w:tc>
      </w:tr>
      <w:tr w:rsidR="00213F05" w14:paraId="32C4D48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ED2EE0"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52BF78D" w14:textId="77777777" w:rsidR="00213F05" w:rsidRDefault="00213F05"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213F05" w14:paraId="6C51A03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41B4100"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49968AD" w14:textId="77777777" w:rsidR="00213F05" w:rsidRPr="00B464B9" w:rsidRDefault="00213F05" w:rsidP="009E5AA0">
            <w:pPr>
              <w:spacing w:before="60" w:after="60" w:line="240" w:lineRule="auto"/>
              <w:ind w:left="0"/>
              <w:rPr>
                <w:rFonts w:asciiTheme="minorHAnsi" w:eastAsia="Times New Roman" w:hAnsiTheme="minorHAnsi" w:cs="Calibri"/>
                <w:color w:val="auto"/>
                <w:sz w:val="22"/>
                <w:szCs w:val="22"/>
                <w:lang w:eastAsia="en-CA"/>
              </w:rPr>
            </w:pPr>
            <w:r w:rsidRPr="00CD6F42">
              <w:rPr>
                <w:rFonts w:asciiTheme="minorHAnsi" w:eastAsia="Times New Roman" w:hAnsiTheme="minorHAnsi" w:cs="Calibri"/>
                <w:color w:val="auto"/>
                <w:sz w:val="22"/>
                <w:szCs w:val="22"/>
                <w:lang w:eastAsia="en-CA"/>
              </w:rPr>
              <w:t>Public</w:t>
            </w:r>
          </w:p>
        </w:tc>
      </w:tr>
      <w:tr w:rsidR="00213F05" w:rsidRPr="00A61AB1" w14:paraId="1C5778B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7C695A"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9E24F7A"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A0FD47D" w14:textId="77777777" w:rsidR="00213F05" w:rsidRPr="00C301FC" w:rsidRDefault="00213F05" w:rsidP="009E5AA0">
            <w:pPr>
              <w:spacing w:before="60" w:after="60" w:line="240" w:lineRule="auto"/>
              <w:ind w:left="0"/>
              <w:rPr>
                <w:rFonts w:asciiTheme="minorHAnsi" w:hAnsiTheme="minorHAnsi"/>
                <w:sz w:val="22"/>
                <w:szCs w:val="22"/>
                <w:lang w:val="en-US" w:eastAsia="en-CA"/>
              </w:rPr>
            </w:pPr>
            <w:r w:rsidRPr="00962D4C">
              <w:rPr>
                <w:rFonts w:asciiTheme="minorHAnsi" w:eastAsia="Times New Roman" w:hAnsiTheme="minorHAnsi" w:cs="Calibri"/>
                <w:color w:val="auto"/>
                <w:sz w:val="22"/>
                <w:szCs w:val="22"/>
                <w:lang w:eastAsia="en-CA"/>
              </w:rPr>
              <w:t>Specific validation to ensure that retro contributions are being reported at either low or high.</w:t>
            </w:r>
          </w:p>
        </w:tc>
      </w:tr>
      <w:tr w:rsidR="00213F05" w:rsidRPr="009151F9" w14:paraId="203DF8E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2BF760C"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6209B93" w14:textId="77777777" w:rsidR="00213F05" w:rsidRDefault="00213F05"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0BFD41DA"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RetroLow</w:t>
            </w:r>
            <w:r>
              <w:rPr>
                <w:rFonts w:asciiTheme="minorHAnsi" w:hAnsiTheme="minorHAnsi"/>
                <w:sz w:val="22"/>
                <w:szCs w:val="22"/>
                <w:lang w:eastAsia="en-CA"/>
              </w:rPr>
              <w:t xml:space="preserve"> = 0 </w:t>
            </w:r>
            <w:r w:rsidRPr="00251C8A">
              <w:rPr>
                <w:rFonts w:asciiTheme="minorHAnsi" w:hAnsiTheme="minorHAnsi"/>
                <w:sz w:val="22"/>
                <w:szCs w:val="22"/>
                <w:lang w:eastAsia="en-CA"/>
              </w:rPr>
              <w:t>And</w:t>
            </w:r>
            <w:r>
              <w:rPr>
                <w:rFonts w:asciiTheme="minorHAnsi" w:hAnsiTheme="minorHAnsi"/>
                <w:sz w:val="22"/>
                <w:szCs w:val="22"/>
                <w:lang w:eastAsia="en-CA"/>
              </w:rPr>
              <w:t xml:space="preserve"> </w:t>
            </w:r>
            <w:r w:rsidRPr="00251C8A">
              <w:rPr>
                <w:rFonts w:asciiTheme="minorHAnsi" w:hAnsiTheme="minorHAnsi"/>
                <w:sz w:val="22"/>
                <w:szCs w:val="22"/>
                <w:lang w:eastAsia="en-CA"/>
              </w:rPr>
              <w:t>RetroHigh</w:t>
            </w:r>
            <w:r>
              <w:rPr>
                <w:rFonts w:asciiTheme="minorHAnsi" w:hAnsiTheme="minorHAnsi"/>
                <w:sz w:val="22"/>
                <w:szCs w:val="22"/>
                <w:lang w:eastAsia="en-CA"/>
              </w:rPr>
              <w:t xml:space="preserve"> = 0</w:t>
            </w:r>
          </w:p>
          <w:p w14:paraId="0DD40DCF"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 xml:space="preserve">Or </w:t>
            </w:r>
          </w:p>
          <w:p w14:paraId="1B2267DD"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RetroLow</w:t>
            </w:r>
            <w:r>
              <w:rPr>
                <w:rFonts w:asciiTheme="minorHAnsi" w:hAnsiTheme="minorHAnsi"/>
                <w:sz w:val="22"/>
                <w:szCs w:val="22"/>
                <w:lang w:eastAsia="en-CA"/>
              </w:rPr>
              <w:t xml:space="preserve"> = 0 </w:t>
            </w:r>
            <w:r w:rsidRPr="00251C8A">
              <w:rPr>
                <w:rFonts w:asciiTheme="minorHAnsi" w:hAnsiTheme="minorHAnsi"/>
                <w:sz w:val="22"/>
                <w:szCs w:val="22"/>
                <w:lang w:eastAsia="en-CA"/>
              </w:rPr>
              <w:t>And</w:t>
            </w:r>
            <w:r>
              <w:rPr>
                <w:rFonts w:asciiTheme="minorHAnsi" w:hAnsiTheme="minorHAnsi"/>
                <w:sz w:val="22"/>
                <w:szCs w:val="22"/>
                <w:lang w:eastAsia="en-CA"/>
              </w:rPr>
              <w:t xml:space="preserve"> </w:t>
            </w:r>
            <w:r w:rsidRPr="00251C8A">
              <w:rPr>
                <w:rFonts w:asciiTheme="minorHAnsi" w:hAnsiTheme="minorHAnsi"/>
                <w:sz w:val="22"/>
                <w:szCs w:val="22"/>
                <w:lang w:eastAsia="en-CA"/>
              </w:rPr>
              <w:t>RetroHigh</w:t>
            </w:r>
            <w:r>
              <w:rPr>
                <w:rFonts w:asciiTheme="minorHAnsi" w:hAnsiTheme="minorHAnsi"/>
                <w:sz w:val="22"/>
                <w:szCs w:val="22"/>
                <w:lang w:eastAsia="en-CA"/>
              </w:rPr>
              <w:t xml:space="preserve"> = </w:t>
            </w:r>
            <w:r w:rsidRPr="00251C8A">
              <w:rPr>
                <w:rFonts w:asciiTheme="minorHAnsi" w:hAnsiTheme="minorHAnsi"/>
                <w:sz w:val="22"/>
                <w:szCs w:val="22"/>
                <w:lang w:eastAsia="en-CA"/>
              </w:rPr>
              <w:t>Blank</w:t>
            </w:r>
          </w:p>
          <w:p w14:paraId="11F73C77"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 xml:space="preserve">Or </w:t>
            </w:r>
          </w:p>
          <w:p w14:paraId="54D75707"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RetroLow</w:t>
            </w:r>
            <w:r>
              <w:rPr>
                <w:rFonts w:asciiTheme="minorHAnsi" w:hAnsiTheme="minorHAnsi"/>
                <w:sz w:val="22"/>
                <w:szCs w:val="22"/>
                <w:lang w:eastAsia="en-CA"/>
              </w:rPr>
              <w:t xml:space="preserve"> = </w:t>
            </w:r>
            <w:r w:rsidRPr="00251C8A">
              <w:rPr>
                <w:rFonts w:asciiTheme="minorHAnsi" w:hAnsiTheme="minorHAnsi"/>
                <w:sz w:val="22"/>
                <w:szCs w:val="22"/>
                <w:lang w:eastAsia="en-CA"/>
              </w:rPr>
              <w:t>Null</w:t>
            </w:r>
            <w:r>
              <w:rPr>
                <w:rFonts w:asciiTheme="minorHAnsi" w:hAnsiTheme="minorHAnsi"/>
                <w:sz w:val="22"/>
                <w:szCs w:val="22"/>
                <w:lang w:eastAsia="en-CA"/>
              </w:rPr>
              <w:t xml:space="preserve">  </w:t>
            </w:r>
            <w:r w:rsidRPr="00251C8A">
              <w:rPr>
                <w:rFonts w:asciiTheme="minorHAnsi" w:hAnsiTheme="minorHAnsi"/>
                <w:sz w:val="22"/>
                <w:szCs w:val="22"/>
                <w:lang w:eastAsia="en-CA"/>
              </w:rPr>
              <w:t>And</w:t>
            </w:r>
            <w:r>
              <w:rPr>
                <w:rFonts w:asciiTheme="minorHAnsi" w:hAnsiTheme="minorHAnsi"/>
                <w:sz w:val="22"/>
                <w:szCs w:val="22"/>
                <w:lang w:eastAsia="en-CA"/>
              </w:rPr>
              <w:t xml:space="preserve"> RetroHigh = 0</w:t>
            </w:r>
            <w:r w:rsidRPr="00251C8A">
              <w:rPr>
                <w:rFonts w:asciiTheme="minorHAnsi" w:hAnsiTheme="minorHAnsi"/>
                <w:sz w:val="22"/>
                <w:szCs w:val="22"/>
                <w:lang w:eastAsia="en-CA"/>
              </w:rPr>
              <w:t xml:space="preserve"> </w:t>
            </w:r>
          </w:p>
          <w:p w14:paraId="6432916A"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 xml:space="preserve">Or </w:t>
            </w:r>
          </w:p>
          <w:p w14:paraId="0301829A"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RetroLow</w:t>
            </w:r>
            <w:r>
              <w:rPr>
                <w:rFonts w:asciiTheme="minorHAnsi" w:hAnsiTheme="minorHAnsi"/>
                <w:sz w:val="22"/>
                <w:szCs w:val="22"/>
                <w:lang w:eastAsia="en-CA"/>
              </w:rPr>
              <w:t xml:space="preserve"> &gt; 0 </w:t>
            </w:r>
            <w:r w:rsidRPr="00251C8A">
              <w:rPr>
                <w:rFonts w:asciiTheme="minorHAnsi" w:hAnsiTheme="minorHAnsi"/>
                <w:sz w:val="22"/>
                <w:szCs w:val="22"/>
                <w:lang w:eastAsia="en-CA"/>
              </w:rPr>
              <w:t>And</w:t>
            </w:r>
            <w:r>
              <w:rPr>
                <w:rFonts w:asciiTheme="minorHAnsi" w:hAnsiTheme="minorHAnsi"/>
                <w:sz w:val="22"/>
                <w:szCs w:val="22"/>
                <w:lang w:eastAsia="en-CA"/>
              </w:rPr>
              <w:t xml:space="preserve"> </w:t>
            </w:r>
            <w:r w:rsidRPr="00251C8A">
              <w:rPr>
                <w:rFonts w:asciiTheme="minorHAnsi" w:hAnsiTheme="minorHAnsi"/>
                <w:sz w:val="22"/>
                <w:szCs w:val="22"/>
                <w:lang w:eastAsia="en-CA"/>
              </w:rPr>
              <w:t>RetroHigh</w:t>
            </w:r>
            <w:r>
              <w:rPr>
                <w:rFonts w:asciiTheme="minorHAnsi" w:hAnsiTheme="minorHAnsi"/>
                <w:sz w:val="22"/>
                <w:szCs w:val="22"/>
                <w:lang w:eastAsia="en-CA"/>
              </w:rPr>
              <w:t xml:space="preserve"> &gt; 0</w:t>
            </w:r>
          </w:p>
          <w:p w14:paraId="6BFC016B"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 xml:space="preserve">Or </w:t>
            </w:r>
          </w:p>
          <w:p w14:paraId="3DCF5DE9"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RetroLow</w:t>
            </w:r>
            <w:r>
              <w:rPr>
                <w:rFonts w:asciiTheme="minorHAnsi" w:hAnsiTheme="minorHAnsi"/>
                <w:sz w:val="22"/>
                <w:szCs w:val="22"/>
                <w:lang w:eastAsia="en-CA"/>
              </w:rPr>
              <w:t xml:space="preserve"> &lt; 0 </w:t>
            </w:r>
            <w:r w:rsidRPr="00251C8A">
              <w:rPr>
                <w:rFonts w:asciiTheme="minorHAnsi" w:hAnsiTheme="minorHAnsi"/>
                <w:sz w:val="22"/>
                <w:szCs w:val="22"/>
                <w:lang w:eastAsia="en-CA"/>
              </w:rPr>
              <w:t>And</w:t>
            </w:r>
            <w:r>
              <w:rPr>
                <w:rFonts w:asciiTheme="minorHAnsi" w:hAnsiTheme="minorHAnsi"/>
                <w:sz w:val="22"/>
                <w:szCs w:val="22"/>
                <w:lang w:eastAsia="en-CA"/>
              </w:rPr>
              <w:t xml:space="preserve"> </w:t>
            </w:r>
            <w:r w:rsidRPr="00251C8A">
              <w:rPr>
                <w:rFonts w:asciiTheme="minorHAnsi" w:hAnsiTheme="minorHAnsi"/>
                <w:sz w:val="22"/>
                <w:szCs w:val="22"/>
                <w:lang w:eastAsia="en-CA"/>
              </w:rPr>
              <w:t>RetroHigh</w:t>
            </w:r>
            <w:r>
              <w:rPr>
                <w:rFonts w:asciiTheme="minorHAnsi" w:hAnsiTheme="minorHAnsi"/>
                <w:sz w:val="22"/>
                <w:szCs w:val="22"/>
                <w:lang w:eastAsia="en-CA"/>
              </w:rPr>
              <w:t xml:space="preserve"> &lt; 0</w:t>
            </w:r>
            <w:r w:rsidRPr="00251C8A">
              <w:rPr>
                <w:rFonts w:asciiTheme="minorHAnsi" w:hAnsiTheme="minorHAnsi"/>
                <w:sz w:val="22"/>
                <w:szCs w:val="22"/>
                <w:lang w:eastAsia="en-CA"/>
              </w:rPr>
              <w:t xml:space="preserve"> </w:t>
            </w:r>
          </w:p>
          <w:p w14:paraId="57527DBF"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 xml:space="preserve">Or </w:t>
            </w:r>
          </w:p>
          <w:p w14:paraId="12AEFAE1"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RetroLow</w:t>
            </w:r>
            <w:r>
              <w:rPr>
                <w:rFonts w:asciiTheme="minorHAnsi" w:hAnsiTheme="minorHAnsi"/>
                <w:sz w:val="22"/>
                <w:szCs w:val="22"/>
                <w:lang w:eastAsia="en-CA"/>
              </w:rPr>
              <w:t xml:space="preserve"> &lt; 0 </w:t>
            </w:r>
            <w:r w:rsidRPr="00251C8A">
              <w:rPr>
                <w:rFonts w:asciiTheme="minorHAnsi" w:hAnsiTheme="minorHAnsi"/>
                <w:sz w:val="22"/>
                <w:szCs w:val="22"/>
                <w:lang w:eastAsia="en-CA"/>
              </w:rPr>
              <w:t>And</w:t>
            </w:r>
            <w:r>
              <w:rPr>
                <w:rFonts w:asciiTheme="minorHAnsi" w:hAnsiTheme="minorHAnsi"/>
                <w:sz w:val="22"/>
                <w:szCs w:val="22"/>
                <w:lang w:eastAsia="en-CA"/>
              </w:rPr>
              <w:t xml:space="preserve"> </w:t>
            </w:r>
            <w:r w:rsidRPr="00251C8A">
              <w:rPr>
                <w:rFonts w:asciiTheme="minorHAnsi" w:hAnsiTheme="minorHAnsi"/>
                <w:sz w:val="22"/>
                <w:szCs w:val="22"/>
                <w:lang w:eastAsia="en-CA"/>
              </w:rPr>
              <w:t>RetroHigh</w:t>
            </w:r>
            <w:r>
              <w:rPr>
                <w:rFonts w:asciiTheme="minorHAnsi" w:hAnsiTheme="minorHAnsi"/>
                <w:sz w:val="22"/>
                <w:szCs w:val="22"/>
                <w:lang w:eastAsia="en-CA"/>
              </w:rPr>
              <w:t xml:space="preserve"> &gt; 0</w:t>
            </w:r>
            <w:r w:rsidRPr="00251C8A">
              <w:rPr>
                <w:rFonts w:asciiTheme="minorHAnsi" w:hAnsiTheme="minorHAnsi"/>
                <w:sz w:val="22"/>
                <w:szCs w:val="22"/>
                <w:lang w:eastAsia="en-CA"/>
              </w:rPr>
              <w:t xml:space="preserve"> </w:t>
            </w:r>
          </w:p>
          <w:p w14:paraId="5DDB5231"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 xml:space="preserve">Or </w:t>
            </w:r>
          </w:p>
          <w:p w14:paraId="41ED1471"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RetroLow</w:t>
            </w:r>
            <w:r>
              <w:rPr>
                <w:rFonts w:asciiTheme="minorHAnsi" w:hAnsiTheme="minorHAnsi"/>
                <w:sz w:val="22"/>
                <w:szCs w:val="22"/>
                <w:lang w:eastAsia="en-CA"/>
              </w:rPr>
              <w:t xml:space="preserve"> &gt; 0 </w:t>
            </w:r>
            <w:r w:rsidRPr="00251C8A">
              <w:rPr>
                <w:rFonts w:asciiTheme="minorHAnsi" w:hAnsiTheme="minorHAnsi"/>
                <w:sz w:val="22"/>
                <w:szCs w:val="22"/>
                <w:lang w:eastAsia="en-CA"/>
              </w:rPr>
              <w:t>And</w:t>
            </w:r>
            <w:r>
              <w:rPr>
                <w:rFonts w:asciiTheme="minorHAnsi" w:hAnsiTheme="minorHAnsi"/>
                <w:sz w:val="22"/>
                <w:szCs w:val="22"/>
                <w:lang w:eastAsia="en-CA"/>
              </w:rPr>
              <w:t xml:space="preserve"> </w:t>
            </w:r>
            <w:r w:rsidRPr="00251C8A">
              <w:rPr>
                <w:rFonts w:asciiTheme="minorHAnsi" w:hAnsiTheme="minorHAnsi"/>
                <w:sz w:val="22"/>
                <w:szCs w:val="22"/>
                <w:lang w:eastAsia="en-CA"/>
              </w:rPr>
              <w:t>RetroHigh</w:t>
            </w:r>
            <w:r>
              <w:rPr>
                <w:rFonts w:asciiTheme="minorHAnsi" w:hAnsiTheme="minorHAnsi"/>
                <w:sz w:val="22"/>
                <w:szCs w:val="22"/>
                <w:lang w:eastAsia="en-CA"/>
              </w:rPr>
              <w:t xml:space="preserve"> &lt; 0</w:t>
            </w:r>
          </w:p>
          <w:p w14:paraId="3F360972" w14:textId="77777777" w:rsidR="00213F05" w:rsidRPr="00251C8A"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 xml:space="preserve">Or </w:t>
            </w:r>
          </w:p>
          <w:p w14:paraId="17151E74" w14:textId="77777777" w:rsidR="00213F05" w:rsidRPr="0078068E" w:rsidRDefault="00213F05" w:rsidP="009E5AA0">
            <w:pPr>
              <w:ind w:left="742"/>
              <w:rPr>
                <w:rFonts w:asciiTheme="minorHAnsi" w:hAnsiTheme="minorHAnsi"/>
                <w:sz w:val="22"/>
                <w:szCs w:val="22"/>
                <w:lang w:eastAsia="en-CA"/>
              </w:rPr>
            </w:pPr>
            <w:r w:rsidRPr="00251C8A">
              <w:rPr>
                <w:rFonts w:asciiTheme="minorHAnsi" w:hAnsiTheme="minorHAnsi"/>
                <w:sz w:val="22"/>
                <w:szCs w:val="22"/>
                <w:lang w:eastAsia="en-CA"/>
              </w:rPr>
              <w:t>RetroLow</w:t>
            </w:r>
            <w:r>
              <w:rPr>
                <w:rFonts w:asciiTheme="minorHAnsi" w:hAnsiTheme="minorHAnsi"/>
                <w:sz w:val="22"/>
                <w:szCs w:val="22"/>
                <w:lang w:eastAsia="en-CA"/>
              </w:rPr>
              <w:t xml:space="preserve"> = Null </w:t>
            </w:r>
            <w:r w:rsidRPr="00251C8A">
              <w:rPr>
                <w:rFonts w:asciiTheme="minorHAnsi" w:hAnsiTheme="minorHAnsi"/>
                <w:sz w:val="22"/>
                <w:szCs w:val="22"/>
                <w:lang w:eastAsia="en-CA"/>
              </w:rPr>
              <w:t>And</w:t>
            </w:r>
            <w:r>
              <w:rPr>
                <w:rFonts w:asciiTheme="minorHAnsi" w:hAnsiTheme="minorHAnsi"/>
                <w:sz w:val="22"/>
                <w:szCs w:val="22"/>
                <w:lang w:eastAsia="en-CA"/>
              </w:rPr>
              <w:t xml:space="preserve"> </w:t>
            </w:r>
            <w:r w:rsidRPr="00251C8A">
              <w:rPr>
                <w:rFonts w:asciiTheme="minorHAnsi" w:hAnsiTheme="minorHAnsi"/>
                <w:sz w:val="22"/>
                <w:szCs w:val="22"/>
                <w:lang w:eastAsia="en-CA"/>
              </w:rPr>
              <w:t>RetroHigh</w:t>
            </w:r>
            <w:r>
              <w:rPr>
                <w:rFonts w:asciiTheme="minorHAnsi" w:hAnsiTheme="minorHAnsi"/>
                <w:sz w:val="22"/>
                <w:szCs w:val="22"/>
                <w:lang w:eastAsia="en-CA"/>
              </w:rPr>
              <w:t xml:space="preserve"> = </w:t>
            </w:r>
            <w:r w:rsidRPr="00251C8A">
              <w:rPr>
                <w:rFonts w:asciiTheme="minorHAnsi" w:hAnsiTheme="minorHAnsi"/>
                <w:sz w:val="22"/>
                <w:szCs w:val="22"/>
                <w:lang w:eastAsia="en-CA"/>
              </w:rPr>
              <w:t>Null</w:t>
            </w:r>
          </w:p>
        </w:tc>
      </w:tr>
      <w:tr w:rsidR="00213F05" w:rsidRPr="00A61AB1" w14:paraId="38754E6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48332BB"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83DDDDE" w14:textId="77777777" w:rsidR="00213F05" w:rsidRPr="00A762CE" w:rsidRDefault="00213F05"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213F05" w:rsidRPr="00A61AB1" w14:paraId="007BF51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74D0369"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308885A6" w14:textId="77777777" w:rsidR="00213F05" w:rsidRPr="001D1230" w:rsidRDefault="00213F05" w:rsidP="009E5AA0">
            <w:pPr>
              <w:spacing w:before="60" w:after="60"/>
              <w:ind w:left="0"/>
            </w:pPr>
            <w:r w:rsidRPr="00237635">
              <w:rPr>
                <w:rFonts w:asciiTheme="minorHAnsi" w:hAnsiTheme="minorHAnsi"/>
                <w:sz w:val="22"/>
                <w:szCs w:val="22"/>
                <w:lang w:eastAsia="en-CA"/>
              </w:rPr>
              <w:t>Retro Low or Retro High Contributions must be reported.  Both values cannot be blank or equal to zero.</w:t>
            </w:r>
          </w:p>
        </w:tc>
      </w:tr>
      <w:tr w:rsidR="00213F05" w:rsidRPr="00A61AB1" w14:paraId="4237309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E774223"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0310212"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3294B36" w14:textId="77777777" w:rsidR="00213F05" w:rsidRPr="002C34DD" w:rsidRDefault="00213F05" w:rsidP="009E5AA0">
            <w:pPr>
              <w:spacing w:before="60" w:after="60"/>
              <w:ind w:left="0"/>
            </w:pPr>
            <w:r w:rsidRPr="00237635">
              <w:rPr>
                <w:rFonts w:asciiTheme="minorHAnsi" w:hAnsiTheme="minorHAnsi"/>
                <w:sz w:val="22"/>
                <w:szCs w:val="22"/>
                <w:lang w:eastAsia="en-CA"/>
              </w:rPr>
              <w:t>Retro Low or Retro High Contributions must be reported.  Both values cannot be blank or equal to zero.</w:t>
            </w:r>
          </w:p>
        </w:tc>
      </w:tr>
      <w:tr w:rsidR="00213F05" w:rsidRPr="0085712F" w14:paraId="27A1432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A4F1A05" w14:textId="77777777" w:rsidR="00213F05" w:rsidRPr="0085712F" w:rsidRDefault="00213F05"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7A60883" w14:textId="77777777" w:rsidR="00213F05" w:rsidRPr="009C43D2" w:rsidRDefault="00213F05" w:rsidP="009E5AA0">
            <w:pPr>
              <w:ind w:left="0"/>
              <w:rPr>
                <w:rFonts w:asciiTheme="minorHAnsi" w:hAnsiTheme="minorHAnsi" w:cs="Calibri"/>
                <w:color w:val="auto"/>
                <w:sz w:val="22"/>
                <w:szCs w:val="22"/>
              </w:rPr>
            </w:pPr>
            <w:r>
              <w:rPr>
                <w:rFonts w:asciiTheme="minorHAnsi" w:hAnsiTheme="minorHAnsi"/>
                <w:sz w:val="22"/>
                <w:szCs w:val="22"/>
              </w:rPr>
              <w:t>N/A</w:t>
            </w:r>
          </w:p>
        </w:tc>
      </w:tr>
      <w:tr w:rsidR="00213F05" w:rsidRPr="0085712F" w14:paraId="4031158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995C5F" w14:textId="77777777" w:rsidR="00213F05" w:rsidRPr="0085712F" w:rsidRDefault="00213F05"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6798D5D" w14:textId="77777777" w:rsidR="00213F05" w:rsidRPr="006100CE" w:rsidRDefault="00213F05"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213F05" w:rsidRPr="0085712F" w14:paraId="4A2E3BD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612E535"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DEFF8F3" w14:textId="77777777" w:rsidR="00213F05" w:rsidRPr="006100CE" w:rsidRDefault="00213F05"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213F05" w:rsidRPr="0085712F" w14:paraId="6C297FF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AB9D44F" w14:textId="77777777" w:rsidR="00213F05" w:rsidRDefault="00213F0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612BF8D" w14:textId="77777777" w:rsidR="00213F05" w:rsidRPr="0085712F" w:rsidRDefault="00213F05"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036EAED" w14:textId="77777777" w:rsidR="00213F05" w:rsidRDefault="00213F05" w:rsidP="00213F05">
            <w:pPr>
              <w:spacing w:before="60" w:after="60"/>
              <w:rPr>
                <w:lang w:eastAsia="en-CA"/>
              </w:rPr>
            </w:pPr>
            <w:r>
              <w:rPr>
                <w:lang w:eastAsia="en-CA"/>
              </w:rPr>
              <w:t>MR 20180720:</w:t>
            </w:r>
          </w:p>
          <w:p w14:paraId="65DF579E" w14:textId="77777777" w:rsidR="00213F05" w:rsidRDefault="00213F05" w:rsidP="00213F05">
            <w:pPr>
              <w:pStyle w:val="ListParagraph"/>
              <w:numPr>
                <w:ilvl w:val="0"/>
                <w:numId w:val="91"/>
              </w:numPr>
              <w:spacing w:before="60" w:after="60" w:line="240" w:lineRule="auto"/>
              <w:rPr>
                <w:lang w:eastAsia="en-CA"/>
              </w:rPr>
            </w:pPr>
            <w:r>
              <w:rPr>
                <w:lang w:eastAsia="en-CA"/>
              </w:rPr>
              <w:t>XMO Validation brought into Full Office spec.</w:t>
            </w:r>
          </w:p>
          <w:p w14:paraId="1132FD3B" w14:textId="77777777" w:rsidR="00213F05" w:rsidRPr="00CA5805" w:rsidRDefault="00213F05" w:rsidP="009E5AA0">
            <w:pPr>
              <w:spacing w:before="60" w:after="60" w:line="240" w:lineRule="auto"/>
              <w:ind w:left="0"/>
              <w:rPr>
                <w:rFonts w:asciiTheme="minorHAnsi" w:hAnsiTheme="minorHAnsi"/>
                <w:sz w:val="22"/>
                <w:szCs w:val="22"/>
                <w:lang w:eastAsia="en-CA"/>
              </w:rPr>
            </w:pPr>
          </w:p>
        </w:tc>
      </w:tr>
    </w:tbl>
    <w:p w14:paraId="7EDC8B37" w14:textId="76FE5605" w:rsidR="001252A6" w:rsidRDefault="001252A6" w:rsidP="00213F05">
      <w:pPr>
        <w:spacing w:before="0" w:after="0" w:line="240" w:lineRule="auto"/>
        <w:ind w:left="0"/>
        <w:rPr>
          <w:lang w:val="en-US"/>
        </w:rPr>
      </w:pPr>
    </w:p>
    <w:p w14:paraId="5DC4BBDF" w14:textId="77777777" w:rsidR="0080200F" w:rsidRDefault="0080200F">
      <w:pPr>
        <w:spacing w:before="0" w:after="0" w:line="240" w:lineRule="auto"/>
        <w:ind w:left="0"/>
        <w:rPr>
          <w:lang w:val="en-US"/>
        </w:rPr>
      </w:pPr>
      <w:r>
        <w:rPr>
          <w:lang w:val="en-US"/>
        </w:rPr>
        <w:br w:type="page"/>
      </w:r>
    </w:p>
    <w:p w14:paraId="65C37FF9" w14:textId="77777777" w:rsidR="0080200F" w:rsidRPr="00FC5F08" w:rsidRDefault="0080200F" w:rsidP="0080200F">
      <w:pPr>
        <w:pStyle w:val="Heading3"/>
      </w:pPr>
      <w:r w:rsidRPr="006B06A8">
        <w:t xml:space="preserve">Validation – </w:t>
      </w:r>
      <w:r>
        <w:t xml:space="preserve">Weeks </w:t>
      </w:r>
      <w:r w:rsidRPr="00E458C8">
        <w:t>And</w:t>
      </w:r>
      <w:r>
        <w:t xml:space="preserve"> </w:t>
      </w:r>
      <w:r w:rsidRPr="00E458C8">
        <w:t>Annualized</w:t>
      </w:r>
      <w:r>
        <w:t xml:space="preserve"> </w:t>
      </w:r>
      <w:r w:rsidRPr="00E458C8">
        <w:t>Earnings</w:t>
      </w:r>
      <w:r>
        <w:t xml:space="preserve"> </w:t>
      </w:r>
      <w:r w:rsidRPr="00E458C8">
        <w:t>Provided</w:t>
      </w:r>
    </w:p>
    <w:p w14:paraId="181159D0" w14:textId="77777777" w:rsidR="0080200F" w:rsidRPr="006B06A8" w:rsidRDefault="0080200F" w:rsidP="0080200F">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0200F" w14:paraId="3F536FF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CAF38AE"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191E6D4A" w14:textId="77777777" w:rsidR="0080200F" w:rsidRPr="000862E2" w:rsidRDefault="0080200F" w:rsidP="009E5AA0">
            <w:pPr>
              <w:pStyle w:val="Heading1"/>
            </w:pPr>
            <w:bookmarkStart w:id="27" w:name="_Toc43372821"/>
            <w:r w:rsidRPr="00E458C8">
              <w:t>I32_Weeks_And_AnnualizedEarnings_Provided</w:t>
            </w:r>
            <w:bookmarkEnd w:id="27"/>
          </w:p>
        </w:tc>
      </w:tr>
      <w:tr w:rsidR="0080200F" w14:paraId="1756AE8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FA7C5D"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A81F9BD" w14:textId="77777777" w:rsidR="0080200F" w:rsidRPr="000862E2" w:rsidRDefault="0080200F"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4999</w:t>
            </w:r>
          </w:p>
        </w:tc>
      </w:tr>
      <w:tr w:rsidR="0080200F" w14:paraId="5368E67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72A6AB"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070D35A" w14:textId="77777777" w:rsidR="0080200F" w:rsidRDefault="0080200F"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80200F" w14:paraId="6967B8E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A5DEA45"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FF15C1D" w14:textId="77777777" w:rsidR="0080200F" w:rsidRPr="00B464B9" w:rsidRDefault="0080200F"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6E467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80200F" w14:paraId="5FDBA52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2D2CD7"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F1E136B" w14:textId="1684306F" w:rsidR="0080200F" w:rsidRPr="009675FB" w:rsidRDefault="0080200F" w:rsidP="009E5AA0">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Core Data, </w:t>
            </w:r>
            <w:r w:rsidR="00DB751A">
              <w:rPr>
                <w:rFonts w:asciiTheme="minorHAnsi" w:hAnsiTheme="minorHAnsi"/>
                <w:color w:val="auto"/>
                <w:sz w:val="22"/>
                <w:szCs w:val="22"/>
                <w:lang w:eastAsia="en-CA"/>
              </w:rPr>
              <w:t>Events (</w:t>
            </w:r>
            <w:r>
              <w:rPr>
                <w:rFonts w:asciiTheme="minorHAnsi" w:eastAsia="Times New Roman" w:hAnsiTheme="minorHAnsi" w:cs="Calibri"/>
                <w:color w:val="auto"/>
                <w:sz w:val="22"/>
                <w:szCs w:val="22"/>
                <w:lang w:eastAsia="en-CA"/>
              </w:rPr>
              <w:t>Final Data</w:t>
            </w:r>
            <w:r w:rsidR="00DB751A">
              <w:rPr>
                <w:rFonts w:asciiTheme="minorHAnsi" w:eastAsia="Times New Roman" w:hAnsiTheme="minorHAnsi" w:cs="Calibri"/>
                <w:color w:val="auto"/>
                <w:sz w:val="22"/>
                <w:szCs w:val="22"/>
                <w:lang w:eastAsia="en-CA"/>
              </w:rPr>
              <w:t>)</w:t>
            </w:r>
          </w:p>
        </w:tc>
      </w:tr>
      <w:tr w:rsidR="0080200F" w14:paraId="6A97793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5B5BE7"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3E17021" w14:textId="77777777" w:rsidR="0080200F" w:rsidRDefault="0080200F"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80200F" w14:paraId="502D4FA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011AA37"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0BBD027" w14:textId="77777777" w:rsidR="0080200F" w:rsidRPr="00B464B9" w:rsidRDefault="0080200F" w:rsidP="009E5AA0">
            <w:pPr>
              <w:spacing w:before="60" w:after="60" w:line="240" w:lineRule="auto"/>
              <w:ind w:left="0"/>
              <w:rPr>
                <w:rFonts w:asciiTheme="minorHAnsi" w:eastAsia="Times New Roman" w:hAnsiTheme="minorHAnsi" w:cs="Calibri"/>
                <w:color w:val="auto"/>
                <w:sz w:val="22"/>
                <w:szCs w:val="22"/>
                <w:lang w:eastAsia="en-CA"/>
              </w:rPr>
            </w:pPr>
            <w:r w:rsidRPr="00CD6F42">
              <w:rPr>
                <w:rFonts w:asciiTheme="minorHAnsi" w:eastAsia="Times New Roman" w:hAnsiTheme="minorHAnsi" w:cs="Calibri"/>
                <w:color w:val="auto"/>
                <w:sz w:val="22"/>
                <w:szCs w:val="22"/>
                <w:lang w:eastAsia="en-CA"/>
              </w:rPr>
              <w:t>Public</w:t>
            </w:r>
          </w:p>
        </w:tc>
      </w:tr>
      <w:tr w:rsidR="0080200F" w:rsidRPr="00A61AB1" w14:paraId="7271FD5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5540DC"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2A6228B"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A881A9F" w14:textId="77777777" w:rsidR="0080200F" w:rsidRPr="00C301FC" w:rsidRDefault="0080200F"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 xml:space="preserve">ensure </w:t>
            </w:r>
            <w:r w:rsidRPr="00962D4C">
              <w:rPr>
                <w:rFonts w:asciiTheme="minorHAnsi" w:eastAsia="Times New Roman" w:hAnsiTheme="minorHAnsi" w:cs="Calibri"/>
                <w:color w:val="auto"/>
                <w:sz w:val="22"/>
                <w:szCs w:val="22"/>
                <w:lang w:eastAsia="en-CA"/>
              </w:rPr>
              <w:t xml:space="preserve">that either </w:t>
            </w:r>
            <w:r>
              <w:rPr>
                <w:rFonts w:asciiTheme="minorHAnsi" w:eastAsia="Times New Roman" w:hAnsiTheme="minorHAnsi" w:cs="Calibri"/>
                <w:color w:val="auto"/>
                <w:sz w:val="22"/>
                <w:szCs w:val="22"/>
                <w:lang w:eastAsia="en-CA"/>
              </w:rPr>
              <w:t>weeks</w:t>
            </w:r>
            <w:r w:rsidRPr="00962D4C">
              <w:rPr>
                <w:rFonts w:asciiTheme="minorHAnsi" w:eastAsia="Times New Roman" w:hAnsiTheme="minorHAnsi" w:cs="Calibri"/>
                <w:color w:val="auto"/>
                <w:sz w:val="22"/>
                <w:szCs w:val="22"/>
                <w:lang w:eastAsia="en-CA"/>
              </w:rPr>
              <w:t xml:space="preserve"> or </w:t>
            </w:r>
            <w:r>
              <w:rPr>
                <w:rFonts w:asciiTheme="minorHAnsi" w:eastAsia="Times New Roman" w:hAnsiTheme="minorHAnsi" w:cs="Calibri"/>
                <w:color w:val="auto"/>
                <w:sz w:val="22"/>
                <w:szCs w:val="22"/>
                <w:lang w:eastAsia="en-CA"/>
              </w:rPr>
              <w:t>Annualized earnings are being reported, not both</w:t>
            </w:r>
            <w:r w:rsidRPr="00962D4C">
              <w:rPr>
                <w:rFonts w:asciiTheme="minorHAnsi" w:eastAsia="Times New Roman" w:hAnsiTheme="minorHAnsi" w:cs="Calibri"/>
                <w:color w:val="auto"/>
                <w:sz w:val="22"/>
                <w:szCs w:val="22"/>
                <w:lang w:eastAsia="en-CA"/>
              </w:rPr>
              <w:t>.</w:t>
            </w:r>
          </w:p>
        </w:tc>
      </w:tr>
      <w:tr w:rsidR="0080200F" w:rsidRPr="009151F9" w14:paraId="61AF446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A1183B9"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CF706D5" w14:textId="77777777" w:rsidR="0080200F" w:rsidRDefault="0080200F"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1BCDDCD1" w14:textId="77777777" w:rsidR="0080200F" w:rsidRDefault="0080200F" w:rsidP="009E5AA0">
            <w:pPr>
              <w:ind w:left="742"/>
              <w:rPr>
                <w:rFonts w:asciiTheme="minorHAnsi" w:hAnsiTheme="minorHAnsi"/>
                <w:sz w:val="22"/>
                <w:szCs w:val="22"/>
                <w:lang w:eastAsia="en-CA"/>
              </w:rPr>
            </w:pPr>
            <w:r>
              <w:rPr>
                <w:rFonts w:asciiTheme="minorHAnsi" w:hAnsiTheme="minorHAnsi"/>
                <w:sz w:val="22"/>
                <w:szCs w:val="22"/>
                <w:lang w:eastAsia="en-CA"/>
              </w:rPr>
              <w:t>File.</w:t>
            </w:r>
            <w:r w:rsidRPr="00925909">
              <w:rPr>
                <w:rFonts w:asciiTheme="minorHAnsi" w:hAnsiTheme="minorHAnsi"/>
                <w:sz w:val="22"/>
                <w:szCs w:val="22"/>
                <w:lang w:eastAsia="en-CA"/>
              </w:rPr>
              <w:t xml:space="preserve">Weeks &gt; 0 and </w:t>
            </w:r>
            <w:r>
              <w:rPr>
                <w:rFonts w:asciiTheme="minorHAnsi" w:hAnsiTheme="minorHAnsi"/>
                <w:sz w:val="22"/>
                <w:szCs w:val="22"/>
                <w:lang w:eastAsia="en-CA"/>
              </w:rPr>
              <w:t>File.</w:t>
            </w:r>
            <w:r>
              <w:t xml:space="preserve"> </w:t>
            </w:r>
            <w:r w:rsidRPr="001D535A">
              <w:rPr>
                <w:rFonts w:asciiTheme="minorHAnsi" w:hAnsiTheme="minorHAnsi"/>
                <w:sz w:val="22"/>
                <w:szCs w:val="22"/>
                <w:lang w:eastAsia="en-CA"/>
              </w:rPr>
              <w:t>AnnualizedEarnings</w:t>
            </w:r>
            <w:r w:rsidRPr="00925909">
              <w:rPr>
                <w:rFonts w:asciiTheme="minorHAnsi" w:hAnsiTheme="minorHAnsi"/>
                <w:sz w:val="22"/>
                <w:szCs w:val="22"/>
                <w:lang w:eastAsia="en-CA"/>
              </w:rPr>
              <w:t xml:space="preserve"> &gt; $0</w:t>
            </w:r>
          </w:p>
          <w:p w14:paraId="439D03AF" w14:textId="77777777" w:rsidR="0080200F" w:rsidRDefault="0080200F" w:rsidP="009E5AA0">
            <w:pPr>
              <w:ind w:left="742"/>
              <w:rPr>
                <w:rFonts w:asciiTheme="minorHAnsi" w:hAnsiTheme="minorHAnsi"/>
                <w:sz w:val="22"/>
                <w:szCs w:val="22"/>
                <w:lang w:eastAsia="en-CA"/>
              </w:rPr>
            </w:pPr>
            <w:r>
              <w:rPr>
                <w:rFonts w:asciiTheme="minorHAnsi" w:hAnsiTheme="minorHAnsi"/>
                <w:sz w:val="22"/>
                <w:szCs w:val="22"/>
                <w:lang w:eastAsia="en-CA"/>
              </w:rPr>
              <w:t>Or</w:t>
            </w:r>
          </w:p>
          <w:p w14:paraId="79A32E88" w14:textId="77777777" w:rsidR="0080200F" w:rsidRDefault="0080200F" w:rsidP="009E5AA0">
            <w:pPr>
              <w:ind w:left="742"/>
              <w:rPr>
                <w:rFonts w:asciiTheme="minorHAnsi" w:hAnsiTheme="minorHAnsi"/>
                <w:sz w:val="22"/>
                <w:szCs w:val="22"/>
                <w:lang w:eastAsia="en-CA"/>
              </w:rPr>
            </w:pPr>
            <w:r>
              <w:rPr>
                <w:rFonts w:asciiTheme="minorHAnsi" w:hAnsiTheme="minorHAnsi"/>
                <w:sz w:val="22"/>
                <w:szCs w:val="22"/>
                <w:lang w:eastAsia="en-CA"/>
              </w:rPr>
              <w:t>File.</w:t>
            </w:r>
            <w:r w:rsidRPr="00925909">
              <w:rPr>
                <w:rFonts w:asciiTheme="minorHAnsi" w:hAnsiTheme="minorHAnsi"/>
                <w:sz w:val="22"/>
                <w:szCs w:val="22"/>
                <w:lang w:eastAsia="en-CA"/>
              </w:rPr>
              <w:t>Weeks</w:t>
            </w:r>
            <w:r>
              <w:t xml:space="preserve"> </w:t>
            </w:r>
            <w:r w:rsidRPr="001D535A">
              <w:rPr>
                <w:rFonts w:asciiTheme="minorHAnsi" w:hAnsiTheme="minorHAnsi"/>
                <w:sz w:val="22"/>
                <w:szCs w:val="22"/>
                <w:lang w:eastAsia="en-CA"/>
              </w:rPr>
              <w:t>_CurrentYear</w:t>
            </w:r>
            <w:r w:rsidRPr="00925909">
              <w:rPr>
                <w:rFonts w:asciiTheme="minorHAnsi" w:hAnsiTheme="minorHAnsi"/>
                <w:sz w:val="22"/>
                <w:szCs w:val="22"/>
                <w:lang w:eastAsia="en-CA"/>
              </w:rPr>
              <w:t xml:space="preserve"> &gt; 0 and </w:t>
            </w:r>
            <w:r>
              <w:rPr>
                <w:rFonts w:asciiTheme="minorHAnsi" w:hAnsiTheme="minorHAnsi"/>
                <w:sz w:val="22"/>
                <w:szCs w:val="22"/>
                <w:lang w:eastAsia="en-CA"/>
              </w:rPr>
              <w:t>File.</w:t>
            </w:r>
            <w:r>
              <w:t xml:space="preserve"> </w:t>
            </w:r>
            <w:r w:rsidRPr="001D535A">
              <w:rPr>
                <w:rFonts w:asciiTheme="minorHAnsi" w:hAnsiTheme="minorHAnsi"/>
                <w:sz w:val="22"/>
                <w:szCs w:val="22"/>
                <w:lang w:eastAsia="en-CA"/>
              </w:rPr>
              <w:t>AnnualizedEarnings</w:t>
            </w:r>
            <w:r>
              <w:t xml:space="preserve"> </w:t>
            </w:r>
            <w:r w:rsidRPr="001D535A">
              <w:rPr>
                <w:rFonts w:asciiTheme="minorHAnsi" w:hAnsiTheme="minorHAnsi"/>
                <w:sz w:val="22"/>
                <w:szCs w:val="22"/>
                <w:lang w:eastAsia="en-CA"/>
              </w:rPr>
              <w:t>_CurrentYear</w:t>
            </w:r>
            <w:r w:rsidRPr="00925909">
              <w:rPr>
                <w:rFonts w:asciiTheme="minorHAnsi" w:hAnsiTheme="minorHAnsi"/>
                <w:sz w:val="22"/>
                <w:szCs w:val="22"/>
                <w:lang w:eastAsia="en-CA"/>
              </w:rPr>
              <w:t xml:space="preserve"> &gt; $0</w:t>
            </w:r>
          </w:p>
          <w:p w14:paraId="043D0F12" w14:textId="77777777" w:rsidR="0080200F" w:rsidRDefault="0080200F" w:rsidP="009E5AA0">
            <w:pPr>
              <w:ind w:left="742"/>
              <w:rPr>
                <w:rFonts w:asciiTheme="minorHAnsi" w:hAnsiTheme="minorHAnsi"/>
                <w:sz w:val="22"/>
                <w:szCs w:val="22"/>
                <w:lang w:eastAsia="en-CA"/>
              </w:rPr>
            </w:pPr>
            <w:r>
              <w:rPr>
                <w:rFonts w:asciiTheme="minorHAnsi" w:hAnsiTheme="minorHAnsi"/>
                <w:sz w:val="22"/>
                <w:szCs w:val="22"/>
                <w:lang w:eastAsia="en-CA"/>
              </w:rPr>
              <w:t>Or</w:t>
            </w:r>
          </w:p>
          <w:p w14:paraId="3577DC2A" w14:textId="77777777" w:rsidR="0080200F" w:rsidRDefault="0080200F" w:rsidP="009E5AA0">
            <w:pPr>
              <w:ind w:left="742"/>
              <w:rPr>
                <w:rFonts w:asciiTheme="minorHAnsi" w:hAnsiTheme="minorHAnsi"/>
                <w:sz w:val="22"/>
                <w:szCs w:val="22"/>
                <w:lang w:eastAsia="en-CA"/>
              </w:rPr>
            </w:pPr>
            <w:r>
              <w:rPr>
                <w:rFonts w:asciiTheme="minorHAnsi" w:hAnsiTheme="minorHAnsi"/>
                <w:sz w:val="22"/>
                <w:szCs w:val="22"/>
                <w:lang w:eastAsia="en-CA"/>
              </w:rPr>
              <w:t>File.</w:t>
            </w:r>
            <w:r w:rsidRPr="00925909">
              <w:rPr>
                <w:rFonts w:asciiTheme="minorHAnsi" w:hAnsiTheme="minorHAnsi"/>
                <w:sz w:val="22"/>
                <w:szCs w:val="22"/>
                <w:lang w:eastAsia="en-CA"/>
              </w:rPr>
              <w:t>Weeks</w:t>
            </w:r>
            <w:r>
              <w:t xml:space="preserve"> </w:t>
            </w:r>
            <w:r w:rsidRPr="001D535A">
              <w:rPr>
                <w:rFonts w:asciiTheme="minorHAnsi" w:hAnsiTheme="minorHAnsi"/>
                <w:sz w:val="22"/>
                <w:szCs w:val="22"/>
                <w:lang w:eastAsia="en-CA"/>
              </w:rPr>
              <w:t>_PreviousYear</w:t>
            </w:r>
            <w:r w:rsidRPr="00925909">
              <w:rPr>
                <w:rFonts w:asciiTheme="minorHAnsi" w:hAnsiTheme="minorHAnsi"/>
                <w:sz w:val="22"/>
                <w:szCs w:val="22"/>
                <w:lang w:eastAsia="en-CA"/>
              </w:rPr>
              <w:t xml:space="preserve"> &gt; 0 and </w:t>
            </w:r>
            <w:r>
              <w:rPr>
                <w:rFonts w:asciiTheme="minorHAnsi" w:hAnsiTheme="minorHAnsi"/>
                <w:sz w:val="22"/>
                <w:szCs w:val="22"/>
                <w:lang w:eastAsia="en-CA"/>
              </w:rPr>
              <w:t>File.</w:t>
            </w:r>
            <w:r>
              <w:t xml:space="preserve"> </w:t>
            </w:r>
            <w:r w:rsidRPr="001D535A">
              <w:rPr>
                <w:rFonts w:asciiTheme="minorHAnsi" w:hAnsiTheme="minorHAnsi"/>
                <w:sz w:val="22"/>
                <w:szCs w:val="22"/>
                <w:lang w:eastAsia="en-CA"/>
              </w:rPr>
              <w:t>AnnualizedEarnings</w:t>
            </w:r>
            <w:r>
              <w:t xml:space="preserve"> </w:t>
            </w:r>
            <w:r w:rsidRPr="001D535A">
              <w:rPr>
                <w:rFonts w:asciiTheme="minorHAnsi" w:hAnsiTheme="minorHAnsi"/>
                <w:sz w:val="22"/>
                <w:szCs w:val="22"/>
                <w:lang w:eastAsia="en-CA"/>
              </w:rPr>
              <w:t>_PreviousYear</w:t>
            </w:r>
            <w:r w:rsidRPr="00925909">
              <w:rPr>
                <w:rFonts w:asciiTheme="minorHAnsi" w:hAnsiTheme="minorHAnsi"/>
                <w:sz w:val="22"/>
                <w:szCs w:val="22"/>
                <w:lang w:eastAsia="en-CA"/>
              </w:rPr>
              <w:t xml:space="preserve"> &gt; $0</w:t>
            </w:r>
          </w:p>
          <w:p w14:paraId="5245FAB1" w14:textId="77777777" w:rsidR="0080200F" w:rsidRPr="0078068E" w:rsidRDefault="0080200F" w:rsidP="009E5AA0">
            <w:pPr>
              <w:ind w:left="742"/>
              <w:rPr>
                <w:rFonts w:asciiTheme="minorHAnsi" w:hAnsiTheme="minorHAnsi"/>
                <w:sz w:val="22"/>
                <w:szCs w:val="22"/>
                <w:lang w:eastAsia="en-CA"/>
              </w:rPr>
            </w:pPr>
          </w:p>
        </w:tc>
      </w:tr>
      <w:tr w:rsidR="0080200F" w:rsidRPr="00A61AB1" w14:paraId="462DC7C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E0C132"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8606C77" w14:textId="77777777" w:rsidR="0080200F" w:rsidRPr="00A762CE" w:rsidRDefault="0080200F" w:rsidP="009E5AA0">
            <w:pPr>
              <w:pStyle w:val="NormalWeb"/>
              <w:spacing w:line="276" w:lineRule="auto"/>
              <w:rPr>
                <w:rFonts w:asciiTheme="minorHAnsi" w:hAnsiTheme="minorHAnsi"/>
                <w:color w:val="000000"/>
                <w:sz w:val="22"/>
                <w:szCs w:val="22"/>
                <w:lang w:val="en-CA"/>
              </w:rPr>
            </w:pPr>
            <w:r w:rsidRPr="001D535A">
              <w:rPr>
                <w:rFonts w:asciiTheme="minorHAnsi" w:hAnsiTheme="minorHAnsi" w:cs="Calibri"/>
                <w:sz w:val="22"/>
                <w:szCs w:val="22"/>
                <w:lang w:val="en-CA"/>
              </w:rPr>
              <w:t>N/A</w:t>
            </w:r>
          </w:p>
        </w:tc>
      </w:tr>
      <w:tr w:rsidR="0080200F" w:rsidRPr="00A61AB1" w14:paraId="1B27537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556001F"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F4F9581" w14:textId="77777777" w:rsidR="0080200F" w:rsidRPr="001D1230" w:rsidRDefault="0080200F" w:rsidP="009E5AA0">
            <w:pPr>
              <w:spacing w:before="60" w:after="60" w:line="240" w:lineRule="auto"/>
              <w:ind w:left="0"/>
            </w:pPr>
            <w:r w:rsidRPr="002E4F22">
              <w:rPr>
                <w:rFonts w:asciiTheme="minorHAnsi" w:eastAsia="Times New Roman" w:hAnsiTheme="minorHAnsi" w:cs="Calibri"/>
                <w:color w:val="auto"/>
                <w:sz w:val="22"/>
                <w:szCs w:val="22"/>
                <w:lang w:eastAsia="en-CA"/>
              </w:rPr>
              <w:t>Weeks and Annualized Earnings cannot both be greater than 0.</w:t>
            </w:r>
          </w:p>
        </w:tc>
      </w:tr>
      <w:tr w:rsidR="0080200F" w:rsidRPr="00A61AB1" w14:paraId="1867DD1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EB93798"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296B3BC"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A7A1441" w14:textId="77777777" w:rsidR="0080200F" w:rsidRPr="002C34DD" w:rsidRDefault="0080200F" w:rsidP="009E5AA0">
            <w:pPr>
              <w:spacing w:before="60" w:after="60" w:line="240" w:lineRule="auto"/>
              <w:ind w:left="0"/>
            </w:pPr>
            <w:r w:rsidRPr="00925909">
              <w:rPr>
                <w:rFonts w:asciiTheme="minorHAnsi" w:eastAsia="Times New Roman" w:hAnsiTheme="minorHAnsi" w:cs="Calibri"/>
                <w:color w:val="auto"/>
                <w:sz w:val="22"/>
                <w:szCs w:val="22"/>
                <w:lang w:eastAsia="en-CA"/>
              </w:rPr>
              <w:t>Weeks and Annualized Earnings cannot both be greater than 0</w:t>
            </w:r>
          </w:p>
        </w:tc>
      </w:tr>
      <w:tr w:rsidR="0080200F" w:rsidRPr="0085712F" w14:paraId="0CD2095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399FFF7" w14:textId="77777777" w:rsidR="0080200F" w:rsidRPr="0085712F" w:rsidRDefault="0080200F"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5FD988C" w14:textId="77777777" w:rsidR="0080200F" w:rsidRPr="009C43D2" w:rsidRDefault="0080200F" w:rsidP="009E5AA0">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80200F" w:rsidRPr="0085712F" w14:paraId="775239F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BCA684" w14:textId="77777777" w:rsidR="0080200F" w:rsidRPr="0085712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104D0F57" w14:textId="77777777" w:rsidR="0080200F" w:rsidRPr="006100CE" w:rsidRDefault="0080200F" w:rsidP="009E5AA0">
            <w:pPr>
              <w:spacing w:before="60" w:after="60" w:line="240" w:lineRule="auto"/>
              <w:ind w:left="0"/>
              <w:rPr>
                <w:rFonts w:asciiTheme="minorHAnsi" w:hAnsiTheme="minorHAnsi"/>
                <w:sz w:val="22"/>
                <w:szCs w:val="22"/>
                <w:lang w:eastAsia="en-CA"/>
              </w:rPr>
            </w:pPr>
            <w:r>
              <w:rPr>
                <w:rFonts w:asciiTheme="minorHAnsi" w:hAnsiTheme="minorHAnsi" w:cs="Calibri"/>
                <w:color w:val="auto"/>
                <w:sz w:val="22"/>
                <w:szCs w:val="22"/>
              </w:rPr>
              <w:t>N/A</w:t>
            </w:r>
          </w:p>
        </w:tc>
      </w:tr>
      <w:tr w:rsidR="0080200F" w:rsidRPr="0085712F" w14:paraId="3106AE8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886D63B"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7D56814" w14:textId="77777777" w:rsidR="0080200F" w:rsidRPr="006100CE" w:rsidRDefault="0080200F" w:rsidP="009E5AA0">
            <w:pPr>
              <w:spacing w:before="60" w:after="60" w:line="240" w:lineRule="auto"/>
              <w:ind w:left="0"/>
              <w:rPr>
                <w:rFonts w:asciiTheme="minorHAnsi" w:hAnsiTheme="minorHAnsi"/>
                <w:sz w:val="22"/>
                <w:szCs w:val="22"/>
                <w:lang w:eastAsia="en-CA"/>
              </w:rPr>
            </w:pPr>
            <w:r>
              <w:rPr>
                <w:rFonts w:asciiTheme="minorHAnsi" w:hAnsiTheme="minorHAnsi" w:cs="Calibri"/>
                <w:color w:val="auto"/>
                <w:sz w:val="22"/>
                <w:szCs w:val="22"/>
              </w:rPr>
              <w:t>N/A</w:t>
            </w:r>
          </w:p>
        </w:tc>
      </w:tr>
      <w:tr w:rsidR="0080200F" w:rsidRPr="0085712F" w14:paraId="19A9B74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861E354" w14:textId="77777777" w:rsidR="0080200F" w:rsidRDefault="0080200F"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E5B0481" w14:textId="77777777" w:rsidR="0080200F" w:rsidRPr="0085712F" w:rsidRDefault="0080200F"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794A058" w14:textId="77777777" w:rsidR="0080200F" w:rsidRDefault="0080200F" w:rsidP="0080200F">
            <w:pPr>
              <w:spacing w:before="60" w:after="60"/>
              <w:rPr>
                <w:lang w:eastAsia="en-CA"/>
              </w:rPr>
            </w:pPr>
            <w:r>
              <w:rPr>
                <w:lang w:eastAsia="en-CA"/>
              </w:rPr>
              <w:t>MR 20180720:</w:t>
            </w:r>
          </w:p>
          <w:p w14:paraId="7BD82409" w14:textId="77777777" w:rsidR="0080200F" w:rsidRDefault="0080200F" w:rsidP="0080200F">
            <w:pPr>
              <w:pStyle w:val="ListParagraph"/>
              <w:numPr>
                <w:ilvl w:val="0"/>
                <w:numId w:val="92"/>
              </w:numPr>
              <w:spacing w:before="60" w:after="60" w:line="240" w:lineRule="auto"/>
              <w:rPr>
                <w:lang w:eastAsia="en-CA"/>
              </w:rPr>
            </w:pPr>
            <w:r>
              <w:rPr>
                <w:lang w:eastAsia="en-CA"/>
              </w:rPr>
              <w:t>XMO Validation brought into Full Office spec.</w:t>
            </w:r>
          </w:p>
          <w:p w14:paraId="2CE649CB" w14:textId="77777777" w:rsidR="0080200F" w:rsidRPr="00CA5805" w:rsidRDefault="0080200F" w:rsidP="009E5AA0">
            <w:pPr>
              <w:spacing w:before="60" w:after="60" w:line="240" w:lineRule="auto"/>
              <w:ind w:left="0"/>
              <w:rPr>
                <w:rFonts w:asciiTheme="minorHAnsi" w:hAnsiTheme="minorHAnsi"/>
                <w:sz w:val="22"/>
                <w:szCs w:val="22"/>
                <w:lang w:eastAsia="en-CA"/>
              </w:rPr>
            </w:pPr>
          </w:p>
        </w:tc>
      </w:tr>
    </w:tbl>
    <w:p w14:paraId="641BFFF5" w14:textId="77777777" w:rsidR="0080200F" w:rsidRDefault="0080200F" w:rsidP="0080200F">
      <w:pPr>
        <w:spacing w:before="0" w:after="0" w:line="240" w:lineRule="auto"/>
        <w:ind w:left="0"/>
        <w:rPr>
          <w:lang w:val="en-US"/>
        </w:rPr>
      </w:pPr>
    </w:p>
    <w:p w14:paraId="21373C03" w14:textId="77777777" w:rsidR="0080200F" w:rsidRPr="006D100D" w:rsidRDefault="0080200F" w:rsidP="0080200F">
      <w:pPr>
        <w:rPr>
          <w:sz w:val="18"/>
          <w:szCs w:val="18"/>
        </w:rPr>
      </w:pPr>
    </w:p>
    <w:p w14:paraId="1636F09C" w14:textId="317482A5" w:rsidR="001252A6" w:rsidRDefault="001252A6">
      <w:pPr>
        <w:spacing w:before="0" w:after="0" w:line="240" w:lineRule="auto"/>
        <w:ind w:left="0"/>
        <w:rPr>
          <w:lang w:val="en-US"/>
        </w:rPr>
      </w:pPr>
      <w:r>
        <w:rPr>
          <w:lang w:val="en-US"/>
        </w:rPr>
        <w:br w:type="page"/>
      </w:r>
    </w:p>
    <w:p w14:paraId="67870682" w14:textId="77777777" w:rsidR="001252A6" w:rsidRPr="00FC5F08" w:rsidRDefault="001252A6" w:rsidP="001252A6">
      <w:pPr>
        <w:pStyle w:val="Heading3"/>
      </w:pPr>
      <w:r w:rsidRPr="006B06A8">
        <w:t xml:space="preserve">Validation – </w:t>
      </w:r>
      <w:r w:rsidRPr="00ED10BB">
        <w:t>Percentage</w:t>
      </w:r>
      <w:r>
        <w:t xml:space="preserve"> </w:t>
      </w:r>
      <w:r w:rsidRPr="00ED10BB">
        <w:t>Of</w:t>
      </w:r>
      <w:r>
        <w:t xml:space="preserve"> </w:t>
      </w:r>
      <w:r w:rsidRPr="00ED10BB">
        <w:t>Normal</w:t>
      </w:r>
      <w:r>
        <w:t xml:space="preserve"> </w:t>
      </w:r>
      <w:r w:rsidRPr="00ED10BB">
        <w:t>Earnings</w:t>
      </w:r>
      <w:r>
        <w:t xml:space="preserve"> </w:t>
      </w:r>
      <w:r w:rsidRPr="00ED10BB">
        <w:t>Not</w:t>
      </w:r>
      <w:r>
        <w:t xml:space="preserve"> </w:t>
      </w:r>
      <w:r w:rsidRPr="00ED10BB">
        <w:t>In</w:t>
      </w:r>
      <w:r>
        <w:t xml:space="preserve"> </w:t>
      </w:r>
      <w:r w:rsidRPr="00ED10BB">
        <w:t>Range</w:t>
      </w:r>
    </w:p>
    <w:p w14:paraId="42118636" w14:textId="77777777" w:rsidR="001252A6" w:rsidRPr="006B06A8" w:rsidRDefault="001252A6" w:rsidP="001252A6">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1252A6" w14:paraId="2C723B7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56AF6B"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99461A1" w14:textId="77777777" w:rsidR="001252A6" w:rsidRPr="000862E2" w:rsidRDefault="001252A6" w:rsidP="009E5AA0">
            <w:pPr>
              <w:pStyle w:val="Heading1"/>
            </w:pPr>
            <w:bookmarkStart w:id="28" w:name="_Toc43372822"/>
            <w:r w:rsidRPr="00ED10BB">
              <w:t>I33_PercentageOfNormalEarnings_NotInRange</w:t>
            </w:r>
            <w:bookmarkEnd w:id="28"/>
          </w:p>
        </w:tc>
      </w:tr>
      <w:tr w:rsidR="001252A6" w14:paraId="2F432B6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5F7C13"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B27C1D1" w14:textId="77777777" w:rsidR="001252A6" w:rsidRPr="000862E2" w:rsidRDefault="001252A6"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1914</w:t>
            </w:r>
          </w:p>
        </w:tc>
      </w:tr>
      <w:tr w:rsidR="001252A6" w14:paraId="7007F7F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EE48B92"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0CB3D9F" w14:textId="77777777" w:rsidR="001252A6" w:rsidRDefault="001252A6"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1252A6" w14:paraId="7A9506C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CBFCA10"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4B7CF35" w14:textId="77777777" w:rsidR="001252A6" w:rsidRPr="00B464B9" w:rsidRDefault="001252A6"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6E467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1252A6" w14:paraId="2DFB095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2322164"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837C130" w14:textId="77777777" w:rsidR="001252A6" w:rsidRPr="009675FB" w:rsidRDefault="001252A6" w:rsidP="009E5AA0">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Contributory Leaves</w:t>
            </w:r>
          </w:p>
        </w:tc>
      </w:tr>
      <w:tr w:rsidR="001252A6" w14:paraId="27F4193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A1D2E1"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523C2C6" w14:textId="77777777" w:rsidR="001252A6" w:rsidRDefault="001252A6"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1252A6" w14:paraId="2A7CA76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A794E44"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ABC725F" w14:textId="77777777" w:rsidR="001252A6" w:rsidRPr="00B464B9" w:rsidRDefault="001252A6" w:rsidP="009E5AA0">
            <w:pPr>
              <w:spacing w:before="60" w:after="60" w:line="240" w:lineRule="auto"/>
              <w:ind w:left="0"/>
              <w:rPr>
                <w:rFonts w:asciiTheme="minorHAnsi" w:eastAsia="Times New Roman" w:hAnsiTheme="minorHAnsi" w:cs="Calibri"/>
                <w:color w:val="auto"/>
                <w:sz w:val="22"/>
                <w:szCs w:val="22"/>
                <w:lang w:eastAsia="en-CA"/>
              </w:rPr>
            </w:pPr>
            <w:r w:rsidRPr="00CD6F42">
              <w:rPr>
                <w:rFonts w:asciiTheme="minorHAnsi" w:eastAsia="Times New Roman" w:hAnsiTheme="minorHAnsi" w:cs="Calibri"/>
                <w:color w:val="auto"/>
                <w:sz w:val="22"/>
                <w:szCs w:val="22"/>
                <w:lang w:eastAsia="en-CA"/>
              </w:rPr>
              <w:t>Public</w:t>
            </w:r>
          </w:p>
        </w:tc>
      </w:tr>
      <w:tr w:rsidR="001252A6" w:rsidRPr="00A61AB1" w14:paraId="0D339D6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2E6AFE"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ECB4694"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75F4700" w14:textId="77777777" w:rsidR="001252A6" w:rsidRPr="00C301FC" w:rsidRDefault="001252A6"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sidRPr="00B609CE">
              <w:rPr>
                <w:rFonts w:asciiTheme="minorHAnsi" w:hAnsiTheme="minorHAnsi"/>
                <w:sz w:val="22"/>
                <w:szCs w:val="22"/>
                <w:lang w:eastAsia="en-CA"/>
              </w:rPr>
              <w:t>% of Normal Earnings must be between 0% and 100%.</w:t>
            </w:r>
          </w:p>
        </w:tc>
      </w:tr>
      <w:tr w:rsidR="001252A6" w:rsidRPr="009151F9" w14:paraId="4A7981F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02B0A95"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E41C181" w14:textId="77777777" w:rsidR="001252A6" w:rsidRDefault="001252A6"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1BA967BA" w14:textId="77777777" w:rsidR="001252A6" w:rsidRDefault="001252A6" w:rsidP="009E5AA0">
            <w:pPr>
              <w:ind w:left="742"/>
              <w:rPr>
                <w:rFonts w:asciiTheme="minorHAnsi" w:hAnsiTheme="minorHAnsi"/>
                <w:sz w:val="22"/>
                <w:szCs w:val="22"/>
                <w:lang w:eastAsia="en-CA"/>
              </w:rPr>
            </w:pPr>
            <w:r w:rsidRPr="00FA0F19">
              <w:rPr>
                <w:rFonts w:asciiTheme="minorHAnsi" w:hAnsiTheme="minorHAnsi"/>
                <w:sz w:val="22"/>
                <w:szCs w:val="22"/>
                <w:lang w:eastAsia="en-CA"/>
              </w:rPr>
              <w:t xml:space="preserve">File.PctOfNormalEarnings is not null </w:t>
            </w:r>
          </w:p>
          <w:p w14:paraId="4CFD19B2" w14:textId="77777777" w:rsidR="001252A6" w:rsidRDefault="001252A6" w:rsidP="009E5AA0">
            <w:pPr>
              <w:ind w:left="742"/>
              <w:rPr>
                <w:rFonts w:asciiTheme="minorHAnsi" w:hAnsiTheme="minorHAnsi"/>
                <w:sz w:val="22"/>
                <w:szCs w:val="22"/>
                <w:lang w:eastAsia="en-CA"/>
              </w:rPr>
            </w:pPr>
            <w:r>
              <w:rPr>
                <w:rFonts w:asciiTheme="minorHAnsi" w:hAnsiTheme="minorHAnsi"/>
                <w:sz w:val="22"/>
                <w:szCs w:val="22"/>
                <w:lang w:eastAsia="en-CA"/>
              </w:rPr>
              <w:t>AND</w:t>
            </w:r>
            <w:r w:rsidRPr="00FA0F19">
              <w:rPr>
                <w:rFonts w:asciiTheme="minorHAnsi" w:hAnsiTheme="minorHAnsi"/>
                <w:sz w:val="22"/>
                <w:szCs w:val="22"/>
                <w:lang w:eastAsia="en-CA"/>
              </w:rPr>
              <w:t xml:space="preserve"> </w:t>
            </w:r>
          </w:p>
          <w:p w14:paraId="24CF9450" w14:textId="77777777" w:rsidR="001252A6" w:rsidRPr="0078068E" w:rsidRDefault="001252A6" w:rsidP="009E5AA0">
            <w:pPr>
              <w:ind w:left="742"/>
              <w:rPr>
                <w:rFonts w:asciiTheme="minorHAnsi" w:hAnsiTheme="minorHAnsi"/>
                <w:sz w:val="22"/>
                <w:szCs w:val="22"/>
                <w:lang w:eastAsia="en-CA"/>
              </w:rPr>
            </w:pPr>
            <w:r w:rsidRPr="00FA0F19">
              <w:rPr>
                <w:rFonts w:asciiTheme="minorHAnsi" w:hAnsiTheme="minorHAnsi"/>
                <w:sz w:val="22"/>
                <w:szCs w:val="22"/>
                <w:lang w:eastAsia="en-CA"/>
              </w:rPr>
              <w:t>File.PctOfNormalEarnings &lt; 0</w:t>
            </w:r>
            <w:r>
              <w:rPr>
                <w:rFonts w:asciiTheme="minorHAnsi" w:hAnsiTheme="minorHAnsi"/>
                <w:sz w:val="22"/>
                <w:szCs w:val="22"/>
                <w:lang w:eastAsia="en-CA"/>
              </w:rPr>
              <w:t xml:space="preserve"> </w:t>
            </w:r>
            <w:r w:rsidRPr="00FA0F19">
              <w:rPr>
                <w:rFonts w:asciiTheme="minorHAnsi" w:hAnsiTheme="minorHAnsi"/>
                <w:sz w:val="22"/>
                <w:szCs w:val="22"/>
                <w:lang w:eastAsia="en-CA"/>
              </w:rPr>
              <w:t>Or File.PctOfNormalEarnings &gt; 100</w:t>
            </w:r>
          </w:p>
        </w:tc>
      </w:tr>
      <w:tr w:rsidR="001252A6" w:rsidRPr="00A61AB1" w14:paraId="01B2669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27B2CA8"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A6CF9A8" w14:textId="77777777" w:rsidR="001252A6" w:rsidRPr="00A762CE" w:rsidRDefault="001252A6" w:rsidP="009E5AA0">
            <w:pPr>
              <w:pStyle w:val="NormalWeb"/>
              <w:spacing w:line="276" w:lineRule="auto"/>
              <w:rPr>
                <w:rFonts w:asciiTheme="minorHAnsi" w:hAnsiTheme="minorHAnsi"/>
                <w:color w:val="000000"/>
                <w:sz w:val="22"/>
                <w:szCs w:val="22"/>
                <w:lang w:val="en-CA"/>
              </w:rPr>
            </w:pPr>
            <w:r>
              <w:rPr>
                <w:rFonts w:asciiTheme="minorHAnsi" w:hAnsiTheme="minorHAnsi" w:cs="Calibri"/>
                <w:sz w:val="22"/>
                <w:szCs w:val="22"/>
              </w:rPr>
              <w:t>N/A</w:t>
            </w:r>
          </w:p>
        </w:tc>
      </w:tr>
      <w:tr w:rsidR="001252A6" w:rsidRPr="00A61AB1" w14:paraId="3393FC6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416906A"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0AEF904" w14:textId="77777777" w:rsidR="001252A6" w:rsidRPr="001D1230" w:rsidRDefault="001252A6" w:rsidP="009E5AA0">
            <w:pPr>
              <w:spacing w:before="60" w:after="60"/>
              <w:ind w:left="0"/>
            </w:pPr>
            <w:r w:rsidRPr="009A5C3D">
              <w:rPr>
                <w:rFonts w:asciiTheme="minorHAnsi" w:hAnsiTheme="minorHAnsi"/>
                <w:sz w:val="22"/>
                <w:szCs w:val="22"/>
                <w:lang w:eastAsia="en-CA"/>
              </w:rPr>
              <w:t>% of Normal Earnings must be between 0% and 100%</w:t>
            </w:r>
            <w:r>
              <w:rPr>
                <w:rFonts w:asciiTheme="minorHAnsi" w:hAnsiTheme="minorHAnsi"/>
                <w:sz w:val="22"/>
                <w:szCs w:val="22"/>
                <w:lang w:eastAsia="en-CA"/>
              </w:rPr>
              <w:t>.</w:t>
            </w:r>
          </w:p>
        </w:tc>
      </w:tr>
      <w:tr w:rsidR="001252A6" w:rsidRPr="00A61AB1" w14:paraId="65CC97D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F45B442"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0212975"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3405368" w14:textId="77777777" w:rsidR="001252A6" w:rsidRPr="002C34DD" w:rsidRDefault="001252A6" w:rsidP="009E5AA0">
            <w:pPr>
              <w:spacing w:before="60" w:after="60"/>
              <w:ind w:left="0"/>
            </w:pPr>
            <w:r w:rsidRPr="00B609CE">
              <w:rPr>
                <w:rFonts w:asciiTheme="minorHAnsi" w:hAnsiTheme="minorHAnsi"/>
                <w:sz w:val="22"/>
                <w:szCs w:val="22"/>
                <w:lang w:eastAsia="en-CA"/>
              </w:rPr>
              <w:t>% of Normal Earnings must be between 0% and 100%.</w:t>
            </w:r>
          </w:p>
        </w:tc>
      </w:tr>
      <w:tr w:rsidR="001252A6" w:rsidRPr="0085712F" w14:paraId="76AA680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4E9215D" w14:textId="77777777" w:rsidR="001252A6" w:rsidRPr="0085712F" w:rsidRDefault="001252A6"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EB1D0F7" w14:textId="77777777" w:rsidR="001252A6" w:rsidRPr="009C43D2" w:rsidRDefault="001252A6" w:rsidP="009E5AA0">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1252A6" w:rsidRPr="0085712F" w14:paraId="0062407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659549" w14:textId="77777777" w:rsidR="001252A6" w:rsidRPr="0085712F" w:rsidRDefault="001252A6"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E1CC29A" w14:textId="77777777" w:rsidR="001252A6" w:rsidRPr="006100CE" w:rsidRDefault="001252A6" w:rsidP="009E5AA0">
            <w:pPr>
              <w:spacing w:before="60" w:after="60" w:line="240" w:lineRule="auto"/>
              <w:ind w:left="0"/>
              <w:rPr>
                <w:rFonts w:asciiTheme="minorHAnsi" w:hAnsiTheme="minorHAnsi"/>
                <w:sz w:val="22"/>
                <w:szCs w:val="22"/>
                <w:lang w:eastAsia="en-CA"/>
              </w:rPr>
            </w:pPr>
            <w:r>
              <w:rPr>
                <w:rFonts w:asciiTheme="minorHAnsi" w:hAnsiTheme="minorHAnsi" w:cs="Calibri"/>
                <w:color w:val="auto"/>
                <w:sz w:val="22"/>
                <w:szCs w:val="22"/>
              </w:rPr>
              <w:t>N/A</w:t>
            </w:r>
          </w:p>
        </w:tc>
      </w:tr>
      <w:tr w:rsidR="001252A6" w:rsidRPr="0085712F" w14:paraId="2AC9DAE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44F5697"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2B9BE65" w14:textId="77777777" w:rsidR="001252A6" w:rsidRPr="006100CE" w:rsidRDefault="001252A6"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1252A6" w:rsidRPr="0085712F" w14:paraId="6DE019A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DF517F" w14:textId="77777777" w:rsidR="001252A6" w:rsidRDefault="001252A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E46387F" w14:textId="77777777" w:rsidR="001252A6" w:rsidRPr="0085712F" w:rsidRDefault="001252A6"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80ACE39" w14:textId="77777777" w:rsidR="001252A6" w:rsidRDefault="001252A6" w:rsidP="001252A6">
            <w:pPr>
              <w:spacing w:before="60" w:after="60"/>
              <w:rPr>
                <w:lang w:eastAsia="en-CA"/>
              </w:rPr>
            </w:pPr>
            <w:r>
              <w:rPr>
                <w:lang w:eastAsia="en-CA"/>
              </w:rPr>
              <w:t>MR 20180720:</w:t>
            </w:r>
          </w:p>
          <w:p w14:paraId="319637DA" w14:textId="77777777" w:rsidR="001252A6" w:rsidRDefault="001252A6" w:rsidP="001252A6">
            <w:pPr>
              <w:pStyle w:val="ListParagraph"/>
              <w:numPr>
                <w:ilvl w:val="0"/>
                <w:numId w:val="91"/>
              </w:numPr>
              <w:spacing w:before="60" w:after="60" w:line="240" w:lineRule="auto"/>
              <w:rPr>
                <w:lang w:eastAsia="en-CA"/>
              </w:rPr>
            </w:pPr>
            <w:r>
              <w:rPr>
                <w:lang w:eastAsia="en-CA"/>
              </w:rPr>
              <w:t>XMO Validation brought into Full Office spec.</w:t>
            </w:r>
          </w:p>
          <w:p w14:paraId="375909F7" w14:textId="77777777" w:rsidR="001252A6" w:rsidRPr="00CA5805" w:rsidRDefault="001252A6" w:rsidP="001252A6">
            <w:pPr>
              <w:spacing w:before="100" w:beforeAutospacing="1" w:after="100" w:afterAutospacing="1" w:line="240" w:lineRule="auto"/>
              <w:ind w:left="0"/>
              <w:rPr>
                <w:rFonts w:asciiTheme="minorHAnsi" w:hAnsiTheme="minorHAnsi"/>
                <w:sz w:val="22"/>
                <w:szCs w:val="22"/>
                <w:lang w:eastAsia="en-CA"/>
              </w:rPr>
            </w:pPr>
          </w:p>
        </w:tc>
      </w:tr>
    </w:tbl>
    <w:p w14:paraId="26FB9306" w14:textId="77777777" w:rsidR="001252A6" w:rsidRDefault="001252A6" w:rsidP="001252A6">
      <w:pPr>
        <w:spacing w:before="0" w:after="0" w:line="240" w:lineRule="auto"/>
        <w:ind w:left="0"/>
        <w:rPr>
          <w:lang w:val="en-US"/>
        </w:rPr>
      </w:pPr>
    </w:p>
    <w:p w14:paraId="1C442440" w14:textId="77777777" w:rsidR="001252A6" w:rsidRPr="006D100D" w:rsidRDefault="001252A6" w:rsidP="001252A6">
      <w:pPr>
        <w:rPr>
          <w:sz w:val="18"/>
          <w:szCs w:val="18"/>
        </w:rPr>
      </w:pPr>
    </w:p>
    <w:p w14:paraId="3B278AA3" w14:textId="77777777" w:rsidR="00213F05" w:rsidRPr="001252A6" w:rsidRDefault="00213F05" w:rsidP="00213F05">
      <w:pPr>
        <w:spacing w:before="0" w:after="0" w:line="240" w:lineRule="auto"/>
        <w:ind w:left="0"/>
      </w:pPr>
    </w:p>
    <w:p w14:paraId="6DD5C3D9" w14:textId="77777777" w:rsidR="00213F05" w:rsidRPr="006D100D" w:rsidRDefault="00213F05" w:rsidP="00213F05">
      <w:pPr>
        <w:rPr>
          <w:sz w:val="18"/>
          <w:szCs w:val="18"/>
        </w:rPr>
      </w:pPr>
    </w:p>
    <w:p w14:paraId="604FF8E7" w14:textId="77777777" w:rsidR="00636509" w:rsidRPr="00213F05" w:rsidRDefault="00636509" w:rsidP="00636509">
      <w:pPr>
        <w:spacing w:before="0" w:after="0" w:line="240" w:lineRule="auto"/>
        <w:ind w:left="0"/>
      </w:pPr>
    </w:p>
    <w:p w14:paraId="09CD75AB" w14:textId="77777777" w:rsidR="00F2044D" w:rsidRPr="00636509" w:rsidRDefault="00F2044D" w:rsidP="00F2044D">
      <w:pPr>
        <w:rPr>
          <w:sz w:val="18"/>
          <w:szCs w:val="18"/>
          <w:lang w:val="en-US"/>
        </w:rPr>
      </w:pPr>
    </w:p>
    <w:p w14:paraId="7A263F6C" w14:textId="1FDA1B26" w:rsidR="00B15858" w:rsidRPr="009675FB" w:rsidRDefault="0053519C" w:rsidP="00B15858">
      <w:pPr>
        <w:pStyle w:val="Heading3"/>
        <w:rPr>
          <w:lang w:val="en-US"/>
        </w:rPr>
      </w:pPr>
      <w:r>
        <w:br w:type="page"/>
      </w:r>
      <w:r w:rsidR="00B15858" w:rsidRPr="006B06A8">
        <w:t xml:space="preserve">Validation – </w:t>
      </w:r>
      <w:r w:rsidR="00B15858" w:rsidRPr="009675FB">
        <w:t>Future Termination or Death date</w:t>
      </w:r>
    </w:p>
    <w:p w14:paraId="285C0CF8" w14:textId="77777777" w:rsidR="00B15858" w:rsidRPr="006B06A8" w:rsidRDefault="00B15858" w:rsidP="00B15858">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B15858" w14:paraId="6C7B0CEA"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E6A4DF3"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F3D4488" w14:textId="4E4AA5A2" w:rsidR="00B15858" w:rsidRPr="000862E2" w:rsidRDefault="00B15858" w:rsidP="007B2137">
            <w:pPr>
              <w:pStyle w:val="Heading1"/>
            </w:pPr>
            <w:bookmarkStart w:id="29" w:name="_Toc43372823"/>
            <w:r w:rsidRPr="000862E2">
              <w:rPr>
                <w:rFonts w:cs="Calibri"/>
              </w:rPr>
              <w:t>I42_FutureDate</w:t>
            </w:r>
            <w:bookmarkEnd w:id="29"/>
          </w:p>
        </w:tc>
      </w:tr>
      <w:tr w:rsidR="00B15858" w14:paraId="2CBF79E4"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7AB626C"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4EB94FD" w14:textId="3C1C8FFE" w:rsidR="00B15858" w:rsidRPr="000862E2" w:rsidRDefault="00EE7892" w:rsidP="007B2137">
            <w:pPr>
              <w:spacing w:before="60" w:after="60" w:line="240" w:lineRule="auto"/>
              <w:ind w:left="0"/>
              <w:rPr>
                <w:rFonts w:asciiTheme="minorHAnsi" w:eastAsia="Times New Roman" w:hAnsiTheme="minorHAnsi" w:cs="Calibri"/>
                <w:color w:val="auto"/>
                <w:sz w:val="22"/>
                <w:szCs w:val="22"/>
                <w:lang w:eastAsia="en-CA"/>
              </w:rPr>
            </w:pPr>
            <w:r w:rsidRPr="00EE7892">
              <w:rPr>
                <w:rFonts w:asciiTheme="minorHAnsi" w:eastAsia="Times New Roman" w:hAnsiTheme="minorHAnsi" w:cs="Calibri"/>
                <w:color w:val="auto"/>
                <w:sz w:val="22"/>
                <w:szCs w:val="22"/>
                <w:lang w:eastAsia="en-CA"/>
              </w:rPr>
              <w:t>8106</w:t>
            </w:r>
          </w:p>
        </w:tc>
      </w:tr>
      <w:tr w:rsidR="00B15858" w14:paraId="5912ECD6"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B3DA59"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6CC5CDA" w14:textId="77777777" w:rsidR="00B15858" w:rsidRDefault="00B15858" w:rsidP="007B2137">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B15858" w14:paraId="3D946D6C"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614BF2F"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24F74811" w14:textId="5C3F7892" w:rsidR="00B15858" w:rsidRPr="00B464B9" w:rsidRDefault="00807443" w:rsidP="00FA3AB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807443">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w:t>
            </w:r>
            <w:r w:rsidR="00FA3ABF">
              <w:rPr>
                <w:rFonts w:asciiTheme="minorHAnsi" w:eastAsia="Times New Roman" w:hAnsiTheme="minorHAnsi" w:cs="Calibri"/>
                <w:color w:val="auto"/>
                <w:sz w:val="22"/>
                <w:szCs w:val="22"/>
                <w:lang w:eastAsia="en-CA"/>
              </w:rPr>
              <w:t>level validation</w:t>
            </w:r>
          </w:p>
        </w:tc>
      </w:tr>
      <w:tr w:rsidR="00B15858" w14:paraId="3BA6D97A"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369963"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3A71394" w14:textId="762A7AEA" w:rsidR="00B15858" w:rsidRPr="009675FB" w:rsidRDefault="00B15858" w:rsidP="007B2137">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Events (Final Data)</w:t>
            </w:r>
          </w:p>
        </w:tc>
      </w:tr>
      <w:tr w:rsidR="00B15858" w14:paraId="6730BEB1"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F1FD73"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094CAB2" w14:textId="77777777" w:rsidR="00B15858" w:rsidRDefault="00B15858" w:rsidP="007B213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B15858" w14:paraId="0F7A8931"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41076B3"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6A693A3" w14:textId="77777777" w:rsidR="00B15858" w:rsidRPr="00B464B9" w:rsidRDefault="00B15858" w:rsidP="007B2137">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B15858" w:rsidRPr="00A61AB1" w14:paraId="7B290073"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AEDE062"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2C609A9"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26D6E30" w14:textId="2F9AC192" w:rsidR="00B15858" w:rsidRPr="00C301FC" w:rsidRDefault="00C76FC7" w:rsidP="007B2137">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the Date of Termination or the Date of Death is not in the future.</w:t>
            </w:r>
          </w:p>
        </w:tc>
      </w:tr>
      <w:tr w:rsidR="00B15858" w:rsidRPr="009151F9" w14:paraId="4611F35D"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F0333E3"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8A1D1B4" w14:textId="77777777" w:rsidR="00C76FC7" w:rsidRDefault="00C76FC7" w:rsidP="00C76FC7">
            <w:pPr>
              <w:ind w:left="0"/>
              <w:rPr>
                <w:rFonts w:asciiTheme="minorHAnsi" w:hAnsiTheme="minorHAnsi"/>
                <w:sz w:val="22"/>
                <w:szCs w:val="22"/>
                <w:lang w:eastAsia="en-CA"/>
              </w:rPr>
            </w:pPr>
            <w:r w:rsidRPr="009675FB">
              <w:rPr>
                <w:rFonts w:asciiTheme="minorHAnsi" w:hAnsiTheme="minorHAnsi"/>
                <w:sz w:val="22"/>
                <w:szCs w:val="22"/>
                <w:lang w:eastAsia="en-CA"/>
              </w:rPr>
              <w:t xml:space="preserve">If </w:t>
            </w:r>
            <w:r>
              <w:rPr>
                <w:rFonts w:asciiTheme="minorHAnsi" w:hAnsiTheme="minorHAnsi"/>
                <w:sz w:val="22"/>
                <w:szCs w:val="22"/>
                <w:lang w:eastAsia="en-CA"/>
              </w:rPr>
              <w:t xml:space="preserve">File.EventType = TERFIN </w:t>
            </w:r>
          </w:p>
          <w:p w14:paraId="62F6A3AE" w14:textId="77777777" w:rsidR="00C76FC7" w:rsidRDefault="00C76FC7" w:rsidP="00C76FC7">
            <w:pPr>
              <w:ind w:left="0"/>
              <w:rPr>
                <w:rFonts w:asciiTheme="minorHAnsi" w:hAnsiTheme="minorHAnsi"/>
                <w:sz w:val="22"/>
                <w:szCs w:val="22"/>
                <w:lang w:eastAsia="en-CA"/>
              </w:rPr>
            </w:pPr>
            <w:r>
              <w:rPr>
                <w:rFonts w:asciiTheme="minorHAnsi" w:hAnsiTheme="minorHAnsi"/>
                <w:sz w:val="22"/>
                <w:szCs w:val="22"/>
                <w:lang w:eastAsia="en-CA"/>
              </w:rPr>
              <w:t xml:space="preserve">AND </w:t>
            </w:r>
          </w:p>
          <w:p w14:paraId="29B671DB" w14:textId="181EE8DB" w:rsidR="00C76FC7" w:rsidRDefault="00C76FC7" w:rsidP="00C76FC7">
            <w:pPr>
              <w:ind w:left="0"/>
              <w:rPr>
                <w:rFonts w:asciiTheme="minorHAnsi" w:hAnsiTheme="minorHAnsi"/>
                <w:sz w:val="22"/>
                <w:szCs w:val="22"/>
                <w:lang w:eastAsia="en-CA"/>
              </w:rPr>
            </w:pPr>
            <w:r>
              <w:rPr>
                <w:rFonts w:asciiTheme="minorHAnsi" w:hAnsiTheme="minorHAnsi"/>
                <w:sz w:val="22"/>
                <w:szCs w:val="22"/>
                <w:lang w:eastAsia="en-CA"/>
              </w:rPr>
              <w:t>File.EmploymentEndDate &gt; ExecutionParameters.ExecutionDate</w:t>
            </w:r>
          </w:p>
          <w:p w14:paraId="573AB77F" w14:textId="77777777" w:rsidR="00C76FC7" w:rsidRDefault="00C76FC7" w:rsidP="00C76FC7">
            <w:pPr>
              <w:ind w:left="0"/>
              <w:rPr>
                <w:rFonts w:asciiTheme="minorHAnsi" w:hAnsiTheme="minorHAnsi"/>
                <w:sz w:val="22"/>
                <w:szCs w:val="22"/>
                <w:lang w:eastAsia="en-CA"/>
              </w:rPr>
            </w:pPr>
            <w:r>
              <w:rPr>
                <w:rFonts w:asciiTheme="minorHAnsi" w:hAnsiTheme="minorHAnsi"/>
                <w:sz w:val="22"/>
                <w:szCs w:val="22"/>
                <w:lang w:eastAsia="en-CA"/>
              </w:rPr>
              <w:t>OR</w:t>
            </w:r>
          </w:p>
          <w:p w14:paraId="13DFAC46" w14:textId="77777777" w:rsidR="00C76FC7" w:rsidRDefault="00C76FC7" w:rsidP="00C76FC7">
            <w:pPr>
              <w:ind w:left="0"/>
              <w:rPr>
                <w:rFonts w:asciiTheme="minorHAnsi" w:hAnsiTheme="minorHAnsi"/>
                <w:sz w:val="22"/>
                <w:szCs w:val="22"/>
                <w:lang w:eastAsia="en-CA"/>
              </w:rPr>
            </w:pPr>
            <w:r>
              <w:rPr>
                <w:rFonts w:asciiTheme="minorHAnsi" w:hAnsiTheme="minorHAnsi"/>
                <w:sz w:val="22"/>
                <w:szCs w:val="22"/>
                <w:lang w:eastAsia="en-CA"/>
              </w:rPr>
              <w:t>IF File.EventType = DECFIN</w:t>
            </w:r>
          </w:p>
          <w:p w14:paraId="06E0C32A" w14:textId="77777777" w:rsidR="00C76FC7" w:rsidRDefault="00C76FC7" w:rsidP="00C76FC7">
            <w:pPr>
              <w:ind w:left="0"/>
              <w:rPr>
                <w:rFonts w:asciiTheme="minorHAnsi" w:hAnsiTheme="minorHAnsi"/>
                <w:sz w:val="22"/>
                <w:szCs w:val="22"/>
                <w:lang w:eastAsia="en-CA"/>
              </w:rPr>
            </w:pPr>
            <w:r>
              <w:rPr>
                <w:rFonts w:asciiTheme="minorHAnsi" w:hAnsiTheme="minorHAnsi"/>
                <w:sz w:val="22"/>
                <w:szCs w:val="22"/>
                <w:lang w:eastAsia="en-CA"/>
              </w:rPr>
              <w:t>AND</w:t>
            </w:r>
          </w:p>
          <w:p w14:paraId="48CA9C59" w14:textId="77777777" w:rsidR="00B15858" w:rsidRDefault="00C76FC7" w:rsidP="00C76FC7">
            <w:pPr>
              <w:ind w:left="0"/>
              <w:rPr>
                <w:rFonts w:asciiTheme="minorHAnsi" w:hAnsiTheme="minorHAnsi"/>
                <w:sz w:val="22"/>
                <w:szCs w:val="22"/>
                <w:lang w:eastAsia="en-CA"/>
              </w:rPr>
            </w:pPr>
            <w:r>
              <w:rPr>
                <w:rFonts w:asciiTheme="minorHAnsi" w:hAnsiTheme="minorHAnsi"/>
                <w:sz w:val="22"/>
                <w:szCs w:val="22"/>
                <w:lang w:eastAsia="en-CA"/>
              </w:rPr>
              <w:t>File.DateOfDeath &gt; ExecutionParameters.ExecutionDate</w:t>
            </w:r>
          </w:p>
          <w:p w14:paraId="043A27B5" w14:textId="4DB4345D" w:rsidR="00754535" w:rsidRPr="0078068E" w:rsidRDefault="00754535" w:rsidP="00C76FC7">
            <w:pPr>
              <w:ind w:left="0"/>
              <w:rPr>
                <w:rFonts w:asciiTheme="minorHAnsi" w:hAnsiTheme="minorHAnsi"/>
                <w:sz w:val="22"/>
                <w:szCs w:val="22"/>
                <w:lang w:eastAsia="en-CA"/>
              </w:rPr>
            </w:pPr>
            <w:r>
              <w:rPr>
                <w:rFonts w:asciiTheme="minorHAnsi" w:hAnsiTheme="minorHAnsi"/>
                <w:sz w:val="22"/>
                <w:szCs w:val="22"/>
                <w:lang w:eastAsia="en-CA"/>
              </w:rPr>
              <w:t xml:space="preserve"> </w:t>
            </w:r>
          </w:p>
        </w:tc>
      </w:tr>
      <w:tr w:rsidR="00B15858" w:rsidRPr="00A61AB1" w14:paraId="338CDD5A"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9B221DC"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1C9BE0E" w14:textId="10EBA757" w:rsidR="00B15858" w:rsidRPr="00A762CE" w:rsidRDefault="007A3E37" w:rsidP="007B2137">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B15858" w:rsidRPr="00A61AB1" w14:paraId="077D6DE9"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E149D5D"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37E5D732" w14:textId="564B92B9" w:rsidR="00B15858" w:rsidRPr="009675FB" w:rsidRDefault="00E22148" w:rsidP="007B2137">
            <w:pPr>
              <w:pStyle w:val="NormalWeb"/>
              <w:spacing w:line="276" w:lineRule="auto"/>
              <w:rPr>
                <w:rFonts w:asciiTheme="minorHAnsi" w:hAnsiTheme="minorHAnsi"/>
                <w:color w:val="000000"/>
                <w:sz w:val="22"/>
                <w:szCs w:val="22"/>
                <w:lang w:val="en-CA"/>
              </w:rPr>
            </w:pPr>
            <w:r w:rsidRPr="009675FB">
              <w:rPr>
                <w:rFonts w:asciiTheme="minorHAnsi" w:hAnsiTheme="minorHAnsi"/>
                <w:color w:val="000000"/>
                <w:sz w:val="22"/>
                <w:szCs w:val="22"/>
                <w:lang w:val="en-CA"/>
              </w:rPr>
              <w:t>Event date must be earlier than or equal to today's date.</w:t>
            </w:r>
          </w:p>
        </w:tc>
      </w:tr>
      <w:tr w:rsidR="00B15858" w:rsidRPr="00A61AB1" w14:paraId="6CEE444A"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1EE47D4"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D467518"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306F4E7" w14:textId="6B4124CC" w:rsidR="00B15858" w:rsidRPr="00B464B9" w:rsidRDefault="00E22148" w:rsidP="007B2137">
            <w:pPr>
              <w:spacing w:before="60" w:after="60"/>
              <w:ind w:left="0"/>
              <w:rPr>
                <w:rFonts w:asciiTheme="minorHAnsi" w:hAnsiTheme="minorHAnsi"/>
                <w:sz w:val="22"/>
                <w:szCs w:val="22"/>
                <w:lang w:eastAsia="en-CA"/>
              </w:rPr>
            </w:pPr>
            <w:r w:rsidRPr="00487EA8">
              <w:rPr>
                <w:rFonts w:asciiTheme="minorHAnsi" w:eastAsia="Times New Roman" w:hAnsiTheme="minorHAnsi"/>
                <w:sz w:val="22"/>
                <w:szCs w:val="22"/>
                <w:lang w:eastAsia="fr-CA"/>
              </w:rPr>
              <w:t>Event date must be earlier than or equal to today's date.</w:t>
            </w:r>
          </w:p>
        </w:tc>
      </w:tr>
      <w:tr w:rsidR="00B15858" w:rsidRPr="0085712F" w14:paraId="55519299"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BECD30" w14:textId="77777777" w:rsidR="00B15858" w:rsidRPr="0085712F" w:rsidRDefault="00B15858" w:rsidP="007B2137">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DB1B3F4" w14:textId="53332B65" w:rsidR="00B15858" w:rsidRPr="009C43D2" w:rsidRDefault="00E22148" w:rsidP="007B2137">
            <w:pPr>
              <w:ind w:left="0"/>
              <w:rPr>
                <w:rFonts w:asciiTheme="minorHAnsi" w:hAnsiTheme="minorHAnsi" w:cs="Calibri"/>
                <w:color w:val="auto"/>
                <w:sz w:val="22"/>
                <w:szCs w:val="22"/>
              </w:rPr>
            </w:pPr>
            <w:r>
              <w:rPr>
                <w:rFonts w:asciiTheme="minorHAnsi" w:hAnsiTheme="minorHAnsi"/>
                <w:sz w:val="22"/>
                <w:szCs w:val="22"/>
                <w:lang w:eastAsia="en-CA"/>
              </w:rPr>
              <w:t>N/A</w:t>
            </w:r>
          </w:p>
        </w:tc>
      </w:tr>
      <w:tr w:rsidR="00B15858" w:rsidRPr="0085712F" w14:paraId="0DD66E85"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71D445" w14:textId="77777777" w:rsidR="00B15858" w:rsidRPr="0085712F" w:rsidRDefault="00B15858" w:rsidP="007B2137">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AE928FD" w14:textId="650877E0" w:rsidR="00B15858" w:rsidRPr="006100CE" w:rsidRDefault="007A3E37" w:rsidP="007B213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B15858" w:rsidRPr="0085712F" w14:paraId="5E627E79"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5A9A7D"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CE593C4" w14:textId="77777777" w:rsidR="00B15858" w:rsidRPr="006100CE" w:rsidRDefault="00B15858" w:rsidP="007B2137">
            <w:pPr>
              <w:spacing w:before="60" w:after="60" w:line="240" w:lineRule="auto"/>
              <w:ind w:left="0"/>
              <w:rPr>
                <w:rFonts w:asciiTheme="minorHAnsi" w:hAnsiTheme="minorHAnsi"/>
                <w:sz w:val="22"/>
                <w:szCs w:val="22"/>
                <w:lang w:eastAsia="en-CA"/>
              </w:rPr>
            </w:pPr>
          </w:p>
        </w:tc>
      </w:tr>
      <w:tr w:rsidR="00B15858" w:rsidRPr="0085712F" w14:paraId="6AE70FCC"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9AD19C" w14:textId="77777777" w:rsidR="00B15858" w:rsidRDefault="00B15858"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568057E" w14:textId="77777777" w:rsidR="00B15858" w:rsidRPr="0085712F" w:rsidRDefault="00B15858" w:rsidP="007B2137">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5112E08" w14:textId="06F499A5" w:rsidR="00980536" w:rsidRDefault="00980536" w:rsidP="00980536">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5F1FE7AF" w14:textId="375E5C77" w:rsidR="00980536" w:rsidRPr="00E8794C" w:rsidRDefault="003E02CA" w:rsidP="00D04196">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5FCA31D8" w14:textId="6BCDE15F" w:rsidR="00B15858" w:rsidRPr="00CA5805" w:rsidRDefault="00B15858" w:rsidP="00754535">
            <w:pPr>
              <w:spacing w:before="60" w:after="60" w:line="240" w:lineRule="auto"/>
              <w:ind w:left="0"/>
              <w:rPr>
                <w:rFonts w:asciiTheme="minorHAnsi" w:hAnsiTheme="minorHAnsi"/>
                <w:sz w:val="22"/>
                <w:szCs w:val="22"/>
                <w:lang w:eastAsia="en-CA"/>
              </w:rPr>
            </w:pPr>
          </w:p>
        </w:tc>
      </w:tr>
    </w:tbl>
    <w:p w14:paraId="6FD77617" w14:textId="77777777" w:rsidR="00DC5361" w:rsidRDefault="00DC5361">
      <w:pPr>
        <w:spacing w:before="0" w:after="0" w:line="240" w:lineRule="auto"/>
        <w:ind w:left="0"/>
      </w:pPr>
    </w:p>
    <w:p w14:paraId="4C0C7E62" w14:textId="77777777" w:rsidR="00DC5361" w:rsidRDefault="00DC5361">
      <w:pPr>
        <w:spacing w:before="0" w:after="0" w:line="240" w:lineRule="auto"/>
        <w:ind w:left="0"/>
      </w:pPr>
      <w:r>
        <w:br w:type="page"/>
      </w:r>
    </w:p>
    <w:p w14:paraId="7737A106" w14:textId="77777777" w:rsidR="00DC5361" w:rsidRPr="00FC5F08" w:rsidRDefault="00DC5361" w:rsidP="00DC5361">
      <w:pPr>
        <w:pStyle w:val="Heading3"/>
      </w:pPr>
      <w:r w:rsidRPr="006B06A8">
        <w:t xml:space="preserve">Validation – </w:t>
      </w:r>
      <w:r w:rsidRPr="005354C8">
        <w:t>Leave</w:t>
      </w:r>
      <w:r>
        <w:t xml:space="preserve"> </w:t>
      </w:r>
      <w:r w:rsidRPr="005354C8">
        <w:t>StartDate</w:t>
      </w:r>
      <w:r>
        <w:t xml:space="preserve"> </w:t>
      </w:r>
      <w:r w:rsidRPr="005354C8">
        <w:t>After</w:t>
      </w:r>
      <w:r>
        <w:t xml:space="preserve"> </w:t>
      </w:r>
      <w:r w:rsidRPr="005354C8">
        <w:t>Or</w:t>
      </w:r>
      <w:r>
        <w:t xml:space="preserve"> </w:t>
      </w:r>
      <w:r w:rsidRPr="005354C8">
        <w:t>Equal</w:t>
      </w:r>
      <w:r>
        <w:t xml:space="preserve"> </w:t>
      </w:r>
      <w:r w:rsidRPr="005354C8">
        <w:t>Leave</w:t>
      </w:r>
      <w:r>
        <w:t xml:space="preserve"> </w:t>
      </w:r>
      <w:r w:rsidRPr="005354C8">
        <w:t>EndDate</w:t>
      </w:r>
    </w:p>
    <w:p w14:paraId="2C295C0A" w14:textId="77777777" w:rsidR="00DC5361" w:rsidRPr="006B06A8" w:rsidRDefault="00DC5361" w:rsidP="00DC5361">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DC5361" w14:paraId="3576728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BCC506"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9DF4567" w14:textId="77777777" w:rsidR="00DC5361" w:rsidRPr="000862E2" w:rsidRDefault="00DC5361" w:rsidP="009E5AA0">
            <w:pPr>
              <w:pStyle w:val="Heading1"/>
            </w:pPr>
            <w:bookmarkStart w:id="30" w:name="_Toc43372824"/>
            <w:r w:rsidRPr="005354C8">
              <w:t>I43_LeaveStartDate_AfterOrEqual_LeaveEndDate</w:t>
            </w:r>
            <w:bookmarkEnd w:id="30"/>
          </w:p>
        </w:tc>
      </w:tr>
      <w:tr w:rsidR="00DC5361" w14:paraId="00FC109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14BDC0"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2C02944" w14:textId="77777777" w:rsidR="00DC5361" w:rsidRPr="000862E2" w:rsidRDefault="00DC5361" w:rsidP="009E5AA0">
            <w:pPr>
              <w:spacing w:before="60" w:after="60" w:line="240" w:lineRule="auto"/>
              <w:ind w:left="0"/>
              <w:rPr>
                <w:rFonts w:asciiTheme="minorHAnsi" w:eastAsia="Times New Roman" w:hAnsiTheme="minorHAnsi" w:cs="Calibri"/>
                <w:color w:val="auto"/>
                <w:sz w:val="22"/>
                <w:szCs w:val="22"/>
                <w:lang w:eastAsia="en-CA"/>
              </w:rPr>
            </w:pPr>
            <w:r w:rsidRPr="0002236D">
              <w:rPr>
                <w:rFonts w:asciiTheme="minorHAnsi" w:eastAsia="Times New Roman" w:hAnsiTheme="minorHAnsi" w:cs="Calibri"/>
                <w:color w:val="auto"/>
                <w:sz w:val="22"/>
                <w:szCs w:val="22"/>
                <w:lang w:eastAsia="en-CA"/>
              </w:rPr>
              <w:t>3358</w:t>
            </w:r>
          </w:p>
        </w:tc>
      </w:tr>
      <w:tr w:rsidR="00DC5361" w14:paraId="5044B63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152022"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27EA9CC" w14:textId="77777777" w:rsidR="00DC5361" w:rsidRDefault="00DC5361"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DC5361" w14:paraId="3112C85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70E9A1E"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63B6EB5" w14:textId="77777777" w:rsidR="00DC5361" w:rsidRPr="00B464B9" w:rsidRDefault="00DC5361"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6E467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DC5361" w14:paraId="70CE7F5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89C2FA8"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ADD2482" w14:textId="77777777" w:rsidR="00DC5361" w:rsidRPr="009675FB" w:rsidRDefault="00DC5361" w:rsidP="009E5AA0">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Contributory Leaves, Non-Contributory Leaves</w:t>
            </w:r>
          </w:p>
        </w:tc>
      </w:tr>
      <w:tr w:rsidR="00DC5361" w14:paraId="04D97D0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CF73C70"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3D671D2" w14:textId="77777777" w:rsidR="00DC5361" w:rsidRDefault="00DC5361"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DC5361" w14:paraId="356EB3E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69E3336"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E1F64E7" w14:textId="77777777" w:rsidR="00DC5361" w:rsidRPr="00B464B9" w:rsidRDefault="00DC5361" w:rsidP="009E5AA0">
            <w:pPr>
              <w:spacing w:before="60" w:after="60" w:line="240" w:lineRule="auto"/>
              <w:ind w:left="0"/>
              <w:rPr>
                <w:rFonts w:asciiTheme="minorHAnsi" w:eastAsia="Times New Roman" w:hAnsiTheme="minorHAnsi" w:cs="Calibri"/>
                <w:color w:val="auto"/>
                <w:sz w:val="22"/>
                <w:szCs w:val="22"/>
                <w:lang w:eastAsia="en-CA"/>
              </w:rPr>
            </w:pPr>
            <w:r w:rsidRPr="00CD6F42">
              <w:rPr>
                <w:rFonts w:asciiTheme="minorHAnsi" w:eastAsia="Times New Roman" w:hAnsiTheme="minorHAnsi" w:cs="Calibri"/>
                <w:color w:val="auto"/>
                <w:sz w:val="22"/>
                <w:szCs w:val="22"/>
                <w:lang w:eastAsia="en-CA"/>
              </w:rPr>
              <w:t>Public</w:t>
            </w:r>
          </w:p>
        </w:tc>
      </w:tr>
      <w:tr w:rsidR="00DC5361" w:rsidRPr="00A61AB1" w14:paraId="213B0E9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2F98C45"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A8738F6"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0A125FC" w14:textId="77777777" w:rsidR="00DC5361" w:rsidRPr="007973B9" w:rsidRDefault="00DC5361" w:rsidP="009E5AA0">
            <w:pPr>
              <w:ind w:left="0"/>
              <w:rPr>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ensure t</w:t>
            </w:r>
            <w:r w:rsidRPr="007973B9">
              <w:rPr>
                <w:rFonts w:asciiTheme="minorHAnsi" w:hAnsiTheme="minorHAnsi"/>
                <w:sz w:val="22"/>
                <w:szCs w:val="22"/>
                <w:lang w:eastAsia="en-CA"/>
              </w:rPr>
              <w:t>he Leave End Date is before Leave Start Date</w:t>
            </w:r>
            <w:r>
              <w:rPr>
                <w:rFonts w:asciiTheme="minorHAnsi" w:hAnsiTheme="minorHAnsi"/>
                <w:sz w:val="22"/>
                <w:szCs w:val="22"/>
                <w:lang w:eastAsia="en-CA"/>
              </w:rPr>
              <w:t>.</w:t>
            </w:r>
          </w:p>
        </w:tc>
      </w:tr>
      <w:tr w:rsidR="00DC5361" w:rsidRPr="009151F9" w14:paraId="233B8A4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1AC5D3F"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C822D46" w14:textId="77777777" w:rsidR="00DC5361" w:rsidRDefault="00DC5361"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290FCC25" w14:textId="77777777" w:rsidR="00DC5361" w:rsidRPr="007973B9" w:rsidRDefault="00DC5361" w:rsidP="009E5AA0">
            <w:pPr>
              <w:ind w:left="742"/>
              <w:rPr>
                <w:rFonts w:asciiTheme="minorHAnsi" w:hAnsiTheme="minorHAnsi"/>
                <w:sz w:val="22"/>
                <w:szCs w:val="22"/>
                <w:lang w:eastAsia="en-CA"/>
              </w:rPr>
            </w:pPr>
            <w:r w:rsidRPr="007973B9">
              <w:rPr>
                <w:rFonts w:asciiTheme="minorHAnsi" w:hAnsiTheme="minorHAnsi"/>
                <w:sz w:val="22"/>
                <w:szCs w:val="22"/>
                <w:lang w:eastAsia="en-CA"/>
              </w:rPr>
              <w:t>File.EndDate is not null</w:t>
            </w:r>
          </w:p>
          <w:p w14:paraId="5E1768B4" w14:textId="77777777" w:rsidR="00DC5361" w:rsidRPr="007973B9" w:rsidRDefault="00DC5361" w:rsidP="009E5AA0">
            <w:pPr>
              <w:ind w:left="742"/>
              <w:rPr>
                <w:rFonts w:asciiTheme="minorHAnsi" w:hAnsiTheme="minorHAnsi"/>
                <w:sz w:val="22"/>
                <w:szCs w:val="22"/>
                <w:lang w:eastAsia="en-CA"/>
              </w:rPr>
            </w:pPr>
            <w:r w:rsidRPr="007973B9">
              <w:rPr>
                <w:rFonts w:asciiTheme="minorHAnsi" w:hAnsiTheme="minorHAnsi"/>
                <w:sz w:val="22"/>
                <w:szCs w:val="22"/>
                <w:lang w:eastAsia="en-CA"/>
              </w:rPr>
              <w:t>AND</w:t>
            </w:r>
          </w:p>
          <w:p w14:paraId="4318A33F" w14:textId="77777777" w:rsidR="00DC5361" w:rsidRPr="0078068E" w:rsidRDefault="00DC5361" w:rsidP="009E5AA0">
            <w:pPr>
              <w:ind w:left="742"/>
              <w:rPr>
                <w:rFonts w:asciiTheme="minorHAnsi" w:hAnsiTheme="minorHAnsi"/>
                <w:sz w:val="22"/>
                <w:szCs w:val="22"/>
                <w:lang w:eastAsia="en-CA"/>
              </w:rPr>
            </w:pPr>
            <w:r w:rsidRPr="007973B9">
              <w:rPr>
                <w:rFonts w:asciiTheme="minorHAnsi" w:hAnsiTheme="minorHAnsi"/>
                <w:sz w:val="22"/>
                <w:szCs w:val="22"/>
                <w:lang w:eastAsia="en-CA"/>
              </w:rPr>
              <w:t>File.LeaveStartDate &gt; File.LeaveEndDate</w:t>
            </w:r>
          </w:p>
        </w:tc>
      </w:tr>
      <w:tr w:rsidR="00DC5361" w:rsidRPr="00A61AB1" w14:paraId="1FF9CB5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E343F80"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574E172" w14:textId="77777777" w:rsidR="00DC5361" w:rsidRPr="00A762CE" w:rsidRDefault="00DC5361"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DC5361" w:rsidRPr="00A61AB1" w14:paraId="3F7638C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CFAF5C4"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2B33146" w14:textId="77777777" w:rsidR="00DC5361" w:rsidRPr="001D1230" w:rsidRDefault="00DC5361" w:rsidP="009E5AA0">
            <w:pPr>
              <w:ind w:left="34"/>
            </w:pPr>
            <w:r w:rsidRPr="008F236A">
              <w:rPr>
                <w:rFonts w:asciiTheme="minorHAnsi" w:hAnsiTheme="minorHAnsi"/>
                <w:sz w:val="22"/>
                <w:szCs w:val="22"/>
                <w:lang w:eastAsia="en-CA"/>
              </w:rPr>
              <w:t>The Leave Start Date is after the Leave End Date. Please revise data.</w:t>
            </w:r>
          </w:p>
        </w:tc>
      </w:tr>
      <w:tr w:rsidR="00DC5361" w:rsidRPr="00A61AB1" w14:paraId="33A6312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56DD94E"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2364E17"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85EB082" w14:textId="77777777" w:rsidR="00DC5361" w:rsidRPr="002C34DD" w:rsidRDefault="00DC5361" w:rsidP="009E5AA0">
            <w:pPr>
              <w:ind w:left="34"/>
            </w:pPr>
            <w:r w:rsidRPr="00AB6125">
              <w:rPr>
                <w:rFonts w:asciiTheme="minorHAnsi" w:hAnsiTheme="minorHAnsi"/>
                <w:sz w:val="22"/>
                <w:szCs w:val="22"/>
                <w:lang w:eastAsia="en-CA"/>
              </w:rPr>
              <w:t>The Leave Start Date is after the Leave End Date. Please revise data.</w:t>
            </w:r>
          </w:p>
        </w:tc>
      </w:tr>
      <w:tr w:rsidR="00DC5361" w:rsidRPr="0085712F" w14:paraId="0A19870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9B7D140" w14:textId="77777777" w:rsidR="00DC5361" w:rsidRPr="0085712F" w:rsidRDefault="00DC5361"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BE34D4D" w14:textId="77777777" w:rsidR="00DC5361" w:rsidRPr="009C43D2" w:rsidRDefault="00DC5361" w:rsidP="009E5AA0">
            <w:pPr>
              <w:ind w:left="0"/>
              <w:rPr>
                <w:rFonts w:asciiTheme="minorHAnsi" w:hAnsiTheme="minorHAnsi" w:cs="Calibri"/>
                <w:color w:val="auto"/>
                <w:sz w:val="22"/>
                <w:szCs w:val="22"/>
              </w:rPr>
            </w:pPr>
            <w:r>
              <w:rPr>
                <w:rFonts w:asciiTheme="minorHAnsi" w:hAnsiTheme="minorHAnsi"/>
                <w:sz w:val="22"/>
                <w:szCs w:val="22"/>
              </w:rPr>
              <w:t>N/A</w:t>
            </w:r>
          </w:p>
        </w:tc>
      </w:tr>
      <w:tr w:rsidR="00DC5361" w:rsidRPr="0085712F" w14:paraId="35FFC19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5CC094" w14:textId="77777777" w:rsidR="00DC5361" w:rsidRPr="0085712F" w:rsidRDefault="00DC5361"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1549C5F" w14:textId="77777777" w:rsidR="00DC5361" w:rsidRPr="006100CE" w:rsidRDefault="00DC5361"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DC5361" w:rsidRPr="0085712F" w14:paraId="7B35355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FB309A9"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28674A3" w14:textId="77777777" w:rsidR="00DC5361" w:rsidRPr="006100CE" w:rsidRDefault="00DC5361"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DC5361" w:rsidRPr="0085712F" w14:paraId="280D234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4BC67D" w14:textId="77777777" w:rsidR="00DC5361" w:rsidRDefault="00DC5361"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D0A7443" w14:textId="77777777" w:rsidR="00DC5361" w:rsidRPr="0085712F" w:rsidRDefault="00DC5361"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5EF33DF" w14:textId="77777777" w:rsidR="00DC5361" w:rsidRDefault="00DC5361" w:rsidP="00DC5361">
            <w:pPr>
              <w:spacing w:before="60" w:after="60"/>
              <w:rPr>
                <w:lang w:eastAsia="en-CA"/>
              </w:rPr>
            </w:pPr>
            <w:r>
              <w:rPr>
                <w:lang w:eastAsia="en-CA"/>
              </w:rPr>
              <w:t>MR 20180720:</w:t>
            </w:r>
          </w:p>
          <w:p w14:paraId="14A5BBAB" w14:textId="77777777" w:rsidR="00DC5361" w:rsidRDefault="00DC5361" w:rsidP="00DC5361">
            <w:pPr>
              <w:pStyle w:val="ListParagraph"/>
              <w:numPr>
                <w:ilvl w:val="0"/>
                <w:numId w:val="91"/>
              </w:numPr>
              <w:spacing w:before="60" w:after="60" w:line="240" w:lineRule="auto"/>
              <w:rPr>
                <w:lang w:eastAsia="en-CA"/>
              </w:rPr>
            </w:pPr>
            <w:r>
              <w:rPr>
                <w:lang w:eastAsia="en-CA"/>
              </w:rPr>
              <w:t>XMO Validation brought into Full Office spec.</w:t>
            </w:r>
          </w:p>
          <w:p w14:paraId="1BB91FFE" w14:textId="77777777" w:rsidR="00DC5361" w:rsidRPr="00CA5805" w:rsidRDefault="00DC5361" w:rsidP="009E5AA0">
            <w:pPr>
              <w:spacing w:before="60" w:after="60" w:line="240" w:lineRule="auto"/>
              <w:ind w:left="0"/>
              <w:rPr>
                <w:rFonts w:asciiTheme="minorHAnsi" w:hAnsiTheme="minorHAnsi"/>
                <w:sz w:val="22"/>
                <w:szCs w:val="22"/>
                <w:lang w:eastAsia="en-CA"/>
              </w:rPr>
            </w:pPr>
          </w:p>
        </w:tc>
      </w:tr>
    </w:tbl>
    <w:p w14:paraId="260E9909" w14:textId="77777777" w:rsidR="00DC5361" w:rsidRDefault="00DC5361" w:rsidP="00DC5361">
      <w:pPr>
        <w:spacing w:before="0" w:after="0" w:line="240" w:lineRule="auto"/>
        <w:ind w:left="0"/>
        <w:rPr>
          <w:lang w:val="en-US"/>
        </w:rPr>
      </w:pPr>
    </w:p>
    <w:p w14:paraId="1911C81C" w14:textId="77777777" w:rsidR="00DC5361" w:rsidRPr="006D100D" w:rsidRDefault="00DC5361" w:rsidP="00DC5361">
      <w:pPr>
        <w:rPr>
          <w:sz w:val="18"/>
          <w:szCs w:val="18"/>
        </w:rPr>
      </w:pPr>
    </w:p>
    <w:p w14:paraId="440F0CAA" w14:textId="37DA4817" w:rsidR="00B15858" w:rsidRDefault="00B15858">
      <w:pPr>
        <w:spacing w:before="0" w:after="0" w:line="240" w:lineRule="auto"/>
        <w:ind w:left="0"/>
      </w:pPr>
      <w:r>
        <w:br w:type="page"/>
      </w:r>
    </w:p>
    <w:p w14:paraId="20B96A36" w14:textId="77777777" w:rsidR="0053519C" w:rsidRDefault="0053519C" w:rsidP="0053519C">
      <w:pPr>
        <w:rPr>
          <w:sz w:val="24"/>
        </w:rPr>
      </w:pPr>
    </w:p>
    <w:p w14:paraId="6DEE00A8" w14:textId="77777777" w:rsidR="0056508E" w:rsidRPr="009675FB" w:rsidRDefault="0056508E" w:rsidP="0056508E">
      <w:pPr>
        <w:pStyle w:val="Heading3"/>
        <w:rPr>
          <w:lang w:val="en-US"/>
        </w:rPr>
      </w:pPr>
      <w:r w:rsidRPr="006B06A8">
        <w:t xml:space="preserve">Validation – </w:t>
      </w:r>
      <w:r>
        <w:t>Overlap Service Breaks</w:t>
      </w:r>
    </w:p>
    <w:p w14:paraId="5E9C1EB2" w14:textId="77777777" w:rsidR="0056508E" w:rsidRPr="006B06A8" w:rsidRDefault="0056508E"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6508E" w14:paraId="3976A054"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5281A2" w14:textId="77777777" w:rsidR="0056508E" w:rsidRDefault="0056508E" w:rsidP="003401B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643FE11" w14:textId="77777777" w:rsidR="0056508E" w:rsidRPr="000862E2" w:rsidRDefault="0056508E" w:rsidP="0078068E">
            <w:pPr>
              <w:pStyle w:val="Heading1"/>
            </w:pPr>
            <w:bookmarkStart w:id="31" w:name="_Toc43372825"/>
            <w:r>
              <w:t>I44</w:t>
            </w:r>
            <w:r w:rsidRPr="000862E2">
              <w:t>_</w:t>
            </w:r>
            <w:r>
              <w:t>OverlapServiceBreaks</w:t>
            </w:r>
            <w:bookmarkEnd w:id="31"/>
          </w:p>
        </w:tc>
      </w:tr>
      <w:tr w:rsidR="0056508E" w14:paraId="20ACD80D"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F17B4D" w14:textId="0E516256" w:rsidR="0056508E" w:rsidRDefault="0056508E" w:rsidP="003401B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49140912" w14:textId="06F4F366" w:rsidR="0056508E" w:rsidRPr="000862E2" w:rsidRDefault="00877F62" w:rsidP="003401B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3608</w:t>
            </w:r>
          </w:p>
        </w:tc>
      </w:tr>
      <w:tr w:rsidR="001A07EA" w14:paraId="78E1F14E"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854FF0" w14:textId="220A7059" w:rsidR="001A07EA" w:rsidRDefault="00492FD3" w:rsidP="003401B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r w:rsidR="00CA2E94">
              <w:rPr>
                <w:rFonts w:asciiTheme="minorHAnsi" w:eastAsia="Times New Roman" w:hAnsiTheme="minorHAnsi" w:cs="Calibri"/>
                <w:b/>
                <w:color w:val="FFFFFF"/>
                <w:sz w:val="22"/>
                <w:szCs w:val="22"/>
                <w:lang w:eastAsia="en-CA"/>
              </w:rPr>
              <w:t xml:space="preserve"> Tool</w:t>
            </w:r>
          </w:p>
        </w:tc>
        <w:tc>
          <w:tcPr>
            <w:tcW w:w="8448" w:type="dxa"/>
            <w:tcBorders>
              <w:top w:val="single" w:sz="4" w:space="0" w:color="auto"/>
              <w:left w:val="single" w:sz="4" w:space="0" w:color="auto"/>
              <w:bottom w:val="single" w:sz="4" w:space="0" w:color="auto"/>
              <w:right w:val="single" w:sz="4" w:space="0" w:color="auto"/>
            </w:tcBorders>
            <w:vAlign w:val="center"/>
          </w:tcPr>
          <w:p w14:paraId="6258848D" w14:textId="0584CE44" w:rsidR="001A07EA" w:rsidRDefault="00CA2E94" w:rsidP="0056508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56508E" w14:paraId="419BFC8B"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1E91C67" w14:textId="6B59F55C" w:rsidR="0056508E" w:rsidRDefault="0056508E" w:rsidP="003401B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6F35F4F" w14:textId="2C15F6E2" w:rsidR="0056508E" w:rsidRPr="00B464B9" w:rsidRDefault="0056508E" w:rsidP="0056508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78068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 </w:t>
            </w:r>
          </w:p>
        </w:tc>
      </w:tr>
      <w:tr w:rsidR="0056508E" w14:paraId="246E1878"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3425BC" w14:textId="6B357982" w:rsidR="0056508E" w:rsidRDefault="0056508E" w:rsidP="003401B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3984A7B" w14:textId="5C3A0A8C" w:rsidR="0056508E" w:rsidRPr="009675FB" w:rsidRDefault="0056508E" w:rsidP="003401BF">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Contributory Leaves</w:t>
            </w:r>
            <w:r w:rsidR="00CA5805">
              <w:rPr>
                <w:rFonts w:asciiTheme="minorHAnsi" w:eastAsia="Times New Roman" w:hAnsiTheme="minorHAnsi" w:cs="Calibri"/>
                <w:color w:val="auto"/>
                <w:sz w:val="22"/>
                <w:szCs w:val="22"/>
                <w:lang w:eastAsia="en-CA"/>
              </w:rPr>
              <w:t xml:space="preserve"> (non-remittance)</w:t>
            </w:r>
            <w:r>
              <w:rPr>
                <w:rFonts w:asciiTheme="minorHAnsi" w:eastAsia="Times New Roman" w:hAnsiTheme="minorHAnsi" w:cs="Calibri"/>
                <w:color w:val="auto"/>
                <w:sz w:val="22"/>
                <w:szCs w:val="22"/>
                <w:lang w:eastAsia="en-CA"/>
              </w:rPr>
              <w:t>, Non-Contributory Leaves</w:t>
            </w:r>
          </w:p>
        </w:tc>
      </w:tr>
      <w:tr w:rsidR="0056508E" w14:paraId="3E372A1C"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7B6302C" w14:textId="77777777" w:rsidR="0056508E" w:rsidRDefault="0056508E" w:rsidP="003401B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362BE9B" w14:textId="77777777" w:rsidR="0056508E" w:rsidRDefault="0056508E" w:rsidP="003401B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56508E" w14:paraId="2D7F2988"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55739EE" w14:textId="77777777" w:rsidR="0056508E" w:rsidRDefault="0056508E" w:rsidP="003401B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E563D6B" w14:textId="77777777" w:rsidR="0056508E" w:rsidRPr="00B464B9" w:rsidRDefault="0056508E" w:rsidP="003401BF">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56508E" w:rsidRPr="00A61AB1" w14:paraId="12920426"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692352" w14:textId="77777777" w:rsidR="0056508E" w:rsidRDefault="0056508E" w:rsidP="003401B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67CBD42" w14:textId="0E4C9E21" w:rsidR="0056508E" w:rsidRDefault="0056508E" w:rsidP="003401B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A7556DC" w14:textId="05917379" w:rsidR="0056508E" w:rsidRPr="00C301FC" w:rsidRDefault="0056508E">
            <w:pPr>
              <w:ind w:left="0"/>
              <w:rPr>
                <w:rFonts w:asciiTheme="minorHAnsi" w:hAnsiTheme="minorHAnsi"/>
                <w:sz w:val="22"/>
                <w:szCs w:val="22"/>
                <w:lang w:val="en-US" w:eastAsia="en-CA"/>
              </w:rPr>
            </w:pPr>
            <w:r w:rsidRPr="00DC3CB0">
              <w:rPr>
                <w:rFonts w:asciiTheme="minorHAnsi" w:hAnsiTheme="minorHAnsi"/>
                <w:sz w:val="22"/>
                <w:szCs w:val="22"/>
                <w:lang w:eastAsia="en-CA"/>
              </w:rPr>
              <w:t>This validation is to ensure that the employers are not adding 2 leaves for the same p</w:t>
            </w:r>
            <w:r>
              <w:rPr>
                <w:rFonts w:asciiTheme="minorHAnsi" w:hAnsiTheme="minorHAnsi"/>
                <w:sz w:val="22"/>
                <w:szCs w:val="22"/>
                <w:lang w:eastAsia="en-CA"/>
              </w:rPr>
              <w:t xml:space="preserve">eriod.  This validation should </w:t>
            </w:r>
            <w:r w:rsidRPr="00DC3CB0">
              <w:rPr>
                <w:rFonts w:asciiTheme="minorHAnsi" w:hAnsiTheme="minorHAnsi"/>
                <w:sz w:val="22"/>
                <w:szCs w:val="22"/>
                <w:lang w:eastAsia="en-CA"/>
              </w:rPr>
              <w:t xml:space="preserve">only compare service breaks within the same config file and not with leaves </w:t>
            </w:r>
            <w:r w:rsidR="005740C6">
              <w:rPr>
                <w:rFonts w:asciiTheme="minorHAnsi" w:hAnsiTheme="minorHAnsi"/>
                <w:sz w:val="22"/>
                <w:szCs w:val="22"/>
                <w:lang w:eastAsia="en-CA"/>
              </w:rPr>
              <w:t>on file.</w:t>
            </w:r>
          </w:p>
        </w:tc>
      </w:tr>
      <w:tr w:rsidR="0056508E" w:rsidRPr="009151F9" w14:paraId="65CAFD8D"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6B5F190" w14:textId="3A5DF6B7" w:rsidR="0056508E" w:rsidRDefault="0056508E" w:rsidP="0056508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D00C6EE" w14:textId="77777777" w:rsidR="0056508E" w:rsidRPr="00E05957" w:rsidRDefault="0056508E" w:rsidP="003401BF">
            <w:pPr>
              <w:ind w:left="0"/>
              <w:rPr>
                <w:rFonts w:asciiTheme="minorHAnsi" w:hAnsiTheme="minorHAnsi"/>
                <w:sz w:val="22"/>
                <w:szCs w:val="22"/>
                <w:lang w:eastAsia="en-CA"/>
              </w:rPr>
            </w:pPr>
            <w:r w:rsidRPr="00E05957">
              <w:rPr>
                <w:rFonts w:asciiTheme="minorHAnsi" w:hAnsiTheme="minorHAnsi"/>
                <w:sz w:val="22"/>
                <w:szCs w:val="22"/>
                <w:lang w:eastAsia="en-CA"/>
              </w:rPr>
              <w:t>Validate that the Service Break received does not overlap another service break received within the same Input file.</w:t>
            </w:r>
          </w:p>
          <w:p w14:paraId="5235675B" w14:textId="1017FE07" w:rsidR="0056508E" w:rsidRPr="0078068E" w:rsidRDefault="0056508E" w:rsidP="00604E53">
            <w:pPr>
              <w:pStyle w:val="ListParagraph"/>
              <w:numPr>
                <w:ilvl w:val="0"/>
                <w:numId w:val="32"/>
              </w:numPr>
              <w:rPr>
                <w:rFonts w:asciiTheme="minorHAnsi" w:hAnsiTheme="minorHAnsi"/>
                <w:sz w:val="22"/>
                <w:szCs w:val="22"/>
                <w:lang w:eastAsia="en-CA"/>
              </w:rPr>
            </w:pPr>
            <w:r>
              <w:rPr>
                <w:rFonts w:asciiTheme="minorHAnsi" w:hAnsiTheme="minorHAnsi"/>
                <w:sz w:val="22"/>
                <w:szCs w:val="22"/>
                <w:lang w:eastAsia="en-CA"/>
              </w:rPr>
              <w:t>LeaveA.Start &lt; LeaveB.End &amp; LeaveA.End &gt; Leave</w:t>
            </w:r>
            <w:r w:rsidR="00936878">
              <w:rPr>
                <w:rFonts w:asciiTheme="minorHAnsi" w:hAnsiTheme="minorHAnsi"/>
                <w:sz w:val="22"/>
                <w:szCs w:val="22"/>
                <w:lang w:eastAsia="en-CA"/>
              </w:rPr>
              <w:t>B</w:t>
            </w:r>
            <w:r>
              <w:rPr>
                <w:rFonts w:asciiTheme="minorHAnsi" w:hAnsiTheme="minorHAnsi"/>
                <w:sz w:val="22"/>
                <w:szCs w:val="22"/>
                <w:lang w:eastAsia="en-CA"/>
              </w:rPr>
              <w:t>.Start</w:t>
            </w:r>
          </w:p>
        </w:tc>
      </w:tr>
      <w:tr w:rsidR="0056508E" w:rsidRPr="00A61AB1" w14:paraId="52BECB93"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F84926" w14:textId="7C94B9DD" w:rsidR="0056508E" w:rsidRDefault="0056508E" w:rsidP="003401B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81B19EF" w14:textId="70AB4FF7" w:rsidR="0056508E" w:rsidRPr="00A762CE" w:rsidRDefault="0056508E" w:rsidP="003401BF">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56508E" w:rsidRPr="00A61AB1" w14:paraId="7C07FDB0"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76DEEDA" w14:textId="449FB2FF" w:rsidR="0056508E" w:rsidRDefault="0056508E" w:rsidP="003401B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F70F8DD" w14:textId="2F3DB291" w:rsidR="0056508E" w:rsidRPr="009675FB" w:rsidRDefault="0056508E" w:rsidP="003401BF">
            <w:pPr>
              <w:pStyle w:val="NormalWeb"/>
              <w:spacing w:line="276" w:lineRule="auto"/>
              <w:rPr>
                <w:rFonts w:asciiTheme="minorHAnsi" w:hAnsiTheme="minorHAnsi"/>
                <w:color w:val="000000"/>
                <w:sz w:val="22"/>
                <w:szCs w:val="22"/>
                <w:lang w:val="en-CA"/>
              </w:rPr>
            </w:pPr>
            <w:r w:rsidRPr="00A762CE">
              <w:rPr>
                <w:rFonts w:asciiTheme="minorHAnsi" w:hAnsiTheme="minorHAnsi"/>
                <w:color w:val="000000"/>
                <w:sz w:val="22"/>
                <w:szCs w:val="22"/>
                <w:lang w:val="en-CA"/>
              </w:rPr>
              <w:t>The Leave commencing {</w:t>
            </w:r>
            <w:r>
              <w:rPr>
                <w:rFonts w:asciiTheme="minorHAnsi" w:hAnsiTheme="minorHAnsi"/>
                <w:color w:val="000000"/>
                <w:sz w:val="22"/>
                <w:szCs w:val="22"/>
                <w:lang w:val="en-CA"/>
              </w:rPr>
              <w:t>1</w:t>
            </w:r>
            <w:r w:rsidRPr="00A762CE">
              <w:rPr>
                <w:rFonts w:asciiTheme="minorHAnsi" w:hAnsiTheme="minorHAnsi"/>
                <w:color w:val="000000"/>
                <w:sz w:val="22"/>
                <w:szCs w:val="22"/>
                <w:lang w:val="en-CA"/>
              </w:rPr>
              <w:t>} with Leave Type {</w:t>
            </w:r>
            <w:r>
              <w:rPr>
                <w:rFonts w:asciiTheme="minorHAnsi" w:hAnsiTheme="minorHAnsi"/>
                <w:color w:val="000000"/>
                <w:sz w:val="22"/>
                <w:szCs w:val="22"/>
                <w:lang w:val="en-CA"/>
              </w:rPr>
              <w:t>2</w:t>
            </w:r>
            <w:r w:rsidRPr="00A762CE">
              <w:rPr>
                <w:rFonts w:asciiTheme="minorHAnsi" w:hAnsiTheme="minorHAnsi"/>
                <w:color w:val="000000"/>
                <w:sz w:val="22"/>
                <w:szCs w:val="22"/>
                <w:lang w:val="en-CA"/>
              </w:rPr>
              <w:t>} overlaps with one or more leaves in the file for same SIN.</w:t>
            </w:r>
          </w:p>
        </w:tc>
      </w:tr>
      <w:tr w:rsidR="0056508E" w:rsidRPr="00A61AB1" w14:paraId="56D7640C"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0178161" w14:textId="77777777" w:rsidR="0056508E" w:rsidRDefault="0056508E" w:rsidP="0056508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C4714E5" w14:textId="40CB21E2" w:rsidR="0056508E" w:rsidRDefault="0056508E" w:rsidP="0056508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DF97A59" w14:textId="425142CA" w:rsidR="0056508E" w:rsidRPr="00B464B9" w:rsidRDefault="0056508E" w:rsidP="00487EA8">
            <w:pPr>
              <w:ind w:left="0"/>
              <w:rPr>
                <w:rFonts w:asciiTheme="minorHAnsi" w:hAnsiTheme="minorHAnsi"/>
                <w:sz w:val="22"/>
                <w:szCs w:val="22"/>
                <w:lang w:eastAsia="en-CA"/>
              </w:rPr>
            </w:pPr>
            <w:r w:rsidRPr="00487EA8">
              <w:rPr>
                <w:rFonts w:asciiTheme="minorHAnsi" w:hAnsiTheme="minorHAnsi"/>
                <w:sz w:val="22"/>
                <w:szCs w:val="22"/>
              </w:rPr>
              <w:t>The reported leave overlaps with one or more leaves in the file for the same SIN.</w:t>
            </w:r>
          </w:p>
        </w:tc>
      </w:tr>
      <w:tr w:rsidR="0056508E" w:rsidRPr="0085712F" w14:paraId="4E931648"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02617A6" w14:textId="77777777" w:rsidR="0056508E" w:rsidRPr="0085712F" w:rsidRDefault="0056508E" w:rsidP="003401B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065F55F" w14:textId="2DA50B9E" w:rsidR="0056508E" w:rsidRDefault="0056508E" w:rsidP="003401BF">
            <w:pPr>
              <w:ind w:left="0"/>
              <w:rPr>
                <w:rFonts w:asciiTheme="minorHAnsi" w:hAnsiTheme="minorHAnsi"/>
                <w:sz w:val="22"/>
                <w:szCs w:val="22"/>
              </w:rPr>
            </w:pPr>
            <w:r>
              <w:rPr>
                <w:rFonts w:asciiTheme="minorHAnsi" w:hAnsiTheme="minorHAnsi" w:cs="Calibri"/>
                <w:color w:val="auto"/>
                <w:sz w:val="22"/>
                <w:szCs w:val="22"/>
              </w:rPr>
              <w:t xml:space="preserve">{1}: </w:t>
            </w:r>
            <w:r w:rsidRPr="00A762CE">
              <w:rPr>
                <w:rFonts w:asciiTheme="minorHAnsi" w:hAnsiTheme="minorHAnsi"/>
                <w:sz w:val="22"/>
                <w:szCs w:val="22"/>
              </w:rPr>
              <w:t>Leave Start Date</w:t>
            </w:r>
            <w:r>
              <w:rPr>
                <w:rFonts w:asciiTheme="minorHAnsi" w:hAnsiTheme="minorHAnsi"/>
                <w:sz w:val="22"/>
                <w:szCs w:val="22"/>
              </w:rPr>
              <w:t xml:space="preserve"> (MM/DD/YYYY)</w:t>
            </w:r>
          </w:p>
          <w:p w14:paraId="128334F3" w14:textId="466A773B" w:rsidR="0056508E" w:rsidRPr="009C43D2" w:rsidRDefault="0056508E" w:rsidP="003401BF">
            <w:pPr>
              <w:ind w:left="0"/>
              <w:rPr>
                <w:rFonts w:asciiTheme="minorHAnsi" w:hAnsiTheme="minorHAnsi" w:cs="Calibri"/>
                <w:color w:val="auto"/>
                <w:sz w:val="22"/>
                <w:szCs w:val="22"/>
              </w:rPr>
            </w:pPr>
            <w:r>
              <w:rPr>
                <w:rFonts w:asciiTheme="minorHAnsi" w:hAnsiTheme="minorHAnsi"/>
                <w:sz w:val="22"/>
                <w:szCs w:val="22"/>
              </w:rPr>
              <w:t xml:space="preserve">{2}: </w:t>
            </w:r>
            <w:r w:rsidRPr="00A762CE">
              <w:rPr>
                <w:rFonts w:asciiTheme="minorHAnsi" w:hAnsiTheme="minorHAnsi"/>
                <w:sz w:val="22"/>
                <w:szCs w:val="22"/>
              </w:rPr>
              <w:t>Leave Type</w:t>
            </w:r>
          </w:p>
        </w:tc>
      </w:tr>
      <w:tr w:rsidR="0056508E" w:rsidRPr="0085712F" w14:paraId="3E2BE401"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BCAB759" w14:textId="5DCBEEA3" w:rsidR="0056508E" w:rsidRPr="0085712F" w:rsidRDefault="0056508E" w:rsidP="0056508E">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AE8C074" w14:textId="6DBD1D08" w:rsidR="0056508E" w:rsidRPr="006100CE" w:rsidRDefault="0056508E" w:rsidP="003401B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56508E" w:rsidRPr="0085712F" w14:paraId="3A2F97D8"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3B78F63" w14:textId="4EE11C00" w:rsidR="0056508E" w:rsidRDefault="0056508E" w:rsidP="0056508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4047600" w14:textId="77777777" w:rsidR="0056508E" w:rsidRPr="006100CE" w:rsidRDefault="0056508E" w:rsidP="003401BF">
            <w:pPr>
              <w:spacing w:before="60" w:after="60" w:line="240" w:lineRule="auto"/>
              <w:ind w:left="0"/>
              <w:rPr>
                <w:rFonts w:asciiTheme="minorHAnsi" w:hAnsiTheme="minorHAnsi"/>
                <w:sz w:val="22"/>
                <w:szCs w:val="22"/>
                <w:lang w:eastAsia="en-CA"/>
              </w:rPr>
            </w:pPr>
          </w:p>
        </w:tc>
      </w:tr>
      <w:tr w:rsidR="0056508E" w:rsidRPr="0085712F" w14:paraId="3E61FE9E" w14:textId="77777777" w:rsidTr="003401B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B56308" w14:textId="77777777" w:rsidR="0056508E" w:rsidRDefault="0056508E" w:rsidP="0056508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4D6C73E" w14:textId="04A5307B" w:rsidR="0056508E" w:rsidRPr="0085712F" w:rsidRDefault="0056508E" w:rsidP="0056508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E5A278D" w14:textId="76CEBBBF" w:rsidR="001040A6" w:rsidRDefault="001040A6" w:rsidP="001040A6">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w:t>
            </w:r>
            <w:r w:rsidR="00D05B6D">
              <w:rPr>
                <w:rFonts w:asciiTheme="minorHAnsi" w:hAnsiTheme="minorHAnsi"/>
                <w:sz w:val="22"/>
                <w:szCs w:val="22"/>
                <w:lang w:eastAsia="en-CA"/>
              </w:rPr>
              <w:t>921</w:t>
            </w:r>
            <w:r>
              <w:rPr>
                <w:rFonts w:asciiTheme="minorHAnsi" w:hAnsiTheme="minorHAnsi"/>
                <w:sz w:val="22"/>
                <w:szCs w:val="22"/>
                <w:lang w:eastAsia="en-CA"/>
              </w:rPr>
              <w:t>:</w:t>
            </w:r>
          </w:p>
          <w:p w14:paraId="53AC0518" w14:textId="15B497BD" w:rsidR="001040A6" w:rsidRPr="00E8794C" w:rsidRDefault="001040A6" w:rsidP="00604E53">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Conditions were removed since they were unnecessary due to the fact the validation is only applied to the data in the input file.</w:t>
            </w:r>
            <w:r w:rsidR="00D05B6D">
              <w:rPr>
                <w:rFonts w:asciiTheme="minorHAnsi" w:hAnsiTheme="minorHAnsi"/>
                <w:sz w:val="22"/>
                <w:szCs w:val="22"/>
                <w:lang w:eastAsia="en-CA"/>
              </w:rPr>
              <w:t xml:space="preserve"> A typo was also corrected in the remaining condition.</w:t>
            </w:r>
          </w:p>
          <w:p w14:paraId="0CCCF831" w14:textId="77777777" w:rsidR="001040A6" w:rsidRDefault="001040A6" w:rsidP="00CA5805">
            <w:pPr>
              <w:spacing w:before="60" w:after="60" w:line="240" w:lineRule="auto"/>
              <w:ind w:left="0"/>
              <w:rPr>
                <w:rFonts w:asciiTheme="minorHAnsi" w:hAnsiTheme="minorHAnsi"/>
                <w:sz w:val="22"/>
                <w:szCs w:val="22"/>
                <w:lang w:eastAsia="en-CA"/>
              </w:rPr>
            </w:pPr>
          </w:p>
          <w:p w14:paraId="3D411C69" w14:textId="77777777" w:rsidR="00E8794C" w:rsidRDefault="00E8794C" w:rsidP="00CA580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20170608:</w:t>
            </w:r>
          </w:p>
          <w:p w14:paraId="3E500B4F" w14:textId="0DC48898" w:rsidR="00E8794C" w:rsidRPr="00E8794C" w:rsidRDefault="00E8794C" w:rsidP="00604E53">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Ready for sign-off.</w:t>
            </w:r>
          </w:p>
          <w:p w14:paraId="05EBB374" w14:textId="77777777" w:rsidR="00E8794C" w:rsidRDefault="00E8794C" w:rsidP="00CA5805">
            <w:pPr>
              <w:spacing w:before="60" w:after="60" w:line="240" w:lineRule="auto"/>
              <w:ind w:left="0"/>
              <w:rPr>
                <w:rFonts w:asciiTheme="minorHAnsi" w:hAnsiTheme="minorHAnsi"/>
                <w:sz w:val="22"/>
                <w:szCs w:val="22"/>
                <w:lang w:eastAsia="en-CA"/>
              </w:rPr>
            </w:pPr>
          </w:p>
          <w:p w14:paraId="08D68246" w14:textId="77777777" w:rsidR="00CA5805" w:rsidRDefault="00CA5805" w:rsidP="00CA580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20170606:</w:t>
            </w:r>
          </w:p>
          <w:p w14:paraId="28506EF4" w14:textId="77777777" w:rsidR="00CA5805" w:rsidRDefault="00CA5805" w:rsidP="00604E53">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Brought into FO spec from EXO.</w:t>
            </w:r>
          </w:p>
          <w:p w14:paraId="2EA656F0" w14:textId="04E0C062" w:rsidR="0056508E" w:rsidRPr="00CA5805" w:rsidRDefault="00CA5805" w:rsidP="00604E53">
            <w:pPr>
              <w:pStyle w:val="ListParagraph"/>
              <w:numPr>
                <w:ilvl w:val="0"/>
                <w:numId w:val="32"/>
              </w:numPr>
              <w:spacing w:before="60" w:after="60" w:line="240" w:lineRule="auto"/>
              <w:rPr>
                <w:rFonts w:asciiTheme="minorHAnsi" w:hAnsiTheme="minorHAnsi"/>
                <w:sz w:val="22"/>
                <w:szCs w:val="22"/>
                <w:lang w:eastAsia="en-CA"/>
              </w:rPr>
            </w:pPr>
            <w:r w:rsidRPr="00CA5805">
              <w:rPr>
                <w:rFonts w:asciiTheme="minorHAnsi" w:hAnsiTheme="minorHAnsi"/>
                <w:sz w:val="22"/>
                <w:szCs w:val="22"/>
                <w:lang w:eastAsia="en-CA"/>
              </w:rPr>
              <w:t xml:space="preserve">In FO we need to remove the validation from the Remittance –Contributory </w:t>
            </w:r>
            <w:r w:rsidR="00E8794C">
              <w:rPr>
                <w:rFonts w:asciiTheme="minorHAnsi" w:hAnsiTheme="minorHAnsi"/>
                <w:sz w:val="22"/>
                <w:szCs w:val="22"/>
                <w:lang w:eastAsia="en-CA"/>
              </w:rPr>
              <w:t xml:space="preserve">Leave </w:t>
            </w:r>
            <w:r w:rsidRPr="00CA5805">
              <w:rPr>
                <w:rFonts w:asciiTheme="minorHAnsi" w:hAnsiTheme="minorHAnsi"/>
                <w:sz w:val="22"/>
                <w:szCs w:val="22"/>
                <w:lang w:eastAsia="en-CA"/>
              </w:rPr>
              <w:t>section and keep it for NCL and CL (non-remittance collects)</w:t>
            </w:r>
          </w:p>
        </w:tc>
      </w:tr>
    </w:tbl>
    <w:p w14:paraId="4A648EE5" w14:textId="77777777" w:rsidR="00925611" w:rsidRDefault="00925611">
      <w:pPr>
        <w:spacing w:before="0" w:after="0" w:line="240" w:lineRule="auto"/>
        <w:ind w:left="0"/>
      </w:pPr>
      <w:r>
        <w:br w:type="page"/>
      </w:r>
    </w:p>
    <w:p w14:paraId="3703D9BE" w14:textId="77777777" w:rsidR="00832392" w:rsidRPr="00DE6491" w:rsidRDefault="00832392" w:rsidP="00832392">
      <w:pPr>
        <w:pStyle w:val="Heading3"/>
        <w:rPr>
          <w:lang w:val="en-US"/>
        </w:rPr>
      </w:pPr>
      <w:r w:rsidRPr="006B06A8">
        <w:t xml:space="preserve">Validation – </w:t>
      </w:r>
      <w:r w:rsidRPr="00DE6491">
        <w:t>Service StartDate more than 1 month</w:t>
      </w:r>
    </w:p>
    <w:p w14:paraId="117C172E" w14:textId="77777777" w:rsidR="00925611" w:rsidRPr="006B06A8" w:rsidRDefault="00925611" w:rsidP="00925611">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925611" w14:paraId="59999F9B"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91F06A"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9C0EEE5" w14:textId="12B86703" w:rsidR="00925611" w:rsidRPr="000862E2" w:rsidRDefault="00925611" w:rsidP="007B2137">
            <w:pPr>
              <w:pStyle w:val="Heading1"/>
            </w:pPr>
            <w:bookmarkStart w:id="32" w:name="_Toc43372826"/>
            <w:r w:rsidRPr="00DE6491">
              <w:rPr>
                <w:rFonts w:cs="Calibri"/>
              </w:rPr>
              <w:t>I45_ServStartDate</w:t>
            </w:r>
            <w:bookmarkEnd w:id="32"/>
          </w:p>
        </w:tc>
      </w:tr>
      <w:tr w:rsidR="00925611" w14:paraId="76E9AD0D"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8CE408"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915083C" w14:textId="166EEAAA" w:rsidR="00925611" w:rsidRPr="000862E2" w:rsidRDefault="00925611" w:rsidP="007B2137">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9092</w:t>
            </w:r>
          </w:p>
        </w:tc>
      </w:tr>
      <w:tr w:rsidR="00925611" w14:paraId="2BE65F51"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DA0C1F5"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B3DC61F" w14:textId="77777777" w:rsidR="00925611" w:rsidRDefault="00925611" w:rsidP="007B2137">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925611" w14:paraId="7C7E07CC"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FE367EA"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2164C69" w14:textId="40AB5194" w:rsidR="00925611" w:rsidRPr="00B464B9" w:rsidRDefault="00811BD4" w:rsidP="00FA3AB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811BD4">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w:t>
            </w:r>
            <w:r w:rsidR="00FA3ABF">
              <w:rPr>
                <w:rFonts w:asciiTheme="minorHAnsi" w:eastAsia="Times New Roman" w:hAnsiTheme="minorHAnsi" w:cs="Calibri"/>
                <w:color w:val="auto"/>
                <w:sz w:val="22"/>
                <w:szCs w:val="22"/>
                <w:lang w:eastAsia="en-CA"/>
              </w:rPr>
              <w:t>level validation</w:t>
            </w:r>
          </w:p>
        </w:tc>
      </w:tr>
      <w:tr w:rsidR="00925611" w14:paraId="1D93933D"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9FE0B08"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1F9F75D" w14:textId="379BE42F" w:rsidR="00925611" w:rsidRPr="009675FB" w:rsidRDefault="007500C5" w:rsidP="007B2137">
            <w:pPr>
              <w:spacing w:before="60" w:after="60" w:line="240" w:lineRule="auto"/>
              <w:ind w:left="0"/>
              <w:rPr>
                <w:rFonts w:asciiTheme="minorHAnsi" w:hAnsiTheme="minorHAnsi"/>
                <w:color w:val="auto"/>
                <w:sz w:val="22"/>
                <w:szCs w:val="22"/>
                <w:lang w:eastAsia="en-CA"/>
              </w:rPr>
            </w:pPr>
            <w:r w:rsidRPr="00DE6491">
              <w:rPr>
                <w:rFonts w:asciiTheme="minorHAnsi" w:eastAsia="Times New Roman" w:hAnsiTheme="minorHAnsi" w:cs="Calibri"/>
                <w:color w:val="auto"/>
                <w:sz w:val="22"/>
                <w:szCs w:val="22"/>
                <w:lang w:eastAsia="en-CA"/>
              </w:rPr>
              <w:t>Contributory (MDC, Final Data, Remittance), Non-Contributory (Final Data, MDC, Leaves)</w:t>
            </w:r>
          </w:p>
        </w:tc>
      </w:tr>
      <w:tr w:rsidR="00925611" w14:paraId="5939BE0B"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8446BA"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A9A36EC" w14:textId="77777777" w:rsidR="00925611" w:rsidRDefault="00925611" w:rsidP="007B213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925611" w14:paraId="23B7DFCE"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73CA2AF"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C39E2A1" w14:textId="77777777" w:rsidR="00925611" w:rsidRPr="00B464B9" w:rsidRDefault="00925611" w:rsidP="007B2137">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925611" w:rsidRPr="00A61AB1" w14:paraId="47DCF59C"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11A6D8"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03A9179"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1EBA31B" w14:textId="32E85500" w:rsidR="00925611" w:rsidRPr="00C301FC" w:rsidRDefault="007500C5" w:rsidP="007B2137">
            <w:pPr>
              <w:ind w:left="0"/>
              <w:rPr>
                <w:rFonts w:asciiTheme="minorHAnsi" w:hAnsiTheme="minorHAnsi"/>
                <w:sz w:val="22"/>
                <w:szCs w:val="22"/>
                <w:lang w:val="en-US" w:eastAsia="en-CA"/>
              </w:rPr>
            </w:pPr>
            <w:r w:rsidRPr="00DE6491">
              <w:rPr>
                <w:rFonts w:asciiTheme="minorHAnsi" w:hAnsiTheme="minorHAnsi"/>
                <w:sz w:val="22"/>
                <w:szCs w:val="22"/>
                <w:lang w:eastAsia="en-CA"/>
              </w:rPr>
              <w:t>Service Break Start Date cannot be greater than 30 days from today’s date.</w:t>
            </w:r>
          </w:p>
        </w:tc>
      </w:tr>
      <w:tr w:rsidR="00925611" w:rsidRPr="009151F9" w14:paraId="1B21A9EB"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2C7415D"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5F74BBF" w14:textId="4AF3AE52" w:rsidR="00925611" w:rsidRPr="0078068E" w:rsidRDefault="007500C5" w:rsidP="007B2137">
            <w:pPr>
              <w:ind w:left="0"/>
              <w:rPr>
                <w:rFonts w:asciiTheme="minorHAnsi" w:hAnsiTheme="minorHAnsi"/>
                <w:sz w:val="22"/>
                <w:szCs w:val="22"/>
                <w:lang w:eastAsia="en-CA"/>
              </w:rPr>
            </w:pPr>
            <w:r w:rsidRPr="00DE6491">
              <w:rPr>
                <w:rFonts w:asciiTheme="minorHAnsi" w:hAnsiTheme="minorHAnsi"/>
                <w:sz w:val="22"/>
                <w:szCs w:val="22"/>
                <w:lang w:eastAsia="en-CA"/>
              </w:rPr>
              <w:t>If File.LeaveStartDate &gt;  ExecutionDate + 30 days</w:t>
            </w:r>
          </w:p>
        </w:tc>
      </w:tr>
      <w:tr w:rsidR="00925611" w:rsidRPr="00A61AB1" w14:paraId="4FA14E27"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805371"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70E034C" w14:textId="3B7F7BB7" w:rsidR="00925611" w:rsidRPr="00A762CE" w:rsidRDefault="007A3E37" w:rsidP="007B2137">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925611" w:rsidRPr="00A61AB1" w14:paraId="580C68E3"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A401C4F"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88B035B" w14:textId="6AD4CCF7" w:rsidR="00925611" w:rsidRPr="009675FB" w:rsidRDefault="00A9211F" w:rsidP="007B2137">
            <w:pPr>
              <w:pStyle w:val="NormalWeb"/>
              <w:spacing w:line="276" w:lineRule="auto"/>
              <w:rPr>
                <w:rFonts w:asciiTheme="minorHAnsi" w:hAnsiTheme="minorHAnsi"/>
                <w:color w:val="000000"/>
                <w:sz w:val="22"/>
                <w:szCs w:val="22"/>
                <w:lang w:val="en-CA"/>
              </w:rPr>
            </w:pPr>
            <w:r w:rsidRPr="00E96922">
              <w:rPr>
                <w:rFonts w:asciiTheme="minorHAnsi" w:hAnsiTheme="minorHAnsi"/>
                <w:color w:val="000000"/>
                <w:sz w:val="22"/>
                <w:szCs w:val="22"/>
                <w:lang w:val="en-CA"/>
              </w:rPr>
              <w:t>Service Break Start Date cannot be greater than 30 days from today’s date.</w:t>
            </w:r>
          </w:p>
        </w:tc>
      </w:tr>
      <w:tr w:rsidR="00925611" w:rsidRPr="00A61AB1" w14:paraId="353A918A"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F20BA75"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59E0D38"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B6DFAC8" w14:textId="15928733" w:rsidR="00925611" w:rsidRPr="00B464B9" w:rsidRDefault="00A9211F" w:rsidP="007B2137">
            <w:pPr>
              <w:spacing w:before="60" w:after="60"/>
              <w:ind w:left="0"/>
              <w:rPr>
                <w:rFonts w:asciiTheme="minorHAnsi" w:hAnsiTheme="minorHAnsi"/>
                <w:sz w:val="22"/>
                <w:szCs w:val="22"/>
                <w:lang w:eastAsia="en-CA"/>
              </w:rPr>
            </w:pPr>
            <w:r w:rsidRPr="00E96922">
              <w:rPr>
                <w:rFonts w:asciiTheme="minorHAnsi" w:hAnsiTheme="minorHAnsi"/>
                <w:sz w:val="22"/>
                <w:szCs w:val="22"/>
              </w:rPr>
              <w:t>Service Break Start Date cannot be greater than 30 days from today’s date.</w:t>
            </w:r>
          </w:p>
        </w:tc>
      </w:tr>
      <w:tr w:rsidR="00925611" w:rsidRPr="0085712F" w14:paraId="771766C7"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2EE2E88" w14:textId="77777777" w:rsidR="00925611" w:rsidRPr="0085712F" w:rsidRDefault="00925611" w:rsidP="007B2137">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67BD141" w14:textId="77777777" w:rsidR="00925611" w:rsidRPr="009C43D2" w:rsidRDefault="00925611" w:rsidP="007B2137">
            <w:pPr>
              <w:ind w:left="0"/>
              <w:rPr>
                <w:rFonts w:asciiTheme="minorHAnsi" w:hAnsiTheme="minorHAnsi" w:cs="Calibri"/>
                <w:color w:val="auto"/>
                <w:sz w:val="22"/>
                <w:szCs w:val="22"/>
              </w:rPr>
            </w:pPr>
            <w:r>
              <w:rPr>
                <w:rFonts w:asciiTheme="minorHAnsi" w:hAnsiTheme="minorHAnsi"/>
                <w:sz w:val="22"/>
                <w:szCs w:val="22"/>
                <w:lang w:eastAsia="en-CA"/>
              </w:rPr>
              <w:t>N/A</w:t>
            </w:r>
          </w:p>
        </w:tc>
      </w:tr>
      <w:tr w:rsidR="00925611" w:rsidRPr="0085712F" w14:paraId="0AB32151"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CEDB06" w14:textId="77777777" w:rsidR="00925611" w:rsidRPr="0085712F" w:rsidRDefault="00925611" w:rsidP="007B2137">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5B56366" w14:textId="097025B8" w:rsidR="00925611" w:rsidRPr="006100CE" w:rsidRDefault="007A3E37" w:rsidP="007B213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925611" w:rsidRPr="0085712F" w14:paraId="5229A925"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511CB10"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6A7E5D9" w14:textId="77777777" w:rsidR="00925611" w:rsidRPr="006100CE" w:rsidRDefault="00925611" w:rsidP="007B2137">
            <w:pPr>
              <w:spacing w:before="60" w:after="60" w:line="240" w:lineRule="auto"/>
              <w:ind w:left="0"/>
              <w:rPr>
                <w:rFonts w:asciiTheme="minorHAnsi" w:hAnsiTheme="minorHAnsi"/>
                <w:sz w:val="22"/>
                <w:szCs w:val="22"/>
                <w:lang w:eastAsia="en-CA"/>
              </w:rPr>
            </w:pPr>
          </w:p>
        </w:tc>
      </w:tr>
      <w:tr w:rsidR="00925611" w:rsidRPr="0085712F" w14:paraId="2289048F"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4ADF30" w14:textId="77777777" w:rsidR="00925611" w:rsidRDefault="00925611"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A60F9C0" w14:textId="77777777" w:rsidR="00925611" w:rsidRPr="0085712F" w:rsidRDefault="00925611" w:rsidP="007B2137">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1701E5C"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25498DE9" w14:textId="77777777" w:rsidR="00F93DA0" w:rsidRPr="00E8794C" w:rsidRDefault="00F93DA0" w:rsidP="006A6C4A">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6E11236D" w14:textId="641053EA" w:rsidR="00925611" w:rsidRPr="00CA5805" w:rsidRDefault="00925611" w:rsidP="00A9211F">
            <w:pPr>
              <w:spacing w:before="60" w:after="60" w:line="240" w:lineRule="auto"/>
              <w:ind w:left="0"/>
              <w:rPr>
                <w:rFonts w:asciiTheme="minorHAnsi" w:hAnsiTheme="minorHAnsi"/>
                <w:sz w:val="22"/>
                <w:szCs w:val="22"/>
                <w:lang w:eastAsia="en-CA"/>
              </w:rPr>
            </w:pPr>
          </w:p>
        </w:tc>
      </w:tr>
    </w:tbl>
    <w:p w14:paraId="1065A6E9" w14:textId="61EB2073" w:rsidR="0053519C" w:rsidRPr="006B06A8" w:rsidRDefault="00925611" w:rsidP="0053519C">
      <w:pPr>
        <w:pStyle w:val="Heading3"/>
      </w:pPr>
      <w:r>
        <w:br w:type="page"/>
      </w:r>
      <w:r w:rsidR="0053519C" w:rsidRPr="006B06A8">
        <w:t xml:space="preserve">Validation – </w:t>
      </w:r>
      <w:r w:rsidR="0053519C">
        <w:t xml:space="preserve">Enrolment </w:t>
      </w:r>
      <w:r w:rsidR="00D15D89">
        <w:t>Date Predates Hire Date</w:t>
      </w:r>
    </w:p>
    <w:p w14:paraId="26C0E142" w14:textId="77777777" w:rsidR="0053519C" w:rsidRPr="006B06A8" w:rsidRDefault="0053519C" w:rsidP="00935040">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3519C" w14:paraId="03BDA2CF"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08E65AF" w14:textId="77777777" w:rsidR="0053519C" w:rsidRDefault="0053519C"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1DFDA12" w14:textId="77777777" w:rsidR="0053519C" w:rsidRPr="0053519C" w:rsidRDefault="0053519C" w:rsidP="00DF5128">
            <w:pPr>
              <w:pStyle w:val="Heading1"/>
              <w:rPr>
                <w:lang w:val="en-US"/>
              </w:rPr>
            </w:pPr>
            <w:bookmarkStart w:id="33" w:name="_Toc479243643"/>
            <w:bookmarkStart w:id="34" w:name="_Toc43372827"/>
            <w:r w:rsidRPr="0053519C">
              <w:rPr>
                <w:lang w:val="en-US"/>
              </w:rPr>
              <w:t>I46_EnrolmentDate</w:t>
            </w:r>
            <w:r w:rsidR="004232C7">
              <w:rPr>
                <w:lang w:val="en-US"/>
              </w:rPr>
              <w:t>P</w:t>
            </w:r>
            <w:r w:rsidRPr="0053519C">
              <w:rPr>
                <w:lang w:val="en-US"/>
              </w:rPr>
              <w:t>redatesHireDate</w:t>
            </w:r>
            <w:bookmarkEnd w:id="33"/>
            <w:bookmarkEnd w:id="34"/>
          </w:p>
        </w:tc>
      </w:tr>
      <w:tr w:rsidR="00A7280D" w14:paraId="614F8D33"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1B9082" w14:textId="77777777" w:rsidR="00A7280D" w:rsidRDefault="00A7280D" w:rsidP="00AA7C6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45838343" w14:textId="668DC576" w:rsidR="00DF0295" w:rsidRPr="00D8714A" w:rsidRDefault="00241BCE" w:rsidP="007D306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5485</w:t>
            </w:r>
          </w:p>
        </w:tc>
      </w:tr>
      <w:tr w:rsidR="00CA2E94" w14:paraId="4A46BBEF"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61904DA" w14:textId="16A48C8E" w:rsidR="00CA2E94" w:rsidRDefault="00CA2E94" w:rsidP="00AA7C6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8DBFB5C" w14:textId="41B0D710" w:rsidR="00CA2E94" w:rsidRDefault="00CA2E94" w:rsidP="007D306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25EEB752"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E8B63E" w14:textId="77777777" w:rsidR="00A7280D" w:rsidRDefault="00A7280D" w:rsidP="00AA7C6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1A444C2" w14:textId="77777777" w:rsidR="00A7280D" w:rsidRPr="00D8714A" w:rsidRDefault="00DF0295" w:rsidP="007D306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DF0295">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A7280D" w14:paraId="645CD36E"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FB8D65" w14:textId="77777777" w:rsidR="00A7280D" w:rsidRDefault="00A7280D" w:rsidP="00AA7C6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Section </w:t>
            </w:r>
          </w:p>
        </w:tc>
        <w:tc>
          <w:tcPr>
            <w:tcW w:w="8448" w:type="dxa"/>
            <w:tcBorders>
              <w:top w:val="single" w:sz="4" w:space="0" w:color="auto"/>
              <w:left w:val="single" w:sz="4" w:space="0" w:color="auto"/>
              <w:bottom w:val="single" w:sz="4" w:space="0" w:color="auto"/>
              <w:right w:val="single" w:sz="4" w:space="0" w:color="auto"/>
            </w:tcBorders>
            <w:vAlign w:val="center"/>
          </w:tcPr>
          <w:p w14:paraId="3A6C35E8" w14:textId="77777777" w:rsidR="00A7280D" w:rsidRPr="00D8714A" w:rsidRDefault="00A7280D" w:rsidP="007D306D">
            <w:pPr>
              <w:spacing w:before="60" w:after="60" w:line="240" w:lineRule="auto"/>
              <w:ind w:left="0"/>
              <w:rPr>
                <w:rFonts w:asciiTheme="minorHAnsi" w:eastAsia="Times New Roman" w:hAnsiTheme="minorHAnsi" w:cs="Calibri"/>
                <w:color w:val="auto"/>
                <w:sz w:val="22"/>
                <w:szCs w:val="22"/>
                <w:lang w:eastAsia="en-CA"/>
              </w:rPr>
            </w:pPr>
            <w:r w:rsidRPr="00D8714A">
              <w:rPr>
                <w:rFonts w:asciiTheme="minorHAnsi" w:eastAsia="Times New Roman" w:hAnsiTheme="minorHAnsi" w:cs="Calibri"/>
                <w:color w:val="auto"/>
                <w:sz w:val="22"/>
                <w:szCs w:val="22"/>
                <w:lang w:eastAsia="en-CA"/>
              </w:rPr>
              <w:t>Enrolment</w:t>
            </w:r>
            <w:r w:rsidR="00DF0295">
              <w:rPr>
                <w:rFonts w:asciiTheme="minorHAnsi" w:eastAsia="Times New Roman" w:hAnsiTheme="minorHAnsi" w:cs="Calibri"/>
                <w:color w:val="auto"/>
                <w:sz w:val="22"/>
                <w:szCs w:val="22"/>
                <w:lang w:eastAsia="en-CA"/>
              </w:rPr>
              <w:t>s</w:t>
            </w:r>
          </w:p>
        </w:tc>
      </w:tr>
      <w:tr w:rsidR="00A7280D" w14:paraId="3259EF93"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280E1B" w14:textId="77777777" w:rsidR="00A7280D" w:rsidRDefault="00A7280D"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3B21846" w14:textId="77777777" w:rsidR="00A7280D" w:rsidRDefault="00A7280D" w:rsidP="005351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0CA3EA2E"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F48B272" w14:textId="77777777" w:rsidR="00A7280D" w:rsidRDefault="00A7280D"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2F2834C" w14:textId="77777777" w:rsidR="00A7280D" w:rsidRPr="00B464B9" w:rsidRDefault="00A7280D" w:rsidP="007D306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6EA2FE97"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5BABF3"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2E03675"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E9614A6" w14:textId="77777777" w:rsidR="00A7280D" w:rsidRPr="00C301FC" w:rsidRDefault="00A7280D" w:rsidP="0053519C">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if the Enrolment Date is prior to Hire Date.</w:t>
            </w:r>
          </w:p>
        </w:tc>
      </w:tr>
      <w:tr w:rsidR="00A7280D" w:rsidRPr="009151F9" w14:paraId="7E8E9A10"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E0DE255"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5B0E444" w14:textId="77777777" w:rsidR="00A7280D" w:rsidRDefault="00A7280D" w:rsidP="007D306D">
            <w:pPr>
              <w:ind w:left="0"/>
              <w:rPr>
                <w:rFonts w:asciiTheme="minorHAnsi" w:hAnsiTheme="minorHAnsi"/>
                <w:sz w:val="22"/>
                <w:szCs w:val="22"/>
                <w:lang w:eastAsia="en-CA"/>
              </w:rPr>
            </w:pPr>
            <w:r>
              <w:rPr>
                <w:rFonts w:asciiTheme="minorHAnsi" w:hAnsiTheme="minorHAnsi"/>
                <w:sz w:val="22"/>
                <w:szCs w:val="22"/>
                <w:lang w:eastAsia="en-CA"/>
              </w:rPr>
              <w:t>Reject the member in the input file if:</w:t>
            </w:r>
          </w:p>
          <w:p w14:paraId="1E31FB9E" w14:textId="77777777" w:rsidR="00A7280D" w:rsidRPr="00411EBD" w:rsidRDefault="00A7280D" w:rsidP="00C105C5">
            <w:pPr>
              <w:ind w:left="1440"/>
              <w:rPr>
                <w:rFonts w:asciiTheme="minorHAnsi" w:hAnsiTheme="minorHAnsi"/>
                <w:sz w:val="22"/>
                <w:szCs w:val="22"/>
                <w:lang w:eastAsia="en-CA"/>
              </w:rPr>
            </w:pPr>
            <w:r>
              <w:rPr>
                <w:rFonts w:asciiTheme="minorHAnsi" w:hAnsiTheme="minorHAnsi"/>
                <w:sz w:val="22"/>
                <w:szCs w:val="22"/>
                <w:lang w:eastAsia="en-CA"/>
              </w:rPr>
              <w:t>File.EnrolmentDate &lt; File.HireDate</w:t>
            </w:r>
          </w:p>
        </w:tc>
      </w:tr>
      <w:tr w:rsidR="00A7280D" w:rsidRPr="00A61AB1" w14:paraId="058D664C"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FB94475" w14:textId="77777777" w:rsidR="00A7280D" w:rsidRDefault="00A7280D"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1842507" w14:textId="43F52585" w:rsidR="00A7280D" w:rsidRPr="0053519C" w:rsidRDefault="007A3E37" w:rsidP="007D306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7280D" w:rsidRPr="00A61AB1" w14:paraId="7B287E22"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C9A228A" w14:textId="77777777" w:rsidR="00A7280D" w:rsidRDefault="00A7280D" w:rsidP="00AA7C6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602BD30F" w14:textId="77777777" w:rsidR="00A7280D" w:rsidRDefault="00A7280D" w:rsidP="007D306D">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0C4CD8DE" w14:textId="0C8CFA9A" w:rsidR="00A7280D" w:rsidRPr="00A72B28" w:rsidRDefault="00A7280D" w:rsidP="00BE0112">
            <w:pPr>
              <w:pStyle w:val="NormalWeb"/>
              <w:spacing w:line="276" w:lineRule="auto"/>
              <w:rPr>
                <w:rFonts w:asciiTheme="minorHAnsi" w:hAnsiTheme="minorHAnsi"/>
                <w:color w:val="000000"/>
                <w:sz w:val="22"/>
                <w:szCs w:val="22"/>
                <w:lang w:val="en-CA"/>
              </w:rPr>
            </w:pPr>
            <w:r w:rsidRPr="0053519C">
              <w:rPr>
                <w:rFonts w:asciiTheme="minorHAnsi" w:hAnsiTheme="minorHAnsi"/>
                <w:color w:val="000000"/>
                <w:sz w:val="22"/>
                <w:szCs w:val="22"/>
                <w:lang w:val="en-CA"/>
              </w:rPr>
              <w:t xml:space="preserve">The Enrolment Date </w:t>
            </w:r>
            <w:r w:rsidR="00BE0112">
              <w:rPr>
                <w:rFonts w:asciiTheme="minorHAnsi" w:hAnsiTheme="minorHAnsi"/>
                <w:color w:val="000000"/>
                <w:sz w:val="22"/>
                <w:szCs w:val="22"/>
                <w:lang w:val="en-CA"/>
              </w:rPr>
              <w:t>cannot be prior to the</w:t>
            </w:r>
            <w:r w:rsidRPr="0053519C">
              <w:rPr>
                <w:rFonts w:asciiTheme="minorHAnsi" w:hAnsiTheme="minorHAnsi"/>
                <w:color w:val="000000"/>
                <w:sz w:val="22"/>
                <w:szCs w:val="22"/>
                <w:lang w:val="en-CA"/>
              </w:rPr>
              <w:t xml:space="preserve"> Date of Hire.</w:t>
            </w:r>
          </w:p>
        </w:tc>
      </w:tr>
      <w:tr w:rsidR="00A7280D" w:rsidRPr="00A61AB1" w14:paraId="4B3874B7"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B7BD51D" w14:textId="77777777" w:rsidR="00A7280D" w:rsidRDefault="00A7280D" w:rsidP="00AA7C6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8AB8FA1" w14:textId="77777777" w:rsidR="00A7280D" w:rsidRDefault="00A7280D" w:rsidP="00AA7C6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8B1E204" w14:textId="3C671037" w:rsidR="00A7280D" w:rsidRPr="00B464B9" w:rsidRDefault="00BE0112" w:rsidP="00BE0112">
            <w:pPr>
              <w:spacing w:before="60" w:after="60"/>
              <w:ind w:left="0"/>
              <w:rPr>
                <w:rFonts w:asciiTheme="minorHAnsi" w:hAnsiTheme="minorHAnsi"/>
                <w:sz w:val="22"/>
                <w:szCs w:val="22"/>
                <w:lang w:eastAsia="en-CA"/>
              </w:rPr>
            </w:pPr>
            <w:r w:rsidRPr="0053519C">
              <w:rPr>
                <w:rFonts w:asciiTheme="minorHAnsi" w:hAnsiTheme="minorHAnsi"/>
                <w:sz w:val="22"/>
                <w:szCs w:val="22"/>
              </w:rPr>
              <w:t xml:space="preserve">The Enrolment Date </w:t>
            </w:r>
            <w:r>
              <w:rPr>
                <w:rFonts w:asciiTheme="minorHAnsi" w:hAnsiTheme="minorHAnsi"/>
                <w:sz w:val="22"/>
                <w:szCs w:val="22"/>
              </w:rPr>
              <w:t>cannot be prior to the</w:t>
            </w:r>
            <w:r w:rsidRPr="0053519C">
              <w:rPr>
                <w:rFonts w:asciiTheme="minorHAnsi" w:hAnsiTheme="minorHAnsi"/>
                <w:sz w:val="22"/>
                <w:szCs w:val="22"/>
              </w:rPr>
              <w:t xml:space="preserve"> Date of Hire.</w:t>
            </w:r>
          </w:p>
        </w:tc>
      </w:tr>
      <w:tr w:rsidR="00A7280D" w:rsidRPr="0085712F" w14:paraId="3BB4D38F"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FE27256" w14:textId="77777777" w:rsidR="00A7280D" w:rsidRPr="0085712F" w:rsidRDefault="00A7280D" w:rsidP="007D306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D492FA0" w14:textId="2E63C123" w:rsidR="00A7280D" w:rsidRPr="009C43D2" w:rsidRDefault="007A3E37" w:rsidP="00DF0295">
            <w:pPr>
              <w:ind w:left="0"/>
              <w:rPr>
                <w:rFonts w:asciiTheme="minorHAnsi" w:hAnsiTheme="minorHAnsi" w:cs="Calibri"/>
                <w:color w:val="auto"/>
                <w:sz w:val="22"/>
                <w:szCs w:val="22"/>
              </w:rPr>
            </w:pPr>
            <w:r>
              <w:rPr>
                <w:rFonts w:asciiTheme="minorHAnsi" w:hAnsiTheme="minorHAnsi"/>
                <w:sz w:val="22"/>
                <w:szCs w:val="22"/>
                <w:lang w:eastAsia="en-CA"/>
              </w:rPr>
              <w:t>N/A</w:t>
            </w:r>
          </w:p>
        </w:tc>
      </w:tr>
      <w:tr w:rsidR="00A7280D" w:rsidRPr="0085712F" w14:paraId="708691E8"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24E4E6" w14:textId="77777777" w:rsidR="00A7280D" w:rsidRPr="0085712F" w:rsidRDefault="00A7280D" w:rsidP="00AA7C68">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96E1E20" w14:textId="58E5F1DC" w:rsidR="00A7280D" w:rsidRPr="006100CE" w:rsidRDefault="00DF0295" w:rsidP="007D306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487ADE70"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985AC7" w14:textId="77777777" w:rsidR="00A7280D" w:rsidRPr="0085712F" w:rsidRDefault="00A7280D"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0DF7AE7" w14:textId="77777777" w:rsidR="00A7280D" w:rsidRPr="006100CE" w:rsidRDefault="00A7280D" w:rsidP="007D306D">
            <w:pPr>
              <w:spacing w:before="60" w:after="60" w:line="240" w:lineRule="auto"/>
              <w:ind w:left="0"/>
              <w:rPr>
                <w:rFonts w:asciiTheme="minorHAnsi" w:hAnsiTheme="minorHAnsi"/>
                <w:sz w:val="22"/>
                <w:szCs w:val="22"/>
                <w:lang w:eastAsia="en-CA"/>
              </w:rPr>
            </w:pPr>
            <w:r w:rsidRPr="0028756C">
              <w:rPr>
                <w:rFonts w:asciiTheme="minorHAnsi" w:hAnsiTheme="minorHAnsi"/>
                <w:sz w:val="22"/>
                <w:szCs w:val="22"/>
                <w:lang w:eastAsia="en-CA"/>
              </w:rPr>
              <w:t>This validation replaced B147.  B147 should be executed as input validation covered here</w:t>
            </w:r>
            <w:r>
              <w:rPr>
                <w:rFonts w:asciiTheme="minorHAnsi" w:hAnsiTheme="minorHAnsi"/>
                <w:sz w:val="22"/>
                <w:szCs w:val="22"/>
                <w:lang w:eastAsia="en-CA"/>
              </w:rPr>
              <w:t>.</w:t>
            </w:r>
          </w:p>
        </w:tc>
      </w:tr>
      <w:tr w:rsidR="00A7280D" w:rsidRPr="005516AC" w14:paraId="1BF02F28"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CB44588" w14:textId="77777777" w:rsidR="00A7280D" w:rsidRDefault="00A7280D" w:rsidP="00AA7C6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ADC39E4" w14:textId="77777777" w:rsidR="00A7280D" w:rsidRPr="0085712F" w:rsidRDefault="00A7280D" w:rsidP="00AA7C68">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DA59E3F" w14:textId="77777777" w:rsidR="00A7280D" w:rsidRDefault="00DF0295" w:rsidP="00E52DE5">
            <w:pPr>
              <w:ind w:left="0"/>
              <w:rPr>
                <w:rFonts w:asciiTheme="minorHAnsi" w:hAnsiTheme="minorHAnsi"/>
                <w:sz w:val="22"/>
                <w:szCs w:val="22"/>
                <w:lang w:val="en-US" w:eastAsia="en-CA"/>
              </w:rPr>
            </w:pPr>
            <w:r>
              <w:rPr>
                <w:rFonts w:asciiTheme="minorHAnsi" w:hAnsiTheme="minorHAnsi"/>
                <w:sz w:val="22"/>
                <w:szCs w:val="22"/>
                <w:lang w:val="en-US" w:eastAsia="en-CA"/>
              </w:rPr>
              <w:t>CS 20170419:</w:t>
            </w:r>
          </w:p>
          <w:p w14:paraId="25B49621" w14:textId="77777777" w:rsidR="00DF0295" w:rsidRPr="00DF0295" w:rsidRDefault="00DF0295"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Ready for sign-off WS #5.</w:t>
            </w:r>
          </w:p>
        </w:tc>
      </w:tr>
    </w:tbl>
    <w:p w14:paraId="684DC9BA" w14:textId="77777777" w:rsidR="0053519C" w:rsidRPr="005F43FC" w:rsidRDefault="0053519C" w:rsidP="00935040">
      <w:pPr>
        <w:rPr>
          <w:lang w:val="en-US"/>
        </w:rPr>
      </w:pPr>
    </w:p>
    <w:p w14:paraId="0B40C741" w14:textId="77777777" w:rsidR="0053519C" w:rsidRPr="005F43FC" w:rsidRDefault="0053519C" w:rsidP="0053519C">
      <w:pPr>
        <w:rPr>
          <w:sz w:val="24"/>
          <w:lang w:val="en-US"/>
        </w:rPr>
      </w:pPr>
      <w:r w:rsidRPr="005F43FC">
        <w:rPr>
          <w:lang w:val="en-US"/>
        </w:rPr>
        <w:br w:type="page"/>
      </w:r>
    </w:p>
    <w:p w14:paraId="0BCCCB77" w14:textId="4B515B19" w:rsidR="0053519C" w:rsidRPr="006B06A8" w:rsidRDefault="0053519C" w:rsidP="0053519C">
      <w:pPr>
        <w:pStyle w:val="Heading3"/>
      </w:pPr>
      <w:r w:rsidRPr="006B06A8">
        <w:t xml:space="preserve">Validation – </w:t>
      </w:r>
      <w:r w:rsidR="00F43422">
        <w:t xml:space="preserve">Valid </w:t>
      </w:r>
      <w:r w:rsidR="000A6440">
        <w:t>Year Provided</w:t>
      </w:r>
      <w:r w:rsidR="006828F9">
        <w:t xml:space="preserve"> Previous Year Adjustment</w:t>
      </w:r>
    </w:p>
    <w:p w14:paraId="4AA63A5E" w14:textId="77777777" w:rsidR="0053519C" w:rsidRPr="006B06A8" w:rsidRDefault="0053519C" w:rsidP="00935040">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3519C" w14:paraId="7E91460A"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1A1372" w14:textId="77777777" w:rsidR="0053519C" w:rsidRDefault="0053519C"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1168DA74" w14:textId="15A6D89A" w:rsidR="0053519C" w:rsidRPr="00B464B9" w:rsidRDefault="00F43422" w:rsidP="00642773">
            <w:pPr>
              <w:pStyle w:val="Heading1"/>
            </w:pPr>
            <w:bookmarkStart w:id="35" w:name="_Toc479243646"/>
            <w:bookmarkStart w:id="36" w:name="_Toc43372828"/>
            <w:r>
              <w:t>I49</w:t>
            </w:r>
            <w:r w:rsidR="00847CBF">
              <w:t>a</w:t>
            </w:r>
            <w:r w:rsidR="0053519C">
              <w:t>_</w:t>
            </w:r>
            <w:r>
              <w:t>Valid</w:t>
            </w:r>
            <w:r w:rsidR="00AB5812">
              <w:t>Y</w:t>
            </w:r>
            <w:r>
              <w:t>ear</w:t>
            </w:r>
            <w:r w:rsidR="00AB5812">
              <w:t>P</w:t>
            </w:r>
            <w:r>
              <w:t>rovided</w:t>
            </w:r>
            <w:bookmarkEnd w:id="35"/>
            <w:r w:rsidR="00847CBF">
              <w:t>_PYA</w:t>
            </w:r>
            <w:r w:rsidR="00D30D4F">
              <w:t xml:space="preserve"> (Removed)</w:t>
            </w:r>
            <w:bookmarkEnd w:id="36"/>
          </w:p>
        </w:tc>
      </w:tr>
      <w:tr w:rsidR="00A7280D" w14:paraId="78F15D4C"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38ECCA" w14:textId="77777777" w:rsidR="00A7280D" w:rsidRDefault="00A7280D"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0E0BE4C" w14:textId="4E9E2C4E" w:rsidR="00A7280D" w:rsidRPr="009527EA" w:rsidRDefault="00241BCE" w:rsidP="007D306D">
            <w:pPr>
              <w:spacing w:before="60" w:after="60" w:line="240" w:lineRule="auto"/>
              <w:ind w:left="0"/>
              <w:rPr>
                <w:rFonts w:asciiTheme="minorHAnsi" w:eastAsia="Times New Roman" w:hAnsiTheme="minorHAnsi" w:cs="Calibri"/>
                <w:strike/>
                <w:color w:val="auto"/>
                <w:sz w:val="22"/>
                <w:szCs w:val="22"/>
                <w:lang w:eastAsia="en-CA"/>
              </w:rPr>
            </w:pPr>
            <w:r w:rsidRPr="009527EA">
              <w:rPr>
                <w:rFonts w:asciiTheme="minorHAnsi" w:eastAsia="Times New Roman" w:hAnsiTheme="minorHAnsi" w:cs="Calibri"/>
                <w:strike/>
                <w:color w:val="auto"/>
                <w:sz w:val="22"/>
                <w:szCs w:val="22"/>
                <w:lang w:eastAsia="en-CA"/>
              </w:rPr>
              <w:t xml:space="preserve"> 5334</w:t>
            </w:r>
          </w:p>
        </w:tc>
      </w:tr>
      <w:tr w:rsidR="005725F9" w14:paraId="420733A4"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3F2023" w14:textId="29550354" w:rsidR="005725F9" w:rsidRDefault="005725F9"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FC0C9B7" w14:textId="36D74264" w:rsidR="005725F9" w:rsidRPr="009527EA" w:rsidRDefault="007D114E" w:rsidP="007D306D">
            <w:pPr>
              <w:spacing w:before="60" w:after="60" w:line="240" w:lineRule="auto"/>
              <w:ind w:left="0"/>
              <w:rPr>
                <w:rFonts w:asciiTheme="minorHAnsi" w:eastAsia="Times New Roman" w:hAnsiTheme="minorHAnsi" w:cs="Calibri"/>
                <w:strike/>
                <w:color w:val="auto"/>
                <w:sz w:val="22"/>
                <w:szCs w:val="22"/>
                <w:lang w:eastAsia="en-CA"/>
              </w:rPr>
            </w:pPr>
            <w:r w:rsidRPr="009527EA">
              <w:rPr>
                <w:rFonts w:asciiTheme="minorHAnsi" w:eastAsia="Times New Roman" w:hAnsiTheme="minorHAnsi" w:cs="Calibri"/>
                <w:strike/>
                <w:color w:val="auto"/>
                <w:sz w:val="22"/>
                <w:szCs w:val="22"/>
                <w:lang w:eastAsia="en-CA"/>
              </w:rPr>
              <w:t xml:space="preserve">Data Import </w:t>
            </w:r>
          </w:p>
        </w:tc>
      </w:tr>
      <w:tr w:rsidR="00A7280D" w14:paraId="1D395AAC"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9517D5" w14:textId="77777777" w:rsidR="00A7280D" w:rsidRDefault="00A7280D"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8C01D86" w14:textId="0D33905A" w:rsidR="00A7280D" w:rsidRPr="009527EA" w:rsidRDefault="006828F9" w:rsidP="007D306D">
            <w:pPr>
              <w:spacing w:before="60" w:after="60" w:line="240" w:lineRule="auto"/>
              <w:ind w:left="0"/>
              <w:rPr>
                <w:rFonts w:asciiTheme="minorHAnsi" w:eastAsia="Times New Roman" w:hAnsiTheme="minorHAnsi" w:cs="Calibri"/>
                <w:strike/>
                <w:color w:val="auto"/>
                <w:sz w:val="22"/>
                <w:szCs w:val="22"/>
                <w:lang w:eastAsia="en-CA"/>
              </w:rPr>
            </w:pPr>
            <w:r w:rsidRPr="009527EA">
              <w:rPr>
                <w:rFonts w:asciiTheme="minorHAnsi" w:eastAsia="Times New Roman" w:hAnsiTheme="minorHAnsi" w:cs="Calibri"/>
                <w:strike/>
                <w:color w:val="auto"/>
                <w:sz w:val="22"/>
                <w:szCs w:val="22"/>
                <w:lang w:eastAsia="en-CA"/>
              </w:rPr>
              <w:t>1</w:t>
            </w:r>
            <w:r w:rsidRPr="009527EA">
              <w:rPr>
                <w:rFonts w:asciiTheme="minorHAnsi" w:eastAsia="Times New Roman" w:hAnsiTheme="minorHAnsi" w:cs="Calibri"/>
                <w:strike/>
                <w:color w:val="auto"/>
                <w:sz w:val="22"/>
                <w:szCs w:val="22"/>
                <w:vertAlign w:val="superscript"/>
                <w:lang w:eastAsia="en-CA"/>
              </w:rPr>
              <w:t>st</w:t>
            </w:r>
            <w:r w:rsidRPr="009527EA">
              <w:rPr>
                <w:rFonts w:asciiTheme="minorHAnsi" w:eastAsia="Times New Roman" w:hAnsiTheme="minorHAnsi" w:cs="Calibri"/>
                <w:strike/>
                <w:color w:val="auto"/>
                <w:sz w:val="22"/>
                <w:szCs w:val="22"/>
                <w:lang w:eastAsia="en-CA"/>
              </w:rPr>
              <w:t xml:space="preserve"> level validation</w:t>
            </w:r>
          </w:p>
        </w:tc>
      </w:tr>
      <w:tr w:rsidR="00A7280D" w14:paraId="1686DB23"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C584CC7" w14:textId="77777777" w:rsidR="00A7280D" w:rsidRDefault="00A7280D"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2865565" w14:textId="04370749" w:rsidR="00A7280D" w:rsidRPr="009527EA" w:rsidRDefault="00A7280D" w:rsidP="007D306D">
            <w:pPr>
              <w:spacing w:before="60" w:after="60" w:line="240" w:lineRule="auto"/>
              <w:ind w:left="0"/>
              <w:rPr>
                <w:rFonts w:asciiTheme="minorHAnsi" w:eastAsia="Times New Roman" w:hAnsiTheme="minorHAnsi" w:cs="Calibri"/>
                <w:strike/>
                <w:color w:val="auto"/>
                <w:sz w:val="22"/>
                <w:szCs w:val="22"/>
                <w:lang w:eastAsia="en-CA"/>
              </w:rPr>
            </w:pPr>
            <w:r w:rsidRPr="009527EA">
              <w:rPr>
                <w:rFonts w:asciiTheme="minorHAnsi" w:eastAsia="Times New Roman" w:hAnsiTheme="minorHAnsi" w:cs="Calibri"/>
                <w:strike/>
                <w:color w:val="auto"/>
                <w:sz w:val="22"/>
                <w:szCs w:val="22"/>
                <w:lang w:eastAsia="en-CA"/>
              </w:rPr>
              <w:t>Previous Year Adjustment</w:t>
            </w:r>
          </w:p>
        </w:tc>
      </w:tr>
      <w:tr w:rsidR="00A7280D" w14:paraId="316FC8C5"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918037" w14:textId="77777777" w:rsidR="00A7280D" w:rsidRDefault="00A7280D"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EF0A827" w14:textId="77777777" w:rsidR="00A7280D" w:rsidRPr="009527EA" w:rsidRDefault="00A7280D" w:rsidP="00F43422">
            <w:pPr>
              <w:spacing w:before="60" w:after="60" w:line="240" w:lineRule="auto"/>
              <w:ind w:left="0"/>
              <w:rPr>
                <w:rFonts w:asciiTheme="minorHAnsi" w:hAnsiTheme="minorHAnsi"/>
                <w:strike/>
                <w:sz w:val="22"/>
                <w:szCs w:val="22"/>
                <w:lang w:eastAsia="en-CA"/>
              </w:rPr>
            </w:pPr>
            <w:r w:rsidRPr="009527EA">
              <w:rPr>
                <w:rFonts w:asciiTheme="minorHAnsi" w:hAnsiTheme="minorHAnsi"/>
                <w:strike/>
                <w:sz w:val="22"/>
                <w:szCs w:val="22"/>
                <w:lang w:eastAsia="en-CA"/>
              </w:rPr>
              <w:t>Complete Member Error</w:t>
            </w:r>
          </w:p>
        </w:tc>
      </w:tr>
      <w:tr w:rsidR="00A7280D" w14:paraId="080D2597"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875F6EC" w14:textId="77777777" w:rsidR="00A7280D" w:rsidRDefault="00A7280D"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08E8EE7" w14:textId="77777777" w:rsidR="00A7280D" w:rsidRPr="009527EA" w:rsidRDefault="00A7280D" w:rsidP="007D306D">
            <w:pPr>
              <w:spacing w:before="60" w:after="60" w:line="240" w:lineRule="auto"/>
              <w:ind w:left="0"/>
              <w:rPr>
                <w:rFonts w:asciiTheme="minorHAnsi" w:eastAsia="Times New Roman" w:hAnsiTheme="minorHAnsi" w:cs="Calibri"/>
                <w:strike/>
                <w:color w:val="auto"/>
                <w:sz w:val="22"/>
                <w:szCs w:val="22"/>
                <w:lang w:eastAsia="en-CA"/>
              </w:rPr>
            </w:pPr>
            <w:r w:rsidRPr="009527EA">
              <w:rPr>
                <w:rFonts w:asciiTheme="minorHAnsi" w:hAnsiTheme="minorHAnsi"/>
                <w:strike/>
                <w:sz w:val="22"/>
                <w:szCs w:val="22"/>
                <w:lang w:eastAsia="en-CA"/>
              </w:rPr>
              <w:t>Public</w:t>
            </w:r>
          </w:p>
        </w:tc>
      </w:tr>
      <w:tr w:rsidR="00A7280D" w:rsidRPr="00A61AB1" w14:paraId="7893FF4A"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B67B405"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4721D6D"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8DFB0F2" w14:textId="77777777" w:rsidR="00A7280D" w:rsidRPr="009527EA" w:rsidRDefault="00A7280D" w:rsidP="007D306D">
            <w:pPr>
              <w:ind w:left="0"/>
              <w:rPr>
                <w:rFonts w:asciiTheme="minorHAnsi" w:hAnsiTheme="minorHAnsi"/>
                <w:strike/>
                <w:sz w:val="22"/>
                <w:szCs w:val="22"/>
                <w:lang w:val="en-US" w:eastAsia="en-CA"/>
              </w:rPr>
            </w:pPr>
            <w:r w:rsidRPr="009527EA">
              <w:rPr>
                <w:rFonts w:asciiTheme="minorHAnsi" w:hAnsiTheme="minorHAnsi"/>
                <w:strike/>
                <w:sz w:val="22"/>
                <w:szCs w:val="22"/>
                <w:lang w:eastAsia="en-CA"/>
              </w:rPr>
              <w:t>Specific validation triggered if a valid year has not been provided.</w:t>
            </w:r>
          </w:p>
        </w:tc>
      </w:tr>
      <w:tr w:rsidR="00A7280D" w:rsidRPr="009151F9" w14:paraId="09291F8E"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0B5AFBE"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5240196" w14:textId="77777777" w:rsidR="00A7280D" w:rsidRPr="009527EA" w:rsidRDefault="00A7280D" w:rsidP="007D306D">
            <w:pPr>
              <w:ind w:left="0"/>
              <w:rPr>
                <w:rFonts w:asciiTheme="minorHAnsi" w:hAnsiTheme="minorHAnsi"/>
                <w:strike/>
                <w:sz w:val="22"/>
                <w:szCs w:val="22"/>
                <w:lang w:eastAsia="en-CA"/>
              </w:rPr>
            </w:pPr>
            <w:r w:rsidRPr="009527EA">
              <w:rPr>
                <w:rFonts w:asciiTheme="minorHAnsi" w:hAnsiTheme="minorHAnsi"/>
                <w:strike/>
                <w:sz w:val="22"/>
                <w:szCs w:val="22"/>
                <w:lang w:eastAsia="en-CA"/>
              </w:rPr>
              <w:t>Reject the member in the input file if:</w:t>
            </w:r>
          </w:p>
          <w:p w14:paraId="42603BF0" w14:textId="77777777" w:rsidR="00A7280D" w:rsidRPr="009527EA" w:rsidRDefault="00A7280D" w:rsidP="007D306D">
            <w:pPr>
              <w:ind w:left="1440"/>
              <w:rPr>
                <w:rFonts w:asciiTheme="minorHAnsi" w:hAnsiTheme="minorHAnsi"/>
                <w:strike/>
                <w:sz w:val="22"/>
                <w:szCs w:val="22"/>
                <w:lang w:eastAsia="en-CA"/>
              </w:rPr>
            </w:pPr>
            <w:r w:rsidRPr="009527EA">
              <w:rPr>
                <w:rFonts w:asciiTheme="minorHAnsi" w:hAnsiTheme="minorHAnsi"/>
                <w:strike/>
                <w:sz w:val="22"/>
                <w:szCs w:val="22"/>
                <w:lang w:eastAsia="en-CA"/>
              </w:rPr>
              <w:t>RY &lt; VYT</w:t>
            </w:r>
          </w:p>
          <w:p w14:paraId="00E84BF2" w14:textId="77777777" w:rsidR="00A7280D" w:rsidRPr="009527EA" w:rsidRDefault="00A7280D" w:rsidP="00EC650B">
            <w:pPr>
              <w:ind w:left="1440"/>
              <w:rPr>
                <w:rFonts w:asciiTheme="minorHAnsi" w:hAnsiTheme="minorHAnsi"/>
                <w:strike/>
                <w:color w:val="auto"/>
                <w:sz w:val="22"/>
                <w:szCs w:val="22"/>
                <w:lang w:eastAsia="en-CA"/>
              </w:rPr>
            </w:pPr>
            <w:r w:rsidRPr="009527EA">
              <w:rPr>
                <w:rFonts w:asciiTheme="minorHAnsi" w:hAnsiTheme="minorHAnsi"/>
                <w:strike/>
                <w:color w:val="auto"/>
                <w:sz w:val="22"/>
                <w:szCs w:val="22"/>
                <w:lang w:eastAsia="en-CA"/>
              </w:rPr>
              <w:t>WHERE</w:t>
            </w:r>
          </w:p>
          <w:p w14:paraId="6AB629A6" w14:textId="77777777" w:rsidR="00A7280D" w:rsidRPr="009527EA" w:rsidRDefault="00A7280D" w:rsidP="007D306D">
            <w:pPr>
              <w:ind w:left="1440"/>
              <w:rPr>
                <w:rFonts w:asciiTheme="minorHAnsi" w:hAnsiTheme="minorHAnsi"/>
                <w:strike/>
                <w:color w:val="auto"/>
                <w:sz w:val="22"/>
                <w:szCs w:val="22"/>
                <w:lang w:eastAsia="en-CA"/>
              </w:rPr>
            </w:pPr>
            <w:r w:rsidRPr="009527EA">
              <w:rPr>
                <w:rFonts w:asciiTheme="minorHAnsi" w:hAnsiTheme="minorHAnsi"/>
                <w:strike/>
                <w:color w:val="auto"/>
                <w:sz w:val="22"/>
                <w:szCs w:val="22"/>
                <w:lang w:eastAsia="en-CA"/>
              </w:rPr>
              <w:t>RY = File.AdjustmentYear</w:t>
            </w:r>
          </w:p>
          <w:p w14:paraId="6968C1FC" w14:textId="77777777" w:rsidR="00A7280D" w:rsidRPr="009527EA" w:rsidRDefault="00A7280D" w:rsidP="007D306D">
            <w:pPr>
              <w:ind w:left="1440"/>
              <w:rPr>
                <w:rFonts w:asciiTheme="minorHAnsi" w:hAnsiTheme="minorHAnsi"/>
                <w:strike/>
                <w:color w:val="auto"/>
                <w:sz w:val="22"/>
                <w:szCs w:val="22"/>
                <w:lang w:eastAsia="en-CA"/>
              </w:rPr>
            </w:pPr>
            <w:r w:rsidRPr="009527EA">
              <w:rPr>
                <w:rFonts w:asciiTheme="minorHAnsi" w:hAnsiTheme="minorHAnsi"/>
                <w:strike/>
                <w:color w:val="auto"/>
                <w:sz w:val="22"/>
                <w:szCs w:val="22"/>
                <w:lang w:eastAsia="en-CA"/>
              </w:rPr>
              <w:t>AND</w:t>
            </w:r>
          </w:p>
          <w:p w14:paraId="72E6CF70" w14:textId="77777777" w:rsidR="00A7280D" w:rsidRPr="009527EA" w:rsidRDefault="00A7280D" w:rsidP="007D306D">
            <w:pPr>
              <w:ind w:left="1440"/>
              <w:rPr>
                <w:rFonts w:asciiTheme="minorHAnsi" w:hAnsiTheme="minorHAnsi"/>
                <w:strike/>
                <w:sz w:val="22"/>
                <w:szCs w:val="22"/>
                <w:lang w:eastAsia="en-CA"/>
              </w:rPr>
            </w:pPr>
            <w:r w:rsidRPr="009527EA">
              <w:rPr>
                <w:rFonts w:asciiTheme="minorHAnsi" w:hAnsiTheme="minorHAnsi"/>
                <w:strike/>
                <w:sz w:val="22"/>
                <w:szCs w:val="22"/>
                <w:lang w:eastAsia="en-CA"/>
              </w:rPr>
              <w:t xml:space="preserve">VYT = Current Year - 10 </w:t>
            </w:r>
          </w:p>
          <w:p w14:paraId="1BB0F54C" w14:textId="224D9FE9" w:rsidR="00A7280D" w:rsidRPr="009527EA" w:rsidRDefault="00A7280D" w:rsidP="007D306D">
            <w:pPr>
              <w:ind w:left="1440"/>
              <w:rPr>
                <w:rFonts w:asciiTheme="minorHAnsi" w:hAnsiTheme="minorHAnsi"/>
                <w:strike/>
                <w:sz w:val="22"/>
                <w:szCs w:val="22"/>
                <w:lang w:eastAsia="en-CA"/>
              </w:rPr>
            </w:pPr>
            <w:r w:rsidRPr="009527EA">
              <w:rPr>
                <w:rFonts w:asciiTheme="minorHAnsi" w:hAnsiTheme="minorHAnsi"/>
                <w:strike/>
                <w:sz w:val="22"/>
                <w:szCs w:val="22"/>
                <w:lang w:eastAsia="en-CA"/>
              </w:rPr>
              <w:t>Current Year = Processing Year on the Portal (i.e</w:t>
            </w:r>
            <w:r w:rsidR="006828F9" w:rsidRPr="009527EA">
              <w:rPr>
                <w:rFonts w:asciiTheme="minorHAnsi" w:hAnsiTheme="minorHAnsi"/>
                <w:strike/>
                <w:sz w:val="22"/>
                <w:szCs w:val="22"/>
                <w:lang w:eastAsia="en-CA"/>
              </w:rPr>
              <w:t>.</w:t>
            </w:r>
            <w:r w:rsidRPr="009527EA">
              <w:rPr>
                <w:rFonts w:asciiTheme="minorHAnsi" w:hAnsiTheme="minorHAnsi"/>
                <w:strike/>
                <w:sz w:val="22"/>
                <w:szCs w:val="22"/>
                <w:lang w:eastAsia="en-CA"/>
              </w:rPr>
              <w:t xml:space="preserve"> </w:t>
            </w:r>
            <w:r w:rsidR="0065382B" w:rsidRPr="009527EA">
              <w:rPr>
                <w:rFonts w:asciiTheme="minorHAnsi" w:hAnsiTheme="minorHAnsi"/>
                <w:strike/>
                <w:sz w:val="22"/>
                <w:szCs w:val="22"/>
                <w:lang w:eastAsia="en-CA"/>
              </w:rPr>
              <w:t>Start D</w:t>
            </w:r>
            <w:r w:rsidRPr="009527EA">
              <w:rPr>
                <w:rFonts w:asciiTheme="minorHAnsi" w:hAnsiTheme="minorHAnsi"/>
                <w:strike/>
                <w:sz w:val="22"/>
                <w:szCs w:val="22"/>
                <w:lang w:eastAsia="en-CA"/>
              </w:rPr>
              <w:t>ate)</w:t>
            </w:r>
          </w:p>
          <w:p w14:paraId="45592D3C" w14:textId="77777777" w:rsidR="00A7280D" w:rsidRPr="009527EA" w:rsidRDefault="00A7280D">
            <w:pPr>
              <w:ind w:left="1440"/>
              <w:rPr>
                <w:rFonts w:asciiTheme="minorHAnsi" w:hAnsiTheme="minorHAnsi"/>
                <w:strike/>
                <w:sz w:val="22"/>
                <w:szCs w:val="22"/>
                <w:lang w:eastAsia="en-CA"/>
              </w:rPr>
            </w:pPr>
          </w:p>
        </w:tc>
      </w:tr>
      <w:tr w:rsidR="00A7280D" w:rsidRPr="00A61AB1" w14:paraId="7C5C188D"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9AC4C60" w14:textId="77777777" w:rsidR="00A7280D" w:rsidRDefault="00A7280D"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1FAC4C9" w14:textId="77777777" w:rsidR="00A7280D" w:rsidRPr="009527EA" w:rsidRDefault="00A7280D" w:rsidP="007D306D">
            <w:pPr>
              <w:pStyle w:val="NormalWeb"/>
              <w:spacing w:line="276" w:lineRule="auto"/>
              <w:rPr>
                <w:rFonts w:asciiTheme="minorHAnsi" w:hAnsiTheme="minorHAnsi"/>
                <w:strike/>
                <w:color w:val="000000"/>
                <w:sz w:val="22"/>
                <w:szCs w:val="22"/>
                <w:lang w:val="en-CA"/>
              </w:rPr>
            </w:pPr>
            <w:r w:rsidRPr="009527EA">
              <w:rPr>
                <w:rFonts w:asciiTheme="minorHAnsi" w:hAnsiTheme="minorHAnsi"/>
                <w:strike/>
                <w:color w:val="000000"/>
                <w:sz w:val="22"/>
                <w:szCs w:val="22"/>
                <w:lang w:val="en-CA"/>
              </w:rPr>
              <w:t>Default Tolerance = [(Current Year) – (10 years)]</w:t>
            </w:r>
          </w:p>
        </w:tc>
      </w:tr>
      <w:tr w:rsidR="00974E41" w:rsidRPr="00A61AB1" w14:paraId="1293F4E5"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426C8A3" w14:textId="77777777" w:rsidR="00974E41" w:rsidRDefault="00974E41" w:rsidP="00974E4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EEC1951" w14:textId="11850876" w:rsidR="00974E41" w:rsidRPr="009527EA" w:rsidRDefault="00974E41" w:rsidP="00E03F5C">
            <w:pPr>
              <w:pStyle w:val="NormalWeb"/>
              <w:spacing w:line="276" w:lineRule="auto"/>
              <w:rPr>
                <w:rFonts w:asciiTheme="minorHAnsi" w:hAnsiTheme="minorHAnsi"/>
                <w:strike/>
                <w:color w:val="000000"/>
                <w:sz w:val="22"/>
                <w:szCs w:val="22"/>
                <w:lang w:val="en-CA"/>
              </w:rPr>
            </w:pPr>
            <w:r w:rsidRPr="009527EA">
              <w:rPr>
                <w:rFonts w:asciiTheme="minorHAnsi" w:hAnsiTheme="minorHAnsi"/>
                <w:strike/>
                <w:color w:val="000000"/>
                <w:sz w:val="22"/>
                <w:szCs w:val="22"/>
                <w:lang w:val="en-CA"/>
              </w:rPr>
              <w:t xml:space="preserve">Previous Year Adjustments cannot be more than </w:t>
            </w:r>
            <w:r w:rsidR="0065382B" w:rsidRPr="009527EA">
              <w:rPr>
                <w:rFonts w:asciiTheme="minorHAnsi" w:hAnsiTheme="minorHAnsi"/>
                <w:strike/>
                <w:color w:val="000000"/>
                <w:sz w:val="22"/>
                <w:szCs w:val="22"/>
                <w:lang w:val="en-CA"/>
              </w:rPr>
              <w:t xml:space="preserve">10 </w:t>
            </w:r>
            <w:r w:rsidRPr="009527EA">
              <w:rPr>
                <w:rFonts w:asciiTheme="minorHAnsi" w:hAnsiTheme="minorHAnsi"/>
                <w:strike/>
                <w:color w:val="000000"/>
                <w:sz w:val="22"/>
                <w:szCs w:val="22"/>
                <w:lang w:val="en-CA"/>
              </w:rPr>
              <w:t>years prior to processing year. Please correct the year, or contact HOOPP if Adjustment Year is correct.</w:t>
            </w:r>
          </w:p>
        </w:tc>
      </w:tr>
      <w:tr w:rsidR="00974E41" w:rsidRPr="00A61AB1" w14:paraId="02C6CB92"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26BF12" w14:textId="77777777" w:rsidR="00974E41" w:rsidRDefault="00974E41" w:rsidP="00974E4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67CF320" w14:textId="77777777" w:rsidR="00974E41" w:rsidRDefault="00974E41" w:rsidP="00974E4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287E772" w14:textId="763C9C9E" w:rsidR="00974E41" w:rsidRPr="009527EA" w:rsidRDefault="00974E41" w:rsidP="00974E41">
            <w:pPr>
              <w:spacing w:before="60" w:after="60"/>
              <w:ind w:left="0"/>
              <w:rPr>
                <w:rFonts w:asciiTheme="minorHAnsi" w:hAnsiTheme="minorHAnsi"/>
                <w:strike/>
                <w:sz w:val="22"/>
                <w:szCs w:val="22"/>
                <w:lang w:eastAsia="en-CA"/>
              </w:rPr>
            </w:pPr>
            <w:r w:rsidRPr="009527EA">
              <w:rPr>
                <w:rFonts w:asciiTheme="minorHAnsi" w:hAnsiTheme="minorHAnsi"/>
                <w:strike/>
                <w:sz w:val="22"/>
                <w:szCs w:val="22"/>
              </w:rPr>
              <w:t>Previous Year Adjustments cannot be more than 10 years prior to processing year. Please correct the year, or contact HOOPP if Adjustment Year is correct.</w:t>
            </w:r>
          </w:p>
        </w:tc>
      </w:tr>
      <w:tr w:rsidR="00A7280D" w:rsidRPr="0085712F" w14:paraId="1535F33F"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F7C5AA3" w14:textId="77777777" w:rsidR="00A7280D" w:rsidRPr="0085712F" w:rsidRDefault="00A7280D" w:rsidP="007D306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0ADD458" w14:textId="6AC6297C" w:rsidR="00A7280D" w:rsidRPr="009527EA" w:rsidRDefault="006828F9" w:rsidP="00551DE2">
            <w:pPr>
              <w:spacing w:before="60" w:after="60"/>
              <w:ind w:left="0"/>
              <w:rPr>
                <w:rFonts w:asciiTheme="minorHAnsi" w:hAnsiTheme="minorHAnsi"/>
                <w:strike/>
                <w:sz w:val="22"/>
                <w:szCs w:val="22"/>
              </w:rPr>
            </w:pPr>
            <w:r w:rsidRPr="009527EA">
              <w:rPr>
                <w:rFonts w:asciiTheme="minorHAnsi" w:hAnsiTheme="minorHAnsi" w:cs="Calibri"/>
                <w:strike/>
                <w:color w:val="auto"/>
                <w:sz w:val="22"/>
                <w:szCs w:val="22"/>
              </w:rPr>
              <w:t>10 years</w:t>
            </w:r>
          </w:p>
          <w:p w14:paraId="6CB274C1" w14:textId="6240A70B" w:rsidR="00A7280D" w:rsidRPr="009527EA" w:rsidRDefault="00A7280D" w:rsidP="0065382B">
            <w:pPr>
              <w:spacing w:before="60" w:after="60"/>
              <w:ind w:left="0"/>
              <w:rPr>
                <w:rFonts w:asciiTheme="minorHAnsi" w:hAnsiTheme="minorHAnsi"/>
                <w:strike/>
                <w:sz w:val="22"/>
                <w:szCs w:val="22"/>
                <w:lang w:eastAsia="en-CA"/>
              </w:rPr>
            </w:pPr>
          </w:p>
        </w:tc>
      </w:tr>
      <w:tr w:rsidR="00A7280D" w:rsidRPr="0085712F" w14:paraId="2A5AB067"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C1775A" w14:textId="77777777" w:rsidR="00A7280D" w:rsidRPr="0085712F" w:rsidRDefault="00A7280D" w:rsidP="007D306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60C8BC5" w14:textId="4A75184F" w:rsidR="00A7280D" w:rsidRPr="009527EA" w:rsidRDefault="006828F9" w:rsidP="007D306D">
            <w:pPr>
              <w:spacing w:before="60" w:after="60" w:line="240" w:lineRule="auto"/>
              <w:ind w:left="0"/>
              <w:rPr>
                <w:rFonts w:asciiTheme="minorHAnsi" w:hAnsiTheme="minorHAnsi"/>
                <w:strike/>
                <w:sz w:val="22"/>
                <w:szCs w:val="22"/>
                <w:lang w:eastAsia="en-CA"/>
              </w:rPr>
            </w:pPr>
            <w:r w:rsidRPr="009527EA">
              <w:rPr>
                <w:rFonts w:asciiTheme="minorHAnsi" w:hAnsiTheme="minorHAnsi"/>
                <w:strike/>
                <w:sz w:val="22"/>
                <w:szCs w:val="22"/>
                <w:lang w:eastAsia="en-CA"/>
              </w:rPr>
              <w:t>N/A</w:t>
            </w:r>
          </w:p>
        </w:tc>
      </w:tr>
      <w:tr w:rsidR="00A7280D" w:rsidRPr="0085712F" w14:paraId="2A822CC6"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42E1CDB" w14:textId="77777777" w:rsidR="00A7280D" w:rsidRPr="0085712F" w:rsidRDefault="00A7280D" w:rsidP="007D306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F3E0CEA" w14:textId="2F698F2E" w:rsidR="00A7280D" w:rsidRPr="009527EA" w:rsidRDefault="006828F9" w:rsidP="008F0706">
            <w:pPr>
              <w:spacing w:before="60" w:after="60" w:line="240" w:lineRule="auto"/>
              <w:ind w:left="0"/>
              <w:rPr>
                <w:rFonts w:asciiTheme="minorHAnsi" w:hAnsiTheme="minorHAnsi"/>
                <w:strike/>
                <w:sz w:val="22"/>
                <w:szCs w:val="22"/>
                <w:lang w:eastAsia="en-CA"/>
              </w:rPr>
            </w:pPr>
            <w:r w:rsidRPr="009527EA">
              <w:rPr>
                <w:rFonts w:asciiTheme="minorHAnsi" w:hAnsiTheme="minorHAnsi"/>
                <w:strike/>
                <w:sz w:val="22"/>
                <w:szCs w:val="22"/>
                <w:lang w:eastAsia="en-CA"/>
              </w:rPr>
              <w:t>V</w:t>
            </w:r>
            <w:r w:rsidR="00A7280D" w:rsidRPr="009527EA">
              <w:rPr>
                <w:rFonts w:asciiTheme="minorHAnsi" w:hAnsiTheme="minorHAnsi"/>
                <w:strike/>
                <w:sz w:val="22"/>
                <w:szCs w:val="22"/>
                <w:lang w:eastAsia="en-CA"/>
              </w:rPr>
              <w:t>alue should be a configurable parameter</w:t>
            </w:r>
          </w:p>
        </w:tc>
      </w:tr>
      <w:tr w:rsidR="00A7280D" w:rsidRPr="00293783" w14:paraId="5C2CB072" w14:textId="77777777" w:rsidTr="007D306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FC7182"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59B704E"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51699A9" w14:textId="11A9AAC8" w:rsidR="00D30D4F" w:rsidRDefault="00D30D4F" w:rsidP="00974E41">
            <w:pPr>
              <w:ind w:left="0"/>
              <w:rPr>
                <w:rFonts w:asciiTheme="minorHAnsi" w:hAnsiTheme="minorHAnsi"/>
                <w:sz w:val="22"/>
                <w:szCs w:val="22"/>
                <w:lang w:val="en-US" w:eastAsia="en-CA"/>
              </w:rPr>
            </w:pPr>
            <w:r>
              <w:rPr>
                <w:rFonts w:asciiTheme="minorHAnsi" w:hAnsiTheme="minorHAnsi"/>
                <w:sz w:val="22"/>
                <w:szCs w:val="22"/>
                <w:lang w:val="en-US" w:eastAsia="en-CA"/>
              </w:rPr>
              <w:t>CS 20171218:</w:t>
            </w:r>
          </w:p>
          <w:p w14:paraId="6F119C64" w14:textId="10BB71CB" w:rsidR="00D30D4F" w:rsidRPr="00D30D4F" w:rsidRDefault="00D30D4F"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HOOPP (Alias and Clare) has confirmed that this message can be permanently removed. The message was only created to follow HOOPPs old process which could not handle more than 10 years of prior year data. There is no limitation on the MS dataimport side therefore this validation is no longer required.</w:t>
            </w:r>
          </w:p>
          <w:p w14:paraId="5298687A" w14:textId="08F9BC3C" w:rsidR="007602CC" w:rsidRDefault="007602CC" w:rsidP="00974E41">
            <w:pPr>
              <w:ind w:left="0"/>
              <w:rPr>
                <w:rFonts w:asciiTheme="minorHAnsi" w:hAnsiTheme="minorHAnsi"/>
                <w:sz w:val="22"/>
                <w:szCs w:val="22"/>
                <w:lang w:val="en-US" w:eastAsia="en-CA"/>
              </w:rPr>
            </w:pPr>
            <w:r>
              <w:rPr>
                <w:rFonts w:asciiTheme="minorHAnsi" w:hAnsiTheme="minorHAnsi"/>
                <w:sz w:val="22"/>
                <w:szCs w:val="22"/>
                <w:lang w:val="en-US" w:eastAsia="en-CA"/>
              </w:rPr>
              <w:t>CS 20171205:</w:t>
            </w:r>
          </w:p>
          <w:p w14:paraId="6FB711F3" w14:textId="564D1D9E" w:rsidR="007602CC" w:rsidRPr="007602CC" w:rsidRDefault="007602CC"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Disabled in R14.3 as per HOOPP request.</w:t>
            </w:r>
          </w:p>
          <w:p w14:paraId="3BED04AF" w14:textId="77777777" w:rsidR="007602CC" w:rsidRDefault="007602CC" w:rsidP="00974E41">
            <w:pPr>
              <w:ind w:left="0"/>
              <w:rPr>
                <w:rFonts w:asciiTheme="minorHAnsi" w:hAnsiTheme="minorHAnsi"/>
                <w:sz w:val="22"/>
                <w:szCs w:val="22"/>
                <w:lang w:val="en-US" w:eastAsia="en-CA"/>
              </w:rPr>
            </w:pPr>
          </w:p>
          <w:p w14:paraId="64CD92C8" w14:textId="77777777" w:rsidR="00E10AC3" w:rsidRDefault="00E10AC3" w:rsidP="00974E41">
            <w:pPr>
              <w:ind w:left="0"/>
              <w:rPr>
                <w:rFonts w:asciiTheme="minorHAnsi" w:hAnsiTheme="minorHAnsi"/>
                <w:sz w:val="22"/>
                <w:szCs w:val="22"/>
                <w:lang w:val="en-US" w:eastAsia="en-CA"/>
              </w:rPr>
            </w:pPr>
            <w:r>
              <w:rPr>
                <w:rFonts w:asciiTheme="minorHAnsi" w:hAnsiTheme="minorHAnsi"/>
                <w:sz w:val="22"/>
                <w:szCs w:val="22"/>
                <w:lang w:val="en-US" w:eastAsia="en-CA"/>
              </w:rPr>
              <w:t>CS 20170608:</w:t>
            </w:r>
          </w:p>
          <w:p w14:paraId="3D84E5C9" w14:textId="0A5FCA73" w:rsidR="00E10AC3" w:rsidRPr="00E10AC3" w:rsidRDefault="00E03F5C"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Confirmed with Alias that change to message wording is ok.</w:t>
            </w:r>
          </w:p>
          <w:p w14:paraId="6010711B" w14:textId="544E7CF0" w:rsidR="0065382B" w:rsidRDefault="0065382B" w:rsidP="00974E41">
            <w:pPr>
              <w:ind w:left="0"/>
              <w:rPr>
                <w:rFonts w:asciiTheme="minorHAnsi" w:hAnsiTheme="minorHAnsi"/>
                <w:sz w:val="22"/>
                <w:szCs w:val="22"/>
                <w:lang w:val="en-US" w:eastAsia="en-CA"/>
              </w:rPr>
            </w:pPr>
            <w:r>
              <w:rPr>
                <w:rFonts w:asciiTheme="minorHAnsi" w:hAnsiTheme="minorHAnsi"/>
                <w:sz w:val="22"/>
                <w:szCs w:val="22"/>
                <w:lang w:val="en-US" w:eastAsia="en-CA"/>
              </w:rPr>
              <w:t>CS 20170606:</w:t>
            </w:r>
          </w:p>
          <w:p w14:paraId="71D004A1" w14:textId="0F154E2A" w:rsidR="0065382B" w:rsidRDefault="0065382B"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Please see revised wording suggestion to facilitate programming on MS side.</w:t>
            </w:r>
          </w:p>
          <w:p w14:paraId="435173BB" w14:textId="77777777" w:rsidR="0065382B" w:rsidRPr="0065382B" w:rsidRDefault="0065382B"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Parameter will be configurable by a programmer and will require an update to the dataimport config.</w:t>
            </w:r>
          </w:p>
          <w:p w14:paraId="7C46CDC8" w14:textId="77777777" w:rsidR="0065382B" w:rsidRPr="0065382B" w:rsidRDefault="0065382B" w:rsidP="0065382B">
            <w:pPr>
              <w:pStyle w:val="ListParagraph"/>
              <w:rPr>
                <w:rFonts w:asciiTheme="minorHAnsi" w:hAnsiTheme="minorHAnsi"/>
                <w:sz w:val="22"/>
                <w:szCs w:val="22"/>
                <w:lang w:val="en-US" w:eastAsia="en-CA"/>
              </w:rPr>
            </w:pPr>
          </w:p>
          <w:p w14:paraId="79EF5307" w14:textId="1AF5B7BD" w:rsidR="00974E41" w:rsidRDefault="00974E41" w:rsidP="00974E41">
            <w:pPr>
              <w:ind w:left="0"/>
              <w:rPr>
                <w:rFonts w:asciiTheme="minorHAnsi" w:hAnsiTheme="minorHAnsi"/>
                <w:sz w:val="22"/>
                <w:szCs w:val="22"/>
                <w:lang w:val="en-US" w:eastAsia="en-CA"/>
              </w:rPr>
            </w:pPr>
            <w:r>
              <w:rPr>
                <w:rFonts w:asciiTheme="minorHAnsi" w:hAnsiTheme="minorHAnsi"/>
                <w:sz w:val="22"/>
                <w:szCs w:val="22"/>
                <w:lang w:val="en-US" w:eastAsia="en-CA"/>
              </w:rPr>
              <w:t>AD 20170501:</w:t>
            </w:r>
          </w:p>
          <w:p w14:paraId="507A2BCE" w14:textId="4E1F276D" w:rsidR="00974E41" w:rsidRPr="00127B64" w:rsidRDefault="00974E41" w:rsidP="006A6C4A">
            <w:pPr>
              <w:pStyle w:val="ListParagraph"/>
              <w:numPr>
                <w:ilvl w:val="0"/>
                <w:numId w:val="25"/>
              </w:numPr>
              <w:rPr>
                <w:rFonts w:asciiTheme="minorHAnsi" w:hAnsiTheme="minorHAnsi"/>
                <w:b/>
                <w:sz w:val="22"/>
                <w:szCs w:val="22"/>
                <w:lang w:val="en-US" w:eastAsia="en-CA"/>
              </w:rPr>
            </w:pPr>
            <w:r>
              <w:rPr>
                <w:rFonts w:asciiTheme="minorHAnsi" w:hAnsiTheme="minorHAnsi"/>
                <w:sz w:val="22"/>
                <w:szCs w:val="22"/>
                <w:lang w:val="en-US" w:eastAsia="en-CA"/>
              </w:rPr>
              <w:t>Ready for sign off.</w:t>
            </w:r>
          </w:p>
          <w:p w14:paraId="7DD6E9CD" w14:textId="77777777" w:rsidR="006828F9" w:rsidRDefault="006828F9" w:rsidP="00293783">
            <w:pPr>
              <w:ind w:left="0"/>
              <w:rPr>
                <w:rFonts w:asciiTheme="minorHAnsi" w:hAnsiTheme="minorHAnsi"/>
                <w:sz w:val="22"/>
                <w:szCs w:val="22"/>
                <w:lang w:val="en-US" w:eastAsia="en-CA"/>
              </w:rPr>
            </w:pPr>
            <w:r>
              <w:rPr>
                <w:rFonts w:asciiTheme="minorHAnsi" w:hAnsiTheme="minorHAnsi"/>
                <w:sz w:val="22"/>
                <w:szCs w:val="22"/>
                <w:lang w:val="en-US" w:eastAsia="en-CA"/>
              </w:rPr>
              <w:t>CS 20170427:</w:t>
            </w:r>
          </w:p>
          <w:p w14:paraId="38D46552" w14:textId="4F6F4F12" w:rsidR="006828F9" w:rsidRDefault="006828F9"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We have split out I49 for Previous Year Adjustment and Retro files due to the possibility that HOOPP may change the tolerances in the future and they may be different between files.</w:t>
            </w:r>
          </w:p>
          <w:p w14:paraId="082B5CEB" w14:textId="77777777" w:rsidR="006828F9" w:rsidRDefault="006828F9"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HOOPP to review message.</w:t>
            </w:r>
          </w:p>
          <w:p w14:paraId="02984CA9" w14:textId="4B0DB120" w:rsidR="006828F9" w:rsidRPr="006828F9" w:rsidRDefault="006828F9"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Ready for sign-off.</w:t>
            </w:r>
          </w:p>
          <w:p w14:paraId="36756185" w14:textId="77777777" w:rsidR="00847CBF" w:rsidRDefault="00A7280D" w:rsidP="00293783">
            <w:pPr>
              <w:ind w:left="0"/>
              <w:rPr>
                <w:rFonts w:asciiTheme="minorHAnsi" w:hAnsiTheme="minorHAnsi"/>
                <w:sz w:val="22"/>
                <w:szCs w:val="22"/>
                <w:lang w:val="en-US" w:eastAsia="en-CA"/>
              </w:rPr>
            </w:pPr>
            <w:r w:rsidRPr="00293783">
              <w:rPr>
                <w:rFonts w:asciiTheme="minorHAnsi" w:hAnsiTheme="minorHAnsi"/>
                <w:sz w:val="22"/>
                <w:szCs w:val="22"/>
                <w:lang w:val="en-US" w:eastAsia="en-CA"/>
              </w:rPr>
              <w:t>MS</w:t>
            </w:r>
            <w:r>
              <w:rPr>
                <w:rFonts w:asciiTheme="minorHAnsi" w:hAnsiTheme="minorHAnsi"/>
                <w:sz w:val="22"/>
                <w:szCs w:val="22"/>
                <w:lang w:val="en-US" w:eastAsia="en-CA"/>
              </w:rPr>
              <w:t xml:space="preserve"> 20170224</w:t>
            </w:r>
            <w:r w:rsidRPr="00293783">
              <w:rPr>
                <w:rFonts w:asciiTheme="minorHAnsi" w:hAnsiTheme="minorHAnsi"/>
                <w:sz w:val="22"/>
                <w:szCs w:val="22"/>
                <w:lang w:val="en-US" w:eastAsia="en-CA"/>
              </w:rPr>
              <w:t xml:space="preserve">: </w:t>
            </w:r>
          </w:p>
          <w:p w14:paraId="07301F48" w14:textId="479222B1" w:rsidR="00A7280D" w:rsidRPr="00847CBF" w:rsidRDefault="00A7280D" w:rsidP="006A6C4A">
            <w:pPr>
              <w:pStyle w:val="ListParagraph"/>
              <w:numPr>
                <w:ilvl w:val="0"/>
                <w:numId w:val="25"/>
              </w:numPr>
              <w:rPr>
                <w:rFonts w:asciiTheme="minorHAnsi" w:hAnsiTheme="minorHAnsi"/>
                <w:sz w:val="22"/>
                <w:szCs w:val="22"/>
                <w:lang w:val="en-US" w:eastAsia="en-CA"/>
              </w:rPr>
            </w:pPr>
            <w:r w:rsidRPr="00847CBF">
              <w:rPr>
                <w:rFonts w:asciiTheme="minorHAnsi" w:hAnsiTheme="minorHAnsi"/>
                <w:sz w:val="22"/>
                <w:szCs w:val="22"/>
                <w:lang w:val="en-US" w:eastAsia="en-CA"/>
              </w:rPr>
              <w:t>Right now the parameters are not configurable. They will need to be adjusted by a programmer.  Why does this validation need to be processed for the Previous Year Adjustment file, we were under the impression it was used to process data for MDC -1?</w:t>
            </w:r>
          </w:p>
        </w:tc>
      </w:tr>
    </w:tbl>
    <w:p w14:paraId="3979F475" w14:textId="2E7035C6" w:rsidR="00856B2E" w:rsidRPr="00293783" w:rsidRDefault="00856B2E" w:rsidP="007602CC">
      <w:pPr>
        <w:rPr>
          <w:lang w:val="en-US"/>
        </w:rPr>
      </w:pPr>
    </w:p>
    <w:p w14:paraId="16A40DB0" w14:textId="1448CF8B" w:rsidR="00847CBF" w:rsidRDefault="00847CBF">
      <w:pPr>
        <w:spacing w:before="0" w:after="0" w:line="240" w:lineRule="auto"/>
        <w:ind w:left="0"/>
        <w:rPr>
          <w:lang w:val="en-US"/>
        </w:rPr>
      </w:pPr>
      <w:r>
        <w:rPr>
          <w:lang w:val="en-US"/>
        </w:rPr>
        <w:br w:type="page"/>
      </w:r>
    </w:p>
    <w:p w14:paraId="38FDA310" w14:textId="09390C81" w:rsidR="00847CBF" w:rsidRPr="006B06A8" w:rsidRDefault="00847CBF" w:rsidP="00847CBF">
      <w:pPr>
        <w:pStyle w:val="Heading3"/>
      </w:pPr>
      <w:r w:rsidRPr="006B06A8">
        <w:t xml:space="preserve">Validation – </w:t>
      </w:r>
      <w:r>
        <w:t>Valid Year Provided</w:t>
      </w:r>
      <w:r w:rsidR="006828F9">
        <w:t xml:space="preserve"> retro</w:t>
      </w:r>
    </w:p>
    <w:p w14:paraId="75655F45" w14:textId="77777777" w:rsidR="00847CBF" w:rsidRPr="006B06A8" w:rsidRDefault="00847CBF" w:rsidP="00010D2F">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47CBF" w14:paraId="007E459A"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04DEB0" w14:textId="77777777" w:rsidR="00847CB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EDFF31C" w14:textId="2630602B" w:rsidR="00847CBF" w:rsidRPr="00B464B9" w:rsidRDefault="00847CBF" w:rsidP="00F86BBB">
            <w:pPr>
              <w:pStyle w:val="Heading1"/>
            </w:pPr>
            <w:bookmarkStart w:id="37" w:name="_Toc43372829"/>
            <w:r>
              <w:t>I49b_ValidYearProvided_Retro</w:t>
            </w:r>
            <w:r w:rsidR="00D30D4F">
              <w:t xml:space="preserve"> (Removed)</w:t>
            </w:r>
            <w:bookmarkEnd w:id="37"/>
          </w:p>
        </w:tc>
      </w:tr>
      <w:tr w:rsidR="00847CBF" w14:paraId="4A9C29DD"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40E2EA" w14:textId="77777777" w:rsidR="00847CB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F4DE6CD" w14:textId="69315FAD" w:rsidR="00847CBF" w:rsidRPr="009527EA" w:rsidRDefault="00241BCE" w:rsidP="00F86BBB">
            <w:pPr>
              <w:spacing w:before="60" w:after="60" w:line="240" w:lineRule="auto"/>
              <w:ind w:left="0"/>
              <w:rPr>
                <w:rFonts w:asciiTheme="minorHAnsi" w:eastAsia="Times New Roman" w:hAnsiTheme="minorHAnsi" w:cs="Calibri"/>
                <w:strike/>
                <w:color w:val="auto"/>
                <w:sz w:val="22"/>
                <w:szCs w:val="22"/>
                <w:lang w:eastAsia="en-CA"/>
              </w:rPr>
            </w:pPr>
            <w:r w:rsidRPr="009527EA">
              <w:rPr>
                <w:rFonts w:asciiTheme="minorHAnsi" w:eastAsia="Times New Roman" w:hAnsiTheme="minorHAnsi" w:cs="Calibri"/>
                <w:strike/>
                <w:color w:val="auto"/>
                <w:sz w:val="22"/>
                <w:szCs w:val="22"/>
                <w:lang w:eastAsia="en-CA"/>
              </w:rPr>
              <w:t xml:space="preserve"> 6242</w:t>
            </w:r>
          </w:p>
        </w:tc>
      </w:tr>
      <w:tr w:rsidR="007D114E" w14:paraId="27E117DE"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DBB0FF" w14:textId="015D71ED" w:rsidR="007D114E" w:rsidRDefault="007D114E"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321EF2A" w14:textId="78E82F24" w:rsidR="007D114E" w:rsidRPr="009527EA" w:rsidRDefault="007D114E" w:rsidP="00F86BBB">
            <w:pPr>
              <w:spacing w:before="60" w:after="60" w:line="240" w:lineRule="auto"/>
              <w:ind w:left="0"/>
              <w:rPr>
                <w:rFonts w:asciiTheme="minorHAnsi" w:eastAsia="Times New Roman" w:hAnsiTheme="minorHAnsi" w:cs="Calibri"/>
                <w:strike/>
                <w:color w:val="auto"/>
                <w:sz w:val="22"/>
                <w:szCs w:val="22"/>
                <w:lang w:eastAsia="en-CA"/>
              </w:rPr>
            </w:pPr>
            <w:r w:rsidRPr="009527EA">
              <w:rPr>
                <w:rFonts w:asciiTheme="minorHAnsi" w:eastAsia="Times New Roman" w:hAnsiTheme="minorHAnsi" w:cs="Calibri"/>
                <w:strike/>
                <w:color w:val="auto"/>
                <w:sz w:val="22"/>
                <w:szCs w:val="22"/>
                <w:lang w:eastAsia="en-CA"/>
              </w:rPr>
              <w:t>Data Import</w:t>
            </w:r>
          </w:p>
        </w:tc>
      </w:tr>
      <w:tr w:rsidR="00847CBF" w14:paraId="420D83F6"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3FEEE48" w14:textId="77777777" w:rsidR="00847CB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60828AE" w14:textId="2C187940" w:rsidR="00847CBF" w:rsidRPr="009527EA" w:rsidRDefault="006828F9" w:rsidP="00F86BBB">
            <w:pPr>
              <w:spacing w:before="60" w:after="60" w:line="240" w:lineRule="auto"/>
              <w:ind w:left="0"/>
              <w:rPr>
                <w:rFonts w:asciiTheme="minorHAnsi" w:eastAsia="Times New Roman" w:hAnsiTheme="minorHAnsi" w:cs="Calibri"/>
                <w:strike/>
                <w:color w:val="auto"/>
                <w:sz w:val="22"/>
                <w:szCs w:val="22"/>
                <w:lang w:eastAsia="en-CA"/>
              </w:rPr>
            </w:pPr>
            <w:r w:rsidRPr="009527EA">
              <w:rPr>
                <w:rFonts w:asciiTheme="minorHAnsi" w:eastAsia="Times New Roman" w:hAnsiTheme="minorHAnsi" w:cs="Calibri"/>
                <w:strike/>
                <w:color w:val="auto"/>
                <w:sz w:val="22"/>
                <w:szCs w:val="22"/>
                <w:lang w:eastAsia="en-CA"/>
              </w:rPr>
              <w:t>1</w:t>
            </w:r>
            <w:r w:rsidRPr="009527EA">
              <w:rPr>
                <w:rFonts w:asciiTheme="minorHAnsi" w:eastAsia="Times New Roman" w:hAnsiTheme="minorHAnsi" w:cs="Calibri"/>
                <w:strike/>
                <w:color w:val="auto"/>
                <w:sz w:val="22"/>
                <w:szCs w:val="22"/>
                <w:vertAlign w:val="superscript"/>
                <w:lang w:eastAsia="en-CA"/>
              </w:rPr>
              <w:t>st</w:t>
            </w:r>
            <w:r w:rsidRPr="009527EA">
              <w:rPr>
                <w:rFonts w:asciiTheme="minorHAnsi" w:eastAsia="Times New Roman" w:hAnsiTheme="minorHAnsi" w:cs="Calibri"/>
                <w:strike/>
                <w:color w:val="auto"/>
                <w:sz w:val="22"/>
                <w:szCs w:val="22"/>
                <w:lang w:eastAsia="en-CA"/>
              </w:rPr>
              <w:t xml:space="preserve"> level validation</w:t>
            </w:r>
          </w:p>
        </w:tc>
      </w:tr>
      <w:tr w:rsidR="00847CBF" w14:paraId="49EC0534"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B8C4BA9" w14:textId="77777777" w:rsidR="00847CB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03F5D52" w14:textId="67805674" w:rsidR="00847CBF" w:rsidRPr="009527EA" w:rsidRDefault="00847CBF" w:rsidP="00F86BBB">
            <w:pPr>
              <w:spacing w:before="60" w:after="60" w:line="240" w:lineRule="auto"/>
              <w:ind w:left="0"/>
              <w:rPr>
                <w:rFonts w:asciiTheme="minorHAnsi" w:eastAsia="Times New Roman" w:hAnsiTheme="minorHAnsi" w:cs="Calibri"/>
                <w:strike/>
                <w:color w:val="auto"/>
                <w:sz w:val="22"/>
                <w:szCs w:val="22"/>
                <w:lang w:eastAsia="en-CA"/>
              </w:rPr>
            </w:pPr>
            <w:r w:rsidRPr="009527EA">
              <w:rPr>
                <w:rFonts w:asciiTheme="minorHAnsi" w:eastAsia="Times New Roman" w:hAnsiTheme="minorHAnsi" w:cs="Calibri"/>
                <w:strike/>
                <w:color w:val="auto"/>
                <w:sz w:val="22"/>
                <w:szCs w:val="22"/>
                <w:lang w:eastAsia="en-CA"/>
              </w:rPr>
              <w:t>Retro</w:t>
            </w:r>
            <w:r w:rsidR="00010D2F" w:rsidRPr="009527EA">
              <w:rPr>
                <w:rFonts w:asciiTheme="minorHAnsi" w:eastAsia="Times New Roman" w:hAnsiTheme="minorHAnsi" w:cs="Calibri"/>
                <w:strike/>
                <w:color w:val="auto"/>
                <w:sz w:val="22"/>
                <w:szCs w:val="22"/>
                <w:lang w:eastAsia="en-CA"/>
              </w:rPr>
              <w:t xml:space="preserve"> and Retro Calculator</w:t>
            </w:r>
          </w:p>
        </w:tc>
      </w:tr>
      <w:tr w:rsidR="00847CBF" w14:paraId="5566CF24"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9083D0" w14:textId="77777777" w:rsidR="00847CB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91DC04C" w14:textId="77777777" w:rsidR="00847CBF" w:rsidRPr="009527EA" w:rsidRDefault="00847CBF" w:rsidP="00F86BBB">
            <w:pPr>
              <w:spacing w:before="60" w:after="60" w:line="240" w:lineRule="auto"/>
              <w:ind w:left="0"/>
              <w:rPr>
                <w:rFonts w:asciiTheme="minorHAnsi" w:hAnsiTheme="minorHAnsi"/>
                <w:strike/>
                <w:sz w:val="22"/>
                <w:szCs w:val="22"/>
                <w:lang w:eastAsia="en-CA"/>
              </w:rPr>
            </w:pPr>
            <w:r w:rsidRPr="009527EA">
              <w:rPr>
                <w:rFonts w:asciiTheme="minorHAnsi" w:hAnsiTheme="minorHAnsi"/>
                <w:strike/>
                <w:sz w:val="22"/>
                <w:szCs w:val="22"/>
                <w:lang w:eastAsia="en-CA"/>
              </w:rPr>
              <w:t>Complete Member Error</w:t>
            </w:r>
          </w:p>
        </w:tc>
      </w:tr>
      <w:tr w:rsidR="00847CBF" w14:paraId="4AC16989"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425865F" w14:textId="77777777" w:rsidR="00847CB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EA0D2BE" w14:textId="77777777" w:rsidR="00847CBF" w:rsidRPr="009527EA" w:rsidRDefault="00847CBF" w:rsidP="00F86BBB">
            <w:pPr>
              <w:spacing w:before="60" w:after="60" w:line="240" w:lineRule="auto"/>
              <w:ind w:left="0"/>
              <w:rPr>
                <w:rFonts w:asciiTheme="minorHAnsi" w:eastAsia="Times New Roman" w:hAnsiTheme="minorHAnsi" w:cs="Calibri"/>
                <w:strike/>
                <w:color w:val="auto"/>
                <w:sz w:val="22"/>
                <w:szCs w:val="22"/>
                <w:lang w:eastAsia="en-CA"/>
              </w:rPr>
            </w:pPr>
            <w:r w:rsidRPr="009527EA">
              <w:rPr>
                <w:rFonts w:asciiTheme="minorHAnsi" w:hAnsiTheme="minorHAnsi"/>
                <w:strike/>
                <w:sz w:val="22"/>
                <w:szCs w:val="22"/>
                <w:lang w:eastAsia="en-CA"/>
              </w:rPr>
              <w:t>Public</w:t>
            </w:r>
          </w:p>
        </w:tc>
      </w:tr>
      <w:tr w:rsidR="00847CBF" w:rsidRPr="00A61AB1" w14:paraId="1442025D"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FA948B" w14:textId="77777777" w:rsidR="00847CB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021884A" w14:textId="77777777" w:rsidR="00847CB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1765905" w14:textId="77777777" w:rsidR="00847CBF" w:rsidRPr="009527EA" w:rsidRDefault="00847CBF" w:rsidP="00F86BBB">
            <w:pPr>
              <w:ind w:left="0"/>
              <w:rPr>
                <w:rFonts w:asciiTheme="minorHAnsi" w:hAnsiTheme="minorHAnsi"/>
                <w:strike/>
                <w:sz w:val="22"/>
                <w:szCs w:val="22"/>
                <w:lang w:val="en-US" w:eastAsia="en-CA"/>
              </w:rPr>
            </w:pPr>
            <w:r w:rsidRPr="009527EA">
              <w:rPr>
                <w:rFonts w:asciiTheme="minorHAnsi" w:hAnsiTheme="minorHAnsi"/>
                <w:strike/>
                <w:sz w:val="22"/>
                <w:szCs w:val="22"/>
                <w:lang w:eastAsia="en-CA"/>
              </w:rPr>
              <w:t>Specific validation triggered if a valid year has not been provided.</w:t>
            </w:r>
          </w:p>
        </w:tc>
      </w:tr>
      <w:tr w:rsidR="00847CBF" w:rsidRPr="009151F9" w14:paraId="79D97C32"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36172B1" w14:textId="77777777" w:rsidR="00847CB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C79C007" w14:textId="77777777" w:rsidR="00847CBF" w:rsidRPr="009527EA" w:rsidRDefault="00847CBF" w:rsidP="00F86BBB">
            <w:pPr>
              <w:ind w:left="0"/>
              <w:rPr>
                <w:rFonts w:asciiTheme="minorHAnsi" w:hAnsiTheme="minorHAnsi"/>
                <w:strike/>
                <w:sz w:val="22"/>
                <w:szCs w:val="22"/>
                <w:lang w:eastAsia="en-CA"/>
              </w:rPr>
            </w:pPr>
            <w:r w:rsidRPr="009527EA">
              <w:rPr>
                <w:rFonts w:asciiTheme="minorHAnsi" w:hAnsiTheme="minorHAnsi"/>
                <w:strike/>
                <w:sz w:val="22"/>
                <w:szCs w:val="22"/>
                <w:lang w:eastAsia="en-CA"/>
              </w:rPr>
              <w:t>Reject the member in the input file if:</w:t>
            </w:r>
          </w:p>
          <w:p w14:paraId="7B3E9412" w14:textId="77777777" w:rsidR="00847CBF" w:rsidRPr="009527EA" w:rsidRDefault="00847CBF" w:rsidP="00F86BBB">
            <w:pPr>
              <w:ind w:left="1440"/>
              <w:rPr>
                <w:rFonts w:asciiTheme="minorHAnsi" w:hAnsiTheme="minorHAnsi"/>
                <w:strike/>
                <w:sz w:val="22"/>
                <w:szCs w:val="22"/>
                <w:lang w:eastAsia="en-CA"/>
              </w:rPr>
            </w:pPr>
            <w:r w:rsidRPr="009527EA">
              <w:rPr>
                <w:rFonts w:asciiTheme="minorHAnsi" w:hAnsiTheme="minorHAnsi"/>
                <w:strike/>
                <w:sz w:val="22"/>
                <w:szCs w:val="22"/>
                <w:lang w:eastAsia="en-CA"/>
              </w:rPr>
              <w:t>RY &lt; VYT</w:t>
            </w:r>
          </w:p>
          <w:p w14:paraId="2AC36FC6" w14:textId="77777777" w:rsidR="00847CBF" w:rsidRPr="009527EA" w:rsidRDefault="00847CBF" w:rsidP="00F86BBB">
            <w:pPr>
              <w:ind w:left="1440"/>
              <w:rPr>
                <w:rFonts w:asciiTheme="minorHAnsi" w:hAnsiTheme="minorHAnsi"/>
                <w:strike/>
                <w:color w:val="auto"/>
                <w:sz w:val="22"/>
                <w:szCs w:val="22"/>
                <w:lang w:eastAsia="en-CA"/>
              </w:rPr>
            </w:pPr>
            <w:r w:rsidRPr="009527EA">
              <w:rPr>
                <w:rFonts w:asciiTheme="minorHAnsi" w:hAnsiTheme="minorHAnsi"/>
                <w:strike/>
                <w:color w:val="auto"/>
                <w:sz w:val="22"/>
                <w:szCs w:val="22"/>
                <w:lang w:eastAsia="en-CA"/>
              </w:rPr>
              <w:t>WHERE</w:t>
            </w:r>
          </w:p>
          <w:p w14:paraId="26A3D4B9" w14:textId="77777777" w:rsidR="00847CBF" w:rsidRPr="009527EA" w:rsidRDefault="00847CBF" w:rsidP="00F86BBB">
            <w:pPr>
              <w:ind w:left="1440"/>
              <w:rPr>
                <w:rFonts w:asciiTheme="minorHAnsi" w:hAnsiTheme="minorHAnsi"/>
                <w:strike/>
                <w:color w:val="auto"/>
                <w:sz w:val="22"/>
                <w:szCs w:val="22"/>
                <w:lang w:eastAsia="en-CA"/>
              </w:rPr>
            </w:pPr>
            <w:r w:rsidRPr="009527EA">
              <w:rPr>
                <w:rFonts w:asciiTheme="minorHAnsi" w:hAnsiTheme="minorHAnsi"/>
                <w:strike/>
                <w:color w:val="auto"/>
                <w:sz w:val="22"/>
                <w:szCs w:val="22"/>
                <w:lang w:eastAsia="en-CA"/>
              </w:rPr>
              <w:t>RY = File.RetroYear</w:t>
            </w:r>
          </w:p>
          <w:p w14:paraId="76249638" w14:textId="77777777" w:rsidR="00847CBF" w:rsidRPr="009527EA" w:rsidRDefault="00847CBF" w:rsidP="00F86BBB">
            <w:pPr>
              <w:ind w:left="1440"/>
              <w:rPr>
                <w:rFonts w:asciiTheme="minorHAnsi" w:hAnsiTheme="minorHAnsi"/>
                <w:strike/>
                <w:color w:val="auto"/>
                <w:sz w:val="22"/>
                <w:szCs w:val="22"/>
                <w:lang w:eastAsia="en-CA"/>
              </w:rPr>
            </w:pPr>
            <w:r w:rsidRPr="009527EA">
              <w:rPr>
                <w:rFonts w:asciiTheme="minorHAnsi" w:hAnsiTheme="minorHAnsi"/>
                <w:strike/>
                <w:color w:val="auto"/>
                <w:sz w:val="22"/>
                <w:szCs w:val="22"/>
                <w:lang w:eastAsia="en-CA"/>
              </w:rPr>
              <w:t>AND</w:t>
            </w:r>
          </w:p>
          <w:p w14:paraId="74A3DA73" w14:textId="77777777" w:rsidR="00847CBF" w:rsidRPr="009527EA" w:rsidRDefault="00847CBF" w:rsidP="00F86BBB">
            <w:pPr>
              <w:ind w:left="1440"/>
              <w:rPr>
                <w:rFonts w:asciiTheme="minorHAnsi" w:hAnsiTheme="minorHAnsi"/>
                <w:strike/>
                <w:sz w:val="22"/>
                <w:szCs w:val="22"/>
                <w:lang w:eastAsia="en-CA"/>
              </w:rPr>
            </w:pPr>
            <w:r w:rsidRPr="009527EA">
              <w:rPr>
                <w:rFonts w:asciiTheme="minorHAnsi" w:hAnsiTheme="minorHAnsi"/>
                <w:strike/>
                <w:sz w:val="22"/>
                <w:szCs w:val="22"/>
                <w:lang w:eastAsia="en-CA"/>
              </w:rPr>
              <w:t xml:space="preserve">VYT = Current Year - 10  </w:t>
            </w:r>
          </w:p>
          <w:p w14:paraId="2584FC8D" w14:textId="49D34665" w:rsidR="00847CBF" w:rsidRPr="009527EA" w:rsidRDefault="00847CBF" w:rsidP="0065382B">
            <w:pPr>
              <w:ind w:left="1440"/>
              <w:rPr>
                <w:rFonts w:asciiTheme="minorHAnsi" w:hAnsiTheme="minorHAnsi"/>
                <w:strike/>
                <w:sz w:val="22"/>
                <w:szCs w:val="22"/>
                <w:lang w:eastAsia="en-CA"/>
              </w:rPr>
            </w:pPr>
            <w:r w:rsidRPr="009527EA">
              <w:rPr>
                <w:rFonts w:asciiTheme="minorHAnsi" w:hAnsiTheme="minorHAnsi"/>
                <w:strike/>
                <w:sz w:val="22"/>
                <w:szCs w:val="22"/>
                <w:lang w:eastAsia="en-CA"/>
              </w:rPr>
              <w:t>Current Year = Processing Year on the Portal (i.e</w:t>
            </w:r>
            <w:r w:rsidR="0065382B" w:rsidRPr="009527EA">
              <w:rPr>
                <w:rFonts w:asciiTheme="minorHAnsi" w:hAnsiTheme="minorHAnsi"/>
                <w:strike/>
                <w:sz w:val="22"/>
                <w:szCs w:val="22"/>
                <w:lang w:eastAsia="en-CA"/>
              </w:rPr>
              <w:t>.</w:t>
            </w:r>
            <w:r w:rsidRPr="009527EA">
              <w:rPr>
                <w:rFonts w:asciiTheme="minorHAnsi" w:hAnsiTheme="minorHAnsi"/>
                <w:strike/>
                <w:sz w:val="22"/>
                <w:szCs w:val="22"/>
                <w:lang w:eastAsia="en-CA"/>
              </w:rPr>
              <w:t xml:space="preserve"> </w:t>
            </w:r>
            <w:r w:rsidR="0065382B" w:rsidRPr="009527EA">
              <w:rPr>
                <w:rFonts w:asciiTheme="minorHAnsi" w:hAnsiTheme="minorHAnsi"/>
                <w:strike/>
                <w:sz w:val="22"/>
                <w:szCs w:val="22"/>
                <w:lang w:eastAsia="en-CA"/>
              </w:rPr>
              <w:t>Start D</w:t>
            </w:r>
            <w:r w:rsidRPr="009527EA">
              <w:rPr>
                <w:rFonts w:asciiTheme="minorHAnsi" w:hAnsiTheme="minorHAnsi"/>
                <w:strike/>
                <w:sz w:val="22"/>
                <w:szCs w:val="22"/>
                <w:lang w:eastAsia="en-CA"/>
              </w:rPr>
              <w:t>ate)</w:t>
            </w:r>
          </w:p>
        </w:tc>
      </w:tr>
      <w:tr w:rsidR="00847CBF" w:rsidRPr="00A61AB1" w14:paraId="5CEAD161"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7E753D" w14:textId="77777777" w:rsidR="00847CB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9646E5E" w14:textId="77777777" w:rsidR="00847CBF" w:rsidRPr="009527EA" w:rsidRDefault="00847CBF" w:rsidP="00F86BBB">
            <w:pPr>
              <w:pStyle w:val="NormalWeb"/>
              <w:spacing w:line="276" w:lineRule="auto"/>
              <w:rPr>
                <w:rFonts w:asciiTheme="minorHAnsi" w:hAnsiTheme="minorHAnsi"/>
                <w:strike/>
                <w:color w:val="000000"/>
                <w:sz w:val="22"/>
                <w:szCs w:val="22"/>
                <w:lang w:val="en-CA"/>
              </w:rPr>
            </w:pPr>
            <w:r w:rsidRPr="009527EA">
              <w:rPr>
                <w:rFonts w:asciiTheme="minorHAnsi" w:hAnsiTheme="minorHAnsi"/>
                <w:strike/>
                <w:color w:val="000000"/>
                <w:sz w:val="22"/>
                <w:szCs w:val="22"/>
                <w:lang w:val="en-CA"/>
              </w:rPr>
              <w:t>Default Tolerance = [(Current Year) – (10 years)]</w:t>
            </w:r>
          </w:p>
        </w:tc>
      </w:tr>
      <w:tr w:rsidR="00974E41" w:rsidRPr="00A61AB1" w14:paraId="0AFE39C9"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76F7026" w14:textId="77777777" w:rsidR="00974E41" w:rsidRDefault="00974E41" w:rsidP="00974E4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92E2996" w14:textId="63857B92" w:rsidR="00974E41" w:rsidRPr="009527EA" w:rsidRDefault="00974E41" w:rsidP="00974E41">
            <w:pPr>
              <w:pStyle w:val="NormalWeb"/>
              <w:spacing w:line="276" w:lineRule="auto"/>
              <w:rPr>
                <w:rFonts w:asciiTheme="minorHAnsi" w:hAnsiTheme="minorHAnsi"/>
                <w:strike/>
                <w:color w:val="000000"/>
                <w:sz w:val="22"/>
                <w:szCs w:val="22"/>
                <w:lang w:val="en-CA"/>
              </w:rPr>
            </w:pPr>
            <w:r w:rsidRPr="009527EA">
              <w:rPr>
                <w:rFonts w:asciiTheme="minorHAnsi" w:hAnsiTheme="minorHAnsi"/>
                <w:strike/>
                <w:color w:val="000000"/>
                <w:sz w:val="22"/>
                <w:szCs w:val="22"/>
                <w:lang w:val="en-CA"/>
              </w:rPr>
              <w:t xml:space="preserve">Retro Contributions cannot be more than </w:t>
            </w:r>
            <w:r w:rsidR="0065382B" w:rsidRPr="009527EA">
              <w:rPr>
                <w:rFonts w:asciiTheme="minorHAnsi" w:hAnsiTheme="minorHAnsi"/>
                <w:strike/>
                <w:color w:val="000000"/>
                <w:sz w:val="22"/>
                <w:szCs w:val="22"/>
                <w:lang w:val="en-CA"/>
              </w:rPr>
              <w:t>10</w:t>
            </w:r>
            <w:r w:rsidRPr="009527EA">
              <w:rPr>
                <w:rFonts w:asciiTheme="minorHAnsi" w:hAnsiTheme="minorHAnsi"/>
                <w:strike/>
                <w:color w:val="000000"/>
                <w:sz w:val="22"/>
                <w:szCs w:val="22"/>
                <w:lang w:val="en-CA"/>
              </w:rPr>
              <w:t xml:space="preserve"> years prior to processing year. Please correct the year, or contact HOOPP if Retro Year is correct.</w:t>
            </w:r>
          </w:p>
        </w:tc>
      </w:tr>
      <w:tr w:rsidR="00974E41" w:rsidRPr="00A61AB1" w14:paraId="57D75C4E"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5FB82C6" w14:textId="77777777" w:rsidR="00974E41" w:rsidRDefault="00974E41" w:rsidP="00974E4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CD4CCF5" w14:textId="77777777" w:rsidR="00974E41" w:rsidRDefault="00974E41" w:rsidP="00974E4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AC7A379" w14:textId="09DA606C" w:rsidR="00974E41" w:rsidRPr="009527EA" w:rsidRDefault="00974E41" w:rsidP="00974E41">
            <w:pPr>
              <w:spacing w:before="60" w:after="60"/>
              <w:ind w:left="0"/>
              <w:rPr>
                <w:rFonts w:asciiTheme="minorHAnsi" w:hAnsiTheme="minorHAnsi"/>
                <w:strike/>
                <w:sz w:val="22"/>
                <w:szCs w:val="22"/>
                <w:lang w:eastAsia="en-CA"/>
              </w:rPr>
            </w:pPr>
            <w:r w:rsidRPr="009527EA">
              <w:rPr>
                <w:rFonts w:asciiTheme="minorHAnsi" w:hAnsiTheme="minorHAnsi"/>
                <w:strike/>
                <w:sz w:val="22"/>
                <w:szCs w:val="22"/>
              </w:rPr>
              <w:t>Retro Contributions cannot be more than 10 years prior to processing year. Please correct the year, or contact HOOPP if Retro Year is correct.</w:t>
            </w:r>
          </w:p>
        </w:tc>
      </w:tr>
      <w:tr w:rsidR="00847CBF" w:rsidRPr="0085712F" w14:paraId="744543B1"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BFD0635" w14:textId="77777777" w:rsidR="00847CBF" w:rsidRPr="0085712F" w:rsidRDefault="00847CBF" w:rsidP="00F86BBB">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066D6A5" w14:textId="20E2B585" w:rsidR="00847CBF" w:rsidRPr="009527EA" w:rsidRDefault="006828F9" w:rsidP="006828F9">
            <w:pPr>
              <w:spacing w:before="60" w:after="60"/>
              <w:ind w:left="0"/>
              <w:rPr>
                <w:rFonts w:asciiTheme="minorHAnsi" w:hAnsiTheme="minorHAnsi"/>
                <w:strike/>
                <w:sz w:val="22"/>
                <w:szCs w:val="22"/>
              </w:rPr>
            </w:pPr>
            <w:r w:rsidRPr="009527EA">
              <w:rPr>
                <w:rFonts w:asciiTheme="minorHAnsi" w:hAnsiTheme="minorHAnsi" w:cs="Calibri"/>
                <w:strike/>
                <w:color w:val="auto"/>
                <w:sz w:val="22"/>
                <w:szCs w:val="22"/>
              </w:rPr>
              <w:t>10 years</w:t>
            </w:r>
          </w:p>
        </w:tc>
      </w:tr>
      <w:tr w:rsidR="00847CBF" w:rsidRPr="0085712F" w14:paraId="1F392E63"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042CFA5" w14:textId="77777777" w:rsidR="00847CBF" w:rsidRPr="0085712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E24A776" w14:textId="1E7B878E" w:rsidR="00847CBF" w:rsidRPr="009527EA" w:rsidRDefault="00847CBF" w:rsidP="00F86BBB">
            <w:pPr>
              <w:spacing w:before="60" w:after="60" w:line="240" w:lineRule="auto"/>
              <w:ind w:left="0"/>
              <w:rPr>
                <w:rFonts w:asciiTheme="minorHAnsi" w:hAnsiTheme="minorHAnsi"/>
                <w:strike/>
                <w:sz w:val="22"/>
                <w:szCs w:val="22"/>
                <w:lang w:eastAsia="en-CA"/>
              </w:rPr>
            </w:pPr>
            <w:r w:rsidRPr="009527EA">
              <w:rPr>
                <w:rFonts w:asciiTheme="minorHAnsi" w:hAnsiTheme="minorHAnsi"/>
                <w:strike/>
                <w:sz w:val="22"/>
                <w:szCs w:val="22"/>
                <w:lang w:eastAsia="en-CA"/>
              </w:rPr>
              <w:t>N</w:t>
            </w:r>
            <w:r w:rsidR="006828F9" w:rsidRPr="009527EA">
              <w:rPr>
                <w:rFonts w:asciiTheme="minorHAnsi" w:hAnsiTheme="minorHAnsi"/>
                <w:strike/>
                <w:sz w:val="22"/>
                <w:szCs w:val="22"/>
                <w:lang w:eastAsia="en-CA"/>
              </w:rPr>
              <w:t>/A</w:t>
            </w:r>
          </w:p>
        </w:tc>
      </w:tr>
      <w:tr w:rsidR="00847CBF" w:rsidRPr="0085712F" w14:paraId="4CF33137"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FB5619B" w14:textId="77777777" w:rsidR="00847CBF" w:rsidRPr="0085712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4599D46" w14:textId="2E3AB83D" w:rsidR="00847CBF" w:rsidRPr="009527EA" w:rsidRDefault="006828F9" w:rsidP="00F86BBB">
            <w:pPr>
              <w:spacing w:before="60" w:after="60" w:line="240" w:lineRule="auto"/>
              <w:ind w:left="0"/>
              <w:rPr>
                <w:rFonts w:asciiTheme="minorHAnsi" w:hAnsiTheme="minorHAnsi"/>
                <w:strike/>
                <w:sz w:val="22"/>
                <w:szCs w:val="22"/>
                <w:lang w:eastAsia="en-CA"/>
              </w:rPr>
            </w:pPr>
            <w:r w:rsidRPr="009527EA">
              <w:rPr>
                <w:rFonts w:asciiTheme="minorHAnsi" w:hAnsiTheme="minorHAnsi"/>
                <w:strike/>
                <w:sz w:val="22"/>
                <w:szCs w:val="22"/>
                <w:lang w:eastAsia="en-CA"/>
              </w:rPr>
              <w:t>V</w:t>
            </w:r>
            <w:r w:rsidR="00847CBF" w:rsidRPr="009527EA">
              <w:rPr>
                <w:rFonts w:asciiTheme="minorHAnsi" w:hAnsiTheme="minorHAnsi"/>
                <w:strike/>
                <w:sz w:val="22"/>
                <w:szCs w:val="22"/>
                <w:lang w:eastAsia="en-CA"/>
              </w:rPr>
              <w:t>alue should be a configurable parameter</w:t>
            </w:r>
          </w:p>
        </w:tc>
      </w:tr>
      <w:tr w:rsidR="00847CBF" w:rsidRPr="00293783" w14:paraId="2E689FB7" w14:textId="77777777" w:rsidTr="00F86BB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8B3D9F5" w14:textId="77777777" w:rsidR="00847CBF" w:rsidRDefault="00847CBF" w:rsidP="00F86BB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6BD50B7" w14:textId="77777777" w:rsidR="00847CBF" w:rsidRPr="0085712F" w:rsidRDefault="00847CBF" w:rsidP="00F86BBB">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5F70C0A" w14:textId="77777777" w:rsidR="00D30D4F" w:rsidRDefault="00D30D4F" w:rsidP="00D30D4F">
            <w:pPr>
              <w:ind w:left="0"/>
              <w:rPr>
                <w:rFonts w:asciiTheme="minorHAnsi" w:hAnsiTheme="minorHAnsi"/>
                <w:sz w:val="22"/>
                <w:szCs w:val="22"/>
                <w:lang w:val="en-US" w:eastAsia="en-CA"/>
              </w:rPr>
            </w:pPr>
            <w:r>
              <w:rPr>
                <w:rFonts w:asciiTheme="minorHAnsi" w:hAnsiTheme="minorHAnsi"/>
                <w:sz w:val="22"/>
                <w:szCs w:val="22"/>
                <w:lang w:val="en-US" w:eastAsia="en-CA"/>
              </w:rPr>
              <w:t>CS 20171218:</w:t>
            </w:r>
          </w:p>
          <w:p w14:paraId="0195C19D" w14:textId="77777777" w:rsidR="00D30D4F" w:rsidRPr="00D30D4F" w:rsidRDefault="00D30D4F"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HOOPP (Alias and Clare) has confirmed that this message can be permanently removed. The message was only created to follow HOOPPs old process which could not handle more than 10 years of prior year data. There is no limitation on the MS dataimport side therefore this validation is no longer required.</w:t>
            </w:r>
          </w:p>
          <w:p w14:paraId="2112FE43" w14:textId="77777777" w:rsidR="00D30D4F" w:rsidRDefault="00D30D4F" w:rsidP="007602CC">
            <w:pPr>
              <w:ind w:left="0"/>
              <w:rPr>
                <w:rFonts w:asciiTheme="minorHAnsi" w:hAnsiTheme="minorHAnsi"/>
                <w:sz w:val="22"/>
                <w:szCs w:val="22"/>
                <w:lang w:val="en-US" w:eastAsia="en-CA"/>
              </w:rPr>
            </w:pPr>
          </w:p>
          <w:p w14:paraId="693738D7" w14:textId="77777777" w:rsidR="007602CC" w:rsidRDefault="007602CC" w:rsidP="007602CC">
            <w:pPr>
              <w:ind w:left="0"/>
              <w:rPr>
                <w:rFonts w:asciiTheme="minorHAnsi" w:hAnsiTheme="minorHAnsi"/>
                <w:sz w:val="22"/>
                <w:szCs w:val="22"/>
                <w:lang w:val="en-US" w:eastAsia="en-CA"/>
              </w:rPr>
            </w:pPr>
            <w:r>
              <w:rPr>
                <w:rFonts w:asciiTheme="minorHAnsi" w:hAnsiTheme="minorHAnsi"/>
                <w:sz w:val="22"/>
                <w:szCs w:val="22"/>
                <w:lang w:val="en-US" w:eastAsia="en-CA"/>
              </w:rPr>
              <w:t>CS 20171205:</w:t>
            </w:r>
          </w:p>
          <w:p w14:paraId="068C7ABB" w14:textId="67760D63" w:rsidR="007602CC" w:rsidRPr="00571E6D" w:rsidRDefault="007602CC"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Disabled in R14.3 as per HOOPP request.</w:t>
            </w:r>
          </w:p>
          <w:p w14:paraId="7BF460EC" w14:textId="77777777" w:rsidR="007602CC" w:rsidRDefault="007602CC" w:rsidP="00812253">
            <w:pPr>
              <w:spacing w:before="60" w:after="60" w:line="240" w:lineRule="auto"/>
              <w:ind w:left="0"/>
              <w:rPr>
                <w:rFonts w:asciiTheme="minorHAnsi" w:hAnsiTheme="minorHAnsi"/>
                <w:sz w:val="22"/>
                <w:szCs w:val="22"/>
                <w:lang w:eastAsia="en-CA"/>
              </w:rPr>
            </w:pPr>
          </w:p>
          <w:p w14:paraId="22DE0125" w14:textId="77777777" w:rsidR="00812253" w:rsidRDefault="00812253" w:rsidP="0081225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20171115:</w:t>
            </w:r>
          </w:p>
          <w:p w14:paraId="738E0971" w14:textId="7D5B8CD7" w:rsidR="00812253" w:rsidRPr="00812253" w:rsidRDefault="00812253" w:rsidP="006A6C4A">
            <w:pPr>
              <w:pStyle w:val="ListParagraph"/>
              <w:numPr>
                <w:ilvl w:val="0"/>
                <w:numId w:val="25"/>
              </w:numPr>
              <w:rPr>
                <w:rFonts w:asciiTheme="minorHAnsi" w:hAnsiTheme="minorHAnsi"/>
                <w:sz w:val="22"/>
                <w:szCs w:val="22"/>
                <w:lang w:val="en-US" w:eastAsia="en-CA"/>
              </w:rPr>
            </w:pPr>
            <w:r w:rsidRPr="00812253">
              <w:rPr>
                <w:rFonts w:asciiTheme="minorHAnsi" w:hAnsiTheme="minorHAnsi"/>
                <w:sz w:val="22"/>
                <w:szCs w:val="22"/>
                <w:lang w:eastAsia="en-CA"/>
              </w:rPr>
              <w:t xml:space="preserve">Added </w:t>
            </w:r>
            <w:r>
              <w:rPr>
                <w:rFonts w:asciiTheme="minorHAnsi" w:hAnsiTheme="minorHAnsi"/>
                <w:sz w:val="22"/>
                <w:szCs w:val="22"/>
                <w:lang w:eastAsia="en-CA"/>
              </w:rPr>
              <w:t xml:space="preserve">section </w:t>
            </w:r>
            <w:r w:rsidRPr="00812253">
              <w:rPr>
                <w:rFonts w:asciiTheme="minorHAnsi" w:hAnsiTheme="minorHAnsi"/>
                <w:sz w:val="22"/>
                <w:szCs w:val="22"/>
                <w:lang w:eastAsia="en-CA"/>
              </w:rPr>
              <w:t>Retro Calculator.</w:t>
            </w:r>
          </w:p>
          <w:p w14:paraId="53736BC6" w14:textId="77777777" w:rsidR="00812253" w:rsidRDefault="00812253" w:rsidP="00757D74">
            <w:pPr>
              <w:ind w:left="0"/>
              <w:rPr>
                <w:rFonts w:asciiTheme="minorHAnsi" w:hAnsiTheme="minorHAnsi"/>
                <w:sz w:val="22"/>
                <w:szCs w:val="22"/>
                <w:lang w:val="en-US" w:eastAsia="en-CA"/>
              </w:rPr>
            </w:pPr>
          </w:p>
          <w:p w14:paraId="21D2D449" w14:textId="77777777" w:rsidR="00757D74" w:rsidRDefault="00757D74" w:rsidP="00757D74">
            <w:pPr>
              <w:ind w:left="0"/>
              <w:rPr>
                <w:rFonts w:asciiTheme="minorHAnsi" w:hAnsiTheme="minorHAnsi"/>
                <w:sz w:val="22"/>
                <w:szCs w:val="22"/>
                <w:lang w:val="en-US" w:eastAsia="en-CA"/>
              </w:rPr>
            </w:pPr>
            <w:r>
              <w:rPr>
                <w:rFonts w:asciiTheme="minorHAnsi" w:hAnsiTheme="minorHAnsi"/>
                <w:sz w:val="22"/>
                <w:szCs w:val="22"/>
                <w:lang w:val="en-US" w:eastAsia="en-CA"/>
              </w:rPr>
              <w:t>CS 20170608:</w:t>
            </w:r>
          </w:p>
          <w:p w14:paraId="3998466F" w14:textId="7BCF2336" w:rsidR="00757D74" w:rsidRPr="00757D74" w:rsidRDefault="00757D74" w:rsidP="006A6C4A">
            <w:pPr>
              <w:pStyle w:val="ListParagraph"/>
              <w:numPr>
                <w:ilvl w:val="0"/>
                <w:numId w:val="25"/>
              </w:numPr>
              <w:rPr>
                <w:rFonts w:asciiTheme="minorHAnsi" w:hAnsiTheme="minorHAnsi"/>
                <w:sz w:val="22"/>
                <w:szCs w:val="22"/>
                <w:lang w:val="en-US" w:eastAsia="en-CA"/>
              </w:rPr>
            </w:pPr>
            <w:r w:rsidRPr="00757D74">
              <w:rPr>
                <w:rFonts w:asciiTheme="minorHAnsi" w:hAnsiTheme="minorHAnsi"/>
                <w:sz w:val="22"/>
                <w:szCs w:val="22"/>
                <w:lang w:val="en-US" w:eastAsia="en-CA"/>
              </w:rPr>
              <w:t>Confirmed with Alias that change to message wording is ok.</w:t>
            </w:r>
          </w:p>
          <w:p w14:paraId="538D0512" w14:textId="77777777" w:rsidR="0065382B" w:rsidRDefault="0065382B" w:rsidP="0065382B">
            <w:pPr>
              <w:ind w:left="0"/>
              <w:rPr>
                <w:rFonts w:asciiTheme="minorHAnsi" w:hAnsiTheme="minorHAnsi"/>
                <w:sz w:val="22"/>
                <w:szCs w:val="22"/>
                <w:lang w:val="en-US" w:eastAsia="en-CA"/>
              </w:rPr>
            </w:pPr>
            <w:r>
              <w:rPr>
                <w:rFonts w:asciiTheme="minorHAnsi" w:hAnsiTheme="minorHAnsi"/>
                <w:sz w:val="22"/>
                <w:szCs w:val="22"/>
                <w:lang w:val="en-US" w:eastAsia="en-CA"/>
              </w:rPr>
              <w:t>CS 20170606:</w:t>
            </w:r>
          </w:p>
          <w:p w14:paraId="64086A1D" w14:textId="77777777" w:rsidR="0065382B" w:rsidRDefault="0065382B"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Please see revised wording suggestion to facilitate programming on MS side.</w:t>
            </w:r>
          </w:p>
          <w:p w14:paraId="4980F00F" w14:textId="5C80F143" w:rsidR="0065382B" w:rsidRPr="0065382B" w:rsidRDefault="0065382B"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Parameter will be configurable by a programmer and will require an update to the dataimport config.</w:t>
            </w:r>
          </w:p>
          <w:p w14:paraId="6C173A7B" w14:textId="77777777" w:rsidR="00974E41" w:rsidRDefault="00974E41" w:rsidP="00974E41">
            <w:pPr>
              <w:ind w:left="0"/>
              <w:rPr>
                <w:rFonts w:asciiTheme="minorHAnsi" w:hAnsiTheme="minorHAnsi"/>
                <w:sz w:val="22"/>
                <w:szCs w:val="22"/>
                <w:lang w:val="en-US" w:eastAsia="en-CA"/>
              </w:rPr>
            </w:pPr>
            <w:r>
              <w:rPr>
                <w:rFonts w:asciiTheme="minorHAnsi" w:hAnsiTheme="minorHAnsi"/>
                <w:sz w:val="22"/>
                <w:szCs w:val="22"/>
                <w:lang w:val="en-US" w:eastAsia="en-CA"/>
              </w:rPr>
              <w:t>AD 20170501:</w:t>
            </w:r>
          </w:p>
          <w:p w14:paraId="522B6756" w14:textId="77777777" w:rsidR="00974E41" w:rsidRDefault="00974E41"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Ready for sign off.</w:t>
            </w:r>
          </w:p>
          <w:p w14:paraId="165F9657" w14:textId="77777777" w:rsidR="00974E41" w:rsidRDefault="00974E41" w:rsidP="006828F9">
            <w:pPr>
              <w:ind w:left="0"/>
              <w:rPr>
                <w:rFonts w:asciiTheme="minorHAnsi" w:hAnsiTheme="minorHAnsi"/>
                <w:sz w:val="22"/>
                <w:szCs w:val="22"/>
                <w:lang w:val="en-US" w:eastAsia="en-CA"/>
              </w:rPr>
            </w:pPr>
          </w:p>
          <w:p w14:paraId="22426366" w14:textId="77777777" w:rsidR="006828F9" w:rsidRDefault="006828F9" w:rsidP="006828F9">
            <w:pPr>
              <w:ind w:left="0"/>
              <w:rPr>
                <w:rFonts w:asciiTheme="minorHAnsi" w:hAnsiTheme="minorHAnsi"/>
                <w:sz w:val="22"/>
                <w:szCs w:val="22"/>
                <w:lang w:val="en-US" w:eastAsia="en-CA"/>
              </w:rPr>
            </w:pPr>
            <w:r>
              <w:rPr>
                <w:rFonts w:asciiTheme="minorHAnsi" w:hAnsiTheme="minorHAnsi"/>
                <w:sz w:val="22"/>
                <w:szCs w:val="22"/>
                <w:lang w:val="en-US" w:eastAsia="en-CA"/>
              </w:rPr>
              <w:t>CS 20170427:</w:t>
            </w:r>
          </w:p>
          <w:p w14:paraId="67EBFB79" w14:textId="77777777" w:rsidR="006828F9" w:rsidRDefault="006828F9"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We have split out I49 for Previous Year Adjustment and Retro files due to the possibility that HOOPP may change the tolerances in the future and they may be different between files.</w:t>
            </w:r>
          </w:p>
          <w:p w14:paraId="631B2C5E" w14:textId="77777777" w:rsidR="006828F9" w:rsidRDefault="006828F9"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HOOPP to review message.</w:t>
            </w:r>
          </w:p>
          <w:p w14:paraId="72D9A2AB" w14:textId="17A8D387" w:rsidR="006828F9" w:rsidRPr="006828F9" w:rsidRDefault="006828F9" w:rsidP="006A6C4A">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Ready for sign-off.</w:t>
            </w:r>
          </w:p>
          <w:p w14:paraId="77CE459B" w14:textId="77777777" w:rsidR="00847CBF" w:rsidRDefault="00847CBF" w:rsidP="00F86BBB">
            <w:pPr>
              <w:ind w:left="0"/>
              <w:rPr>
                <w:rFonts w:asciiTheme="minorHAnsi" w:hAnsiTheme="minorHAnsi"/>
                <w:sz w:val="22"/>
                <w:szCs w:val="22"/>
                <w:lang w:val="en-US" w:eastAsia="en-CA"/>
              </w:rPr>
            </w:pPr>
            <w:r w:rsidRPr="00293783">
              <w:rPr>
                <w:rFonts w:asciiTheme="minorHAnsi" w:hAnsiTheme="minorHAnsi"/>
                <w:sz w:val="22"/>
                <w:szCs w:val="22"/>
                <w:lang w:val="en-US" w:eastAsia="en-CA"/>
              </w:rPr>
              <w:t>MS</w:t>
            </w:r>
            <w:r>
              <w:rPr>
                <w:rFonts w:asciiTheme="minorHAnsi" w:hAnsiTheme="minorHAnsi"/>
                <w:sz w:val="22"/>
                <w:szCs w:val="22"/>
                <w:lang w:val="en-US" w:eastAsia="en-CA"/>
              </w:rPr>
              <w:t xml:space="preserve"> 20170224</w:t>
            </w:r>
            <w:r w:rsidRPr="00293783">
              <w:rPr>
                <w:rFonts w:asciiTheme="minorHAnsi" w:hAnsiTheme="minorHAnsi"/>
                <w:sz w:val="22"/>
                <w:szCs w:val="22"/>
                <w:lang w:val="en-US" w:eastAsia="en-CA"/>
              </w:rPr>
              <w:t xml:space="preserve">: </w:t>
            </w:r>
          </w:p>
          <w:p w14:paraId="3F51564D" w14:textId="77777777" w:rsidR="00847CBF" w:rsidRPr="00847CBF" w:rsidRDefault="00847CBF" w:rsidP="006A6C4A">
            <w:pPr>
              <w:pStyle w:val="ListParagraph"/>
              <w:numPr>
                <w:ilvl w:val="0"/>
                <w:numId w:val="25"/>
              </w:numPr>
              <w:rPr>
                <w:rFonts w:asciiTheme="minorHAnsi" w:hAnsiTheme="minorHAnsi"/>
                <w:sz w:val="22"/>
                <w:szCs w:val="22"/>
                <w:lang w:val="en-US" w:eastAsia="en-CA"/>
              </w:rPr>
            </w:pPr>
            <w:r w:rsidRPr="00847CBF">
              <w:rPr>
                <w:rFonts w:asciiTheme="minorHAnsi" w:hAnsiTheme="minorHAnsi"/>
                <w:sz w:val="22"/>
                <w:szCs w:val="22"/>
                <w:lang w:val="en-US" w:eastAsia="en-CA"/>
              </w:rPr>
              <w:t>Right now the parameters are not configurable. They will need to be adjusted by a programmer.  Why does this validation need to be processed for the Previous Year Adjustment file, we were under the impression it was used to process data for MDC -1?</w:t>
            </w:r>
          </w:p>
        </w:tc>
      </w:tr>
    </w:tbl>
    <w:p w14:paraId="7EC3FDDA" w14:textId="77777777" w:rsidR="00847CBF" w:rsidRPr="00293783" w:rsidRDefault="00847CBF" w:rsidP="00156B27">
      <w:pPr>
        <w:rPr>
          <w:lang w:val="en-US"/>
        </w:rPr>
      </w:pPr>
    </w:p>
    <w:p w14:paraId="78FDBB0C" w14:textId="05466B0E" w:rsidR="00847CBF" w:rsidRDefault="00847CBF">
      <w:pPr>
        <w:spacing w:before="0" w:after="0" w:line="240" w:lineRule="auto"/>
        <w:ind w:left="0"/>
        <w:rPr>
          <w:sz w:val="24"/>
          <w:lang w:val="en-US"/>
        </w:rPr>
      </w:pPr>
      <w:r>
        <w:rPr>
          <w:sz w:val="24"/>
          <w:lang w:val="en-US"/>
        </w:rPr>
        <w:br w:type="page"/>
      </w:r>
    </w:p>
    <w:p w14:paraId="79859B13" w14:textId="77777777" w:rsidR="00856B2E" w:rsidRPr="00293783" w:rsidRDefault="00856B2E" w:rsidP="00856B2E">
      <w:pPr>
        <w:rPr>
          <w:sz w:val="24"/>
          <w:lang w:val="en-US"/>
        </w:rPr>
      </w:pPr>
    </w:p>
    <w:p w14:paraId="2EADE2F8" w14:textId="77777777" w:rsidR="00856B2E" w:rsidRPr="006B06A8" w:rsidRDefault="00856B2E" w:rsidP="00856B2E">
      <w:pPr>
        <w:pStyle w:val="Heading3"/>
      </w:pPr>
      <w:r w:rsidRPr="006B06A8">
        <w:t xml:space="preserve">Validation – </w:t>
      </w:r>
      <w:r w:rsidR="00220C33">
        <w:t xml:space="preserve">Validate </w:t>
      </w:r>
      <w:r w:rsidR="000A6440">
        <w:t>File L</w:t>
      </w:r>
      <w:r w:rsidR="005B31D5">
        <w:t>ayout</w:t>
      </w:r>
    </w:p>
    <w:p w14:paraId="5FE90940" w14:textId="77777777" w:rsidR="00856B2E" w:rsidRPr="006B06A8" w:rsidRDefault="00856B2E" w:rsidP="007602CC">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56B2E" w14:paraId="26D4114E"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14CF32" w14:textId="77777777" w:rsidR="00856B2E" w:rsidRDefault="00856B2E"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B5D56B4" w14:textId="77777777" w:rsidR="00856B2E" w:rsidRPr="00B464B9" w:rsidRDefault="005B31D5" w:rsidP="00642773">
            <w:pPr>
              <w:pStyle w:val="Heading1"/>
            </w:pPr>
            <w:bookmarkStart w:id="38" w:name="_Toc479243647"/>
            <w:bookmarkStart w:id="39" w:name="_Toc43372830"/>
            <w:r>
              <w:t>I50</w:t>
            </w:r>
            <w:r w:rsidR="00856B2E">
              <w:t>_Validat</w:t>
            </w:r>
            <w:r>
              <w:t>e</w:t>
            </w:r>
            <w:r w:rsidR="00AB5812">
              <w:t>F</w:t>
            </w:r>
            <w:r>
              <w:t>ile</w:t>
            </w:r>
            <w:r w:rsidR="00AB5812">
              <w:t>L</w:t>
            </w:r>
            <w:r>
              <w:t>ayout</w:t>
            </w:r>
            <w:bookmarkEnd w:id="38"/>
            <w:bookmarkEnd w:id="39"/>
          </w:p>
        </w:tc>
      </w:tr>
      <w:tr w:rsidR="001550A5" w14:paraId="40B4F9F5"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0A8B5FA" w14:textId="77777777" w:rsidR="001550A5" w:rsidRDefault="001550A5"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35A0D16" w14:textId="77777777" w:rsidR="001550A5" w:rsidRDefault="002B3C53" w:rsidP="00856B2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130</w:t>
            </w:r>
          </w:p>
        </w:tc>
      </w:tr>
      <w:tr w:rsidR="007D114E" w14:paraId="55994EF8"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3EB7CA3" w14:textId="75775D74" w:rsidR="007D114E" w:rsidRDefault="007D114E"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C196735" w14:textId="1E3B8B16" w:rsidR="007D114E" w:rsidRDefault="007D114E" w:rsidP="00856B2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1550A5" w14:paraId="3744673D"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9E5F43B" w14:textId="77777777" w:rsidR="001550A5" w:rsidRDefault="001550A5"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5D77F89" w14:textId="77777777" w:rsidR="001550A5" w:rsidRDefault="00F54DF5" w:rsidP="00856B2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0 level validation</w:t>
            </w:r>
          </w:p>
        </w:tc>
      </w:tr>
      <w:tr w:rsidR="00856B2E" w14:paraId="01D6E32B"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639590A" w14:textId="77777777" w:rsidR="00856B2E" w:rsidRDefault="00C01237"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119B237" w14:textId="77777777" w:rsidR="00856B2E" w:rsidRPr="00987344" w:rsidRDefault="006D64FA" w:rsidP="00856B2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All files </w:t>
            </w:r>
            <w:r w:rsidR="0039304B">
              <w:rPr>
                <w:rFonts w:asciiTheme="minorHAnsi" w:eastAsia="Times New Roman" w:hAnsiTheme="minorHAnsi" w:cs="Calibri"/>
                <w:color w:val="auto"/>
                <w:sz w:val="22"/>
                <w:szCs w:val="22"/>
                <w:lang w:eastAsia="en-CA"/>
              </w:rPr>
              <w:t>(except Remittance-Contributory Leaves and Events-Death because employers do not submit files for these)</w:t>
            </w:r>
          </w:p>
        </w:tc>
      </w:tr>
      <w:tr w:rsidR="00856B2E" w14:paraId="7A8895EF"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D58D6A" w14:textId="77777777" w:rsidR="00856B2E" w:rsidRDefault="00856B2E"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A9ED61B" w14:textId="77777777" w:rsidR="00856B2E" w:rsidRDefault="006D64FA" w:rsidP="00B36EA6">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File</w:t>
            </w:r>
            <w:r w:rsidR="00856B2E">
              <w:rPr>
                <w:rFonts w:asciiTheme="minorHAnsi" w:hAnsiTheme="minorHAnsi"/>
                <w:sz w:val="22"/>
                <w:szCs w:val="22"/>
                <w:lang w:eastAsia="en-CA"/>
              </w:rPr>
              <w:t xml:space="preserve"> </w:t>
            </w:r>
            <w:r w:rsidR="00856B2E" w:rsidRPr="00B464B9">
              <w:rPr>
                <w:rFonts w:asciiTheme="minorHAnsi" w:hAnsiTheme="minorHAnsi"/>
                <w:sz w:val="22"/>
                <w:szCs w:val="22"/>
                <w:lang w:eastAsia="en-CA"/>
              </w:rPr>
              <w:t>Error</w:t>
            </w:r>
            <w:r w:rsidR="00856B2E">
              <w:rPr>
                <w:rFonts w:asciiTheme="minorHAnsi" w:hAnsiTheme="minorHAnsi"/>
                <w:sz w:val="22"/>
                <w:szCs w:val="22"/>
                <w:lang w:eastAsia="en-CA"/>
              </w:rPr>
              <w:t xml:space="preserve"> </w:t>
            </w:r>
          </w:p>
        </w:tc>
      </w:tr>
      <w:tr w:rsidR="00856B2E" w14:paraId="48F9A89B"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4ECE0A4" w14:textId="77777777" w:rsidR="00856B2E" w:rsidRDefault="00856B2E"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E72E64A" w14:textId="77777777" w:rsidR="00856B2E" w:rsidRPr="00B464B9" w:rsidRDefault="00856B2E" w:rsidP="00856B2E">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F47FB3" w:rsidRPr="00A61AB1" w14:paraId="21701A69"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CC628BD"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91599C0"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CB83257" w14:textId="3B7BEF22" w:rsidR="00F47FB3" w:rsidRPr="00C301FC" w:rsidRDefault="00F47FB3" w:rsidP="0099345C">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 xml:space="preserve">if </w:t>
            </w:r>
            <w:r w:rsidRPr="00B36EA6">
              <w:rPr>
                <w:rFonts w:asciiTheme="minorHAnsi" w:hAnsiTheme="minorHAnsi"/>
                <w:sz w:val="22"/>
                <w:szCs w:val="22"/>
                <w:lang w:eastAsia="en-CA"/>
              </w:rPr>
              <w:t xml:space="preserve">the file submitted is </w:t>
            </w:r>
            <w:r w:rsidR="0099345C">
              <w:rPr>
                <w:rFonts w:asciiTheme="minorHAnsi" w:hAnsiTheme="minorHAnsi"/>
                <w:sz w:val="22"/>
                <w:szCs w:val="22"/>
                <w:lang w:eastAsia="en-CA"/>
              </w:rPr>
              <w:t xml:space="preserve">contains values that are not associated to a column header.  </w:t>
            </w:r>
          </w:p>
        </w:tc>
      </w:tr>
      <w:tr w:rsidR="00F47FB3" w:rsidRPr="009151F9" w14:paraId="1429B19B"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4B1E9B6"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85FD478" w14:textId="77777777" w:rsidR="00F47FB3" w:rsidRDefault="006E64CE" w:rsidP="003B78CA">
            <w:pPr>
              <w:ind w:left="0"/>
              <w:rPr>
                <w:rFonts w:asciiTheme="minorHAnsi" w:hAnsiTheme="minorHAnsi"/>
                <w:sz w:val="22"/>
                <w:szCs w:val="22"/>
                <w:lang w:eastAsia="en-CA"/>
              </w:rPr>
            </w:pPr>
            <w:r>
              <w:rPr>
                <w:rFonts w:asciiTheme="minorHAnsi" w:hAnsiTheme="minorHAnsi"/>
                <w:sz w:val="22"/>
                <w:szCs w:val="22"/>
                <w:lang w:eastAsia="en-CA"/>
              </w:rPr>
              <w:t>Reject the input file if</w:t>
            </w:r>
            <w:r w:rsidR="00F47FB3" w:rsidRPr="00C61BEF">
              <w:rPr>
                <w:rFonts w:asciiTheme="minorHAnsi" w:hAnsiTheme="minorHAnsi"/>
                <w:sz w:val="22"/>
                <w:szCs w:val="22"/>
                <w:lang w:eastAsia="en-CA"/>
              </w:rPr>
              <w:t>:</w:t>
            </w:r>
            <w:r w:rsidR="00F47FB3" w:rsidRPr="00D561EE">
              <w:rPr>
                <w:rFonts w:asciiTheme="minorHAnsi" w:hAnsiTheme="minorHAnsi"/>
                <w:sz w:val="22"/>
                <w:szCs w:val="22"/>
                <w:lang w:eastAsia="en-CA"/>
              </w:rPr>
              <w:t xml:space="preserve"> </w:t>
            </w:r>
          </w:p>
          <w:p w14:paraId="2F66C1E8" w14:textId="77777777" w:rsidR="00F47FB3" w:rsidRPr="00411EBD" w:rsidRDefault="00A249FF" w:rsidP="003B78CA">
            <w:pPr>
              <w:ind w:left="0"/>
              <w:rPr>
                <w:rFonts w:asciiTheme="minorHAnsi" w:hAnsiTheme="minorHAnsi"/>
                <w:sz w:val="22"/>
                <w:szCs w:val="22"/>
                <w:lang w:eastAsia="en-CA"/>
              </w:rPr>
            </w:pPr>
            <w:r w:rsidRPr="002B3C53">
              <w:rPr>
                <w:rFonts w:ascii="Calibri" w:eastAsia="Times New Roman" w:hAnsi="Calibri"/>
                <w:color w:val="auto"/>
                <w:sz w:val="22"/>
                <w:szCs w:val="22"/>
                <w:lang w:eastAsia="en-CA"/>
              </w:rPr>
              <w:t xml:space="preserve">The values starting from </w:t>
            </w:r>
            <w:r>
              <w:rPr>
                <w:rFonts w:ascii="Calibri" w:eastAsia="Times New Roman" w:hAnsi="Calibri"/>
                <w:color w:val="auto"/>
                <w:sz w:val="22"/>
                <w:szCs w:val="22"/>
                <w:lang w:eastAsia="en-CA"/>
              </w:rPr>
              <w:t xml:space="preserve">a specific </w:t>
            </w:r>
            <w:r w:rsidRPr="002B3C53">
              <w:rPr>
                <w:rFonts w:ascii="Calibri" w:eastAsia="Times New Roman" w:hAnsi="Calibri"/>
                <w:color w:val="auto"/>
                <w:sz w:val="22"/>
                <w:szCs w:val="22"/>
                <w:lang w:eastAsia="en-CA"/>
              </w:rPr>
              <w:t xml:space="preserve">position </w:t>
            </w:r>
            <w:r>
              <w:rPr>
                <w:rFonts w:ascii="Calibri" w:eastAsia="Times New Roman" w:hAnsi="Calibri"/>
                <w:color w:val="auto"/>
                <w:sz w:val="22"/>
                <w:szCs w:val="22"/>
                <w:lang w:eastAsia="en-CA"/>
              </w:rPr>
              <w:t>were ignored because</w:t>
            </w:r>
            <w:r w:rsidRPr="002B3C53">
              <w:rPr>
                <w:rFonts w:ascii="Calibri" w:eastAsia="Times New Roman" w:hAnsi="Calibri"/>
                <w:color w:val="auto"/>
                <w:sz w:val="22"/>
                <w:szCs w:val="22"/>
                <w:lang w:eastAsia="en-CA"/>
              </w:rPr>
              <w:t xml:space="preserve"> there is no name associated to them</w:t>
            </w:r>
          </w:p>
        </w:tc>
      </w:tr>
      <w:tr w:rsidR="000760A6" w:rsidRPr="00A61AB1" w14:paraId="60DF5174"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E8F565C" w14:textId="77777777" w:rsidR="000760A6" w:rsidRDefault="000760A6"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BF0D319" w14:textId="77777777" w:rsidR="000760A6" w:rsidRPr="00CB076D" w:rsidRDefault="00A249FF" w:rsidP="00856B2E">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856B2E" w:rsidRPr="00A61AB1" w14:paraId="2F209EEB"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244B437" w14:textId="77777777" w:rsidR="00856B2E" w:rsidRDefault="00F50E57"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605948C" w14:textId="77777777" w:rsidR="00ED314C" w:rsidRPr="00ED314C" w:rsidRDefault="00ED314C" w:rsidP="00ED314C">
            <w:pPr>
              <w:pStyle w:val="NormalWeb"/>
              <w:spacing w:line="276" w:lineRule="auto"/>
              <w:rPr>
                <w:rFonts w:asciiTheme="minorHAnsi" w:hAnsiTheme="minorHAnsi"/>
                <w:color w:val="000000"/>
                <w:sz w:val="22"/>
                <w:szCs w:val="22"/>
                <w:lang w:val="en-CA"/>
              </w:rPr>
            </w:pPr>
            <w:r w:rsidRPr="00ED314C">
              <w:rPr>
                <w:rFonts w:asciiTheme="minorHAnsi" w:hAnsiTheme="minorHAnsi"/>
                <w:color w:val="000000"/>
                <w:sz w:val="22"/>
                <w:szCs w:val="22"/>
                <w:lang w:val="en-CA"/>
              </w:rPr>
              <w:t>T</w:t>
            </w:r>
            <w:r w:rsidR="00F524E9">
              <w:rPr>
                <w:rFonts w:asciiTheme="minorHAnsi" w:hAnsiTheme="minorHAnsi"/>
                <w:color w:val="000000"/>
                <w:sz w:val="22"/>
                <w:szCs w:val="22"/>
                <w:lang w:val="en-CA"/>
              </w:rPr>
              <w:t>he imported</w:t>
            </w:r>
            <w:r>
              <w:rPr>
                <w:rFonts w:asciiTheme="minorHAnsi" w:hAnsiTheme="minorHAnsi"/>
                <w:color w:val="000000"/>
                <w:sz w:val="22"/>
                <w:szCs w:val="22"/>
                <w:lang w:val="en-CA"/>
              </w:rPr>
              <w:t xml:space="preserve"> file contains data that is not associated with a </w:t>
            </w:r>
            <w:r w:rsidR="00F524E9">
              <w:rPr>
                <w:rFonts w:asciiTheme="minorHAnsi" w:hAnsiTheme="minorHAnsi"/>
                <w:color w:val="000000"/>
                <w:sz w:val="22"/>
                <w:szCs w:val="22"/>
                <w:lang w:val="en-CA"/>
              </w:rPr>
              <w:t xml:space="preserve">valid </w:t>
            </w:r>
            <w:r>
              <w:rPr>
                <w:rFonts w:asciiTheme="minorHAnsi" w:hAnsiTheme="minorHAnsi"/>
                <w:color w:val="000000"/>
                <w:sz w:val="22"/>
                <w:szCs w:val="22"/>
                <w:lang w:val="en-CA"/>
              </w:rPr>
              <w:t xml:space="preserve">column header. </w:t>
            </w:r>
          </w:p>
        </w:tc>
      </w:tr>
      <w:tr w:rsidR="00856B2E" w:rsidRPr="00A61AB1" w14:paraId="247E77F5"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17D71F8" w14:textId="77777777" w:rsidR="005F43FC"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489ED58" w14:textId="77777777" w:rsidR="00856B2E"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566D177" w14:textId="77777777" w:rsidR="00F524E9" w:rsidRPr="00551DE2" w:rsidRDefault="00F524E9" w:rsidP="00856B2E">
            <w:pPr>
              <w:spacing w:before="60" w:after="60"/>
              <w:ind w:left="0"/>
              <w:rPr>
                <w:rFonts w:ascii="MS Mincho" w:hAnsi="MS Mincho"/>
                <w:sz w:val="22"/>
                <w:szCs w:val="22"/>
                <w:lang w:eastAsia="en-CA"/>
              </w:rPr>
            </w:pPr>
            <w:r w:rsidRPr="00ED314C">
              <w:rPr>
                <w:rFonts w:asciiTheme="minorHAnsi" w:hAnsiTheme="minorHAnsi"/>
                <w:sz w:val="22"/>
                <w:szCs w:val="22"/>
              </w:rPr>
              <w:t>T</w:t>
            </w:r>
            <w:r>
              <w:rPr>
                <w:rFonts w:asciiTheme="minorHAnsi" w:hAnsiTheme="minorHAnsi"/>
                <w:sz w:val="22"/>
                <w:szCs w:val="22"/>
              </w:rPr>
              <w:t>he imported file contains data that is not associated with a valid column header.</w:t>
            </w:r>
          </w:p>
        </w:tc>
      </w:tr>
      <w:tr w:rsidR="00856B2E" w:rsidRPr="0085712F" w14:paraId="3BBB5638"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2CCAE8C" w14:textId="77777777" w:rsidR="00856B2E" w:rsidRPr="0085712F" w:rsidRDefault="00856B2E" w:rsidP="00856B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15101B6" w14:textId="77777777" w:rsidR="00856B2E" w:rsidRPr="009C43D2" w:rsidRDefault="001550A5" w:rsidP="00E970E7">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856B2E" w:rsidRPr="0085712F" w14:paraId="4B471B8E"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E7778A" w14:textId="77777777" w:rsidR="00856B2E" w:rsidRPr="0085712F" w:rsidRDefault="00856B2E" w:rsidP="00856B2E">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sidR="005B6168">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6E1B0C3" w14:textId="77777777" w:rsidR="00856B2E" w:rsidRPr="006100CE" w:rsidRDefault="006D64FA" w:rsidP="00856B2E">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3F388E" w:rsidRPr="0085712F" w14:paraId="5B50A635"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1F8F407" w14:textId="77777777" w:rsidR="003F388E" w:rsidRPr="0085712F" w:rsidRDefault="003F388E"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6B65110" w14:textId="77777777" w:rsidR="003F388E" w:rsidRPr="006100CE" w:rsidRDefault="003F388E" w:rsidP="00856B2E">
            <w:pPr>
              <w:spacing w:before="60" w:after="60" w:line="240" w:lineRule="auto"/>
              <w:ind w:left="0"/>
              <w:rPr>
                <w:rFonts w:asciiTheme="minorHAnsi" w:hAnsiTheme="minorHAnsi"/>
                <w:sz w:val="22"/>
                <w:szCs w:val="22"/>
                <w:lang w:eastAsia="en-CA"/>
              </w:rPr>
            </w:pPr>
          </w:p>
        </w:tc>
      </w:tr>
      <w:tr w:rsidR="00856B2E" w:rsidRPr="00653457" w14:paraId="1930BE3E"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053677" w14:textId="77777777" w:rsidR="0044312E" w:rsidRDefault="0044312E"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3074CB2" w14:textId="77777777" w:rsidR="00856B2E" w:rsidRPr="0085712F" w:rsidRDefault="0044312E"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81A745A" w14:textId="77777777" w:rsidR="00EE7001" w:rsidRDefault="00EE7001" w:rsidP="00007979">
            <w:pPr>
              <w:ind w:left="0"/>
              <w:rPr>
                <w:rFonts w:asciiTheme="minorHAnsi" w:hAnsiTheme="minorHAnsi"/>
                <w:bCs/>
                <w:color w:val="auto"/>
                <w:sz w:val="22"/>
                <w:szCs w:val="22"/>
              </w:rPr>
            </w:pPr>
            <w:r>
              <w:rPr>
                <w:rFonts w:asciiTheme="minorHAnsi" w:hAnsiTheme="minorHAnsi"/>
                <w:bCs/>
                <w:color w:val="auto"/>
                <w:sz w:val="22"/>
                <w:szCs w:val="22"/>
              </w:rPr>
              <w:t>CS 20171219:</w:t>
            </w:r>
          </w:p>
          <w:p w14:paraId="69EE77AF" w14:textId="7AAD48EB" w:rsidR="00EE7001" w:rsidRPr="00EE7001" w:rsidRDefault="00EE7001" w:rsidP="006A6C4A">
            <w:pPr>
              <w:pStyle w:val="ListParagraph"/>
              <w:numPr>
                <w:ilvl w:val="0"/>
                <w:numId w:val="25"/>
              </w:numPr>
              <w:rPr>
                <w:rFonts w:asciiTheme="minorHAnsi" w:hAnsiTheme="minorHAnsi"/>
                <w:bCs/>
                <w:color w:val="auto"/>
                <w:sz w:val="22"/>
                <w:szCs w:val="22"/>
              </w:rPr>
            </w:pPr>
            <w:r>
              <w:rPr>
                <w:rFonts w:asciiTheme="minorHAnsi" w:hAnsiTheme="minorHAnsi"/>
                <w:bCs/>
                <w:color w:val="auto"/>
                <w:sz w:val="22"/>
                <w:szCs w:val="22"/>
              </w:rPr>
              <w:t xml:space="preserve">Removed comments pertaining to I50 </w:t>
            </w:r>
            <w:r w:rsidRPr="00487EA8">
              <w:rPr>
                <w:rFonts w:asciiTheme="minorHAnsi" w:hAnsiTheme="minorHAnsi"/>
                <w:sz w:val="22"/>
                <w:szCs w:val="22"/>
              </w:rPr>
              <w:t>“if more than two columns are affected” as this was actually a defect. Correction will be available in R15.</w:t>
            </w:r>
          </w:p>
          <w:p w14:paraId="3C7E30EE" w14:textId="77777777" w:rsidR="00EE7001" w:rsidRDefault="00EE7001" w:rsidP="00007979">
            <w:pPr>
              <w:ind w:left="0"/>
              <w:rPr>
                <w:rFonts w:asciiTheme="minorHAnsi" w:hAnsiTheme="minorHAnsi"/>
                <w:bCs/>
                <w:color w:val="auto"/>
                <w:sz w:val="22"/>
                <w:szCs w:val="22"/>
              </w:rPr>
            </w:pPr>
          </w:p>
          <w:p w14:paraId="7F349DC5" w14:textId="77777777" w:rsidR="008A130A" w:rsidRPr="00815D03" w:rsidRDefault="008A130A" w:rsidP="00007979">
            <w:pPr>
              <w:ind w:left="0"/>
              <w:rPr>
                <w:rFonts w:asciiTheme="minorHAnsi" w:hAnsiTheme="minorHAnsi"/>
                <w:bCs/>
                <w:color w:val="auto"/>
                <w:sz w:val="22"/>
                <w:szCs w:val="22"/>
              </w:rPr>
            </w:pPr>
            <w:r w:rsidRPr="00815D03">
              <w:rPr>
                <w:rFonts w:asciiTheme="minorHAnsi" w:hAnsiTheme="minorHAnsi"/>
                <w:bCs/>
                <w:color w:val="auto"/>
                <w:sz w:val="22"/>
                <w:szCs w:val="22"/>
              </w:rPr>
              <w:t>CS 20171102:</w:t>
            </w:r>
          </w:p>
          <w:p w14:paraId="2573233A" w14:textId="18B33C99" w:rsidR="008A130A" w:rsidRPr="00815D03" w:rsidRDefault="008A130A" w:rsidP="006A6C4A">
            <w:pPr>
              <w:pStyle w:val="ListParagraph"/>
              <w:numPr>
                <w:ilvl w:val="0"/>
                <w:numId w:val="8"/>
              </w:numPr>
              <w:spacing w:before="60" w:after="60" w:line="240" w:lineRule="auto"/>
              <w:rPr>
                <w:rFonts w:asciiTheme="minorHAnsi" w:hAnsiTheme="minorHAnsi"/>
                <w:sz w:val="22"/>
                <w:szCs w:val="22"/>
                <w:lang w:val="en-US" w:eastAsia="en-CA"/>
              </w:rPr>
            </w:pPr>
            <w:r w:rsidRPr="00815D03">
              <w:rPr>
                <w:rFonts w:asciiTheme="minorHAnsi" w:hAnsiTheme="minorHAnsi"/>
                <w:bCs/>
                <w:color w:val="auto"/>
                <w:sz w:val="22"/>
                <w:szCs w:val="22"/>
              </w:rPr>
              <w:t>Please see updated Test Matrix for I50 and I51</w:t>
            </w:r>
            <w:r w:rsidR="007A1AD2" w:rsidRPr="00815D03">
              <w:rPr>
                <w:rFonts w:asciiTheme="minorHAnsi" w:hAnsiTheme="minorHAnsi"/>
                <w:bCs/>
                <w:color w:val="auto"/>
                <w:sz w:val="22"/>
                <w:szCs w:val="22"/>
              </w:rPr>
              <w:t xml:space="preserve"> </w:t>
            </w:r>
            <w:r w:rsidR="007A1AD2" w:rsidRPr="00815D03">
              <w:rPr>
                <w:rFonts w:asciiTheme="minorHAnsi" w:hAnsiTheme="minorHAnsi"/>
                <w:sz w:val="22"/>
                <w:szCs w:val="22"/>
                <w:lang w:val="en-US" w:eastAsia="en-CA"/>
              </w:rPr>
              <w:t xml:space="preserve">following reception of ALM </w:t>
            </w:r>
            <w:r w:rsidR="00815D03">
              <w:rPr>
                <w:rFonts w:asciiTheme="minorHAnsi" w:hAnsiTheme="minorHAnsi"/>
                <w:sz w:val="22"/>
                <w:szCs w:val="22"/>
                <w:lang w:val="en-US" w:eastAsia="en-CA"/>
              </w:rPr>
              <w:t>24026</w:t>
            </w:r>
            <w:r w:rsidR="007A1AD2" w:rsidRPr="00815D03">
              <w:rPr>
                <w:rFonts w:asciiTheme="minorHAnsi" w:hAnsiTheme="minorHAnsi"/>
                <w:sz w:val="22"/>
                <w:szCs w:val="22"/>
                <w:lang w:val="en-US" w:eastAsia="en-CA"/>
              </w:rPr>
              <w:t xml:space="preserve"> / TFS </w:t>
            </w:r>
            <w:r w:rsidR="00815D03">
              <w:rPr>
                <w:rFonts w:asciiTheme="minorHAnsi" w:hAnsiTheme="minorHAnsi"/>
                <w:sz w:val="22"/>
                <w:szCs w:val="22"/>
                <w:lang w:val="en-US" w:eastAsia="en-CA"/>
              </w:rPr>
              <w:t>27684</w:t>
            </w:r>
            <w:r w:rsidR="007A1AD2" w:rsidRPr="00815D03">
              <w:rPr>
                <w:rFonts w:asciiTheme="minorHAnsi" w:hAnsiTheme="minorHAnsi"/>
                <w:sz w:val="22"/>
                <w:szCs w:val="22"/>
                <w:lang w:val="en-US" w:eastAsia="en-CA"/>
              </w:rPr>
              <w:t xml:space="preserve">. </w:t>
            </w:r>
          </w:p>
          <w:p w14:paraId="2095949E" w14:textId="77777777" w:rsidR="008A130A" w:rsidRPr="00815D03" w:rsidRDefault="008A130A" w:rsidP="00007979">
            <w:pPr>
              <w:ind w:left="0"/>
              <w:rPr>
                <w:rFonts w:asciiTheme="minorHAnsi" w:hAnsiTheme="minorHAnsi"/>
                <w:bCs/>
                <w:color w:val="auto"/>
                <w:sz w:val="22"/>
                <w:szCs w:val="22"/>
              </w:rPr>
            </w:pPr>
          </w:p>
          <w:p w14:paraId="6A161DDB" w14:textId="77777777" w:rsidR="00007979" w:rsidRPr="00815D03" w:rsidRDefault="00007979" w:rsidP="00007979">
            <w:pPr>
              <w:ind w:left="0"/>
              <w:rPr>
                <w:rFonts w:asciiTheme="minorHAnsi" w:hAnsiTheme="minorHAnsi"/>
                <w:bCs/>
                <w:color w:val="auto"/>
                <w:sz w:val="22"/>
                <w:szCs w:val="22"/>
              </w:rPr>
            </w:pPr>
            <w:r w:rsidRPr="00815D03">
              <w:rPr>
                <w:rFonts w:asciiTheme="minorHAnsi" w:hAnsiTheme="minorHAnsi"/>
                <w:bCs/>
                <w:color w:val="auto"/>
                <w:sz w:val="22"/>
                <w:szCs w:val="22"/>
              </w:rPr>
              <w:t>AD 20170418:</w:t>
            </w:r>
          </w:p>
          <w:p w14:paraId="6D84488D" w14:textId="77777777" w:rsidR="00007979" w:rsidRPr="00815D03" w:rsidRDefault="0099345C" w:rsidP="006A6C4A">
            <w:pPr>
              <w:pStyle w:val="ListParagraph"/>
              <w:numPr>
                <w:ilvl w:val="0"/>
                <w:numId w:val="23"/>
              </w:numPr>
              <w:rPr>
                <w:rFonts w:asciiTheme="minorHAnsi" w:hAnsiTheme="minorHAnsi"/>
                <w:bCs/>
                <w:color w:val="auto"/>
                <w:sz w:val="22"/>
                <w:szCs w:val="22"/>
              </w:rPr>
            </w:pPr>
            <w:r w:rsidRPr="00815D03">
              <w:rPr>
                <w:rFonts w:asciiTheme="minorHAnsi" w:hAnsiTheme="minorHAnsi"/>
                <w:bCs/>
                <w:color w:val="auto"/>
                <w:sz w:val="22"/>
                <w:szCs w:val="22"/>
              </w:rPr>
              <w:t>Val msg</w:t>
            </w:r>
            <w:r w:rsidR="00007979" w:rsidRPr="00815D03">
              <w:rPr>
                <w:rFonts w:asciiTheme="minorHAnsi" w:hAnsiTheme="minorHAnsi"/>
                <w:bCs/>
                <w:color w:val="auto"/>
                <w:sz w:val="22"/>
                <w:szCs w:val="22"/>
              </w:rPr>
              <w:t xml:space="preserve"> has been updated for I50.</w:t>
            </w:r>
          </w:p>
          <w:p w14:paraId="06E03BF1" w14:textId="77777777" w:rsidR="00007979" w:rsidRPr="00815D03" w:rsidRDefault="00007979" w:rsidP="006A6C4A">
            <w:pPr>
              <w:pStyle w:val="ListParagraph"/>
              <w:numPr>
                <w:ilvl w:val="0"/>
                <w:numId w:val="23"/>
              </w:numPr>
              <w:rPr>
                <w:rFonts w:asciiTheme="minorHAnsi" w:hAnsiTheme="minorHAnsi"/>
                <w:bCs/>
                <w:color w:val="auto"/>
                <w:sz w:val="22"/>
                <w:szCs w:val="22"/>
              </w:rPr>
            </w:pPr>
            <w:r w:rsidRPr="00815D03">
              <w:rPr>
                <w:rFonts w:asciiTheme="minorHAnsi" w:hAnsiTheme="minorHAnsi"/>
                <w:bCs/>
                <w:color w:val="auto"/>
                <w:sz w:val="22"/>
                <w:szCs w:val="22"/>
              </w:rPr>
              <w:t>MS to confirm why I50 is triggered for test scenario #1.</w:t>
            </w:r>
          </w:p>
          <w:p w14:paraId="6368439F" w14:textId="77777777" w:rsidR="00007979" w:rsidRPr="00815D03" w:rsidRDefault="00007979" w:rsidP="00551DE2">
            <w:pPr>
              <w:pStyle w:val="ListParagraph"/>
              <w:rPr>
                <w:rFonts w:asciiTheme="minorHAnsi" w:hAnsiTheme="minorHAnsi"/>
                <w:bCs/>
                <w:color w:val="auto"/>
                <w:sz w:val="22"/>
                <w:szCs w:val="22"/>
              </w:rPr>
            </w:pPr>
          </w:p>
          <w:p w14:paraId="31F71802" w14:textId="77777777" w:rsidR="009C66DA" w:rsidRPr="00815D03" w:rsidRDefault="009C66DA" w:rsidP="009C66DA">
            <w:pPr>
              <w:ind w:left="0"/>
              <w:rPr>
                <w:rFonts w:asciiTheme="minorHAnsi" w:hAnsiTheme="minorHAnsi"/>
                <w:bCs/>
                <w:color w:val="auto"/>
                <w:sz w:val="22"/>
                <w:szCs w:val="22"/>
              </w:rPr>
            </w:pPr>
            <w:r w:rsidRPr="00815D03">
              <w:rPr>
                <w:rFonts w:asciiTheme="minorHAnsi" w:hAnsiTheme="minorHAnsi"/>
                <w:bCs/>
                <w:color w:val="auto"/>
                <w:sz w:val="22"/>
                <w:szCs w:val="22"/>
              </w:rPr>
              <w:t>AD 20170407:</w:t>
            </w:r>
          </w:p>
          <w:p w14:paraId="6F60D81F" w14:textId="77777777" w:rsidR="009C66DA" w:rsidRPr="00815D03" w:rsidRDefault="009C66DA" w:rsidP="006A6C4A">
            <w:pPr>
              <w:pStyle w:val="ListParagraph"/>
              <w:numPr>
                <w:ilvl w:val="0"/>
                <w:numId w:val="23"/>
              </w:numPr>
              <w:rPr>
                <w:rFonts w:asciiTheme="minorHAnsi" w:hAnsiTheme="minorHAnsi"/>
                <w:bCs/>
                <w:color w:val="auto"/>
                <w:sz w:val="22"/>
                <w:szCs w:val="22"/>
              </w:rPr>
            </w:pPr>
            <w:r w:rsidRPr="00815D03">
              <w:rPr>
                <w:rFonts w:asciiTheme="minorHAnsi" w:hAnsiTheme="minorHAnsi"/>
                <w:bCs/>
                <w:color w:val="auto"/>
                <w:sz w:val="22"/>
                <w:szCs w:val="22"/>
              </w:rPr>
              <w:t xml:space="preserve">I will need to discuss </w:t>
            </w:r>
            <w:r w:rsidR="00073705" w:rsidRPr="00815D03">
              <w:rPr>
                <w:rFonts w:asciiTheme="minorHAnsi" w:hAnsiTheme="minorHAnsi"/>
                <w:bCs/>
                <w:color w:val="auto"/>
                <w:sz w:val="22"/>
                <w:szCs w:val="22"/>
              </w:rPr>
              <w:t xml:space="preserve">further </w:t>
            </w:r>
            <w:r w:rsidRPr="00815D03">
              <w:rPr>
                <w:rFonts w:asciiTheme="minorHAnsi" w:hAnsiTheme="minorHAnsi"/>
                <w:bCs/>
                <w:color w:val="auto"/>
                <w:sz w:val="22"/>
                <w:szCs w:val="22"/>
              </w:rPr>
              <w:t xml:space="preserve">with Carina before changes can be made to validation msg.  </w:t>
            </w:r>
          </w:p>
          <w:p w14:paraId="714FFD78" w14:textId="77777777" w:rsidR="009C66DA" w:rsidRDefault="009C66DA" w:rsidP="004D104D">
            <w:pPr>
              <w:pStyle w:val="ListParagraph"/>
              <w:rPr>
                <w:bCs/>
                <w:color w:val="auto"/>
              </w:rPr>
            </w:pPr>
          </w:p>
          <w:p w14:paraId="24BBC720" w14:textId="77777777" w:rsidR="00F54DF5" w:rsidRPr="00815D03" w:rsidRDefault="00F54DF5" w:rsidP="00207164">
            <w:pPr>
              <w:ind w:left="0"/>
              <w:rPr>
                <w:rFonts w:asciiTheme="minorHAnsi" w:hAnsiTheme="minorHAnsi"/>
                <w:bCs/>
                <w:color w:val="auto"/>
                <w:sz w:val="22"/>
                <w:szCs w:val="22"/>
              </w:rPr>
            </w:pPr>
            <w:r w:rsidRPr="00815D03">
              <w:rPr>
                <w:rFonts w:asciiTheme="minorHAnsi" w:hAnsiTheme="minorHAnsi"/>
                <w:bCs/>
                <w:color w:val="auto"/>
                <w:sz w:val="22"/>
                <w:szCs w:val="22"/>
              </w:rPr>
              <w:t>CS 20170406:</w:t>
            </w:r>
          </w:p>
          <w:p w14:paraId="52D2EB12" w14:textId="77777777" w:rsidR="00F54DF5" w:rsidRPr="00815D03" w:rsidRDefault="00F54DF5" w:rsidP="006A6C4A">
            <w:pPr>
              <w:pStyle w:val="ListParagraph"/>
              <w:numPr>
                <w:ilvl w:val="0"/>
                <w:numId w:val="23"/>
              </w:numPr>
              <w:rPr>
                <w:rFonts w:asciiTheme="minorHAnsi" w:hAnsiTheme="minorHAnsi"/>
                <w:bCs/>
                <w:color w:val="auto"/>
                <w:sz w:val="22"/>
                <w:szCs w:val="22"/>
              </w:rPr>
            </w:pPr>
            <w:r w:rsidRPr="00815D03">
              <w:rPr>
                <w:rFonts w:asciiTheme="minorHAnsi" w:hAnsiTheme="minorHAnsi"/>
                <w:bCs/>
                <w:color w:val="auto"/>
                <w:sz w:val="22"/>
                <w:szCs w:val="22"/>
              </w:rPr>
              <w:t>Test Matrix added after the validation I51 (covers both I50 and I51 scenarios</w:t>
            </w:r>
            <w:r w:rsidR="00A249FF" w:rsidRPr="00815D03">
              <w:rPr>
                <w:rFonts w:asciiTheme="minorHAnsi" w:hAnsiTheme="minorHAnsi"/>
                <w:bCs/>
                <w:color w:val="auto"/>
                <w:sz w:val="22"/>
                <w:szCs w:val="22"/>
              </w:rPr>
              <w:t>)</w:t>
            </w:r>
            <w:r w:rsidRPr="00815D03">
              <w:rPr>
                <w:rFonts w:asciiTheme="minorHAnsi" w:hAnsiTheme="minorHAnsi"/>
                <w:bCs/>
                <w:color w:val="auto"/>
                <w:sz w:val="22"/>
                <w:szCs w:val="22"/>
              </w:rPr>
              <w:t>.</w:t>
            </w:r>
          </w:p>
          <w:p w14:paraId="0090E038" w14:textId="77777777" w:rsidR="00F54DF5" w:rsidRPr="00815D03" w:rsidRDefault="00F54DF5" w:rsidP="006A6C4A">
            <w:pPr>
              <w:pStyle w:val="ListParagraph"/>
              <w:numPr>
                <w:ilvl w:val="0"/>
                <w:numId w:val="23"/>
              </w:numPr>
              <w:rPr>
                <w:rFonts w:asciiTheme="minorHAnsi" w:hAnsiTheme="minorHAnsi"/>
                <w:bCs/>
                <w:color w:val="auto"/>
                <w:sz w:val="22"/>
                <w:szCs w:val="22"/>
              </w:rPr>
            </w:pPr>
            <w:r w:rsidRPr="00815D03">
              <w:rPr>
                <w:rFonts w:asciiTheme="minorHAnsi" w:hAnsiTheme="minorHAnsi"/>
                <w:bCs/>
                <w:color w:val="auto"/>
                <w:sz w:val="22"/>
                <w:szCs w:val="22"/>
              </w:rPr>
              <w:t>HOOPP to confirm wording</w:t>
            </w:r>
            <w:r w:rsidR="00A249FF" w:rsidRPr="00815D03">
              <w:rPr>
                <w:rFonts w:asciiTheme="minorHAnsi" w:hAnsiTheme="minorHAnsi"/>
                <w:bCs/>
                <w:color w:val="auto"/>
                <w:sz w:val="22"/>
                <w:szCs w:val="22"/>
              </w:rPr>
              <w:t>.</w:t>
            </w:r>
          </w:p>
          <w:p w14:paraId="50F66D2E" w14:textId="77777777" w:rsidR="00DE45DB" w:rsidRPr="00815D03" w:rsidRDefault="00DE45DB" w:rsidP="00207164">
            <w:pPr>
              <w:ind w:left="0"/>
              <w:rPr>
                <w:rFonts w:asciiTheme="minorHAnsi" w:hAnsiTheme="minorHAnsi"/>
                <w:bCs/>
                <w:color w:val="auto"/>
                <w:sz w:val="22"/>
                <w:szCs w:val="22"/>
              </w:rPr>
            </w:pPr>
            <w:r w:rsidRPr="00815D03">
              <w:rPr>
                <w:rFonts w:asciiTheme="minorHAnsi" w:hAnsiTheme="minorHAnsi"/>
                <w:bCs/>
                <w:color w:val="auto"/>
                <w:sz w:val="22"/>
                <w:szCs w:val="22"/>
              </w:rPr>
              <w:t>CS 20170404:</w:t>
            </w:r>
          </w:p>
          <w:p w14:paraId="18C75754" w14:textId="77777777" w:rsidR="00DE45DB" w:rsidRPr="00815D03" w:rsidRDefault="00DE45DB" w:rsidP="006A6C4A">
            <w:pPr>
              <w:pStyle w:val="ListParagraph"/>
              <w:numPr>
                <w:ilvl w:val="0"/>
                <w:numId w:val="22"/>
              </w:numPr>
              <w:rPr>
                <w:rFonts w:asciiTheme="minorHAnsi" w:hAnsiTheme="minorHAnsi"/>
                <w:bCs/>
                <w:color w:val="auto"/>
                <w:sz w:val="22"/>
                <w:szCs w:val="22"/>
              </w:rPr>
            </w:pPr>
            <w:r w:rsidRPr="00815D03">
              <w:rPr>
                <w:rFonts w:asciiTheme="minorHAnsi" w:hAnsiTheme="minorHAnsi"/>
                <w:bCs/>
                <w:color w:val="auto"/>
                <w:sz w:val="22"/>
                <w:szCs w:val="22"/>
              </w:rPr>
              <w:t>I50 wording will be updated by HOOPP.</w:t>
            </w:r>
          </w:p>
          <w:p w14:paraId="326DF9BF" w14:textId="77777777" w:rsidR="00DE45DB" w:rsidRPr="00815D03" w:rsidRDefault="00DE45DB" w:rsidP="006A6C4A">
            <w:pPr>
              <w:pStyle w:val="ListParagraph"/>
              <w:numPr>
                <w:ilvl w:val="0"/>
                <w:numId w:val="22"/>
              </w:numPr>
              <w:rPr>
                <w:rFonts w:asciiTheme="minorHAnsi" w:hAnsiTheme="minorHAnsi"/>
                <w:bCs/>
                <w:color w:val="auto"/>
                <w:sz w:val="22"/>
                <w:szCs w:val="22"/>
              </w:rPr>
            </w:pPr>
            <w:r w:rsidRPr="00815D03">
              <w:rPr>
                <w:rFonts w:asciiTheme="minorHAnsi" w:hAnsiTheme="minorHAnsi"/>
                <w:bCs/>
                <w:color w:val="auto"/>
                <w:sz w:val="22"/>
                <w:szCs w:val="22"/>
              </w:rPr>
              <w:t>Carina to provide final testing results within this document.</w:t>
            </w:r>
          </w:p>
          <w:p w14:paraId="4012F21F" w14:textId="77777777" w:rsidR="006D64FA" w:rsidRPr="00815D03" w:rsidRDefault="006D64FA" w:rsidP="00207164">
            <w:pPr>
              <w:ind w:left="0"/>
              <w:rPr>
                <w:rFonts w:asciiTheme="minorHAnsi" w:hAnsiTheme="minorHAnsi"/>
                <w:bCs/>
                <w:color w:val="auto"/>
                <w:sz w:val="22"/>
                <w:szCs w:val="22"/>
              </w:rPr>
            </w:pPr>
            <w:r w:rsidRPr="00815D03">
              <w:rPr>
                <w:rFonts w:asciiTheme="minorHAnsi" w:hAnsiTheme="minorHAnsi"/>
                <w:bCs/>
                <w:color w:val="auto"/>
                <w:sz w:val="22"/>
                <w:szCs w:val="22"/>
              </w:rPr>
              <w:t>CS 20170403:</w:t>
            </w:r>
          </w:p>
          <w:p w14:paraId="31DF7205" w14:textId="77777777" w:rsidR="006D64FA" w:rsidRPr="00815D03" w:rsidRDefault="001550A5" w:rsidP="006A6C4A">
            <w:pPr>
              <w:pStyle w:val="ListParagraph"/>
              <w:numPr>
                <w:ilvl w:val="0"/>
                <w:numId w:val="16"/>
              </w:numPr>
              <w:rPr>
                <w:rFonts w:asciiTheme="minorHAnsi" w:hAnsiTheme="minorHAnsi"/>
                <w:bCs/>
                <w:color w:val="auto"/>
                <w:sz w:val="22"/>
                <w:szCs w:val="22"/>
              </w:rPr>
            </w:pPr>
            <w:r w:rsidRPr="00815D03">
              <w:rPr>
                <w:rFonts w:asciiTheme="minorHAnsi" w:hAnsiTheme="minorHAnsi"/>
                <w:bCs/>
                <w:color w:val="auto"/>
                <w:sz w:val="22"/>
                <w:szCs w:val="22"/>
              </w:rPr>
              <w:t>MS to communicate with ER Portal team to see if these messages can pop-up the red banner for this message.</w:t>
            </w:r>
          </w:p>
          <w:p w14:paraId="6425ECBA" w14:textId="77777777" w:rsidR="001550A5" w:rsidRPr="00815D03" w:rsidRDefault="001550A5" w:rsidP="006A6C4A">
            <w:pPr>
              <w:pStyle w:val="ListParagraph"/>
              <w:numPr>
                <w:ilvl w:val="0"/>
                <w:numId w:val="16"/>
              </w:numPr>
              <w:rPr>
                <w:rFonts w:asciiTheme="minorHAnsi" w:hAnsiTheme="minorHAnsi"/>
                <w:bCs/>
                <w:color w:val="auto"/>
                <w:sz w:val="22"/>
                <w:szCs w:val="22"/>
              </w:rPr>
            </w:pPr>
            <w:r w:rsidRPr="00815D03">
              <w:rPr>
                <w:rFonts w:asciiTheme="minorHAnsi" w:hAnsiTheme="minorHAnsi"/>
                <w:bCs/>
                <w:color w:val="auto"/>
                <w:sz w:val="22"/>
                <w:szCs w:val="22"/>
              </w:rPr>
              <w:t>Carina to updates this section with results from our internal tests.</w:t>
            </w:r>
          </w:p>
          <w:p w14:paraId="1DF77D47" w14:textId="77777777" w:rsidR="001550A5" w:rsidRPr="00815D03" w:rsidRDefault="001550A5" w:rsidP="006A6C4A">
            <w:pPr>
              <w:pStyle w:val="ListParagraph"/>
              <w:numPr>
                <w:ilvl w:val="0"/>
                <w:numId w:val="16"/>
              </w:numPr>
              <w:rPr>
                <w:rFonts w:asciiTheme="minorHAnsi" w:hAnsiTheme="minorHAnsi"/>
                <w:bCs/>
                <w:color w:val="auto"/>
                <w:sz w:val="22"/>
                <w:szCs w:val="22"/>
              </w:rPr>
            </w:pPr>
            <w:r w:rsidRPr="00815D03">
              <w:rPr>
                <w:rFonts w:asciiTheme="minorHAnsi" w:hAnsiTheme="minorHAnsi"/>
                <w:bCs/>
                <w:color w:val="auto"/>
                <w:sz w:val="22"/>
                <w:szCs w:val="22"/>
              </w:rPr>
              <w:t>Message wording to be updated to take into consideration the action the validation takes to make the check.</w:t>
            </w:r>
          </w:p>
          <w:p w14:paraId="3A8DE13D" w14:textId="77777777" w:rsidR="006D64FA" w:rsidRPr="00815D03" w:rsidRDefault="006D64FA" w:rsidP="00207164">
            <w:pPr>
              <w:ind w:left="0"/>
              <w:rPr>
                <w:rFonts w:asciiTheme="minorHAnsi" w:hAnsiTheme="minorHAnsi"/>
                <w:bCs/>
                <w:color w:val="auto"/>
                <w:sz w:val="22"/>
                <w:szCs w:val="22"/>
              </w:rPr>
            </w:pPr>
          </w:p>
          <w:p w14:paraId="7006AFD5" w14:textId="77777777" w:rsidR="006D64FA" w:rsidRPr="00815D03" w:rsidRDefault="00EF583B" w:rsidP="00207164">
            <w:pPr>
              <w:ind w:left="0"/>
              <w:rPr>
                <w:rFonts w:asciiTheme="minorHAnsi" w:hAnsiTheme="minorHAnsi"/>
                <w:bCs/>
                <w:color w:val="auto"/>
                <w:sz w:val="22"/>
                <w:szCs w:val="22"/>
              </w:rPr>
            </w:pPr>
            <w:r w:rsidRPr="00815D03">
              <w:rPr>
                <w:rFonts w:asciiTheme="minorHAnsi" w:hAnsiTheme="minorHAnsi"/>
                <w:bCs/>
                <w:color w:val="auto"/>
                <w:sz w:val="22"/>
                <w:szCs w:val="22"/>
              </w:rPr>
              <w:t xml:space="preserve">MS 20170302: </w:t>
            </w:r>
          </w:p>
          <w:p w14:paraId="4B9473F1" w14:textId="77777777" w:rsidR="00EF583B" w:rsidRPr="006D64FA" w:rsidRDefault="00EF583B" w:rsidP="006A6C4A">
            <w:pPr>
              <w:pStyle w:val="ListParagraph"/>
              <w:numPr>
                <w:ilvl w:val="0"/>
                <w:numId w:val="15"/>
              </w:numPr>
              <w:rPr>
                <w:rFonts w:asciiTheme="minorHAnsi" w:hAnsiTheme="minorHAnsi"/>
                <w:sz w:val="22"/>
                <w:szCs w:val="22"/>
                <w:lang w:val="en-US" w:eastAsia="en-CA"/>
              </w:rPr>
            </w:pPr>
            <w:r w:rsidRPr="00815D03">
              <w:rPr>
                <w:rFonts w:asciiTheme="minorHAnsi" w:hAnsiTheme="minorHAnsi"/>
                <w:bCs/>
                <w:color w:val="auto"/>
                <w:sz w:val="22"/>
                <w:szCs w:val="22"/>
              </w:rPr>
              <w:t>We are currently testing to see what the actual behaviour of the validation is.</w:t>
            </w:r>
          </w:p>
        </w:tc>
      </w:tr>
    </w:tbl>
    <w:p w14:paraId="4204E0E4" w14:textId="17DA9DD9" w:rsidR="00FA5F88" w:rsidRDefault="00C61BEF" w:rsidP="009527EA">
      <w:pPr>
        <w:ind w:left="0"/>
      </w:pPr>
      <w:r>
        <w:rPr>
          <w:lang w:val="en-US"/>
        </w:rPr>
        <w:br w:type="page"/>
      </w:r>
    </w:p>
    <w:p w14:paraId="78BEF8E9" w14:textId="77777777" w:rsidR="00B750EB" w:rsidRPr="006B06A8" w:rsidRDefault="00B750EB" w:rsidP="00B750EB">
      <w:pPr>
        <w:pStyle w:val="Heading3"/>
      </w:pPr>
      <w:r w:rsidRPr="006B06A8">
        <w:t xml:space="preserve">Validation – </w:t>
      </w:r>
      <w:r w:rsidR="00220C33">
        <w:t xml:space="preserve">Validate </w:t>
      </w:r>
      <w:r>
        <w:t xml:space="preserve">File </w:t>
      </w:r>
      <w:r w:rsidR="00CB4E2A">
        <w:t xml:space="preserve">Header </w:t>
      </w:r>
      <w:r w:rsidR="000A6440">
        <w:t>L</w:t>
      </w:r>
      <w:r>
        <w:t>ayout</w:t>
      </w:r>
    </w:p>
    <w:p w14:paraId="515FF908" w14:textId="77777777" w:rsidR="00B750EB" w:rsidRPr="006B06A8" w:rsidRDefault="00B750EB" w:rsidP="00815D03">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B750EB" w14:paraId="4414C747"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E18171" w14:textId="77777777" w:rsidR="00B750EB" w:rsidRDefault="00B750EB"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B2FCE94" w14:textId="38E63C5D" w:rsidR="00B750EB" w:rsidRPr="00CB4E2A" w:rsidRDefault="00B750EB" w:rsidP="00642773">
            <w:pPr>
              <w:pStyle w:val="Heading1"/>
              <w:rPr>
                <w:lang w:val="en-US"/>
              </w:rPr>
            </w:pPr>
            <w:bookmarkStart w:id="40" w:name="_Toc479243648"/>
            <w:bookmarkStart w:id="41" w:name="_Toc43372831"/>
            <w:r w:rsidRPr="00CB4E2A">
              <w:rPr>
                <w:lang w:val="en-US"/>
              </w:rPr>
              <w:t>I51_Validate</w:t>
            </w:r>
            <w:r w:rsidR="00986DEB">
              <w:rPr>
                <w:lang w:val="en-US"/>
              </w:rPr>
              <w:t>F</w:t>
            </w:r>
            <w:r w:rsidRPr="00CB4E2A">
              <w:rPr>
                <w:lang w:val="en-US"/>
              </w:rPr>
              <w:t>ile</w:t>
            </w:r>
            <w:r w:rsidR="00CB4E2A" w:rsidRPr="00CB4E2A">
              <w:rPr>
                <w:lang w:val="en-US"/>
              </w:rPr>
              <w:t>Header</w:t>
            </w:r>
            <w:r w:rsidR="00986DEB">
              <w:rPr>
                <w:lang w:val="en-US"/>
              </w:rPr>
              <w:t>L</w:t>
            </w:r>
            <w:r w:rsidRPr="00CB4E2A">
              <w:rPr>
                <w:lang w:val="en-US"/>
              </w:rPr>
              <w:t>ayou</w:t>
            </w:r>
            <w:r w:rsidR="00C24B48">
              <w:rPr>
                <w:lang w:val="en-US"/>
              </w:rPr>
              <w:t>t</w:t>
            </w:r>
            <w:bookmarkEnd w:id="40"/>
            <w:bookmarkEnd w:id="41"/>
          </w:p>
        </w:tc>
      </w:tr>
      <w:tr w:rsidR="001550A5" w14:paraId="0BA24B48"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C2DBB84" w14:textId="77777777" w:rsidR="001550A5" w:rsidRDefault="001550A5"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17FB728" w14:textId="77777777" w:rsidR="001550A5" w:rsidDel="006D64FA" w:rsidRDefault="002B3C53"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4887</w:t>
            </w:r>
          </w:p>
        </w:tc>
      </w:tr>
      <w:tr w:rsidR="007D114E" w14:paraId="42E59319"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A751AE3" w14:textId="195D9D96" w:rsidR="007D114E" w:rsidRDefault="007D114E"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9956237" w14:textId="377351A5" w:rsidR="007D114E" w:rsidRDefault="007D114E"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1550A5" w14:paraId="28963EA2"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C2EC326" w14:textId="77777777" w:rsidR="001550A5" w:rsidRDefault="001550A5"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9017945" w14:textId="77777777" w:rsidR="001550A5" w:rsidDel="006D64FA" w:rsidRDefault="00F54DF5"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0 level validation</w:t>
            </w:r>
          </w:p>
        </w:tc>
      </w:tr>
      <w:tr w:rsidR="00B750EB" w14:paraId="4D509C0B"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6ED9C47" w14:textId="77777777" w:rsidR="00B750EB" w:rsidRDefault="00C01237"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49117F4" w14:textId="0DFEB346" w:rsidR="00B750EB" w:rsidRPr="00220C33" w:rsidRDefault="0099345C"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All files (except Remittance-Contributory Leaves and Events-Death because employers do not submit files for these)</w:t>
            </w:r>
          </w:p>
        </w:tc>
      </w:tr>
      <w:tr w:rsidR="00B750EB" w14:paraId="5B90EEDF"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87F38E0" w14:textId="77777777" w:rsidR="00B750EB" w:rsidRDefault="00B750EB"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3B5ABEA" w14:textId="77777777" w:rsidR="00B750EB" w:rsidRDefault="00B750EB" w:rsidP="009028C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B750EB" w14:paraId="163E2BD8"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228CA0F" w14:textId="77777777" w:rsidR="00B750EB" w:rsidRDefault="00B750EB"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1DC949D" w14:textId="77777777" w:rsidR="00B750EB" w:rsidRPr="00B464B9" w:rsidRDefault="00B750EB"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F47FB3" w:rsidRPr="00A61AB1" w14:paraId="3E54C6E4"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A24CB04"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08D5895"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98C16D5" w14:textId="77777777" w:rsidR="00F47FB3" w:rsidRPr="00C301FC" w:rsidRDefault="00F47FB3" w:rsidP="009028CF">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 xml:space="preserve">if </w:t>
            </w:r>
            <w:r w:rsidRPr="00B750EB">
              <w:rPr>
                <w:rFonts w:asciiTheme="minorHAnsi" w:hAnsiTheme="minorHAnsi"/>
                <w:sz w:val="22"/>
                <w:szCs w:val="22"/>
                <w:lang w:eastAsia="en-CA"/>
              </w:rPr>
              <w:t>the header in the file layout submitted does not comply with the layout configuration</w:t>
            </w:r>
            <w:r>
              <w:rPr>
                <w:rFonts w:asciiTheme="minorHAnsi" w:hAnsiTheme="minorHAnsi"/>
                <w:sz w:val="22"/>
                <w:szCs w:val="22"/>
                <w:lang w:eastAsia="en-CA"/>
              </w:rPr>
              <w:t>.</w:t>
            </w:r>
          </w:p>
        </w:tc>
      </w:tr>
      <w:tr w:rsidR="00F47FB3" w:rsidRPr="009151F9" w14:paraId="25DC7080"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55EE6AD"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4C4707C" w14:textId="77777777" w:rsidR="00F47FB3" w:rsidRDefault="006E64CE" w:rsidP="009028CF">
            <w:pPr>
              <w:ind w:left="0"/>
              <w:rPr>
                <w:rFonts w:asciiTheme="minorHAnsi" w:hAnsiTheme="minorHAnsi"/>
                <w:sz w:val="22"/>
                <w:szCs w:val="22"/>
                <w:lang w:eastAsia="en-CA"/>
              </w:rPr>
            </w:pPr>
            <w:r>
              <w:rPr>
                <w:rFonts w:asciiTheme="minorHAnsi" w:hAnsiTheme="minorHAnsi"/>
                <w:sz w:val="22"/>
                <w:szCs w:val="22"/>
                <w:lang w:eastAsia="en-CA"/>
              </w:rPr>
              <w:t>Reject the input file if</w:t>
            </w:r>
            <w:r w:rsidR="00F47FB3" w:rsidRPr="00C61BEF">
              <w:rPr>
                <w:rFonts w:asciiTheme="minorHAnsi" w:hAnsiTheme="minorHAnsi"/>
                <w:sz w:val="22"/>
                <w:szCs w:val="22"/>
                <w:lang w:eastAsia="en-CA"/>
              </w:rPr>
              <w:t>:</w:t>
            </w:r>
          </w:p>
          <w:p w14:paraId="6F1C25A0" w14:textId="77777777" w:rsidR="00F47FB3" w:rsidRPr="00411EBD" w:rsidRDefault="00A249FF" w:rsidP="009028CF">
            <w:pPr>
              <w:ind w:left="0"/>
              <w:rPr>
                <w:rFonts w:asciiTheme="minorHAnsi" w:hAnsiTheme="minorHAnsi"/>
                <w:sz w:val="22"/>
                <w:szCs w:val="22"/>
                <w:lang w:eastAsia="en-CA"/>
              </w:rPr>
            </w:pPr>
            <w:r>
              <w:rPr>
                <w:rFonts w:ascii="Calibri" w:eastAsia="Times New Roman" w:hAnsi="Calibri"/>
                <w:sz w:val="22"/>
                <w:szCs w:val="22"/>
                <w:lang w:eastAsia="en-CA"/>
              </w:rPr>
              <w:t>Any of the header labels are invalid</w:t>
            </w:r>
            <w:r w:rsidRPr="002B3C53">
              <w:rPr>
                <w:rFonts w:ascii="Calibri" w:eastAsia="Times New Roman" w:hAnsi="Calibri"/>
                <w:sz w:val="22"/>
                <w:szCs w:val="22"/>
                <w:lang w:eastAsia="en-CA"/>
              </w:rPr>
              <w:t>.</w:t>
            </w:r>
          </w:p>
        </w:tc>
      </w:tr>
      <w:tr w:rsidR="000760A6" w:rsidRPr="00A61AB1" w14:paraId="1122923C"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4D49E44" w14:textId="77777777" w:rsidR="000760A6" w:rsidRDefault="000760A6"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BC86049" w14:textId="4EF3D9B5" w:rsidR="000760A6" w:rsidRPr="000C2EC4" w:rsidRDefault="00790699" w:rsidP="009028CF">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B750EB" w:rsidRPr="00A61AB1" w14:paraId="536062DC"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650C6BC" w14:textId="77777777" w:rsidR="00B750EB" w:rsidRDefault="00F50E57"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4C98E2E" w14:textId="77777777" w:rsidR="00F524E9" w:rsidRPr="00551DE2" w:rsidRDefault="00F524E9" w:rsidP="00F524E9">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The imported file contains invalid column headers.</w:t>
            </w:r>
          </w:p>
        </w:tc>
      </w:tr>
      <w:tr w:rsidR="00B750EB" w:rsidRPr="00A61AB1" w14:paraId="14C3B2D3"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3BD7E32" w14:textId="77777777" w:rsidR="005F43FC"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79F09B4" w14:textId="77777777" w:rsidR="00B750EB"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61EC049" w14:textId="77777777" w:rsidR="00F524E9" w:rsidRPr="00551DE2" w:rsidRDefault="00F524E9" w:rsidP="009028CF">
            <w:pPr>
              <w:spacing w:before="60" w:after="60"/>
              <w:ind w:left="0"/>
              <w:rPr>
                <w:rFonts w:asciiTheme="minorHAnsi" w:hAnsiTheme="minorHAnsi"/>
                <w:sz w:val="22"/>
                <w:szCs w:val="22"/>
                <w:lang w:eastAsia="en-CA"/>
              </w:rPr>
            </w:pPr>
            <w:r>
              <w:rPr>
                <w:rFonts w:asciiTheme="minorHAnsi" w:hAnsiTheme="minorHAnsi"/>
                <w:sz w:val="22"/>
                <w:szCs w:val="22"/>
              </w:rPr>
              <w:t>The imported file contains invalid column headers.</w:t>
            </w:r>
          </w:p>
        </w:tc>
      </w:tr>
      <w:tr w:rsidR="00B750EB" w:rsidRPr="0085712F" w14:paraId="3F2A66C8"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2AFF755" w14:textId="77777777" w:rsidR="00B750EB" w:rsidRPr="0085712F" w:rsidRDefault="00B750EB" w:rsidP="009028C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3B057F0" w14:textId="77777777" w:rsidR="00B750EB" w:rsidRPr="009C43D2" w:rsidRDefault="001550A5" w:rsidP="001550A5">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B750EB" w:rsidRPr="0085712F" w14:paraId="2D4DE18B"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B5E344" w14:textId="77777777" w:rsidR="00B750EB" w:rsidRPr="0085712F" w:rsidRDefault="00B750EB" w:rsidP="009028CF">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sidR="005B6168">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4DC9506" w14:textId="77777777" w:rsidR="00B750EB" w:rsidRPr="006100CE" w:rsidRDefault="001550A5" w:rsidP="009028C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B84748" w:rsidRPr="0085712F" w14:paraId="5AB3BA1E"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D26D96" w14:textId="77777777" w:rsidR="00B84748" w:rsidRPr="0085712F" w:rsidRDefault="00B84748"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6C2D008" w14:textId="77777777" w:rsidR="00B84748" w:rsidRPr="006100CE" w:rsidRDefault="00B84748" w:rsidP="009028CF">
            <w:pPr>
              <w:spacing w:before="60" w:after="60" w:line="240" w:lineRule="auto"/>
              <w:ind w:left="0"/>
              <w:rPr>
                <w:rFonts w:asciiTheme="minorHAnsi" w:hAnsiTheme="minorHAnsi"/>
                <w:sz w:val="22"/>
                <w:szCs w:val="22"/>
                <w:lang w:eastAsia="en-CA"/>
              </w:rPr>
            </w:pPr>
          </w:p>
        </w:tc>
      </w:tr>
      <w:tr w:rsidR="00B750EB" w:rsidRPr="00BF2855" w14:paraId="1C3F8925" w14:textId="77777777" w:rsidTr="0045729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F7EA5D" w14:textId="77777777" w:rsidR="0044312E" w:rsidRDefault="0044312E"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0E6C6FB" w14:textId="77777777" w:rsidR="00B750EB" w:rsidRPr="0085712F" w:rsidRDefault="0044312E"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FAB060C" w14:textId="77777777" w:rsidR="008A130A" w:rsidRPr="00815D03" w:rsidRDefault="008A130A" w:rsidP="008A130A">
            <w:pPr>
              <w:ind w:left="0"/>
              <w:rPr>
                <w:rFonts w:asciiTheme="minorHAnsi" w:hAnsiTheme="minorHAnsi"/>
                <w:bCs/>
                <w:color w:val="auto"/>
                <w:sz w:val="22"/>
                <w:szCs w:val="22"/>
              </w:rPr>
            </w:pPr>
            <w:r w:rsidRPr="00815D03">
              <w:rPr>
                <w:rFonts w:asciiTheme="minorHAnsi" w:hAnsiTheme="minorHAnsi"/>
                <w:bCs/>
                <w:color w:val="auto"/>
                <w:sz w:val="22"/>
                <w:szCs w:val="22"/>
              </w:rPr>
              <w:t>CS 20171102:</w:t>
            </w:r>
          </w:p>
          <w:p w14:paraId="7F13BCF8" w14:textId="7604B0A1" w:rsidR="008A130A" w:rsidRPr="00815D03" w:rsidRDefault="00815D03" w:rsidP="006A6C4A">
            <w:pPr>
              <w:pStyle w:val="ListParagraph"/>
              <w:numPr>
                <w:ilvl w:val="0"/>
                <w:numId w:val="25"/>
              </w:numPr>
              <w:spacing w:before="60" w:after="60" w:line="240" w:lineRule="auto"/>
              <w:rPr>
                <w:rFonts w:asciiTheme="minorHAnsi" w:hAnsiTheme="minorHAnsi"/>
                <w:sz w:val="22"/>
                <w:szCs w:val="22"/>
                <w:lang w:val="en-US" w:eastAsia="en-CA"/>
              </w:rPr>
            </w:pPr>
            <w:r w:rsidRPr="00815D03">
              <w:rPr>
                <w:rFonts w:asciiTheme="minorHAnsi" w:hAnsiTheme="minorHAnsi"/>
                <w:bCs/>
                <w:color w:val="auto"/>
                <w:sz w:val="22"/>
                <w:szCs w:val="22"/>
              </w:rPr>
              <w:t xml:space="preserve">Please see updated Test Matrix for I50 and I51 </w:t>
            </w:r>
            <w:r w:rsidRPr="00815D03">
              <w:rPr>
                <w:rFonts w:asciiTheme="minorHAnsi" w:hAnsiTheme="minorHAnsi"/>
                <w:sz w:val="22"/>
                <w:szCs w:val="22"/>
                <w:lang w:val="en-US" w:eastAsia="en-CA"/>
              </w:rPr>
              <w:t>following reception of ALM 24026 / TFS 27684.</w:t>
            </w:r>
            <w:r w:rsidRPr="00457294">
              <w:rPr>
                <w:rFonts w:asciiTheme="minorHAnsi" w:hAnsiTheme="minorHAnsi"/>
                <w:sz w:val="22"/>
                <w:szCs w:val="22"/>
                <w:lang w:val="en-US" w:eastAsia="en-CA"/>
              </w:rPr>
              <w:t xml:space="preserve"> </w:t>
            </w:r>
            <w:r w:rsidR="008A130A" w:rsidRPr="00815D03">
              <w:rPr>
                <w:rFonts w:asciiTheme="minorHAnsi" w:hAnsiTheme="minorHAnsi"/>
                <w:bCs/>
                <w:color w:val="auto"/>
                <w:sz w:val="22"/>
                <w:szCs w:val="22"/>
              </w:rPr>
              <w:t>.</w:t>
            </w:r>
          </w:p>
          <w:p w14:paraId="6530E416" w14:textId="77777777" w:rsidR="008A130A" w:rsidRPr="00815D03" w:rsidRDefault="008A130A" w:rsidP="0099345C">
            <w:pPr>
              <w:ind w:left="0"/>
              <w:rPr>
                <w:rFonts w:asciiTheme="minorHAnsi" w:hAnsiTheme="minorHAnsi"/>
                <w:bCs/>
                <w:color w:val="auto"/>
                <w:sz w:val="22"/>
                <w:szCs w:val="22"/>
              </w:rPr>
            </w:pPr>
          </w:p>
          <w:p w14:paraId="206C52D1" w14:textId="77777777" w:rsidR="0099345C" w:rsidRPr="00815D03" w:rsidRDefault="0099345C" w:rsidP="0099345C">
            <w:pPr>
              <w:ind w:left="0"/>
              <w:rPr>
                <w:rFonts w:asciiTheme="minorHAnsi" w:hAnsiTheme="minorHAnsi"/>
                <w:bCs/>
                <w:color w:val="auto"/>
                <w:sz w:val="22"/>
                <w:szCs w:val="22"/>
              </w:rPr>
            </w:pPr>
            <w:r w:rsidRPr="00815D03">
              <w:rPr>
                <w:rFonts w:asciiTheme="minorHAnsi" w:hAnsiTheme="minorHAnsi"/>
                <w:bCs/>
                <w:color w:val="auto"/>
                <w:sz w:val="22"/>
                <w:szCs w:val="22"/>
              </w:rPr>
              <w:t>AD 20170407:</w:t>
            </w:r>
          </w:p>
          <w:p w14:paraId="76B1E846" w14:textId="77777777" w:rsidR="0099345C" w:rsidRPr="00815D03" w:rsidRDefault="0099345C" w:rsidP="006A6C4A">
            <w:pPr>
              <w:pStyle w:val="ListParagraph"/>
              <w:numPr>
                <w:ilvl w:val="0"/>
                <w:numId w:val="25"/>
              </w:numPr>
              <w:rPr>
                <w:rFonts w:asciiTheme="minorHAnsi" w:hAnsiTheme="minorHAnsi"/>
                <w:bCs/>
                <w:color w:val="auto"/>
                <w:sz w:val="22"/>
                <w:szCs w:val="22"/>
              </w:rPr>
            </w:pPr>
            <w:r w:rsidRPr="00815D03">
              <w:rPr>
                <w:rFonts w:asciiTheme="minorHAnsi" w:hAnsiTheme="minorHAnsi"/>
                <w:bCs/>
                <w:color w:val="auto"/>
                <w:sz w:val="22"/>
                <w:szCs w:val="22"/>
              </w:rPr>
              <w:t xml:space="preserve">Val msg has been updated </w:t>
            </w:r>
            <w:commentRangeStart w:id="42"/>
            <w:r w:rsidRPr="00815D03">
              <w:rPr>
                <w:rFonts w:asciiTheme="minorHAnsi" w:hAnsiTheme="minorHAnsi"/>
                <w:bCs/>
                <w:color w:val="auto"/>
                <w:sz w:val="22"/>
                <w:szCs w:val="22"/>
              </w:rPr>
              <w:t>for I10.</w:t>
            </w:r>
            <w:commentRangeEnd w:id="42"/>
            <w:r w:rsidR="00551DE2" w:rsidRPr="00815D03">
              <w:rPr>
                <w:rStyle w:val="CommentReference"/>
                <w:rFonts w:asciiTheme="minorHAnsi" w:hAnsiTheme="minorHAnsi"/>
                <w:bCs/>
                <w:color w:val="auto"/>
                <w:sz w:val="22"/>
                <w:szCs w:val="22"/>
              </w:rPr>
              <w:commentReference w:id="42"/>
            </w:r>
          </w:p>
          <w:p w14:paraId="11B9C399" w14:textId="77777777" w:rsidR="00073705" w:rsidRPr="00815D03" w:rsidRDefault="00073705" w:rsidP="00073705">
            <w:pPr>
              <w:ind w:left="0"/>
              <w:rPr>
                <w:rFonts w:asciiTheme="minorHAnsi" w:hAnsiTheme="minorHAnsi"/>
                <w:bCs/>
                <w:color w:val="auto"/>
                <w:sz w:val="22"/>
                <w:szCs w:val="22"/>
              </w:rPr>
            </w:pPr>
            <w:r w:rsidRPr="00815D03">
              <w:rPr>
                <w:rFonts w:asciiTheme="minorHAnsi" w:hAnsiTheme="minorHAnsi"/>
                <w:bCs/>
                <w:color w:val="auto"/>
                <w:sz w:val="22"/>
                <w:szCs w:val="22"/>
              </w:rPr>
              <w:t>AD 20170407:</w:t>
            </w:r>
          </w:p>
          <w:p w14:paraId="5E8200B4" w14:textId="35D2B08B" w:rsidR="00A249FF" w:rsidRPr="00815D03" w:rsidRDefault="00073705" w:rsidP="006A6C4A">
            <w:pPr>
              <w:pStyle w:val="ListParagraph"/>
              <w:numPr>
                <w:ilvl w:val="0"/>
                <w:numId w:val="25"/>
              </w:numPr>
              <w:rPr>
                <w:rFonts w:asciiTheme="minorHAnsi" w:hAnsiTheme="minorHAnsi"/>
                <w:bCs/>
                <w:color w:val="auto"/>
                <w:sz w:val="22"/>
                <w:szCs w:val="22"/>
              </w:rPr>
            </w:pPr>
            <w:r w:rsidRPr="00815D03">
              <w:rPr>
                <w:rFonts w:asciiTheme="minorHAnsi" w:hAnsiTheme="minorHAnsi"/>
                <w:bCs/>
                <w:color w:val="auto"/>
                <w:sz w:val="22"/>
                <w:szCs w:val="22"/>
              </w:rPr>
              <w:t xml:space="preserve">I will need to discuss further with Carina before changes can be made to validation msg.  </w:t>
            </w:r>
            <w:r w:rsidR="00A249FF" w:rsidRPr="00815D03">
              <w:rPr>
                <w:rFonts w:asciiTheme="minorHAnsi" w:hAnsiTheme="minorHAnsi"/>
                <w:bCs/>
                <w:color w:val="auto"/>
                <w:sz w:val="22"/>
                <w:szCs w:val="22"/>
              </w:rPr>
              <w:t>CS 20170406:</w:t>
            </w:r>
          </w:p>
          <w:p w14:paraId="3C61DB53" w14:textId="77777777" w:rsidR="00A249FF" w:rsidRPr="00815D03" w:rsidRDefault="00A249FF" w:rsidP="006A6C4A">
            <w:pPr>
              <w:pStyle w:val="ListParagraph"/>
              <w:numPr>
                <w:ilvl w:val="0"/>
                <w:numId w:val="25"/>
              </w:numPr>
              <w:rPr>
                <w:rFonts w:asciiTheme="minorHAnsi" w:hAnsiTheme="minorHAnsi"/>
                <w:bCs/>
                <w:color w:val="auto"/>
                <w:sz w:val="22"/>
                <w:szCs w:val="22"/>
              </w:rPr>
            </w:pPr>
            <w:r w:rsidRPr="00815D03">
              <w:rPr>
                <w:rFonts w:asciiTheme="minorHAnsi" w:hAnsiTheme="minorHAnsi"/>
                <w:bCs/>
                <w:color w:val="auto"/>
                <w:sz w:val="22"/>
                <w:szCs w:val="22"/>
              </w:rPr>
              <w:t>Test Matrix added after the validation I51 (covers both I50 and I51 scenarios).</w:t>
            </w:r>
          </w:p>
          <w:p w14:paraId="1127C224" w14:textId="77777777" w:rsidR="00A249FF" w:rsidRPr="00815D03" w:rsidRDefault="00A249FF" w:rsidP="006A6C4A">
            <w:pPr>
              <w:pStyle w:val="ListParagraph"/>
              <w:numPr>
                <w:ilvl w:val="0"/>
                <w:numId w:val="25"/>
              </w:numPr>
              <w:rPr>
                <w:rFonts w:asciiTheme="minorHAnsi" w:hAnsiTheme="minorHAnsi"/>
                <w:bCs/>
                <w:color w:val="auto"/>
                <w:sz w:val="22"/>
                <w:szCs w:val="22"/>
              </w:rPr>
            </w:pPr>
            <w:r w:rsidRPr="00815D03">
              <w:rPr>
                <w:rFonts w:asciiTheme="minorHAnsi" w:hAnsiTheme="minorHAnsi"/>
                <w:bCs/>
                <w:color w:val="auto"/>
                <w:sz w:val="22"/>
                <w:szCs w:val="22"/>
              </w:rPr>
              <w:t>HOOPP to confirm wording.</w:t>
            </w:r>
          </w:p>
          <w:p w14:paraId="3D4FA164" w14:textId="77777777" w:rsidR="00A249FF" w:rsidRPr="00815D03" w:rsidRDefault="00A249FF" w:rsidP="00DE45DB">
            <w:pPr>
              <w:ind w:left="0"/>
              <w:rPr>
                <w:rFonts w:asciiTheme="minorHAnsi" w:hAnsiTheme="minorHAnsi"/>
                <w:bCs/>
                <w:color w:val="auto"/>
                <w:sz w:val="22"/>
                <w:szCs w:val="22"/>
              </w:rPr>
            </w:pPr>
          </w:p>
          <w:p w14:paraId="32EF49A7" w14:textId="77777777" w:rsidR="00DE45DB" w:rsidRPr="00815D03" w:rsidRDefault="00DE45DB" w:rsidP="00DE45DB">
            <w:pPr>
              <w:ind w:left="0"/>
              <w:rPr>
                <w:rFonts w:asciiTheme="minorHAnsi" w:hAnsiTheme="minorHAnsi"/>
                <w:bCs/>
                <w:color w:val="auto"/>
                <w:sz w:val="22"/>
                <w:szCs w:val="22"/>
              </w:rPr>
            </w:pPr>
            <w:r w:rsidRPr="00815D03">
              <w:rPr>
                <w:rFonts w:asciiTheme="minorHAnsi" w:hAnsiTheme="minorHAnsi"/>
                <w:bCs/>
                <w:color w:val="auto"/>
                <w:sz w:val="22"/>
                <w:szCs w:val="22"/>
              </w:rPr>
              <w:t>CS 20170404:</w:t>
            </w:r>
          </w:p>
          <w:p w14:paraId="20E95AB8" w14:textId="77777777" w:rsidR="00DE45DB" w:rsidRPr="00815D03" w:rsidRDefault="00DE45DB" w:rsidP="006A6C4A">
            <w:pPr>
              <w:pStyle w:val="ListParagraph"/>
              <w:numPr>
                <w:ilvl w:val="0"/>
                <w:numId w:val="25"/>
              </w:numPr>
              <w:rPr>
                <w:rFonts w:asciiTheme="minorHAnsi" w:hAnsiTheme="minorHAnsi"/>
                <w:bCs/>
                <w:color w:val="auto"/>
                <w:sz w:val="22"/>
                <w:szCs w:val="22"/>
              </w:rPr>
            </w:pPr>
            <w:r w:rsidRPr="00815D03">
              <w:rPr>
                <w:rFonts w:asciiTheme="minorHAnsi" w:hAnsiTheme="minorHAnsi"/>
                <w:bCs/>
                <w:color w:val="auto"/>
                <w:sz w:val="22"/>
                <w:szCs w:val="22"/>
              </w:rPr>
              <w:t>I50 wording will be updated by HOOPP.</w:t>
            </w:r>
          </w:p>
          <w:p w14:paraId="334A1086" w14:textId="77777777" w:rsidR="00DE45DB" w:rsidRPr="00815D03" w:rsidRDefault="00DE45DB" w:rsidP="006A6C4A">
            <w:pPr>
              <w:pStyle w:val="ListParagraph"/>
              <w:numPr>
                <w:ilvl w:val="0"/>
                <w:numId w:val="25"/>
              </w:numPr>
              <w:rPr>
                <w:rFonts w:asciiTheme="minorHAnsi" w:hAnsiTheme="minorHAnsi"/>
                <w:bCs/>
                <w:color w:val="auto"/>
                <w:sz w:val="22"/>
                <w:szCs w:val="22"/>
              </w:rPr>
            </w:pPr>
            <w:r w:rsidRPr="00815D03">
              <w:rPr>
                <w:rFonts w:asciiTheme="minorHAnsi" w:hAnsiTheme="minorHAnsi"/>
                <w:bCs/>
                <w:color w:val="auto"/>
                <w:sz w:val="22"/>
                <w:szCs w:val="22"/>
              </w:rPr>
              <w:t>Carina to provide final testing results within this document.</w:t>
            </w:r>
          </w:p>
          <w:p w14:paraId="3B68A9B0" w14:textId="77777777" w:rsidR="00DE45DB" w:rsidRPr="00815D03" w:rsidRDefault="00DE45DB" w:rsidP="001550A5">
            <w:pPr>
              <w:ind w:left="0"/>
              <w:rPr>
                <w:rFonts w:asciiTheme="minorHAnsi" w:hAnsiTheme="minorHAnsi"/>
                <w:bCs/>
                <w:color w:val="auto"/>
                <w:sz w:val="22"/>
                <w:szCs w:val="22"/>
              </w:rPr>
            </w:pPr>
          </w:p>
          <w:p w14:paraId="3942A9F1" w14:textId="77777777" w:rsidR="001550A5" w:rsidRPr="00815D03" w:rsidRDefault="001550A5" w:rsidP="001550A5">
            <w:pPr>
              <w:ind w:left="0"/>
              <w:rPr>
                <w:rFonts w:asciiTheme="minorHAnsi" w:hAnsiTheme="minorHAnsi"/>
                <w:bCs/>
                <w:color w:val="auto"/>
                <w:sz w:val="22"/>
                <w:szCs w:val="22"/>
              </w:rPr>
            </w:pPr>
            <w:r w:rsidRPr="00815D03">
              <w:rPr>
                <w:rFonts w:asciiTheme="minorHAnsi" w:hAnsiTheme="minorHAnsi"/>
                <w:bCs/>
                <w:color w:val="auto"/>
                <w:sz w:val="22"/>
                <w:szCs w:val="22"/>
              </w:rPr>
              <w:t>CS 20170403:</w:t>
            </w:r>
          </w:p>
          <w:p w14:paraId="4D7E56B2" w14:textId="77777777" w:rsidR="001550A5" w:rsidRPr="00815D03" w:rsidRDefault="001550A5" w:rsidP="006A6C4A">
            <w:pPr>
              <w:pStyle w:val="ListParagraph"/>
              <w:numPr>
                <w:ilvl w:val="0"/>
                <w:numId w:val="25"/>
              </w:numPr>
              <w:rPr>
                <w:rFonts w:asciiTheme="minorHAnsi" w:hAnsiTheme="minorHAnsi"/>
                <w:bCs/>
                <w:color w:val="auto"/>
                <w:sz w:val="22"/>
                <w:szCs w:val="22"/>
              </w:rPr>
            </w:pPr>
            <w:r w:rsidRPr="00815D03">
              <w:rPr>
                <w:rFonts w:asciiTheme="minorHAnsi" w:hAnsiTheme="minorHAnsi"/>
                <w:bCs/>
                <w:color w:val="auto"/>
                <w:sz w:val="22"/>
                <w:szCs w:val="22"/>
              </w:rPr>
              <w:t>MS to communicate with ER Portal team to see if these messages can pop-up the red banner for this message.</w:t>
            </w:r>
          </w:p>
          <w:p w14:paraId="02D0C3D5" w14:textId="77777777" w:rsidR="001550A5" w:rsidRPr="00815D03" w:rsidRDefault="001550A5" w:rsidP="006A6C4A">
            <w:pPr>
              <w:pStyle w:val="ListParagraph"/>
              <w:numPr>
                <w:ilvl w:val="0"/>
                <w:numId w:val="25"/>
              </w:numPr>
              <w:rPr>
                <w:rFonts w:asciiTheme="minorHAnsi" w:hAnsiTheme="minorHAnsi"/>
                <w:bCs/>
                <w:color w:val="auto"/>
                <w:sz w:val="22"/>
                <w:szCs w:val="22"/>
              </w:rPr>
            </w:pPr>
            <w:r w:rsidRPr="00815D03">
              <w:rPr>
                <w:rFonts w:asciiTheme="minorHAnsi" w:hAnsiTheme="minorHAnsi"/>
                <w:bCs/>
                <w:color w:val="auto"/>
                <w:sz w:val="22"/>
                <w:szCs w:val="22"/>
              </w:rPr>
              <w:t>Carina to updates this section with results from our internal tests.</w:t>
            </w:r>
          </w:p>
          <w:p w14:paraId="1DF57BB4" w14:textId="77777777" w:rsidR="001550A5" w:rsidRPr="00815D03" w:rsidRDefault="001550A5" w:rsidP="006A6C4A">
            <w:pPr>
              <w:pStyle w:val="ListParagraph"/>
              <w:numPr>
                <w:ilvl w:val="0"/>
                <w:numId w:val="25"/>
              </w:numPr>
              <w:rPr>
                <w:rFonts w:asciiTheme="minorHAnsi" w:hAnsiTheme="minorHAnsi"/>
                <w:bCs/>
                <w:color w:val="auto"/>
                <w:sz w:val="22"/>
                <w:szCs w:val="22"/>
              </w:rPr>
            </w:pPr>
            <w:r w:rsidRPr="00815D03">
              <w:rPr>
                <w:rFonts w:asciiTheme="minorHAnsi" w:hAnsiTheme="minorHAnsi"/>
                <w:bCs/>
                <w:color w:val="auto"/>
                <w:sz w:val="22"/>
                <w:szCs w:val="22"/>
              </w:rPr>
              <w:t>Message wording to be updated to take into consideration the action the validation takes to make the check.</w:t>
            </w:r>
          </w:p>
          <w:p w14:paraId="52971F01" w14:textId="77777777" w:rsidR="00815D03" w:rsidRDefault="00EF583B" w:rsidP="00675BF3">
            <w:pPr>
              <w:ind w:left="0"/>
              <w:rPr>
                <w:rFonts w:asciiTheme="minorHAnsi" w:hAnsiTheme="minorHAnsi"/>
                <w:bCs/>
                <w:color w:val="auto"/>
                <w:sz w:val="22"/>
                <w:szCs w:val="22"/>
              </w:rPr>
            </w:pPr>
            <w:r w:rsidRPr="00815D03">
              <w:rPr>
                <w:rFonts w:asciiTheme="minorHAnsi" w:hAnsiTheme="minorHAnsi"/>
                <w:bCs/>
                <w:color w:val="auto"/>
                <w:sz w:val="22"/>
                <w:szCs w:val="22"/>
              </w:rPr>
              <w:t xml:space="preserve">MS 20170302: </w:t>
            </w:r>
          </w:p>
          <w:p w14:paraId="626A1F4C" w14:textId="36A0E218" w:rsidR="00EF583B" w:rsidRPr="00815D03" w:rsidRDefault="00EF583B" w:rsidP="006A6C4A">
            <w:pPr>
              <w:pStyle w:val="ListParagraph"/>
              <w:numPr>
                <w:ilvl w:val="0"/>
                <w:numId w:val="25"/>
              </w:numPr>
              <w:rPr>
                <w:rFonts w:asciiTheme="minorHAnsi" w:hAnsiTheme="minorHAnsi"/>
                <w:sz w:val="22"/>
                <w:szCs w:val="22"/>
                <w:lang w:eastAsia="en-CA"/>
              </w:rPr>
            </w:pPr>
            <w:r w:rsidRPr="00815D03">
              <w:rPr>
                <w:rFonts w:asciiTheme="minorHAnsi" w:hAnsiTheme="minorHAnsi"/>
                <w:bCs/>
                <w:color w:val="auto"/>
                <w:sz w:val="22"/>
                <w:szCs w:val="22"/>
              </w:rPr>
              <w:t>We are currently testing to see what the actual behaviour of the validation is.</w:t>
            </w:r>
          </w:p>
        </w:tc>
      </w:tr>
    </w:tbl>
    <w:p w14:paraId="4C7CFE72" w14:textId="77777777" w:rsidR="008B5021" w:rsidRDefault="008B5021" w:rsidP="000C2EC4">
      <w:pPr>
        <w:rPr>
          <w:sz w:val="24"/>
          <w:lang w:val="en-US"/>
        </w:rPr>
      </w:pPr>
    </w:p>
    <w:p w14:paraId="6E607428" w14:textId="4F46B1DC" w:rsidR="005D0133" w:rsidRDefault="005D0133" w:rsidP="00C209EC">
      <w:pPr>
        <w:pStyle w:val="Heading3"/>
      </w:pPr>
      <w:r w:rsidRPr="006B06A8">
        <w:t xml:space="preserve">Validation – </w:t>
      </w:r>
      <w:r>
        <w:t xml:space="preserve">Validate </w:t>
      </w:r>
      <w:r w:rsidR="00C209EC">
        <w:t>Presence of Employment Type When Contributory Status Is P</w:t>
      </w:r>
      <w:r w:rsidR="00A052A3">
        <w:t>rovided</w:t>
      </w:r>
    </w:p>
    <w:p w14:paraId="0555127A" w14:textId="77777777" w:rsidR="00C209EC" w:rsidRPr="00C209EC" w:rsidRDefault="00C209EC" w:rsidP="00C209EC"/>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D0133" w14:paraId="75CAA10D"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B2942F" w14:textId="77777777" w:rsidR="005D0133"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CEB9BF2" w14:textId="77777777" w:rsidR="005D0133" w:rsidRPr="00CB4E2A" w:rsidRDefault="00C209EC" w:rsidP="00C209EC">
            <w:pPr>
              <w:pStyle w:val="Heading1"/>
              <w:rPr>
                <w:lang w:val="en-US"/>
              </w:rPr>
            </w:pPr>
            <w:bookmarkStart w:id="43" w:name="_Toc479243649"/>
            <w:bookmarkStart w:id="44" w:name="_Toc43372832"/>
            <w:r>
              <w:rPr>
                <w:lang w:val="en-US"/>
              </w:rPr>
              <w:t>I</w:t>
            </w:r>
            <w:r w:rsidR="00DE4531">
              <w:rPr>
                <w:lang w:val="en-US"/>
              </w:rPr>
              <w:t>53</w:t>
            </w:r>
            <w:r>
              <w:rPr>
                <w:lang w:val="en-US"/>
              </w:rPr>
              <w:t>_</w:t>
            </w:r>
            <w:r w:rsidR="005D0133" w:rsidRPr="00CB4E2A">
              <w:rPr>
                <w:lang w:val="en-US"/>
              </w:rPr>
              <w:t>Validate</w:t>
            </w:r>
            <w:r>
              <w:rPr>
                <w:lang w:val="en-US"/>
              </w:rPr>
              <w:t>EmploymentTypeMandatoryWhenContribStatusPr</w:t>
            </w:r>
            <w:r w:rsidR="00A052A3">
              <w:rPr>
                <w:lang w:val="en-US"/>
              </w:rPr>
              <w:t>ovided</w:t>
            </w:r>
            <w:bookmarkEnd w:id="43"/>
            <w:bookmarkEnd w:id="44"/>
          </w:p>
        </w:tc>
      </w:tr>
      <w:tr w:rsidR="00C209EC" w14:paraId="63871ABC"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9915F96" w14:textId="77777777" w:rsidR="00C209EC" w:rsidRDefault="00C209EC"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90D0509" w14:textId="04228CD7" w:rsidR="00C209EC" w:rsidRDefault="00241BCE" w:rsidP="005D013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1773</w:t>
            </w:r>
          </w:p>
        </w:tc>
      </w:tr>
      <w:tr w:rsidR="007D114E" w14:paraId="5229035E"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2E696A0" w14:textId="0A72FD53" w:rsidR="007D114E" w:rsidRDefault="007D114E"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32D7688" w14:textId="786D1A43" w:rsidR="007D114E" w:rsidRDefault="007D114E" w:rsidP="005D013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C209EC" w14:paraId="5A20CD62"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1990C9" w14:textId="77777777" w:rsidR="00C209EC" w:rsidRDefault="00C209EC"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CD45DD6" w14:textId="77777777" w:rsidR="00C209EC" w:rsidRDefault="00C209EC" w:rsidP="005D013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A052A3">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5D0133" w14:paraId="3C5FDDA0"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773FEFF" w14:textId="77777777" w:rsidR="005D0133"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80A40AB" w14:textId="77777777" w:rsidR="005D0133" w:rsidRPr="00220C33" w:rsidRDefault="00C209EC" w:rsidP="005D013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Member Basic Information </w:t>
            </w:r>
          </w:p>
        </w:tc>
      </w:tr>
      <w:tr w:rsidR="005D0133" w14:paraId="2B4197D0"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C6268E" w14:textId="77777777" w:rsidR="005D0133"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0C1F0DA" w14:textId="77777777" w:rsidR="005D0133" w:rsidRDefault="005D0133" w:rsidP="005D013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5D0133" w14:paraId="21C6D9D9"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E69DE62" w14:textId="77777777" w:rsidR="005D0133"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E851016" w14:textId="77777777" w:rsidR="005D0133" w:rsidRPr="00B464B9" w:rsidRDefault="005D0133" w:rsidP="005D0133">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5D0133" w:rsidRPr="00A61AB1" w14:paraId="32200C57"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A01E5A" w14:textId="77777777" w:rsidR="005D0133"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DB953F2" w14:textId="77777777" w:rsidR="005D0133"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9D66CFD" w14:textId="77777777" w:rsidR="005D0133" w:rsidRPr="00C301FC" w:rsidRDefault="00DE4531" w:rsidP="00C209EC">
            <w:pPr>
              <w:ind w:left="0"/>
              <w:rPr>
                <w:rFonts w:asciiTheme="minorHAnsi" w:hAnsiTheme="minorHAnsi"/>
                <w:sz w:val="22"/>
                <w:szCs w:val="22"/>
                <w:lang w:val="en-US" w:eastAsia="en-CA"/>
              </w:rPr>
            </w:pPr>
            <w:r w:rsidRPr="00DE4531">
              <w:rPr>
                <w:rFonts w:asciiTheme="minorHAnsi" w:hAnsiTheme="minorHAnsi"/>
                <w:sz w:val="22"/>
                <w:szCs w:val="22"/>
                <w:lang w:eastAsia="en-CA"/>
              </w:rPr>
              <w:t xml:space="preserve">Specific validation to verify Contributory Status has been provided, that the Employment Type has been provided.  </w:t>
            </w:r>
          </w:p>
        </w:tc>
      </w:tr>
      <w:tr w:rsidR="005D0133" w:rsidRPr="009151F9" w14:paraId="7D835ED9"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8624C6" w14:textId="77777777" w:rsidR="005D0133"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F3D7820" w14:textId="77777777" w:rsidR="005D0133" w:rsidRDefault="005D0133" w:rsidP="005D0133">
            <w:pPr>
              <w:ind w:left="0"/>
              <w:rPr>
                <w:rFonts w:asciiTheme="minorHAnsi" w:hAnsiTheme="minorHAnsi"/>
                <w:sz w:val="22"/>
                <w:szCs w:val="22"/>
                <w:lang w:eastAsia="en-CA"/>
              </w:rPr>
            </w:pPr>
            <w:r>
              <w:rPr>
                <w:rFonts w:asciiTheme="minorHAnsi" w:hAnsiTheme="minorHAnsi"/>
                <w:sz w:val="22"/>
                <w:szCs w:val="22"/>
                <w:lang w:eastAsia="en-CA"/>
              </w:rPr>
              <w:t>Reject the</w:t>
            </w:r>
            <w:r w:rsidR="00B765CC">
              <w:rPr>
                <w:rFonts w:asciiTheme="minorHAnsi" w:hAnsiTheme="minorHAnsi"/>
                <w:sz w:val="22"/>
                <w:szCs w:val="22"/>
                <w:lang w:eastAsia="en-CA"/>
              </w:rPr>
              <w:t xml:space="preserve"> member in</w:t>
            </w:r>
            <w:r>
              <w:rPr>
                <w:rFonts w:asciiTheme="minorHAnsi" w:hAnsiTheme="minorHAnsi"/>
                <w:sz w:val="22"/>
                <w:szCs w:val="22"/>
                <w:lang w:eastAsia="en-CA"/>
              </w:rPr>
              <w:t xml:space="preserve"> input file if</w:t>
            </w:r>
            <w:r w:rsidRPr="00C61BEF">
              <w:rPr>
                <w:rFonts w:asciiTheme="minorHAnsi" w:hAnsiTheme="minorHAnsi"/>
                <w:sz w:val="22"/>
                <w:szCs w:val="22"/>
                <w:lang w:eastAsia="en-CA"/>
              </w:rPr>
              <w:t>:</w:t>
            </w:r>
          </w:p>
          <w:p w14:paraId="3436464E" w14:textId="77777777" w:rsidR="005D0133" w:rsidRDefault="00C209EC" w:rsidP="005D0133">
            <w:pPr>
              <w:ind w:left="0"/>
              <w:rPr>
                <w:rFonts w:asciiTheme="minorHAnsi" w:hAnsiTheme="minorHAnsi"/>
                <w:sz w:val="22"/>
                <w:szCs w:val="22"/>
                <w:lang w:eastAsia="en-CA"/>
              </w:rPr>
            </w:pPr>
            <w:r>
              <w:rPr>
                <w:rFonts w:asciiTheme="minorHAnsi" w:hAnsiTheme="minorHAnsi"/>
                <w:sz w:val="22"/>
                <w:szCs w:val="22"/>
                <w:lang w:eastAsia="en-CA"/>
              </w:rPr>
              <w:t>File.Con</w:t>
            </w:r>
            <w:r w:rsidR="00A052A3">
              <w:rPr>
                <w:rFonts w:asciiTheme="minorHAnsi" w:hAnsiTheme="minorHAnsi"/>
                <w:sz w:val="22"/>
                <w:szCs w:val="22"/>
                <w:lang w:eastAsia="en-CA"/>
              </w:rPr>
              <w:t xml:space="preserve">tributoryStatus &lt;&gt; blank </w:t>
            </w:r>
          </w:p>
          <w:p w14:paraId="213400A5" w14:textId="77777777" w:rsidR="00A052A3" w:rsidRDefault="00A052A3" w:rsidP="005D0133">
            <w:pPr>
              <w:ind w:left="0"/>
              <w:rPr>
                <w:rFonts w:asciiTheme="minorHAnsi" w:hAnsiTheme="minorHAnsi"/>
                <w:sz w:val="22"/>
                <w:szCs w:val="22"/>
                <w:lang w:eastAsia="en-CA"/>
              </w:rPr>
            </w:pPr>
            <w:r>
              <w:rPr>
                <w:rFonts w:asciiTheme="minorHAnsi" w:hAnsiTheme="minorHAnsi"/>
                <w:sz w:val="22"/>
                <w:szCs w:val="22"/>
                <w:lang w:eastAsia="en-CA"/>
              </w:rPr>
              <w:t>And</w:t>
            </w:r>
          </w:p>
          <w:p w14:paraId="63097967" w14:textId="77777777" w:rsidR="00A052A3" w:rsidRPr="00411EBD" w:rsidRDefault="00A052A3" w:rsidP="005D0133">
            <w:pPr>
              <w:ind w:left="0"/>
              <w:rPr>
                <w:rFonts w:asciiTheme="minorHAnsi" w:hAnsiTheme="minorHAnsi"/>
                <w:sz w:val="22"/>
                <w:szCs w:val="22"/>
                <w:lang w:eastAsia="en-CA"/>
              </w:rPr>
            </w:pPr>
            <w:r>
              <w:rPr>
                <w:rFonts w:asciiTheme="minorHAnsi" w:hAnsiTheme="minorHAnsi"/>
                <w:sz w:val="22"/>
                <w:szCs w:val="22"/>
                <w:lang w:eastAsia="en-CA"/>
              </w:rPr>
              <w:t>File.EmploymentType = blank</w:t>
            </w:r>
          </w:p>
        </w:tc>
      </w:tr>
      <w:tr w:rsidR="005D0133" w:rsidRPr="00A61AB1" w14:paraId="55762AF6"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3DAA365" w14:textId="77777777" w:rsidR="005D0133"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5BB1735" w14:textId="77777777" w:rsidR="005D0133" w:rsidRPr="000C2EC4" w:rsidRDefault="00A052A3" w:rsidP="005D0133">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5D0133" w:rsidRPr="00A61AB1" w14:paraId="2B671740"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5B0FFC" w14:textId="77777777" w:rsidR="005D0133"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D81109D" w14:textId="04A0B8D1" w:rsidR="005D0133" w:rsidRPr="00A72B28" w:rsidRDefault="006516C8" w:rsidP="006516C8">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An Employment Type is required because a Contributory Status has been reported.</w:t>
            </w:r>
          </w:p>
        </w:tc>
      </w:tr>
      <w:tr w:rsidR="005D0133" w:rsidRPr="00A61AB1" w14:paraId="455D9D60"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CF3BF47" w14:textId="77777777" w:rsidR="005D0133"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DFDD625" w14:textId="77777777" w:rsidR="005D0133"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E0D0AA1" w14:textId="15D7BEF8" w:rsidR="005D0133" w:rsidRPr="00B464B9" w:rsidRDefault="006516C8" w:rsidP="005D0133">
            <w:pPr>
              <w:spacing w:before="60" w:after="60"/>
              <w:ind w:left="0"/>
              <w:rPr>
                <w:rFonts w:asciiTheme="minorHAnsi" w:hAnsiTheme="minorHAnsi"/>
                <w:sz w:val="22"/>
                <w:szCs w:val="22"/>
                <w:lang w:eastAsia="en-CA"/>
              </w:rPr>
            </w:pPr>
            <w:r>
              <w:rPr>
                <w:rFonts w:asciiTheme="minorHAnsi" w:hAnsiTheme="minorHAnsi"/>
                <w:sz w:val="22"/>
                <w:szCs w:val="22"/>
              </w:rPr>
              <w:t>An Employment Type is required because a Contributory Status has been reported.</w:t>
            </w:r>
          </w:p>
        </w:tc>
      </w:tr>
      <w:tr w:rsidR="005D0133" w:rsidRPr="0085712F" w14:paraId="4A8B4C14"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36B5261" w14:textId="77777777" w:rsidR="005D0133" w:rsidRPr="0085712F" w:rsidRDefault="005D0133" w:rsidP="005D0133">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744194C" w14:textId="77777777" w:rsidR="005D0133" w:rsidRPr="009C43D2" w:rsidRDefault="00A052A3" w:rsidP="00A052A3">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5D0133" w:rsidRPr="0085712F" w14:paraId="63C20E9C"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F28271" w14:textId="77777777" w:rsidR="005D0133" w:rsidRPr="0085712F" w:rsidRDefault="005D0133" w:rsidP="005D0133">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E830775" w14:textId="77777777" w:rsidR="005D0133" w:rsidRPr="006100CE" w:rsidRDefault="00A052A3" w:rsidP="005D013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5D0133" w:rsidRPr="0085712F" w14:paraId="5D5D59EE"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B76139" w14:textId="77777777" w:rsidR="005D0133" w:rsidRPr="0085712F"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419866C" w14:textId="77777777" w:rsidR="00DE4531" w:rsidRPr="00DE4531" w:rsidRDefault="00DE4531" w:rsidP="00DE4531">
            <w:pPr>
              <w:spacing w:before="60" w:after="60" w:line="240" w:lineRule="auto"/>
              <w:ind w:left="0"/>
              <w:rPr>
                <w:rFonts w:asciiTheme="minorHAnsi" w:hAnsiTheme="minorHAnsi"/>
                <w:sz w:val="22"/>
                <w:szCs w:val="22"/>
                <w:lang w:eastAsia="en-CA"/>
              </w:rPr>
            </w:pPr>
            <w:r w:rsidRPr="00DE4531">
              <w:rPr>
                <w:rFonts w:asciiTheme="minorHAnsi" w:hAnsiTheme="minorHAnsi"/>
                <w:sz w:val="22"/>
                <w:szCs w:val="22"/>
                <w:lang w:eastAsia="en-CA"/>
              </w:rPr>
              <w:t>This validation is one way conditional.</w:t>
            </w:r>
          </w:p>
          <w:p w14:paraId="4246B859" w14:textId="77777777" w:rsidR="00DE4531" w:rsidRPr="00DE4531" w:rsidRDefault="00DE4531" w:rsidP="00DE4531">
            <w:pPr>
              <w:spacing w:before="60" w:after="60" w:line="240" w:lineRule="auto"/>
              <w:ind w:left="0"/>
              <w:rPr>
                <w:rFonts w:asciiTheme="minorHAnsi" w:hAnsiTheme="minorHAnsi"/>
                <w:sz w:val="22"/>
                <w:szCs w:val="22"/>
                <w:lang w:eastAsia="en-CA"/>
              </w:rPr>
            </w:pPr>
            <w:r w:rsidRPr="00DE4531">
              <w:rPr>
                <w:rFonts w:asciiTheme="minorHAnsi" w:hAnsiTheme="minorHAnsi"/>
                <w:sz w:val="22"/>
                <w:szCs w:val="22"/>
                <w:lang w:eastAsia="en-CA"/>
              </w:rPr>
              <w:t>If Contributory Status has been provided then Employment Status must also be provided.</w:t>
            </w:r>
          </w:p>
          <w:p w14:paraId="2E1B0361" w14:textId="77777777" w:rsidR="005D0133" w:rsidRPr="006100CE" w:rsidRDefault="00DE4531" w:rsidP="00DE4531">
            <w:pPr>
              <w:spacing w:before="60" w:after="60" w:line="240" w:lineRule="auto"/>
              <w:ind w:left="0"/>
              <w:rPr>
                <w:rFonts w:asciiTheme="minorHAnsi" w:hAnsiTheme="minorHAnsi"/>
                <w:sz w:val="22"/>
                <w:szCs w:val="22"/>
                <w:lang w:eastAsia="en-CA"/>
              </w:rPr>
            </w:pPr>
            <w:r w:rsidRPr="00DE4531">
              <w:rPr>
                <w:rFonts w:asciiTheme="minorHAnsi" w:hAnsiTheme="minorHAnsi"/>
                <w:sz w:val="22"/>
                <w:szCs w:val="22"/>
                <w:lang w:eastAsia="en-CA"/>
              </w:rPr>
              <w:t>If Employment Type has been provided then Contributory Status does NOT have to be provided.</w:t>
            </w:r>
          </w:p>
        </w:tc>
      </w:tr>
      <w:tr w:rsidR="005D0133" w:rsidRPr="00BF2855" w14:paraId="6FC5287D" w14:textId="77777777" w:rsidTr="005D013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4FFA6B" w14:textId="77777777" w:rsidR="005D0133" w:rsidRDefault="005D0133" w:rsidP="005D013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446B77B" w14:textId="77777777" w:rsidR="005D0133" w:rsidRPr="0085712F" w:rsidRDefault="005D0133" w:rsidP="005D0133">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8C8E05F" w14:textId="77777777" w:rsidR="00A64E2D" w:rsidRDefault="00A64E2D" w:rsidP="00EB6C1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20170523:</w:t>
            </w:r>
          </w:p>
          <w:p w14:paraId="78C3B51A" w14:textId="3E3E22F1" w:rsidR="00A64E2D" w:rsidRDefault="00A64E2D" w:rsidP="00412E96">
            <w:pPr>
              <w:pStyle w:val="ListParagraph"/>
              <w:numPr>
                <w:ilvl w:val="0"/>
                <w:numId w:val="16"/>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Remains unchanged.</w:t>
            </w:r>
          </w:p>
          <w:p w14:paraId="5FE0BED0" w14:textId="7DAC455F" w:rsidR="00A64E2D" w:rsidRPr="00A64E2D" w:rsidRDefault="00A64E2D" w:rsidP="00412E96">
            <w:pPr>
              <w:pStyle w:val="ListParagraph"/>
              <w:numPr>
                <w:ilvl w:val="0"/>
                <w:numId w:val="16"/>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Ready for sign-off.</w:t>
            </w:r>
          </w:p>
          <w:p w14:paraId="0D545EC0" w14:textId="77777777" w:rsidR="00A64E2D" w:rsidRDefault="00A64E2D" w:rsidP="00EB6C17">
            <w:pPr>
              <w:spacing w:before="60" w:after="60" w:line="240" w:lineRule="auto"/>
              <w:ind w:left="0"/>
              <w:rPr>
                <w:rFonts w:asciiTheme="minorHAnsi" w:hAnsiTheme="minorHAnsi"/>
                <w:sz w:val="22"/>
                <w:szCs w:val="22"/>
                <w:lang w:eastAsia="en-CA"/>
              </w:rPr>
            </w:pPr>
          </w:p>
          <w:p w14:paraId="37F9D701" w14:textId="77777777" w:rsidR="00EB6C17" w:rsidRDefault="00EB6C17" w:rsidP="00EB6C1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AD 20170324: </w:t>
            </w:r>
          </w:p>
          <w:p w14:paraId="06BA1BBB" w14:textId="77777777" w:rsidR="00EB6C17" w:rsidRDefault="00EB6C17" w:rsidP="00412E96">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This validation should be revisited along with val B154 and B155, once the HOOPP Board has approved/denied proposed changes (in Q2 2017) regarding to contribution waivers.</w:t>
            </w:r>
          </w:p>
          <w:p w14:paraId="2CC68AA9" w14:textId="77777777" w:rsidR="00EB6C17" w:rsidRPr="00A03B96" w:rsidRDefault="00EB6C17" w:rsidP="00412E96">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MS will need confirm (provide updated matrix) how the appropriate service breaks (WSO,WSN, PTW) are being created when Employment Type and Contributory Status are being provided. </w:t>
            </w:r>
          </w:p>
          <w:p w14:paraId="57C231EF" w14:textId="77777777" w:rsidR="00EB6C17" w:rsidRDefault="00EB6C17" w:rsidP="00A052A3">
            <w:pPr>
              <w:ind w:left="0"/>
              <w:rPr>
                <w:bCs/>
                <w:color w:val="auto"/>
              </w:rPr>
            </w:pPr>
          </w:p>
          <w:p w14:paraId="50029509" w14:textId="77777777" w:rsidR="00A052A3" w:rsidRPr="00487EA8" w:rsidRDefault="00A052A3" w:rsidP="00A052A3">
            <w:pPr>
              <w:ind w:left="0"/>
              <w:rPr>
                <w:rFonts w:asciiTheme="minorHAnsi" w:hAnsiTheme="minorHAnsi"/>
                <w:sz w:val="22"/>
                <w:szCs w:val="22"/>
              </w:rPr>
            </w:pPr>
            <w:r w:rsidRPr="00487EA8">
              <w:rPr>
                <w:rFonts w:asciiTheme="minorHAnsi" w:hAnsiTheme="minorHAnsi"/>
                <w:sz w:val="22"/>
                <w:szCs w:val="22"/>
              </w:rPr>
              <w:t>MS 20170321</w:t>
            </w:r>
            <w:r w:rsidR="005D0133" w:rsidRPr="00487EA8">
              <w:rPr>
                <w:rFonts w:asciiTheme="minorHAnsi" w:hAnsiTheme="minorHAnsi"/>
                <w:sz w:val="22"/>
                <w:szCs w:val="22"/>
              </w:rPr>
              <w:t>:</w:t>
            </w:r>
          </w:p>
          <w:p w14:paraId="0E1C53BD" w14:textId="77777777" w:rsidR="005D0133" w:rsidRPr="00A052A3" w:rsidRDefault="00A052A3" w:rsidP="00412E96">
            <w:pPr>
              <w:pStyle w:val="ListParagraph"/>
              <w:numPr>
                <w:ilvl w:val="0"/>
                <w:numId w:val="14"/>
              </w:numPr>
              <w:rPr>
                <w:rFonts w:asciiTheme="minorHAnsi" w:hAnsiTheme="minorHAnsi"/>
                <w:sz w:val="22"/>
                <w:szCs w:val="22"/>
                <w:lang w:eastAsia="en-CA"/>
              </w:rPr>
            </w:pPr>
            <w:r w:rsidRPr="00487EA8">
              <w:rPr>
                <w:rFonts w:asciiTheme="minorHAnsi" w:hAnsiTheme="minorHAnsi"/>
                <w:sz w:val="22"/>
                <w:szCs w:val="22"/>
              </w:rPr>
              <w:t>HOOPP to confirm message wording and Master Val Number.</w:t>
            </w:r>
            <w:r w:rsidR="005D0133" w:rsidRPr="00A052A3">
              <w:rPr>
                <w:bCs/>
                <w:color w:val="auto"/>
              </w:rPr>
              <w:t xml:space="preserve"> </w:t>
            </w:r>
          </w:p>
        </w:tc>
      </w:tr>
    </w:tbl>
    <w:p w14:paraId="79AF3167" w14:textId="4C052D6B" w:rsidR="005D0133" w:rsidRDefault="005D0133" w:rsidP="005D0133">
      <w:pPr>
        <w:rPr>
          <w:sz w:val="24"/>
          <w:lang w:val="en-US"/>
        </w:rPr>
      </w:pPr>
    </w:p>
    <w:p w14:paraId="51072F22" w14:textId="3C81C2B6" w:rsidR="008D7534" w:rsidRDefault="008D7534">
      <w:pPr>
        <w:spacing w:before="0" w:after="0" w:line="240" w:lineRule="auto"/>
        <w:ind w:left="0"/>
        <w:rPr>
          <w:lang w:val="en-US"/>
        </w:rPr>
      </w:pPr>
      <w:r>
        <w:rPr>
          <w:lang w:val="en-US"/>
        </w:rPr>
        <w:br w:type="page"/>
      </w:r>
    </w:p>
    <w:p w14:paraId="5BCC9D76" w14:textId="77777777" w:rsidR="008D7534" w:rsidRPr="006B06A8" w:rsidRDefault="008D7534" w:rsidP="008D7534">
      <w:pPr>
        <w:pStyle w:val="Heading3"/>
      </w:pPr>
      <w:r w:rsidRPr="006B06A8">
        <w:t>Validation –</w:t>
      </w:r>
      <w:r>
        <w:t xml:space="preserve"> Retro Year VS Year Retro Paid</w:t>
      </w:r>
    </w:p>
    <w:p w14:paraId="53C19E71" w14:textId="77777777" w:rsidR="008D7534" w:rsidRPr="006B06A8" w:rsidRDefault="008D7534"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D7534" w14:paraId="77A6BE9A"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5E84871"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B2FE666" w14:textId="10C60058" w:rsidR="008D7534" w:rsidRPr="00AF4250" w:rsidRDefault="008D7534" w:rsidP="008D7534">
            <w:pPr>
              <w:pStyle w:val="Heading1"/>
              <w:rPr>
                <w:lang w:val="en-US"/>
              </w:rPr>
            </w:pPr>
            <w:bookmarkStart w:id="45" w:name="_Toc479243685"/>
            <w:bookmarkStart w:id="46" w:name="_Toc43372833"/>
            <w:r w:rsidRPr="008D7534">
              <w:rPr>
                <w:lang w:val="en-US"/>
              </w:rPr>
              <w:t>I54_</w:t>
            </w:r>
            <w:r>
              <w:rPr>
                <w:lang w:val="en-US"/>
              </w:rPr>
              <w:t>RetroYear VSYearRetroPaid</w:t>
            </w:r>
            <w:bookmarkEnd w:id="45"/>
            <w:bookmarkEnd w:id="46"/>
          </w:p>
        </w:tc>
      </w:tr>
      <w:tr w:rsidR="008D7534" w14:paraId="4AF0CD0D"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2EB1B32"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07F33BE" w14:textId="59179935" w:rsidR="008D7534" w:rsidRDefault="00241BCE"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5972</w:t>
            </w:r>
          </w:p>
        </w:tc>
      </w:tr>
      <w:tr w:rsidR="007D114E" w14:paraId="5EB87307"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F2047A6" w14:textId="6521B014" w:rsidR="007D114E" w:rsidRDefault="007D114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469824D" w14:textId="586CD59E" w:rsidR="007D114E" w:rsidRDefault="007D114E"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8D7534" w14:paraId="3043923F"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F73B13"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1A20917" w14:textId="77777777" w:rsidR="008D7534" w:rsidRDefault="008D7534"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CF455E">
              <w:rPr>
                <w:rFonts w:asciiTheme="minorHAnsi" w:eastAsia="Times New Roman" w:hAnsiTheme="minorHAnsi" w:cs="Calibri"/>
                <w:color w:val="auto"/>
                <w:sz w:val="22"/>
                <w:szCs w:val="22"/>
                <w:vertAlign w:val="superscript"/>
                <w:lang w:eastAsia="en-CA"/>
              </w:rPr>
              <w:t>st</w:t>
            </w:r>
            <w:r>
              <w:rPr>
                <w:rFonts w:asciiTheme="minorHAnsi" w:eastAsia="Times New Roman" w:hAnsiTheme="minorHAnsi" w:cs="Calibri"/>
                <w:color w:val="auto"/>
                <w:sz w:val="22"/>
                <w:szCs w:val="22"/>
                <w:lang w:eastAsia="en-CA"/>
              </w:rPr>
              <w:t xml:space="preserve"> level validation</w:t>
            </w:r>
          </w:p>
        </w:tc>
      </w:tr>
      <w:tr w:rsidR="008D7534" w14:paraId="4350846A"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B4E3B07"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33B4199" w14:textId="62E7B474" w:rsidR="008D7534" w:rsidRPr="00BB6589" w:rsidRDefault="008D7534"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Retro</w:t>
            </w:r>
            <w:r w:rsidR="004759F3">
              <w:rPr>
                <w:rFonts w:asciiTheme="minorHAnsi" w:eastAsia="Times New Roman" w:hAnsiTheme="minorHAnsi" w:cs="Calibri"/>
                <w:color w:val="auto"/>
                <w:sz w:val="22"/>
                <w:szCs w:val="22"/>
                <w:lang w:eastAsia="en-CA"/>
              </w:rPr>
              <w:t xml:space="preserve"> and Retro Calculator</w:t>
            </w:r>
          </w:p>
        </w:tc>
      </w:tr>
      <w:tr w:rsidR="008D7534" w14:paraId="4A81584B"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F4BDB0"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21DC0FD" w14:textId="77777777" w:rsidR="008D7534" w:rsidRDefault="008D7534" w:rsidP="00AB35E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8D7534" w14:paraId="4F892496"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F25106D"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BF42055" w14:textId="77777777" w:rsidR="008D7534" w:rsidRPr="00B464B9" w:rsidRDefault="008D7534"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8D7534" w:rsidRPr="00A61AB1" w14:paraId="3BF77DFE"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4D61D0"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2AE41CD"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21F3C20" w14:textId="77777777" w:rsidR="008D7534" w:rsidRPr="005861ED" w:rsidRDefault="008D7534" w:rsidP="00AB35E9">
            <w:pPr>
              <w:ind w:left="0"/>
              <w:rPr>
                <w:rFonts w:asciiTheme="minorHAnsi" w:hAnsiTheme="minorHAnsi"/>
                <w:sz w:val="22"/>
                <w:szCs w:val="22"/>
                <w:lang w:eastAsia="en-CA"/>
              </w:rPr>
            </w:pPr>
            <w:r w:rsidRPr="005861ED">
              <w:rPr>
                <w:rFonts w:asciiTheme="minorHAnsi" w:hAnsiTheme="minorHAnsi"/>
                <w:sz w:val="22"/>
                <w:szCs w:val="22"/>
                <w:lang w:eastAsia="en-CA"/>
              </w:rPr>
              <w:t xml:space="preserve">Retro Year must be less than the Year Retro Paid.  </w:t>
            </w:r>
          </w:p>
          <w:p w14:paraId="73526B9E" w14:textId="77777777" w:rsidR="008D7534" w:rsidRPr="00C301FC" w:rsidRDefault="008D7534" w:rsidP="00AB35E9">
            <w:pPr>
              <w:ind w:left="0"/>
              <w:rPr>
                <w:rFonts w:asciiTheme="minorHAnsi" w:hAnsiTheme="minorHAnsi"/>
                <w:sz w:val="22"/>
                <w:szCs w:val="22"/>
                <w:lang w:val="en-US" w:eastAsia="en-CA"/>
              </w:rPr>
            </w:pPr>
          </w:p>
        </w:tc>
      </w:tr>
      <w:tr w:rsidR="008D7534" w:rsidRPr="009151F9" w14:paraId="72BC0178"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0A93AD7"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742FB1D" w14:textId="77777777" w:rsidR="008D7534" w:rsidRDefault="008D7534" w:rsidP="00AB35E9">
            <w:pPr>
              <w:ind w:left="0"/>
              <w:rPr>
                <w:rFonts w:asciiTheme="minorHAnsi" w:hAnsiTheme="minorHAnsi"/>
                <w:sz w:val="22"/>
                <w:szCs w:val="22"/>
                <w:lang w:eastAsia="en-CA"/>
              </w:rPr>
            </w:pPr>
            <w:r>
              <w:rPr>
                <w:rFonts w:asciiTheme="minorHAnsi" w:hAnsiTheme="minorHAnsi"/>
                <w:sz w:val="22"/>
                <w:szCs w:val="22"/>
                <w:lang w:eastAsia="en-CA"/>
              </w:rPr>
              <w:t>Reject the member in the input file if:</w:t>
            </w:r>
          </w:p>
          <w:p w14:paraId="7FA83311" w14:textId="77777777" w:rsidR="008D7534" w:rsidRPr="00416239" w:rsidRDefault="008D7534" w:rsidP="00AB35E9">
            <w:pPr>
              <w:ind w:left="1440"/>
              <w:rPr>
                <w:rFonts w:asciiTheme="minorHAnsi" w:hAnsiTheme="minorHAnsi"/>
                <w:sz w:val="22"/>
                <w:szCs w:val="22"/>
                <w:lang w:val="en-US" w:eastAsia="en-CA"/>
              </w:rPr>
            </w:pPr>
            <w:r>
              <w:rPr>
                <w:rFonts w:asciiTheme="minorHAnsi" w:hAnsiTheme="minorHAnsi"/>
                <w:sz w:val="22"/>
                <w:szCs w:val="22"/>
                <w:lang w:val="en-US" w:eastAsia="en-CA"/>
              </w:rPr>
              <w:t>File.YearRetro &gt;= File.YearRetroPaid</w:t>
            </w:r>
          </w:p>
        </w:tc>
      </w:tr>
      <w:tr w:rsidR="008D7534" w:rsidRPr="00A61AB1" w14:paraId="73B463E7"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9140D2"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C70853E" w14:textId="7BF3D303" w:rsidR="008D7534" w:rsidRPr="005861ED" w:rsidRDefault="00790699" w:rsidP="00AB35E9">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8D7534" w:rsidRPr="00A61AB1" w14:paraId="2B990F0B"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A698096"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C76FB71" w14:textId="1707F80D" w:rsidR="008D7534" w:rsidRPr="00A72B28" w:rsidRDefault="008D7534" w:rsidP="00AB35E9">
            <w:pPr>
              <w:pStyle w:val="NormalWeb"/>
              <w:spacing w:line="276" w:lineRule="auto"/>
              <w:rPr>
                <w:rFonts w:asciiTheme="minorHAnsi" w:hAnsiTheme="minorHAnsi"/>
                <w:color w:val="000000"/>
                <w:sz w:val="22"/>
                <w:szCs w:val="22"/>
                <w:lang w:val="en-CA"/>
              </w:rPr>
            </w:pPr>
            <w:r w:rsidRPr="005861ED">
              <w:rPr>
                <w:rFonts w:asciiTheme="minorHAnsi" w:hAnsiTheme="minorHAnsi"/>
                <w:color w:val="000000"/>
                <w:sz w:val="22"/>
                <w:szCs w:val="22"/>
                <w:lang w:val="en-CA"/>
              </w:rPr>
              <w:t>The Retro Year cannot be greater than or equal to the Year Retro Paid. Please revise the</w:t>
            </w:r>
            <w:r>
              <w:rPr>
                <w:rFonts w:asciiTheme="minorHAnsi" w:hAnsiTheme="minorHAnsi"/>
                <w:color w:val="000000"/>
                <w:sz w:val="22"/>
                <w:szCs w:val="22"/>
                <w:lang w:val="en-CA"/>
              </w:rPr>
              <w:t xml:space="preserve"> </w:t>
            </w:r>
            <w:r w:rsidRPr="005861ED">
              <w:rPr>
                <w:rFonts w:asciiTheme="minorHAnsi" w:hAnsiTheme="minorHAnsi"/>
                <w:color w:val="000000"/>
                <w:sz w:val="22"/>
                <w:szCs w:val="22"/>
                <w:lang w:val="en-CA"/>
              </w:rPr>
              <w:t>retro</w:t>
            </w:r>
            <w:r>
              <w:rPr>
                <w:rFonts w:asciiTheme="minorHAnsi" w:hAnsiTheme="minorHAnsi"/>
                <w:color w:val="000000"/>
                <w:sz w:val="22"/>
                <w:szCs w:val="22"/>
                <w:lang w:val="en-CA"/>
              </w:rPr>
              <w:t xml:space="preserve"> paid in {1}</w:t>
            </w:r>
            <w:r w:rsidRPr="005861ED">
              <w:rPr>
                <w:rFonts w:asciiTheme="minorHAnsi" w:hAnsiTheme="minorHAnsi"/>
                <w:color w:val="000000"/>
                <w:sz w:val="22"/>
                <w:szCs w:val="22"/>
                <w:lang w:val="en-CA"/>
              </w:rPr>
              <w:t xml:space="preserve"> reported for {</w:t>
            </w:r>
            <w:r>
              <w:rPr>
                <w:rFonts w:asciiTheme="minorHAnsi" w:hAnsiTheme="minorHAnsi"/>
                <w:color w:val="000000"/>
                <w:sz w:val="22"/>
                <w:szCs w:val="22"/>
                <w:lang w:val="en-CA"/>
              </w:rPr>
              <w:t>0</w:t>
            </w:r>
            <w:r w:rsidRPr="005861ED">
              <w:rPr>
                <w:rFonts w:asciiTheme="minorHAnsi" w:hAnsiTheme="minorHAnsi"/>
                <w:color w:val="000000"/>
                <w:sz w:val="22"/>
                <w:szCs w:val="22"/>
                <w:lang w:val="en-CA"/>
              </w:rPr>
              <w:t>}.</w:t>
            </w:r>
          </w:p>
        </w:tc>
      </w:tr>
      <w:tr w:rsidR="008D7534" w:rsidRPr="00A61AB1" w14:paraId="129760DD"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9E2EF8A"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20C531C"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DDD01B6" w14:textId="104F373F" w:rsidR="008D7534" w:rsidRPr="00B464B9" w:rsidRDefault="008D7534" w:rsidP="00AB35E9">
            <w:pPr>
              <w:spacing w:before="60" w:after="60"/>
              <w:ind w:left="0"/>
              <w:rPr>
                <w:rFonts w:asciiTheme="minorHAnsi" w:hAnsiTheme="minorHAnsi"/>
                <w:sz w:val="22"/>
                <w:szCs w:val="22"/>
                <w:lang w:eastAsia="en-CA"/>
              </w:rPr>
            </w:pPr>
            <w:r w:rsidRPr="005861ED">
              <w:rPr>
                <w:rFonts w:asciiTheme="minorHAnsi" w:hAnsiTheme="minorHAnsi"/>
                <w:sz w:val="22"/>
                <w:szCs w:val="22"/>
              </w:rPr>
              <w:t xml:space="preserve">The Retro Year cannot be greater than or equal to the Year Retro Paid. </w:t>
            </w:r>
          </w:p>
        </w:tc>
      </w:tr>
      <w:tr w:rsidR="008D7534" w:rsidRPr="0085712F" w14:paraId="11509899"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46BBC2D" w14:textId="77777777" w:rsidR="008D7534" w:rsidRPr="0085712F" w:rsidRDefault="008D7534" w:rsidP="00AB35E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41EE589" w14:textId="4A071CD1" w:rsidR="008D7534" w:rsidRDefault="008D7534" w:rsidP="00AB35E9">
            <w:pPr>
              <w:spacing w:before="60" w:after="60"/>
              <w:ind w:left="0"/>
              <w:rPr>
                <w:rFonts w:asciiTheme="minorHAnsi" w:hAnsiTheme="minorHAnsi"/>
                <w:sz w:val="22"/>
                <w:szCs w:val="22"/>
                <w:lang w:val="en-US" w:eastAsia="en-CA"/>
              </w:rPr>
            </w:pPr>
            <w:r>
              <w:rPr>
                <w:rFonts w:asciiTheme="minorHAnsi" w:hAnsiTheme="minorHAnsi" w:cs="Calibri"/>
                <w:color w:val="auto"/>
                <w:sz w:val="22"/>
                <w:szCs w:val="22"/>
              </w:rPr>
              <w:t xml:space="preserve">0: </w:t>
            </w:r>
            <w:r>
              <w:rPr>
                <w:rFonts w:asciiTheme="minorHAnsi" w:hAnsiTheme="minorHAnsi"/>
                <w:sz w:val="22"/>
                <w:szCs w:val="22"/>
                <w:lang w:eastAsia="en-CA"/>
              </w:rPr>
              <w:t>File.</w:t>
            </w:r>
            <w:r>
              <w:rPr>
                <w:rFonts w:asciiTheme="minorHAnsi" w:hAnsiTheme="minorHAnsi"/>
                <w:sz w:val="22"/>
                <w:szCs w:val="22"/>
                <w:lang w:val="en-US" w:eastAsia="en-CA"/>
              </w:rPr>
              <w:t>YearRetro</w:t>
            </w:r>
          </w:p>
          <w:p w14:paraId="705894C7" w14:textId="77777777" w:rsidR="008D7534" w:rsidRPr="0070489C" w:rsidRDefault="008D7534" w:rsidP="00AB35E9">
            <w:pPr>
              <w:spacing w:before="60" w:after="60"/>
              <w:ind w:left="0"/>
              <w:rPr>
                <w:rFonts w:asciiTheme="minorHAnsi" w:hAnsiTheme="minorHAnsi"/>
                <w:sz w:val="22"/>
                <w:szCs w:val="22"/>
                <w:u w:val="single"/>
                <w:lang w:eastAsia="en-CA"/>
              </w:rPr>
            </w:pPr>
            <w:r>
              <w:rPr>
                <w:rFonts w:asciiTheme="minorHAnsi" w:hAnsiTheme="minorHAnsi"/>
                <w:sz w:val="22"/>
                <w:szCs w:val="22"/>
                <w:lang w:val="en-US" w:eastAsia="en-CA"/>
              </w:rPr>
              <w:t>1: File.YearRetroPaid</w:t>
            </w:r>
          </w:p>
        </w:tc>
      </w:tr>
      <w:tr w:rsidR="008D7534" w:rsidRPr="0085712F" w14:paraId="6B9F93A5"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FAD443" w14:textId="77777777" w:rsidR="008D7534" w:rsidRPr="0085712F" w:rsidRDefault="008D7534" w:rsidP="00AB35E9">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0ADEE66" w14:textId="77777777" w:rsidR="008D7534" w:rsidRPr="006100CE" w:rsidRDefault="008D7534" w:rsidP="00AB35E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8D7534" w:rsidRPr="0085712F" w14:paraId="791461A1"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3F023EA" w14:textId="77777777" w:rsidR="008D7534" w:rsidRPr="0085712F"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E9EB555" w14:textId="77777777" w:rsidR="008D7534" w:rsidRPr="000A1B9C" w:rsidRDefault="008D7534" w:rsidP="00AB35E9">
            <w:pPr>
              <w:spacing w:before="60" w:after="60" w:line="240" w:lineRule="auto"/>
              <w:ind w:left="0"/>
              <w:rPr>
                <w:rFonts w:asciiTheme="minorHAnsi" w:hAnsiTheme="minorHAnsi"/>
                <w:sz w:val="22"/>
                <w:szCs w:val="22"/>
                <w:lang w:eastAsia="en-CA"/>
              </w:rPr>
            </w:pPr>
            <w:r w:rsidRPr="000A1B9C">
              <w:rPr>
                <w:rFonts w:asciiTheme="minorHAnsi" w:hAnsiTheme="minorHAnsi"/>
                <w:sz w:val="22"/>
                <w:szCs w:val="22"/>
                <w:lang w:eastAsia="en-CA"/>
              </w:rPr>
              <w:t xml:space="preserve">a. If the Retro Year = Year Retro Paid = Current Year the ER should wait and report contributions as part of MDC data for the current year.  They should remit contributions as part of the regular </w:t>
            </w:r>
            <w:r w:rsidRPr="00BB6589">
              <w:rPr>
                <w:rFonts w:asciiTheme="minorHAnsi" w:hAnsiTheme="minorHAnsi"/>
                <w:color w:val="auto"/>
                <w:sz w:val="22"/>
                <w:szCs w:val="22"/>
                <w:lang w:eastAsia="en-CA"/>
              </w:rPr>
              <w:t>contributions</w:t>
            </w:r>
            <w:r w:rsidRPr="000A1B9C">
              <w:rPr>
                <w:rFonts w:asciiTheme="minorHAnsi" w:hAnsiTheme="minorHAnsi"/>
                <w:sz w:val="22"/>
                <w:szCs w:val="22"/>
                <w:lang w:eastAsia="en-CA"/>
              </w:rPr>
              <w:t xml:space="preserve"> for the current year.</w:t>
            </w:r>
          </w:p>
          <w:p w14:paraId="799F31E0" w14:textId="77777777" w:rsidR="008D7534" w:rsidRPr="000A1B9C" w:rsidRDefault="008D7534" w:rsidP="00AB35E9">
            <w:pPr>
              <w:spacing w:before="60" w:after="60" w:line="240" w:lineRule="auto"/>
              <w:ind w:left="0"/>
              <w:rPr>
                <w:rFonts w:asciiTheme="minorHAnsi" w:hAnsiTheme="minorHAnsi"/>
                <w:sz w:val="22"/>
                <w:szCs w:val="22"/>
                <w:lang w:eastAsia="en-CA"/>
              </w:rPr>
            </w:pPr>
            <w:r w:rsidRPr="000A1B9C">
              <w:rPr>
                <w:rFonts w:asciiTheme="minorHAnsi" w:hAnsiTheme="minorHAnsi"/>
                <w:sz w:val="22"/>
                <w:szCs w:val="22"/>
                <w:lang w:eastAsia="en-CA"/>
              </w:rPr>
              <w:t xml:space="preserve">b. If the Retro Year = Year Retro Paid = MDC Year the ER should report contributions as part of MDC data.  Reconciliation process will determine if additional payments are required.   </w:t>
            </w:r>
          </w:p>
          <w:p w14:paraId="6B4960D3" w14:textId="77777777" w:rsidR="008D7534" w:rsidRPr="006100CE" w:rsidRDefault="008D7534" w:rsidP="00AB35E9">
            <w:pPr>
              <w:spacing w:before="60" w:after="60" w:line="240" w:lineRule="auto"/>
              <w:ind w:left="0"/>
              <w:rPr>
                <w:rFonts w:asciiTheme="minorHAnsi" w:hAnsiTheme="minorHAnsi"/>
                <w:sz w:val="22"/>
                <w:szCs w:val="22"/>
                <w:lang w:eastAsia="en-CA"/>
              </w:rPr>
            </w:pPr>
            <w:r w:rsidRPr="000A1B9C">
              <w:rPr>
                <w:rFonts w:asciiTheme="minorHAnsi" w:hAnsiTheme="minorHAnsi"/>
                <w:sz w:val="22"/>
                <w:szCs w:val="22"/>
                <w:lang w:eastAsia="en-CA"/>
              </w:rPr>
              <w:t xml:space="preserve">c. If the Retro Year = Year Retro Paid = (Year &lt; MDC Year) the ER should report contributions as PYA to previously reported regular contributions.  </w:t>
            </w:r>
          </w:p>
        </w:tc>
      </w:tr>
      <w:tr w:rsidR="008D7534" w:rsidRPr="0085712F" w14:paraId="5F19998A"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F25BBF"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5B66468" w14:textId="77777777" w:rsidR="008D7534" w:rsidRPr="0085712F" w:rsidRDefault="008D7534" w:rsidP="00AB35E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90D4BD5" w14:textId="77777777" w:rsidR="004759F3" w:rsidRDefault="004759F3" w:rsidP="004759F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20171115:</w:t>
            </w:r>
          </w:p>
          <w:p w14:paraId="0E2313CE" w14:textId="77777777" w:rsidR="004759F3" w:rsidRPr="00014D3B" w:rsidRDefault="004759F3" w:rsidP="00412E96">
            <w:pPr>
              <w:pStyle w:val="ListParagraph"/>
              <w:numPr>
                <w:ilvl w:val="0"/>
                <w:numId w:val="3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Added validation logic applicable to Retro Calculator.</w:t>
            </w:r>
          </w:p>
          <w:p w14:paraId="6E02B602" w14:textId="77777777" w:rsidR="004759F3" w:rsidRDefault="004759F3" w:rsidP="00AB35E9">
            <w:pPr>
              <w:spacing w:before="60" w:after="60" w:line="240" w:lineRule="auto"/>
              <w:ind w:left="0"/>
              <w:rPr>
                <w:rFonts w:asciiTheme="minorHAnsi" w:hAnsiTheme="minorHAnsi"/>
                <w:sz w:val="22"/>
                <w:szCs w:val="22"/>
                <w:lang w:eastAsia="en-CA"/>
              </w:rPr>
            </w:pPr>
          </w:p>
          <w:p w14:paraId="7136E88F" w14:textId="77777777" w:rsidR="008D7534" w:rsidRDefault="008D7534" w:rsidP="00AB35E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20170501:</w:t>
            </w:r>
          </w:p>
          <w:p w14:paraId="62849CAD" w14:textId="77777777" w:rsidR="008D7534" w:rsidRPr="00CF455E" w:rsidRDefault="008D7534" w:rsidP="00412E96">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HOOPP to change Master Val Number to an input message (Ixx)</w:t>
            </w:r>
          </w:p>
          <w:p w14:paraId="147B73E3" w14:textId="77777777" w:rsidR="008D7534" w:rsidRPr="00CF455E" w:rsidRDefault="008D7534" w:rsidP="00412E96">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Ready for sign-off.</w:t>
            </w:r>
          </w:p>
        </w:tc>
      </w:tr>
    </w:tbl>
    <w:p w14:paraId="7424274F" w14:textId="77777777" w:rsidR="008D7534" w:rsidRDefault="008D7534" w:rsidP="008D7534">
      <w:pPr>
        <w:spacing w:before="0" w:after="0" w:line="240" w:lineRule="auto"/>
        <w:ind w:left="0"/>
      </w:pPr>
    </w:p>
    <w:p w14:paraId="2A04FC49" w14:textId="7155E88E" w:rsidR="008D7534" w:rsidRDefault="008D7534" w:rsidP="008D7534">
      <w:r>
        <w:br w:type="page"/>
      </w:r>
    </w:p>
    <w:p w14:paraId="07698428" w14:textId="77777777" w:rsidR="00215B9A" w:rsidRPr="001B40E9" w:rsidRDefault="00215B9A" w:rsidP="00215B9A">
      <w:pPr>
        <w:pStyle w:val="Heading3"/>
        <w:rPr>
          <w:rFonts w:ascii="Verdana" w:hAnsi="Verdana" w:cs="Calibri"/>
          <w:color w:val="000000" w:themeColor="text1"/>
          <w:lang w:val="en-US"/>
        </w:rPr>
      </w:pPr>
      <w:r w:rsidRPr="006B06A8">
        <w:t xml:space="preserve">Validation – </w:t>
      </w:r>
      <w:r>
        <w:t xml:space="preserve">Zéro Weeks </w:t>
      </w:r>
      <w:r w:rsidRPr="00E458C8">
        <w:t>And</w:t>
      </w:r>
      <w:r>
        <w:t xml:space="preserve"> Zéro LowContributions </w:t>
      </w:r>
      <w:r w:rsidRPr="00E458C8">
        <w:t>Provided</w:t>
      </w:r>
    </w:p>
    <w:tbl>
      <w:tblPr>
        <w:tblpPr w:leftFromText="141" w:rightFromText="141" w:vertAnchor="text" w:horzAnchor="margin" w:tblpXSpec="center" w:tblpY="429"/>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D15688" w14:paraId="5E9D0068"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D9C6D79" w14:textId="77777777" w:rsidR="00D15688"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55209911" w14:textId="77777777" w:rsidR="00D15688" w:rsidRPr="00E52378" w:rsidRDefault="00D15688" w:rsidP="00D15688">
            <w:pPr>
              <w:pStyle w:val="Heading1"/>
              <w:rPr>
                <w:lang w:val="en-US"/>
              </w:rPr>
            </w:pPr>
            <w:bookmarkStart w:id="47" w:name="_Toc527464672"/>
            <w:bookmarkStart w:id="48" w:name="_Toc43372834"/>
            <w:r>
              <w:rPr>
                <w:lang w:val="en-US"/>
              </w:rPr>
              <w:t>I55</w:t>
            </w:r>
            <w:r w:rsidRPr="000331C6">
              <w:rPr>
                <w:lang w:val="en-US"/>
              </w:rPr>
              <w:t>_</w:t>
            </w:r>
            <w:r>
              <w:t xml:space="preserve"> Zéro_Weeks_</w:t>
            </w:r>
            <w:r w:rsidRPr="00E458C8">
              <w:t>And</w:t>
            </w:r>
            <w:r>
              <w:t>_Zéro_LowContributions_</w:t>
            </w:r>
            <w:r w:rsidRPr="00E458C8">
              <w:t>Provided</w:t>
            </w:r>
            <w:bookmarkEnd w:id="47"/>
            <w:bookmarkEnd w:id="48"/>
          </w:p>
        </w:tc>
      </w:tr>
      <w:tr w:rsidR="00D15688" w14:paraId="551BD147"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2590D0" w14:textId="77777777" w:rsidR="00D15688"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4315F24" w14:textId="77777777" w:rsidR="00D15688" w:rsidRPr="00E31C81" w:rsidRDefault="00D15688" w:rsidP="00D1568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9349</w:t>
            </w:r>
          </w:p>
        </w:tc>
      </w:tr>
      <w:tr w:rsidR="00D15688" w14:paraId="2C04D6C2"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386B88" w14:textId="77777777" w:rsidR="00D15688"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A8218F9" w14:textId="77777777" w:rsidR="00D15688" w:rsidRPr="00E31C81" w:rsidRDefault="00D15688" w:rsidP="00D15688">
            <w:pPr>
              <w:pStyle w:val="NormalWeb"/>
              <w:spacing w:before="0" w:beforeAutospacing="0" w:after="0" w:afterAutospacing="0"/>
              <w:rPr>
                <w:rFonts w:asciiTheme="minorHAnsi" w:eastAsia="Verdana" w:hAnsiTheme="minorHAnsi" w:cs="Verdana"/>
                <w:color w:val="000000"/>
                <w:sz w:val="22"/>
                <w:szCs w:val="22"/>
                <w:lang w:val="en-US"/>
              </w:rPr>
            </w:pPr>
            <w:r>
              <w:rPr>
                <w:rFonts w:asciiTheme="minorHAnsi" w:hAnsiTheme="minorHAnsi" w:cs="Calibri"/>
                <w:sz w:val="22"/>
                <w:szCs w:val="22"/>
                <w:lang w:eastAsia="en-CA"/>
              </w:rPr>
              <w:t>Data Import</w:t>
            </w:r>
          </w:p>
        </w:tc>
      </w:tr>
      <w:tr w:rsidR="00D15688" w14:paraId="1BCCC7DC"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0AFA332" w14:textId="77777777" w:rsidR="00D15688"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D14A361" w14:textId="77777777" w:rsidR="00D15688" w:rsidRPr="00D271DE" w:rsidRDefault="00D15688" w:rsidP="00D15688">
            <w:pPr>
              <w:pStyle w:val="NormalWeb"/>
              <w:spacing w:before="0" w:beforeAutospacing="0" w:after="0" w:afterAutospacing="0"/>
              <w:rPr>
                <w:rFonts w:asciiTheme="minorHAnsi" w:eastAsia="Verdana" w:hAnsiTheme="minorHAnsi" w:cs="Verdana"/>
                <w:color w:val="000000"/>
                <w:sz w:val="22"/>
                <w:szCs w:val="22"/>
                <w:lang w:val="en-US"/>
              </w:rPr>
            </w:pPr>
            <w:r>
              <w:rPr>
                <w:rFonts w:asciiTheme="minorHAnsi" w:hAnsiTheme="minorHAnsi" w:cs="Calibri"/>
                <w:sz w:val="22"/>
                <w:szCs w:val="22"/>
                <w:lang w:eastAsia="en-CA"/>
              </w:rPr>
              <w:t>1</w:t>
            </w:r>
            <w:r w:rsidRPr="006E4673">
              <w:rPr>
                <w:rFonts w:asciiTheme="minorHAnsi" w:hAnsiTheme="minorHAnsi" w:cs="Calibri"/>
                <w:sz w:val="22"/>
                <w:szCs w:val="22"/>
                <w:vertAlign w:val="superscript"/>
                <w:lang w:eastAsia="en-CA"/>
              </w:rPr>
              <w:t>st</w:t>
            </w:r>
            <w:r>
              <w:rPr>
                <w:rFonts w:asciiTheme="minorHAnsi" w:hAnsiTheme="minorHAnsi" w:cs="Calibri"/>
                <w:sz w:val="22"/>
                <w:szCs w:val="22"/>
                <w:lang w:eastAsia="en-CA"/>
              </w:rPr>
              <w:t xml:space="preserve"> </w:t>
            </w:r>
            <w:r w:rsidRPr="00E31C81">
              <w:rPr>
                <w:rFonts w:asciiTheme="minorHAnsi" w:eastAsia="Verdana" w:hAnsiTheme="minorHAnsi" w:cs="Verdana"/>
                <w:color w:val="000000"/>
                <w:sz w:val="22"/>
                <w:szCs w:val="22"/>
                <w:lang w:val="en-US"/>
              </w:rPr>
              <w:t>level validation</w:t>
            </w:r>
          </w:p>
        </w:tc>
      </w:tr>
      <w:tr w:rsidR="00D15688" w14:paraId="63B81DA9"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1C1412" w14:textId="77777777" w:rsidR="00D15688"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Section </w:t>
            </w:r>
          </w:p>
        </w:tc>
        <w:tc>
          <w:tcPr>
            <w:tcW w:w="8448" w:type="dxa"/>
            <w:tcBorders>
              <w:top w:val="single" w:sz="4" w:space="0" w:color="auto"/>
              <w:left w:val="single" w:sz="4" w:space="0" w:color="auto"/>
              <w:bottom w:val="single" w:sz="4" w:space="0" w:color="auto"/>
              <w:right w:val="single" w:sz="4" w:space="0" w:color="auto"/>
            </w:tcBorders>
            <w:vAlign w:val="center"/>
          </w:tcPr>
          <w:p w14:paraId="423AC584" w14:textId="77777777" w:rsidR="00D15688" w:rsidRPr="00A476DC" w:rsidRDefault="00D15688" w:rsidP="00D15688">
            <w:pPr>
              <w:pStyle w:val="NormalWeb"/>
              <w:spacing w:before="0" w:beforeAutospacing="0" w:after="0" w:afterAutospacing="0"/>
              <w:rPr>
                <w:rFonts w:asciiTheme="minorHAnsi" w:hAnsiTheme="minorHAnsi"/>
                <w:sz w:val="22"/>
                <w:szCs w:val="22"/>
                <w:lang w:val="en-US" w:eastAsia="en-CA"/>
              </w:rPr>
            </w:pPr>
            <w:r>
              <w:rPr>
                <w:rFonts w:asciiTheme="minorHAnsi" w:eastAsia="Verdana" w:hAnsiTheme="minorHAnsi" w:cs="Verdana"/>
                <w:color w:val="000000"/>
                <w:sz w:val="22"/>
                <w:szCs w:val="22"/>
                <w:lang w:val="en-US"/>
              </w:rPr>
              <w:t>Core (MDC)</w:t>
            </w:r>
            <w:r w:rsidRPr="00E31C81">
              <w:rPr>
                <w:rFonts w:asciiTheme="minorHAnsi" w:eastAsia="Verdana" w:hAnsiTheme="minorHAnsi" w:cs="Verdana"/>
                <w:color w:val="000000"/>
                <w:sz w:val="22"/>
                <w:szCs w:val="22"/>
                <w:lang w:val="en-US"/>
              </w:rPr>
              <w:t xml:space="preserve"> and Events</w:t>
            </w:r>
          </w:p>
        </w:tc>
      </w:tr>
      <w:tr w:rsidR="00D15688" w14:paraId="6FB57862"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956CBE4" w14:textId="77777777" w:rsidR="00D15688"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1D8A819" w14:textId="77777777" w:rsidR="00D15688" w:rsidRPr="00E31C81" w:rsidRDefault="00D15688" w:rsidP="00D15688">
            <w:pPr>
              <w:spacing w:before="60" w:after="60" w:line="240" w:lineRule="auto"/>
              <w:ind w:left="0"/>
              <w:rPr>
                <w:rFonts w:asciiTheme="minorHAnsi" w:eastAsia="Times New Roman" w:hAnsiTheme="minorHAnsi" w:cs="Calibri"/>
                <w:color w:val="auto"/>
                <w:sz w:val="22"/>
                <w:szCs w:val="22"/>
                <w:lang w:eastAsia="en-CA"/>
              </w:rPr>
            </w:pPr>
            <w:r w:rsidRPr="00E31C81">
              <w:rPr>
                <w:rFonts w:asciiTheme="minorHAnsi" w:hAnsiTheme="minorHAnsi"/>
                <w:color w:val="auto"/>
                <w:sz w:val="22"/>
                <w:szCs w:val="22"/>
                <w:lang w:eastAsia="en-CA"/>
              </w:rPr>
              <w:t>Complete Member Error</w:t>
            </w:r>
          </w:p>
        </w:tc>
      </w:tr>
      <w:tr w:rsidR="00D15688" w14:paraId="2822BAD0"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FD83560" w14:textId="77777777" w:rsidR="00D15688"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4847253" w14:textId="77777777" w:rsidR="00D15688" w:rsidRPr="00E31C81" w:rsidRDefault="00D15688" w:rsidP="00D15688">
            <w:pPr>
              <w:spacing w:before="60" w:after="60" w:line="240" w:lineRule="auto"/>
              <w:ind w:left="0"/>
              <w:rPr>
                <w:rFonts w:asciiTheme="minorHAnsi" w:eastAsia="Times New Roman" w:hAnsiTheme="minorHAnsi" w:cs="Calibri"/>
                <w:color w:val="auto"/>
                <w:sz w:val="22"/>
                <w:szCs w:val="22"/>
                <w:lang w:eastAsia="en-CA"/>
              </w:rPr>
            </w:pPr>
            <w:r w:rsidRPr="00E31C81">
              <w:rPr>
                <w:rFonts w:asciiTheme="minorHAnsi" w:hAnsiTheme="minorHAnsi"/>
                <w:sz w:val="22"/>
                <w:szCs w:val="22"/>
                <w:lang w:eastAsia="en-CA"/>
              </w:rPr>
              <w:t>Public</w:t>
            </w:r>
          </w:p>
        </w:tc>
      </w:tr>
      <w:tr w:rsidR="00D15688" w:rsidRPr="00A61AB1" w14:paraId="29F3B204"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657D2D" w14:textId="77777777" w:rsidR="00D15688"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Rule</w:t>
            </w:r>
          </w:p>
        </w:tc>
        <w:tc>
          <w:tcPr>
            <w:tcW w:w="8448" w:type="dxa"/>
            <w:tcBorders>
              <w:top w:val="single" w:sz="4" w:space="0" w:color="auto"/>
              <w:left w:val="single" w:sz="4" w:space="0" w:color="auto"/>
              <w:bottom w:val="single" w:sz="4" w:space="0" w:color="auto"/>
              <w:right w:val="single" w:sz="4" w:space="0" w:color="auto"/>
            </w:tcBorders>
            <w:vAlign w:val="center"/>
          </w:tcPr>
          <w:p w14:paraId="6B80095A" w14:textId="77777777" w:rsidR="00D15688" w:rsidRPr="004C4216" w:rsidRDefault="00D15688" w:rsidP="00D15688">
            <w:pPr>
              <w:pStyle w:val="NormalWeb"/>
              <w:spacing w:before="0" w:beforeAutospacing="0" w:after="0" w:afterAutospacing="0"/>
              <w:rPr>
                <w:rFonts w:asciiTheme="minorHAnsi" w:hAnsiTheme="minorHAnsi" w:cs="Calibri"/>
                <w:color w:val="000000" w:themeColor="text1"/>
                <w:sz w:val="22"/>
                <w:szCs w:val="22"/>
                <w:lang w:val="en-CA"/>
              </w:rPr>
            </w:pPr>
            <w:r w:rsidRPr="004C4216">
              <w:rPr>
                <w:rFonts w:asciiTheme="minorHAnsi" w:hAnsiTheme="minorHAnsi"/>
                <w:sz w:val="22"/>
                <w:szCs w:val="22"/>
                <w:lang w:val="en-CA" w:eastAsia="en-CA"/>
              </w:rPr>
              <w:t xml:space="preserve">Specific validation to ensure </w:t>
            </w:r>
            <w:r w:rsidRPr="004C4216">
              <w:rPr>
                <w:rFonts w:asciiTheme="minorHAnsi" w:hAnsiTheme="minorHAnsi" w:cs="Calibri"/>
                <w:sz w:val="22"/>
                <w:szCs w:val="22"/>
                <w:lang w:val="en-CA" w:eastAsia="en-CA"/>
              </w:rPr>
              <w:t xml:space="preserve">that </w:t>
            </w:r>
            <w:r>
              <w:rPr>
                <w:rFonts w:asciiTheme="minorHAnsi" w:hAnsiTheme="minorHAnsi" w:cs="Calibri"/>
                <w:sz w:val="22"/>
                <w:szCs w:val="22"/>
                <w:lang w:val="en-CA" w:eastAsia="en-CA"/>
              </w:rPr>
              <w:t>low contributions are provided when weeks are reported.</w:t>
            </w:r>
          </w:p>
        </w:tc>
      </w:tr>
      <w:tr w:rsidR="00D15688" w:rsidRPr="009151F9" w14:paraId="1F8AF6C6"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50101B9" w14:textId="77777777" w:rsidR="00D15688"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2ABC783" w14:textId="77777777" w:rsidR="00D15688" w:rsidRDefault="00D15688" w:rsidP="00D15688">
            <w:pPr>
              <w:ind w:left="0"/>
              <w:rPr>
                <w:rFonts w:asciiTheme="minorHAnsi" w:hAnsiTheme="minorHAnsi"/>
                <w:color w:val="auto"/>
                <w:sz w:val="22"/>
                <w:szCs w:val="22"/>
                <w:lang w:eastAsia="en-CA"/>
              </w:rPr>
            </w:pPr>
            <w:r w:rsidRPr="00E31C81">
              <w:rPr>
                <w:rFonts w:asciiTheme="minorHAnsi" w:hAnsiTheme="minorHAnsi"/>
                <w:color w:val="auto"/>
                <w:sz w:val="22"/>
                <w:szCs w:val="22"/>
                <w:lang w:eastAsia="en-CA"/>
              </w:rPr>
              <w:t>Reject the member in the input file if :</w:t>
            </w:r>
          </w:p>
          <w:p w14:paraId="6311B3FF" w14:textId="77777777" w:rsidR="00D15688" w:rsidRDefault="00D15688" w:rsidP="00D15688">
            <w:pPr>
              <w:ind w:left="742"/>
              <w:rPr>
                <w:rFonts w:asciiTheme="minorHAnsi" w:hAnsiTheme="minorHAnsi"/>
                <w:sz w:val="22"/>
                <w:szCs w:val="22"/>
                <w:lang w:eastAsia="en-CA"/>
              </w:rPr>
            </w:pPr>
            <w:r>
              <w:rPr>
                <w:rFonts w:asciiTheme="minorHAnsi" w:hAnsiTheme="minorHAnsi"/>
                <w:sz w:val="22"/>
                <w:szCs w:val="22"/>
                <w:lang w:eastAsia="en-CA"/>
              </w:rPr>
              <w:t>File.</w:t>
            </w:r>
            <w:r w:rsidRPr="00925909">
              <w:rPr>
                <w:rFonts w:asciiTheme="minorHAnsi" w:hAnsiTheme="minorHAnsi"/>
                <w:sz w:val="22"/>
                <w:szCs w:val="22"/>
                <w:lang w:eastAsia="en-CA"/>
              </w:rPr>
              <w:t xml:space="preserve">Weeks &gt; 0 and </w:t>
            </w:r>
            <w:r>
              <w:rPr>
                <w:rFonts w:asciiTheme="minorHAnsi" w:hAnsiTheme="minorHAnsi"/>
                <w:sz w:val="22"/>
                <w:szCs w:val="22"/>
                <w:lang w:eastAsia="en-CA"/>
              </w:rPr>
              <w:t>File.</w:t>
            </w:r>
            <w:r>
              <w:t>L</w:t>
            </w:r>
            <w:r>
              <w:rPr>
                <w:rFonts w:asciiTheme="minorHAnsi" w:hAnsiTheme="minorHAnsi" w:cs="Calibri"/>
                <w:sz w:val="22"/>
                <w:szCs w:val="22"/>
                <w:lang w:eastAsia="en-CA"/>
              </w:rPr>
              <w:t xml:space="preserve">owContributions </w:t>
            </w:r>
            <w:r>
              <w:rPr>
                <w:rFonts w:asciiTheme="minorHAnsi" w:hAnsiTheme="minorHAnsi"/>
                <w:sz w:val="22"/>
                <w:szCs w:val="22"/>
                <w:lang w:eastAsia="en-CA"/>
              </w:rPr>
              <w:t>=</w:t>
            </w:r>
            <w:r w:rsidRPr="00925909">
              <w:rPr>
                <w:rFonts w:asciiTheme="minorHAnsi" w:hAnsiTheme="minorHAnsi"/>
                <w:sz w:val="22"/>
                <w:szCs w:val="22"/>
                <w:lang w:eastAsia="en-CA"/>
              </w:rPr>
              <w:t xml:space="preserve"> $0</w:t>
            </w:r>
          </w:p>
          <w:p w14:paraId="39331B73" w14:textId="77777777" w:rsidR="00D15688" w:rsidRDefault="00D15688" w:rsidP="00D15688">
            <w:pPr>
              <w:ind w:left="742"/>
              <w:rPr>
                <w:rFonts w:asciiTheme="minorHAnsi" w:hAnsiTheme="minorHAnsi"/>
                <w:sz w:val="22"/>
                <w:szCs w:val="22"/>
                <w:lang w:eastAsia="en-CA"/>
              </w:rPr>
            </w:pPr>
            <w:r>
              <w:rPr>
                <w:rFonts w:asciiTheme="minorHAnsi" w:hAnsiTheme="minorHAnsi"/>
                <w:sz w:val="22"/>
                <w:szCs w:val="22"/>
                <w:lang w:eastAsia="en-CA"/>
              </w:rPr>
              <w:t>Or</w:t>
            </w:r>
          </w:p>
          <w:p w14:paraId="78B0CE22" w14:textId="77777777" w:rsidR="00D15688" w:rsidRDefault="00D15688" w:rsidP="00D15688">
            <w:pPr>
              <w:ind w:left="742"/>
              <w:rPr>
                <w:rFonts w:asciiTheme="minorHAnsi" w:hAnsiTheme="minorHAnsi"/>
                <w:sz w:val="22"/>
                <w:szCs w:val="22"/>
                <w:lang w:eastAsia="en-CA"/>
              </w:rPr>
            </w:pPr>
            <w:r>
              <w:rPr>
                <w:rFonts w:asciiTheme="minorHAnsi" w:hAnsiTheme="minorHAnsi"/>
                <w:sz w:val="22"/>
                <w:szCs w:val="22"/>
                <w:lang w:eastAsia="en-CA"/>
              </w:rPr>
              <w:t>File.</w:t>
            </w:r>
            <w:r w:rsidRPr="00925909">
              <w:rPr>
                <w:rFonts w:asciiTheme="minorHAnsi" w:hAnsiTheme="minorHAnsi"/>
                <w:sz w:val="22"/>
                <w:szCs w:val="22"/>
                <w:lang w:eastAsia="en-CA"/>
              </w:rPr>
              <w:t>Weeks</w:t>
            </w:r>
            <w:r w:rsidRPr="001D535A">
              <w:rPr>
                <w:rFonts w:asciiTheme="minorHAnsi" w:hAnsiTheme="minorHAnsi"/>
                <w:sz w:val="22"/>
                <w:szCs w:val="22"/>
                <w:lang w:eastAsia="en-CA"/>
              </w:rPr>
              <w:t>_CurrentYear</w:t>
            </w:r>
            <w:r w:rsidRPr="00925909">
              <w:rPr>
                <w:rFonts w:asciiTheme="minorHAnsi" w:hAnsiTheme="minorHAnsi"/>
                <w:sz w:val="22"/>
                <w:szCs w:val="22"/>
                <w:lang w:eastAsia="en-CA"/>
              </w:rPr>
              <w:t xml:space="preserve"> &gt; 0 and </w:t>
            </w:r>
            <w:r>
              <w:rPr>
                <w:rFonts w:asciiTheme="minorHAnsi" w:hAnsiTheme="minorHAnsi"/>
                <w:sz w:val="22"/>
                <w:szCs w:val="22"/>
                <w:lang w:eastAsia="en-CA"/>
              </w:rPr>
              <w:t>File.</w:t>
            </w:r>
            <w:r>
              <w:t>L</w:t>
            </w:r>
            <w:r>
              <w:rPr>
                <w:rFonts w:asciiTheme="minorHAnsi" w:hAnsiTheme="minorHAnsi" w:cs="Calibri"/>
                <w:sz w:val="22"/>
                <w:szCs w:val="22"/>
                <w:lang w:eastAsia="en-CA"/>
              </w:rPr>
              <w:t>owContributions</w:t>
            </w:r>
            <w:r w:rsidRPr="001D535A">
              <w:rPr>
                <w:rFonts w:asciiTheme="minorHAnsi" w:hAnsiTheme="minorHAnsi"/>
                <w:sz w:val="22"/>
                <w:szCs w:val="22"/>
                <w:lang w:eastAsia="en-CA"/>
              </w:rPr>
              <w:t>_CurrentYear</w:t>
            </w:r>
            <w:r>
              <w:rPr>
                <w:rFonts w:asciiTheme="minorHAnsi" w:hAnsiTheme="minorHAnsi" w:cs="Calibri"/>
                <w:sz w:val="22"/>
                <w:szCs w:val="22"/>
                <w:lang w:eastAsia="en-CA"/>
              </w:rPr>
              <w:t xml:space="preserve"> </w:t>
            </w:r>
            <w:r>
              <w:rPr>
                <w:rFonts w:asciiTheme="minorHAnsi" w:hAnsiTheme="minorHAnsi"/>
                <w:sz w:val="22"/>
                <w:szCs w:val="22"/>
                <w:lang w:eastAsia="en-CA"/>
              </w:rPr>
              <w:t>=</w:t>
            </w:r>
            <w:r w:rsidRPr="00925909">
              <w:rPr>
                <w:rFonts w:asciiTheme="minorHAnsi" w:hAnsiTheme="minorHAnsi"/>
                <w:sz w:val="22"/>
                <w:szCs w:val="22"/>
                <w:lang w:eastAsia="en-CA"/>
              </w:rPr>
              <w:t xml:space="preserve"> $0</w:t>
            </w:r>
          </w:p>
          <w:p w14:paraId="31E0F9DF" w14:textId="77777777" w:rsidR="00D15688" w:rsidRDefault="00D15688" w:rsidP="00D15688">
            <w:pPr>
              <w:ind w:left="742"/>
              <w:rPr>
                <w:rFonts w:asciiTheme="minorHAnsi" w:hAnsiTheme="minorHAnsi"/>
                <w:sz w:val="22"/>
                <w:szCs w:val="22"/>
                <w:lang w:eastAsia="en-CA"/>
              </w:rPr>
            </w:pPr>
            <w:r>
              <w:rPr>
                <w:rFonts w:asciiTheme="minorHAnsi" w:hAnsiTheme="minorHAnsi"/>
                <w:sz w:val="22"/>
                <w:szCs w:val="22"/>
                <w:lang w:eastAsia="en-CA"/>
              </w:rPr>
              <w:t>Or</w:t>
            </w:r>
          </w:p>
          <w:p w14:paraId="1EDE9BE2" w14:textId="77777777" w:rsidR="00D15688" w:rsidRPr="004C4216" w:rsidRDefault="00D15688" w:rsidP="00D15688">
            <w:pPr>
              <w:ind w:left="742"/>
            </w:pPr>
            <w:r>
              <w:rPr>
                <w:rFonts w:asciiTheme="minorHAnsi" w:hAnsiTheme="minorHAnsi"/>
                <w:sz w:val="22"/>
                <w:szCs w:val="22"/>
                <w:lang w:eastAsia="en-CA"/>
              </w:rPr>
              <w:t>File.</w:t>
            </w:r>
            <w:r w:rsidRPr="00925909">
              <w:rPr>
                <w:rFonts w:asciiTheme="minorHAnsi" w:hAnsiTheme="minorHAnsi"/>
                <w:sz w:val="22"/>
                <w:szCs w:val="22"/>
                <w:lang w:eastAsia="en-CA"/>
              </w:rPr>
              <w:t>Weeks</w:t>
            </w:r>
            <w:r w:rsidRPr="001D535A">
              <w:rPr>
                <w:rFonts w:asciiTheme="minorHAnsi" w:hAnsiTheme="minorHAnsi"/>
                <w:sz w:val="22"/>
                <w:szCs w:val="22"/>
                <w:lang w:eastAsia="en-CA"/>
              </w:rPr>
              <w:t>_PreviousYear</w:t>
            </w:r>
            <w:r w:rsidRPr="00925909">
              <w:rPr>
                <w:rFonts w:asciiTheme="minorHAnsi" w:hAnsiTheme="minorHAnsi"/>
                <w:sz w:val="22"/>
                <w:szCs w:val="22"/>
                <w:lang w:eastAsia="en-CA"/>
              </w:rPr>
              <w:t xml:space="preserve"> &gt; 0 and </w:t>
            </w:r>
            <w:r>
              <w:rPr>
                <w:rFonts w:asciiTheme="minorHAnsi" w:hAnsiTheme="minorHAnsi"/>
                <w:sz w:val="22"/>
                <w:szCs w:val="22"/>
                <w:lang w:eastAsia="en-CA"/>
              </w:rPr>
              <w:t>File.</w:t>
            </w:r>
            <w:r>
              <w:t>L</w:t>
            </w:r>
            <w:r>
              <w:rPr>
                <w:rFonts w:asciiTheme="minorHAnsi" w:hAnsiTheme="minorHAnsi" w:cs="Calibri"/>
                <w:sz w:val="22"/>
                <w:szCs w:val="22"/>
                <w:lang w:eastAsia="en-CA"/>
              </w:rPr>
              <w:t>owContributions</w:t>
            </w:r>
            <w:r w:rsidRPr="001D535A">
              <w:rPr>
                <w:rFonts w:asciiTheme="minorHAnsi" w:hAnsiTheme="minorHAnsi"/>
                <w:sz w:val="22"/>
                <w:szCs w:val="22"/>
                <w:lang w:eastAsia="en-CA"/>
              </w:rPr>
              <w:t>_PreviousYear</w:t>
            </w:r>
            <w:r>
              <w:rPr>
                <w:rFonts w:asciiTheme="minorHAnsi" w:hAnsiTheme="minorHAnsi" w:cs="Calibri"/>
                <w:sz w:val="22"/>
                <w:szCs w:val="22"/>
                <w:lang w:eastAsia="en-CA"/>
              </w:rPr>
              <w:t xml:space="preserve"> </w:t>
            </w:r>
            <w:r>
              <w:rPr>
                <w:rFonts w:asciiTheme="minorHAnsi" w:hAnsiTheme="minorHAnsi"/>
                <w:sz w:val="22"/>
                <w:szCs w:val="22"/>
                <w:lang w:eastAsia="en-CA"/>
              </w:rPr>
              <w:t>=</w:t>
            </w:r>
            <w:r w:rsidRPr="00925909">
              <w:rPr>
                <w:rFonts w:asciiTheme="minorHAnsi" w:hAnsiTheme="minorHAnsi"/>
                <w:sz w:val="22"/>
                <w:szCs w:val="22"/>
                <w:lang w:eastAsia="en-CA"/>
              </w:rPr>
              <w:t xml:space="preserve"> $0</w:t>
            </w:r>
          </w:p>
          <w:p w14:paraId="5D0EE599" w14:textId="77777777" w:rsidR="00D15688" w:rsidRPr="00E31C81" w:rsidRDefault="00D15688" w:rsidP="00D15688">
            <w:pPr>
              <w:ind w:left="0"/>
              <w:rPr>
                <w:rFonts w:asciiTheme="minorHAnsi" w:hAnsiTheme="minorHAnsi"/>
                <w:color w:val="auto"/>
                <w:sz w:val="22"/>
                <w:szCs w:val="22"/>
              </w:rPr>
            </w:pPr>
          </w:p>
        </w:tc>
      </w:tr>
      <w:tr w:rsidR="00D15688" w:rsidRPr="00A61AB1" w14:paraId="0E6D9141"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29DBC1" w14:textId="77777777" w:rsidR="00D15688"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DE03C14" w14:textId="77777777" w:rsidR="00D15688" w:rsidRPr="005403DB" w:rsidRDefault="00D15688" w:rsidP="00D15688">
            <w:pPr>
              <w:spacing w:before="0" w:after="0" w:line="240" w:lineRule="auto"/>
              <w:ind w:left="0"/>
              <w:rPr>
                <w:rFonts w:asciiTheme="minorHAnsi" w:hAnsiTheme="minorHAnsi"/>
                <w:color w:val="auto"/>
                <w:sz w:val="22"/>
                <w:szCs w:val="22"/>
              </w:rPr>
            </w:pPr>
            <w:r>
              <w:rPr>
                <w:rFonts w:asciiTheme="minorHAnsi" w:hAnsiTheme="minorHAnsi"/>
                <w:color w:val="auto"/>
                <w:sz w:val="22"/>
                <w:szCs w:val="22"/>
              </w:rPr>
              <w:t>N/A</w:t>
            </w:r>
          </w:p>
        </w:tc>
      </w:tr>
      <w:tr w:rsidR="00D15688" w:rsidRPr="00A61AB1" w14:paraId="36908765"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C6A10C1" w14:textId="77777777" w:rsidR="00D15688"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C11810D" w14:textId="77777777" w:rsidR="00D15688" w:rsidRPr="00E31C81" w:rsidRDefault="00D15688" w:rsidP="00D15688">
            <w:pPr>
              <w:spacing w:before="60" w:after="60"/>
              <w:ind w:left="0"/>
              <w:rPr>
                <w:rFonts w:asciiTheme="minorHAnsi" w:hAnsiTheme="minorHAnsi"/>
                <w:color w:val="auto"/>
                <w:sz w:val="22"/>
                <w:szCs w:val="22"/>
              </w:rPr>
            </w:pPr>
            <w:r>
              <w:rPr>
                <w:rFonts w:asciiTheme="minorHAnsi" w:hAnsiTheme="minorHAnsi"/>
                <w:color w:val="auto"/>
                <w:sz w:val="22"/>
                <w:szCs w:val="22"/>
              </w:rPr>
              <w:t>You have provided weeks for this member, please provide associated contributions.</w:t>
            </w:r>
          </w:p>
        </w:tc>
      </w:tr>
      <w:tr w:rsidR="00C97A9C" w:rsidRPr="00A61AB1" w14:paraId="0C280D00"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1A705F5" w14:textId="77777777" w:rsidR="00C97A9C" w:rsidRDefault="00C97A9C" w:rsidP="00C97A9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F9C60CB" w14:textId="77777777" w:rsidR="00C97A9C" w:rsidRDefault="00C97A9C" w:rsidP="00C97A9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D3A2EF4" w14:textId="3435B7E7" w:rsidR="00C97A9C" w:rsidRPr="00E31C81" w:rsidRDefault="00C97A9C" w:rsidP="00C97A9C">
            <w:pPr>
              <w:spacing w:before="60" w:after="60"/>
              <w:ind w:left="0"/>
              <w:rPr>
                <w:rFonts w:asciiTheme="minorHAnsi" w:hAnsiTheme="minorHAnsi"/>
                <w:color w:val="auto"/>
                <w:sz w:val="22"/>
                <w:szCs w:val="22"/>
              </w:rPr>
            </w:pPr>
            <w:r>
              <w:rPr>
                <w:rFonts w:asciiTheme="minorHAnsi" w:hAnsiTheme="minorHAnsi"/>
                <w:color w:val="auto"/>
                <w:sz w:val="22"/>
                <w:szCs w:val="22"/>
              </w:rPr>
              <w:t>You have provided weeks for this member, please provide associated contributions.</w:t>
            </w:r>
          </w:p>
        </w:tc>
      </w:tr>
      <w:tr w:rsidR="00D15688" w:rsidRPr="0085712F" w14:paraId="1C35815C"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78781FA" w14:textId="77777777" w:rsidR="00D15688" w:rsidRPr="0085712F" w:rsidRDefault="00D15688" w:rsidP="00D15688">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49250E1" w14:textId="77777777" w:rsidR="00D15688" w:rsidRPr="00E651D2" w:rsidRDefault="00D15688" w:rsidP="00D15688">
            <w:pPr>
              <w:spacing w:before="60" w:after="60"/>
              <w:ind w:left="0"/>
              <w:rPr>
                <w:rFonts w:asciiTheme="minorHAnsi" w:hAnsiTheme="minorHAnsi" w:cs="Calibri"/>
                <w:color w:val="auto"/>
                <w:sz w:val="22"/>
                <w:szCs w:val="22"/>
              </w:rPr>
            </w:pPr>
            <w:r w:rsidRPr="006E1B6A">
              <w:rPr>
                <w:rFonts w:asciiTheme="minorHAnsi" w:hAnsiTheme="minorHAnsi" w:cs="Calibri"/>
                <w:color w:val="auto"/>
                <w:sz w:val="22"/>
                <w:szCs w:val="22"/>
              </w:rPr>
              <w:t>N/A</w:t>
            </w:r>
          </w:p>
        </w:tc>
      </w:tr>
      <w:tr w:rsidR="00D15688" w:rsidRPr="0085712F" w14:paraId="5C424C4D"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B0740C" w14:textId="77777777" w:rsidR="00D15688" w:rsidRPr="0085712F"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Warning Override Messages</w:t>
            </w:r>
          </w:p>
        </w:tc>
        <w:tc>
          <w:tcPr>
            <w:tcW w:w="8448" w:type="dxa"/>
            <w:tcBorders>
              <w:top w:val="single" w:sz="4" w:space="0" w:color="auto"/>
              <w:left w:val="single" w:sz="4" w:space="0" w:color="auto"/>
              <w:bottom w:val="single" w:sz="4" w:space="0" w:color="auto"/>
              <w:right w:val="single" w:sz="4" w:space="0" w:color="auto"/>
            </w:tcBorders>
            <w:vAlign w:val="center"/>
          </w:tcPr>
          <w:p w14:paraId="4B60D117" w14:textId="77777777" w:rsidR="00D15688" w:rsidRPr="00E31C81" w:rsidRDefault="00D15688" w:rsidP="00D15688">
            <w:pPr>
              <w:spacing w:before="0" w:after="0" w:line="240" w:lineRule="auto"/>
              <w:ind w:left="0"/>
              <w:rPr>
                <w:rFonts w:asciiTheme="minorHAnsi" w:hAnsiTheme="minorHAnsi"/>
                <w:color w:val="auto"/>
                <w:sz w:val="22"/>
                <w:szCs w:val="22"/>
                <w:lang w:eastAsia="en-CA"/>
              </w:rPr>
            </w:pPr>
            <w:r w:rsidRPr="00E31C81">
              <w:rPr>
                <w:rFonts w:asciiTheme="minorHAnsi" w:hAnsiTheme="minorHAnsi"/>
                <w:color w:val="auto"/>
                <w:sz w:val="22"/>
                <w:szCs w:val="22"/>
                <w:lang w:eastAsia="en-CA"/>
              </w:rPr>
              <w:t>N/A</w:t>
            </w:r>
          </w:p>
        </w:tc>
      </w:tr>
      <w:tr w:rsidR="00D15688" w:rsidRPr="0085712F" w14:paraId="25614D49"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7603DB" w14:textId="77777777" w:rsidR="00D15688" w:rsidRPr="0085712F"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87ED941" w14:textId="77777777" w:rsidR="00D15688" w:rsidRPr="00E31C81" w:rsidRDefault="00D15688" w:rsidP="00D15688">
            <w:pPr>
              <w:spacing w:before="60" w:after="60" w:line="240" w:lineRule="auto"/>
              <w:ind w:left="0"/>
              <w:rPr>
                <w:rFonts w:asciiTheme="minorHAnsi" w:hAnsiTheme="minorHAnsi"/>
                <w:color w:val="auto"/>
                <w:sz w:val="22"/>
                <w:szCs w:val="22"/>
                <w:lang w:eastAsia="en-CA"/>
              </w:rPr>
            </w:pPr>
            <w:r>
              <w:rPr>
                <w:rFonts w:asciiTheme="minorHAnsi" w:hAnsiTheme="minorHAnsi" w:cs="Calibri"/>
                <w:color w:val="auto"/>
                <w:sz w:val="22"/>
                <w:szCs w:val="22"/>
              </w:rPr>
              <w:t>N/A</w:t>
            </w:r>
          </w:p>
        </w:tc>
      </w:tr>
      <w:tr w:rsidR="00D15688" w:rsidRPr="0085712F" w14:paraId="08DDD352" w14:textId="77777777" w:rsidTr="00D156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0DEA59D" w14:textId="77777777" w:rsidR="00D15688" w:rsidRDefault="00D15688" w:rsidP="00D156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8844570" w14:textId="77777777" w:rsidR="00D15688" w:rsidRPr="0085712F" w:rsidRDefault="00D15688" w:rsidP="00D15688">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BCBF2B5" w14:textId="76D0C554" w:rsidR="00C97A9C" w:rsidRDefault="00C97A9C" w:rsidP="00C97A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20190107:</w:t>
            </w:r>
          </w:p>
          <w:p w14:paraId="5F6BFAF4" w14:textId="1A35801D" w:rsidR="00C97A9C" w:rsidRPr="00C97A9C" w:rsidRDefault="00C97A9C" w:rsidP="00C97A9C">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Portal Message update to match DataImport Message.</w:t>
            </w:r>
          </w:p>
          <w:p w14:paraId="7E3349E5" w14:textId="77777777" w:rsidR="00C97A9C" w:rsidRDefault="00C97A9C" w:rsidP="00D15688">
            <w:pPr>
              <w:spacing w:before="60" w:after="60" w:line="240" w:lineRule="auto"/>
              <w:ind w:left="0"/>
              <w:rPr>
                <w:rFonts w:asciiTheme="minorHAnsi" w:hAnsiTheme="minorHAnsi"/>
                <w:sz w:val="22"/>
                <w:szCs w:val="22"/>
                <w:lang w:eastAsia="en-CA"/>
              </w:rPr>
            </w:pPr>
          </w:p>
          <w:p w14:paraId="2568A584" w14:textId="3729F36A" w:rsidR="00D15688" w:rsidRDefault="00D15688" w:rsidP="00D1568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20180711:</w:t>
            </w:r>
          </w:p>
          <w:p w14:paraId="3AA28BE6" w14:textId="77777777" w:rsidR="00D15688" w:rsidRPr="006E1B6A" w:rsidRDefault="00D15688" w:rsidP="00D15688">
            <w:pPr>
              <w:pStyle w:val="ListParagraph"/>
              <w:numPr>
                <w:ilvl w:val="0"/>
                <w:numId w:val="97"/>
              </w:numPr>
              <w:spacing w:before="60" w:after="60" w:line="240" w:lineRule="auto"/>
              <w:rPr>
                <w:rFonts w:asciiTheme="minorHAnsi" w:hAnsiTheme="minorHAnsi"/>
                <w:color w:val="auto"/>
                <w:sz w:val="22"/>
                <w:szCs w:val="22"/>
                <w:lang w:eastAsia="en-CA"/>
              </w:rPr>
            </w:pPr>
            <w:r w:rsidRPr="006E1B6A">
              <w:rPr>
                <w:rFonts w:asciiTheme="minorHAnsi" w:hAnsiTheme="minorHAnsi"/>
                <w:sz w:val="22"/>
                <w:szCs w:val="22"/>
                <w:lang w:eastAsia="en-CA"/>
              </w:rPr>
              <w:t xml:space="preserve">New validation for R17. </w:t>
            </w:r>
          </w:p>
        </w:tc>
      </w:tr>
    </w:tbl>
    <w:p w14:paraId="3034DE22" w14:textId="77777777" w:rsidR="00215B9A" w:rsidRPr="001B40E9" w:rsidRDefault="00215B9A" w:rsidP="00215B9A">
      <w:pPr>
        <w:ind w:left="0"/>
        <w:rPr>
          <w:lang w:val="en-US"/>
        </w:rPr>
      </w:pPr>
    </w:p>
    <w:p w14:paraId="07C771BF" w14:textId="77777777" w:rsidR="00215B9A" w:rsidRDefault="00215B9A" w:rsidP="008D7534"/>
    <w:p w14:paraId="268F2008" w14:textId="77777777" w:rsidR="005D0133" w:rsidRDefault="005D0133">
      <w:pPr>
        <w:spacing w:before="0" w:after="0" w:line="240" w:lineRule="auto"/>
        <w:ind w:left="0"/>
        <w:rPr>
          <w:lang w:val="en-US"/>
        </w:rPr>
      </w:pPr>
    </w:p>
    <w:p w14:paraId="38C58D94" w14:textId="2D7918AA" w:rsidR="00215B9A" w:rsidRDefault="00215B9A" w:rsidP="00856B2E">
      <w:pPr>
        <w:pStyle w:val="Heading3"/>
      </w:pPr>
      <w:r w:rsidRPr="006B06A8">
        <w:t xml:space="preserve">Validation – </w:t>
      </w:r>
      <w:r>
        <w:t>Duplicate Enrolment</w:t>
      </w: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56B2E" w14:paraId="35CC6172"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35FA469" w14:textId="77777777" w:rsidR="00856B2E" w:rsidRDefault="00856B2E"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7334AE0" w14:textId="70F3D5CD" w:rsidR="00856B2E" w:rsidRPr="00B464B9" w:rsidRDefault="00CE7CCF" w:rsidP="004F7E04">
            <w:pPr>
              <w:pStyle w:val="Heading1"/>
            </w:pPr>
            <w:bookmarkStart w:id="49" w:name="_Toc479243650"/>
            <w:bookmarkStart w:id="50" w:name="_Toc43372835"/>
            <w:r>
              <w:t>B1</w:t>
            </w:r>
            <w:r w:rsidR="00856B2E">
              <w:t>_</w:t>
            </w:r>
            <w:r>
              <w:t>Duplicate</w:t>
            </w:r>
            <w:r w:rsidR="00A17BBE">
              <w:t>Enrolment</w:t>
            </w:r>
            <w:r w:rsidR="008B30C3">
              <w:t xml:space="preserve"> (R</w:t>
            </w:r>
            <w:r w:rsidR="0040354B">
              <w:t>emoved</w:t>
            </w:r>
            <w:r w:rsidR="00775A18">
              <w:t>)</w:t>
            </w:r>
            <w:bookmarkEnd w:id="49"/>
            <w:bookmarkEnd w:id="50"/>
          </w:p>
        </w:tc>
      </w:tr>
      <w:tr w:rsidR="00964738" w14:paraId="324F4C7F"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C325BB" w14:textId="77777777" w:rsidR="00964738" w:rsidRDefault="00964738"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58B7689" w14:textId="77777777" w:rsidR="00964738" w:rsidRPr="00775A18" w:rsidRDefault="00964738" w:rsidP="00856B2E">
            <w:pPr>
              <w:spacing w:before="60" w:after="60" w:line="240" w:lineRule="auto"/>
              <w:ind w:left="0"/>
              <w:rPr>
                <w:rFonts w:asciiTheme="minorHAnsi" w:eastAsia="Times New Roman" w:hAnsiTheme="minorHAnsi" w:cs="Calibri"/>
                <w:strike/>
                <w:color w:val="auto"/>
                <w:sz w:val="22"/>
                <w:szCs w:val="22"/>
                <w:lang w:eastAsia="en-CA"/>
              </w:rPr>
            </w:pPr>
            <w:r w:rsidRPr="00775A18">
              <w:rPr>
                <w:rFonts w:asciiTheme="minorHAnsi" w:eastAsia="Times New Roman" w:hAnsiTheme="minorHAnsi" w:cs="Calibri"/>
                <w:strike/>
                <w:color w:val="auto"/>
                <w:sz w:val="22"/>
                <w:szCs w:val="22"/>
                <w:lang w:eastAsia="en-CA"/>
              </w:rPr>
              <w:t>TBD</w:t>
            </w:r>
          </w:p>
        </w:tc>
      </w:tr>
      <w:tr w:rsidR="007435D0" w14:paraId="30453C86"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367F1A" w14:textId="77777777" w:rsidR="007435D0" w:rsidRDefault="007435D0"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Level </w:t>
            </w:r>
          </w:p>
        </w:tc>
        <w:tc>
          <w:tcPr>
            <w:tcW w:w="8448" w:type="dxa"/>
            <w:tcBorders>
              <w:top w:val="single" w:sz="4" w:space="0" w:color="auto"/>
              <w:left w:val="single" w:sz="4" w:space="0" w:color="auto"/>
              <w:bottom w:val="single" w:sz="4" w:space="0" w:color="auto"/>
              <w:right w:val="single" w:sz="4" w:space="0" w:color="auto"/>
            </w:tcBorders>
            <w:vAlign w:val="center"/>
          </w:tcPr>
          <w:p w14:paraId="70B6CF8D" w14:textId="77777777" w:rsidR="007435D0" w:rsidRPr="00775A18" w:rsidRDefault="007435D0" w:rsidP="00856B2E">
            <w:pPr>
              <w:spacing w:before="60" w:after="60" w:line="240" w:lineRule="auto"/>
              <w:ind w:left="0"/>
              <w:rPr>
                <w:rFonts w:asciiTheme="minorHAnsi" w:eastAsia="Times New Roman" w:hAnsiTheme="minorHAnsi" w:cs="Calibri"/>
                <w:strike/>
                <w:color w:val="auto"/>
                <w:sz w:val="22"/>
                <w:szCs w:val="22"/>
                <w:lang w:eastAsia="en-CA"/>
              </w:rPr>
            </w:pPr>
            <w:r w:rsidRPr="00775A18">
              <w:rPr>
                <w:rFonts w:asciiTheme="minorHAnsi" w:eastAsia="Times New Roman" w:hAnsiTheme="minorHAnsi" w:cs="Calibri"/>
                <w:strike/>
                <w:color w:val="auto"/>
                <w:sz w:val="22"/>
                <w:szCs w:val="22"/>
                <w:lang w:eastAsia="en-CA"/>
              </w:rPr>
              <w:t>2</w:t>
            </w:r>
            <w:r w:rsidRPr="00775A18">
              <w:rPr>
                <w:rFonts w:asciiTheme="minorHAnsi" w:eastAsia="Times New Roman" w:hAnsiTheme="minorHAnsi" w:cs="Calibri"/>
                <w:strike/>
                <w:color w:val="auto"/>
                <w:sz w:val="22"/>
                <w:szCs w:val="22"/>
                <w:vertAlign w:val="superscript"/>
                <w:lang w:eastAsia="en-CA"/>
              </w:rPr>
              <w:t>nd</w:t>
            </w:r>
            <w:r w:rsidRPr="00775A18">
              <w:rPr>
                <w:rFonts w:asciiTheme="minorHAnsi" w:eastAsia="Times New Roman" w:hAnsiTheme="minorHAnsi" w:cs="Calibri"/>
                <w:strike/>
                <w:color w:val="auto"/>
                <w:sz w:val="22"/>
                <w:szCs w:val="22"/>
                <w:lang w:eastAsia="en-CA"/>
              </w:rPr>
              <w:t xml:space="preserve"> level validation</w:t>
            </w:r>
          </w:p>
        </w:tc>
      </w:tr>
      <w:tr w:rsidR="00856B2E" w14:paraId="073C1933"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B2FB486" w14:textId="77777777" w:rsidR="00856B2E" w:rsidRDefault="00C01237"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02D5C56" w14:textId="77777777" w:rsidR="00856B2E" w:rsidRPr="00775A18" w:rsidRDefault="00A109FB" w:rsidP="00856B2E">
            <w:pPr>
              <w:spacing w:before="60" w:after="60" w:line="240" w:lineRule="auto"/>
              <w:ind w:left="0"/>
              <w:rPr>
                <w:rFonts w:asciiTheme="minorHAnsi" w:eastAsia="Times New Roman" w:hAnsiTheme="minorHAnsi" w:cs="Calibri"/>
                <w:strike/>
                <w:color w:val="auto"/>
                <w:sz w:val="22"/>
                <w:szCs w:val="22"/>
                <w:lang w:eastAsia="en-CA"/>
              </w:rPr>
            </w:pPr>
            <w:r w:rsidRPr="00775A18">
              <w:rPr>
                <w:rFonts w:asciiTheme="minorHAnsi" w:eastAsia="Times New Roman" w:hAnsiTheme="minorHAnsi" w:cs="Calibri"/>
                <w:strike/>
                <w:color w:val="auto"/>
                <w:sz w:val="22"/>
                <w:szCs w:val="22"/>
                <w:lang w:eastAsia="en-CA"/>
              </w:rPr>
              <w:t>Enrolment</w:t>
            </w:r>
          </w:p>
        </w:tc>
      </w:tr>
      <w:tr w:rsidR="00856B2E" w14:paraId="178F0607"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9F77B8" w14:textId="77777777" w:rsidR="00856B2E" w:rsidRDefault="00856B2E"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BC09E8B" w14:textId="77777777" w:rsidR="00856B2E" w:rsidRPr="00775A18" w:rsidRDefault="00856B2E" w:rsidP="004C6596">
            <w:pPr>
              <w:spacing w:before="60" w:after="60" w:line="240" w:lineRule="auto"/>
              <w:ind w:left="0"/>
              <w:rPr>
                <w:rFonts w:asciiTheme="minorHAnsi" w:hAnsiTheme="minorHAnsi"/>
                <w:strike/>
                <w:sz w:val="22"/>
                <w:szCs w:val="22"/>
                <w:lang w:eastAsia="en-CA"/>
              </w:rPr>
            </w:pPr>
            <w:r w:rsidRPr="00775A18">
              <w:rPr>
                <w:rFonts w:asciiTheme="minorHAnsi" w:hAnsiTheme="minorHAnsi"/>
                <w:strike/>
                <w:sz w:val="22"/>
                <w:szCs w:val="22"/>
                <w:lang w:eastAsia="en-CA"/>
              </w:rPr>
              <w:t>Complete Member Error</w:t>
            </w:r>
          </w:p>
        </w:tc>
      </w:tr>
      <w:tr w:rsidR="00856B2E" w14:paraId="68CDFA8D"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4E6F19D" w14:textId="77777777" w:rsidR="00856B2E" w:rsidRDefault="00856B2E"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AD00149" w14:textId="77777777" w:rsidR="00856B2E" w:rsidRPr="00775A18" w:rsidRDefault="00856B2E" w:rsidP="00856B2E">
            <w:pPr>
              <w:spacing w:before="60" w:after="60" w:line="240" w:lineRule="auto"/>
              <w:ind w:left="0"/>
              <w:rPr>
                <w:rFonts w:asciiTheme="minorHAnsi" w:eastAsia="Times New Roman" w:hAnsiTheme="minorHAnsi" w:cs="Calibri"/>
                <w:strike/>
                <w:color w:val="auto"/>
                <w:sz w:val="22"/>
                <w:szCs w:val="22"/>
                <w:lang w:eastAsia="en-CA"/>
              </w:rPr>
            </w:pPr>
            <w:r w:rsidRPr="00775A18">
              <w:rPr>
                <w:rFonts w:asciiTheme="minorHAnsi" w:hAnsiTheme="minorHAnsi"/>
                <w:strike/>
                <w:sz w:val="22"/>
                <w:szCs w:val="22"/>
                <w:lang w:eastAsia="en-CA"/>
              </w:rPr>
              <w:t>Public</w:t>
            </w:r>
          </w:p>
        </w:tc>
      </w:tr>
      <w:tr w:rsidR="00F47FB3" w:rsidRPr="00A61AB1" w14:paraId="60415E25"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11D36E"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3E9057D"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D848724" w14:textId="77777777" w:rsidR="00F47FB3" w:rsidRPr="00775A18" w:rsidRDefault="00F47FB3" w:rsidP="004C6596">
            <w:pPr>
              <w:ind w:left="0"/>
              <w:rPr>
                <w:rFonts w:asciiTheme="minorHAnsi" w:hAnsiTheme="minorHAnsi"/>
                <w:strike/>
                <w:sz w:val="22"/>
                <w:szCs w:val="22"/>
                <w:lang w:val="en-US" w:eastAsia="en-CA"/>
              </w:rPr>
            </w:pPr>
            <w:r w:rsidRPr="00775A18">
              <w:rPr>
                <w:rFonts w:asciiTheme="minorHAnsi" w:hAnsiTheme="minorHAnsi"/>
                <w:strike/>
                <w:sz w:val="22"/>
                <w:szCs w:val="22"/>
                <w:lang w:eastAsia="en-CA"/>
              </w:rPr>
              <w:t>Specific validation to verify if more than one member corresponds to the information provided in the file.</w:t>
            </w:r>
          </w:p>
        </w:tc>
      </w:tr>
      <w:tr w:rsidR="00F47FB3" w:rsidRPr="009151F9" w14:paraId="2337E414"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6C5AB33"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845A3BD" w14:textId="77777777" w:rsidR="00F47FB3" w:rsidRPr="00775A18" w:rsidRDefault="00F47FB3" w:rsidP="00856B2E">
            <w:pPr>
              <w:ind w:left="0"/>
              <w:rPr>
                <w:rFonts w:asciiTheme="minorHAnsi" w:hAnsiTheme="minorHAnsi"/>
                <w:strike/>
                <w:sz w:val="22"/>
                <w:szCs w:val="22"/>
                <w:lang w:eastAsia="en-CA"/>
              </w:rPr>
            </w:pPr>
            <w:r w:rsidRPr="00775A18">
              <w:rPr>
                <w:rFonts w:asciiTheme="minorHAnsi" w:hAnsiTheme="minorHAnsi"/>
                <w:strike/>
                <w:sz w:val="22"/>
                <w:szCs w:val="22"/>
                <w:lang w:eastAsia="en-CA"/>
              </w:rPr>
              <w:t xml:space="preserve">Reject </w:t>
            </w:r>
            <w:r w:rsidR="006E64CE" w:rsidRPr="00775A18">
              <w:rPr>
                <w:rFonts w:asciiTheme="minorHAnsi" w:hAnsiTheme="minorHAnsi"/>
                <w:strike/>
                <w:sz w:val="22"/>
                <w:szCs w:val="22"/>
                <w:lang w:eastAsia="en-CA"/>
              </w:rPr>
              <w:t>the member in the input file if</w:t>
            </w:r>
            <w:r w:rsidRPr="00775A18">
              <w:rPr>
                <w:rFonts w:asciiTheme="minorHAnsi" w:hAnsiTheme="minorHAnsi"/>
                <w:strike/>
                <w:sz w:val="22"/>
                <w:szCs w:val="22"/>
                <w:lang w:eastAsia="en-CA"/>
              </w:rPr>
              <w:t>:</w:t>
            </w:r>
          </w:p>
          <w:p w14:paraId="12A745D5" w14:textId="77777777" w:rsidR="00F47FB3" w:rsidRPr="00775A18" w:rsidRDefault="00F47FB3" w:rsidP="00B8539D">
            <w:pPr>
              <w:ind w:left="0"/>
              <w:rPr>
                <w:rFonts w:asciiTheme="minorHAnsi" w:hAnsiTheme="minorHAnsi"/>
                <w:strike/>
                <w:sz w:val="22"/>
                <w:szCs w:val="22"/>
                <w:lang w:eastAsia="en-CA"/>
              </w:rPr>
            </w:pPr>
          </w:p>
          <w:p w14:paraId="362EAA63" w14:textId="77777777" w:rsidR="00112CB5" w:rsidRPr="00775A18" w:rsidRDefault="00112CB5" w:rsidP="00B8539D">
            <w:pPr>
              <w:ind w:left="0"/>
              <w:rPr>
                <w:rFonts w:asciiTheme="minorHAnsi" w:hAnsiTheme="minorHAnsi"/>
                <w:strike/>
                <w:sz w:val="22"/>
                <w:szCs w:val="22"/>
                <w:lang w:eastAsia="en-CA"/>
              </w:rPr>
            </w:pPr>
            <w:r w:rsidRPr="00775A18">
              <w:rPr>
                <w:rFonts w:asciiTheme="minorHAnsi" w:hAnsiTheme="minorHAnsi"/>
                <w:strike/>
                <w:sz w:val="22"/>
                <w:szCs w:val="22"/>
                <w:lang w:eastAsia="en-CA"/>
              </w:rPr>
              <w:t>File.Employer = Ariel.Employer</w:t>
            </w:r>
          </w:p>
          <w:p w14:paraId="374B5FAC" w14:textId="77777777" w:rsidR="00112CB5" w:rsidRPr="00775A18" w:rsidRDefault="00112CB5" w:rsidP="00B8539D">
            <w:pPr>
              <w:ind w:left="0"/>
              <w:rPr>
                <w:rFonts w:asciiTheme="minorHAnsi" w:hAnsiTheme="minorHAnsi"/>
                <w:strike/>
                <w:sz w:val="22"/>
                <w:szCs w:val="22"/>
                <w:lang w:eastAsia="en-CA"/>
              </w:rPr>
            </w:pPr>
            <w:r w:rsidRPr="00775A18">
              <w:rPr>
                <w:rFonts w:asciiTheme="minorHAnsi" w:hAnsiTheme="minorHAnsi"/>
                <w:strike/>
                <w:sz w:val="22"/>
                <w:szCs w:val="22"/>
                <w:lang w:eastAsia="en-CA"/>
              </w:rPr>
              <w:t xml:space="preserve">And </w:t>
            </w:r>
          </w:p>
          <w:p w14:paraId="61A21CCE" w14:textId="77777777" w:rsidR="00112CB5" w:rsidRPr="00775A18" w:rsidRDefault="00112CB5" w:rsidP="00B8539D">
            <w:pPr>
              <w:ind w:left="0"/>
              <w:rPr>
                <w:rFonts w:asciiTheme="minorHAnsi" w:hAnsiTheme="minorHAnsi"/>
                <w:strike/>
                <w:sz w:val="22"/>
                <w:szCs w:val="22"/>
                <w:lang w:eastAsia="en-CA"/>
              </w:rPr>
            </w:pPr>
            <w:r w:rsidRPr="00775A18">
              <w:rPr>
                <w:rFonts w:asciiTheme="minorHAnsi" w:hAnsiTheme="minorHAnsi"/>
                <w:strike/>
                <w:sz w:val="22"/>
                <w:szCs w:val="22"/>
                <w:lang w:eastAsia="en-CA"/>
              </w:rPr>
              <w:t>Ariel.Termination is blank</w:t>
            </w:r>
          </w:p>
        </w:tc>
      </w:tr>
      <w:tr w:rsidR="000760A6" w:rsidRPr="00A61AB1" w14:paraId="2D20595C"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235938E" w14:textId="77777777" w:rsidR="000760A6" w:rsidRDefault="000760A6"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C6A8295" w14:textId="77777777" w:rsidR="000760A6" w:rsidRPr="00775A18" w:rsidRDefault="00964738" w:rsidP="00856B2E">
            <w:pPr>
              <w:pStyle w:val="NormalWeb"/>
              <w:spacing w:line="276" w:lineRule="auto"/>
              <w:rPr>
                <w:rFonts w:asciiTheme="minorHAnsi" w:hAnsiTheme="minorHAnsi"/>
                <w:strike/>
                <w:color w:val="000000"/>
                <w:sz w:val="22"/>
                <w:szCs w:val="22"/>
                <w:lang w:val="en-CA"/>
              </w:rPr>
            </w:pPr>
            <w:r w:rsidRPr="00775A18">
              <w:rPr>
                <w:rFonts w:asciiTheme="minorHAnsi" w:hAnsiTheme="minorHAnsi"/>
                <w:strike/>
                <w:color w:val="000000"/>
                <w:sz w:val="22"/>
                <w:szCs w:val="22"/>
                <w:lang w:val="en-CA"/>
              </w:rPr>
              <w:t>N/A</w:t>
            </w:r>
          </w:p>
        </w:tc>
      </w:tr>
      <w:tr w:rsidR="00856B2E" w:rsidRPr="00A61AB1" w14:paraId="574FEBE7"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D10DFFC" w14:textId="77777777" w:rsidR="00856B2E" w:rsidRDefault="00F50E57"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B6D9DEA" w14:textId="77777777" w:rsidR="00856B2E" w:rsidRPr="00775A18" w:rsidRDefault="004C6596" w:rsidP="00856B2E">
            <w:pPr>
              <w:pStyle w:val="NormalWeb"/>
              <w:spacing w:line="276" w:lineRule="auto"/>
              <w:rPr>
                <w:rFonts w:asciiTheme="minorHAnsi" w:hAnsiTheme="minorHAnsi"/>
                <w:strike/>
                <w:color w:val="000000"/>
                <w:sz w:val="22"/>
                <w:szCs w:val="22"/>
                <w:lang w:val="en-CA"/>
              </w:rPr>
            </w:pPr>
            <w:r w:rsidRPr="00775A18">
              <w:rPr>
                <w:rFonts w:asciiTheme="minorHAnsi" w:hAnsiTheme="minorHAnsi"/>
                <w:strike/>
                <w:color w:val="000000"/>
                <w:sz w:val="22"/>
                <w:szCs w:val="22"/>
                <w:lang w:val="en-CA"/>
              </w:rPr>
              <w:t>Potential duplicate enrolment. Verify Social Insurance Number or member information change may be required.</w:t>
            </w:r>
          </w:p>
        </w:tc>
      </w:tr>
      <w:tr w:rsidR="00856B2E" w:rsidRPr="00A61AB1" w14:paraId="14BD84E6"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019EB37" w14:textId="77777777" w:rsidR="005F43FC"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D615ED7" w14:textId="77777777" w:rsidR="00856B2E"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B805158" w14:textId="77777777" w:rsidR="00856B2E" w:rsidRPr="00775A18" w:rsidRDefault="004C6596" w:rsidP="00856B2E">
            <w:pPr>
              <w:spacing w:before="60" w:after="60"/>
              <w:ind w:left="0"/>
              <w:rPr>
                <w:rFonts w:asciiTheme="minorHAnsi" w:hAnsiTheme="minorHAnsi"/>
                <w:strike/>
                <w:sz w:val="22"/>
                <w:szCs w:val="22"/>
                <w:lang w:eastAsia="en-CA"/>
              </w:rPr>
            </w:pPr>
            <w:r w:rsidRPr="00775A18">
              <w:rPr>
                <w:rFonts w:asciiTheme="minorHAnsi" w:hAnsiTheme="minorHAnsi"/>
                <w:strike/>
                <w:sz w:val="22"/>
                <w:szCs w:val="22"/>
              </w:rPr>
              <w:t>Potential duplicate enrolment. Verify Social Insurance Number or member information change may be required.</w:t>
            </w:r>
          </w:p>
        </w:tc>
      </w:tr>
      <w:tr w:rsidR="00856B2E" w:rsidRPr="0085712F" w14:paraId="4F5A2BC3"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5A01C8F" w14:textId="77777777" w:rsidR="00856B2E" w:rsidRPr="0085712F" w:rsidRDefault="00856B2E" w:rsidP="00856B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A746BD9" w14:textId="77777777" w:rsidR="00856B2E" w:rsidRPr="00775A18" w:rsidRDefault="00964738" w:rsidP="007100AE">
            <w:pPr>
              <w:ind w:left="0"/>
              <w:rPr>
                <w:rFonts w:asciiTheme="minorHAnsi" w:hAnsiTheme="minorHAnsi" w:cs="Calibri"/>
                <w:strike/>
                <w:color w:val="auto"/>
                <w:sz w:val="22"/>
                <w:szCs w:val="22"/>
              </w:rPr>
            </w:pPr>
            <w:r w:rsidRPr="00775A18">
              <w:rPr>
                <w:rFonts w:asciiTheme="minorHAnsi" w:hAnsiTheme="minorHAnsi" w:cs="Calibri"/>
                <w:strike/>
                <w:color w:val="auto"/>
                <w:sz w:val="22"/>
                <w:szCs w:val="22"/>
              </w:rPr>
              <w:t>N/A</w:t>
            </w:r>
          </w:p>
        </w:tc>
      </w:tr>
      <w:tr w:rsidR="00856B2E" w:rsidRPr="0085712F" w14:paraId="33A3EF80"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4DC010" w14:textId="77777777" w:rsidR="00856B2E" w:rsidRPr="0085712F" w:rsidRDefault="00856B2E" w:rsidP="00856B2E">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sidR="005B6168">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ECE190E" w14:textId="77777777" w:rsidR="00856B2E" w:rsidRPr="00775A18" w:rsidRDefault="00856B2E" w:rsidP="00856B2E">
            <w:pPr>
              <w:spacing w:before="60" w:after="60" w:line="240" w:lineRule="auto"/>
              <w:ind w:left="0"/>
              <w:rPr>
                <w:rFonts w:asciiTheme="minorHAnsi" w:hAnsiTheme="minorHAnsi"/>
                <w:strike/>
                <w:sz w:val="22"/>
                <w:szCs w:val="22"/>
                <w:lang w:eastAsia="en-CA"/>
              </w:rPr>
            </w:pPr>
            <w:r w:rsidRPr="00775A18">
              <w:rPr>
                <w:rFonts w:asciiTheme="minorHAnsi" w:hAnsiTheme="minorHAnsi"/>
                <w:strike/>
                <w:sz w:val="22"/>
                <w:szCs w:val="22"/>
                <w:lang w:eastAsia="en-CA"/>
              </w:rPr>
              <w:t>None</w:t>
            </w:r>
          </w:p>
        </w:tc>
      </w:tr>
      <w:tr w:rsidR="00D52A04" w:rsidRPr="0085712F" w14:paraId="6FBB6920"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327CAEE" w14:textId="77777777" w:rsidR="00D52A04" w:rsidRPr="0085712F" w:rsidRDefault="00FA0536" w:rsidP="00856B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HOOPP </w:t>
            </w:r>
            <w:r w:rsidR="00D52A04">
              <w:rPr>
                <w:rFonts w:asciiTheme="minorHAnsi" w:eastAsia="Times New Roman" w:hAnsiTheme="minorHAnsi" w:cs="Calibri"/>
                <w:b/>
                <w:color w:val="FFFFFF"/>
                <w:sz w:val="22"/>
                <w:szCs w:val="22"/>
                <w:lang w:eastAsia="en-CA"/>
              </w:rPr>
              <w:t>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8A0E69A" w14:textId="77777777" w:rsidR="007100AE" w:rsidRPr="00775A18" w:rsidRDefault="007100AE" w:rsidP="00D52A04">
            <w:pPr>
              <w:spacing w:before="60" w:after="60" w:line="240" w:lineRule="auto"/>
              <w:ind w:left="0"/>
              <w:rPr>
                <w:rFonts w:asciiTheme="minorHAnsi" w:hAnsiTheme="minorHAnsi"/>
                <w:b/>
                <w:strike/>
                <w:sz w:val="22"/>
                <w:szCs w:val="22"/>
                <w:lang w:eastAsia="en-CA"/>
              </w:rPr>
            </w:pPr>
          </w:p>
        </w:tc>
      </w:tr>
      <w:tr w:rsidR="00856B2E" w:rsidRPr="00557C4F" w14:paraId="05E32E82" w14:textId="77777777" w:rsidTr="00856B2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BCDFE6" w14:textId="77777777" w:rsidR="0044312E" w:rsidRDefault="0044312E"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FE623FD" w14:textId="77777777" w:rsidR="00856B2E" w:rsidRPr="0085712F" w:rsidRDefault="0044312E"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AFF8BE9" w14:textId="77777777" w:rsidR="007100AE" w:rsidRPr="00865369" w:rsidRDefault="007100AE" w:rsidP="005F765F">
            <w:pPr>
              <w:ind w:left="0"/>
              <w:rPr>
                <w:rFonts w:asciiTheme="minorHAnsi" w:hAnsiTheme="minorHAnsi"/>
                <w:color w:val="auto"/>
                <w:sz w:val="22"/>
                <w:szCs w:val="22"/>
                <w:lang w:val="en-US" w:eastAsia="en-CA"/>
              </w:rPr>
            </w:pPr>
            <w:r w:rsidRPr="00865369">
              <w:rPr>
                <w:rFonts w:asciiTheme="minorHAnsi" w:hAnsiTheme="minorHAnsi"/>
                <w:color w:val="auto"/>
                <w:sz w:val="22"/>
                <w:szCs w:val="22"/>
                <w:lang w:val="en-US" w:eastAsia="en-CA"/>
              </w:rPr>
              <w:t xml:space="preserve">CS 20170320: </w:t>
            </w:r>
          </w:p>
          <w:p w14:paraId="78A72BCE" w14:textId="77777777" w:rsidR="00112CB5" w:rsidRPr="00865369" w:rsidRDefault="00775A18" w:rsidP="00291425">
            <w:pPr>
              <w:pStyle w:val="ListParagraph"/>
              <w:numPr>
                <w:ilvl w:val="0"/>
                <w:numId w:val="8"/>
              </w:numPr>
              <w:rPr>
                <w:rFonts w:asciiTheme="minorHAnsi" w:hAnsiTheme="minorHAnsi"/>
                <w:color w:val="auto"/>
                <w:sz w:val="22"/>
                <w:szCs w:val="22"/>
                <w:lang w:val="en-US" w:eastAsia="en-CA"/>
              </w:rPr>
            </w:pPr>
            <w:r w:rsidRPr="00865369">
              <w:rPr>
                <w:rFonts w:asciiTheme="minorHAnsi" w:hAnsiTheme="minorHAnsi"/>
                <w:color w:val="auto"/>
                <w:sz w:val="22"/>
                <w:szCs w:val="22"/>
                <w:lang w:val="en-US" w:eastAsia="en-CA"/>
              </w:rPr>
              <w:t>During</w:t>
            </w:r>
            <w:r w:rsidR="00112CB5" w:rsidRPr="00865369">
              <w:rPr>
                <w:rFonts w:asciiTheme="minorHAnsi" w:hAnsiTheme="minorHAnsi"/>
                <w:color w:val="auto"/>
                <w:sz w:val="22"/>
                <w:szCs w:val="22"/>
                <w:lang w:val="en-US" w:eastAsia="en-CA"/>
              </w:rPr>
              <w:t xml:space="preserve"> </w:t>
            </w:r>
            <w:r w:rsidRPr="00865369">
              <w:rPr>
                <w:rFonts w:asciiTheme="minorHAnsi" w:hAnsiTheme="minorHAnsi"/>
                <w:color w:val="auto"/>
                <w:sz w:val="22"/>
                <w:szCs w:val="22"/>
                <w:lang w:val="en-US" w:eastAsia="en-CA"/>
              </w:rPr>
              <w:t xml:space="preserve">the </w:t>
            </w:r>
            <w:r w:rsidR="00112CB5" w:rsidRPr="00865369">
              <w:rPr>
                <w:rFonts w:asciiTheme="minorHAnsi" w:hAnsiTheme="minorHAnsi"/>
                <w:color w:val="auto"/>
                <w:sz w:val="22"/>
                <w:szCs w:val="22"/>
                <w:lang w:val="en-US" w:eastAsia="en-CA"/>
              </w:rPr>
              <w:t>workshop</w:t>
            </w:r>
            <w:r w:rsidRPr="00865369">
              <w:rPr>
                <w:rFonts w:asciiTheme="minorHAnsi" w:hAnsiTheme="minorHAnsi"/>
                <w:color w:val="auto"/>
                <w:sz w:val="22"/>
                <w:szCs w:val="22"/>
                <w:lang w:val="en-US" w:eastAsia="en-CA"/>
              </w:rPr>
              <w:t xml:space="preserve"> discussion Alias brought up validation </w:t>
            </w:r>
            <w:r w:rsidR="00112CB5" w:rsidRPr="00865369">
              <w:rPr>
                <w:rFonts w:asciiTheme="minorHAnsi" w:hAnsiTheme="minorHAnsi"/>
                <w:color w:val="auto"/>
                <w:sz w:val="22"/>
                <w:szCs w:val="22"/>
                <w:lang w:val="en-US" w:eastAsia="en-CA"/>
              </w:rPr>
              <w:t>B146</w:t>
            </w:r>
            <w:r w:rsidRPr="00865369">
              <w:rPr>
                <w:rFonts w:asciiTheme="minorHAnsi" w:hAnsiTheme="minorHAnsi"/>
                <w:color w:val="auto"/>
                <w:sz w:val="22"/>
                <w:szCs w:val="22"/>
                <w:lang w:val="en-US" w:eastAsia="en-CA"/>
              </w:rPr>
              <w:t xml:space="preserve"> which is doing the same check that B1</w:t>
            </w:r>
            <w:r w:rsidR="00112CB5" w:rsidRPr="00865369">
              <w:rPr>
                <w:rFonts w:asciiTheme="minorHAnsi" w:hAnsiTheme="minorHAnsi"/>
                <w:color w:val="auto"/>
                <w:sz w:val="22"/>
                <w:szCs w:val="22"/>
                <w:lang w:val="en-US" w:eastAsia="en-CA"/>
              </w:rPr>
              <w:t xml:space="preserve"> </w:t>
            </w:r>
            <w:r w:rsidRPr="00865369">
              <w:rPr>
                <w:rFonts w:asciiTheme="minorHAnsi" w:hAnsiTheme="minorHAnsi"/>
                <w:color w:val="auto"/>
                <w:sz w:val="22"/>
                <w:szCs w:val="22"/>
                <w:lang w:val="en-US" w:eastAsia="en-CA"/>
              </w:rPr>
              <w:t>was intended for. As such v</w:t>
            </w:r>
            <w:r w:rsidR="00112CB5" w:rsidRPr="00865369">
              <w:rPr>
                <w:rFonts w:asciiTheme="minorHAnsi" w:hAnsiTheme="minorHAnsi"/>
                <w:color w:val="auto"/>
                <w:sz w:val="22"/>
                <w:szCs w:val="22"/>
                <w:lang w:val="en-US" w:eastAsia="en-CA"/>
              </w:rPr>
              <w:t>alidation B1 should be removed.</w:t>
            </w:r>
          </w:p>
          <w:p w14:paraId="40486696" w14:textId="77777777" w:rsidR="00604521" w:rsidRPr="00865369" w:rsidRDefault="00604521" w:rsidP="00291425">
            <w:pPr>
              <w:pStyle w:val="ListParagraph"/>
              <w:numPr>
                <w:ilvl w:val="0"/>
                <w:numId w:val="8"/>
              </w:numPr>
              <w:rPr>
                <w:rFonts w:asciiTheme="minorHAnsi" w:hAnsiTheme="minorHAnsi"/>
                <w:color w:val="auto"/>
                <w:sz w:val="22"/>
                <w:szCs w:val="22"/>
                <w:lang w:val="en-US" w:eastAsia="en-CA"/>
              </w:rPr>
            </w:pPr>
            <w:r w:rsidRPr="00865369">
              <w:rPr>
                <w:rFonts w:asciiTheme="minorHAnsi" w:hAnsiTheme="minorHAnsi"/>
                <w:color w:val="auto"/>
                <w:sz w:val="22"/>
                <w:szCs w:val="22"/>
                <w:lang w:val="en-US" w:eastAsia="en-CA"/>
              </w:rPr>
              <w:t xml:space="preserve">During </w:t>
            </w:r>
            <w:r w:rsidR="004123F4" w:rsidRPr="00865369">
              <w:rPr>
                <w:rFonts w:asciiTheme="minorHAnsi" w:hAnsiTheme="minorHAnsi"/>
                <w:color w:val="auto"/>
                <w:sz w:val="22"/>
                <w:szCs w:val="22"/>
                <w:lang w:val="en-US" w:eastAsia="en-CA"/>
              </w:rPr>
              <w:t xml:space="preserve">the </w:t>
            </w:r>
            <w:r w:rsidR="00775A18" w:rsidRPr="00865369">
              <w:rPr>
                <w:rFonts w:asciiTheme="minorHAnsi" w:hAnsiTheme="minorHAnsi"/>
                <w:color w:val="auto"/>
                <w:sz w:val="22"/>
                <w:szCs w:val="22"/>
                <w:lang w:val="en-US" w:eastAsia="en-CA"/>
              </w:rPr>
              <w:t xml:space="preserve">workshop discussion Gregory Pierre </w:t>
            </w:r>
            <w:r w:rsidR="004123F4" w:rsidRPr="00865369">
              <w:rPr>
                <w:rFonts w:asciiTheme="minorHAnsi" w:hAnsiTheme="minorHAnsi"/>
                <w:color w:val="auto"/>
                <w:sz w:val="22"/>
                <w:szCs w:val="22"/>
                <w:lang w:val="en-US" w:eastAsia="en-CA"/>
              </w:rPr>
              <w:t>brought up the</w:t>
            </w:r>
            <w:r w:rsidRPr="00865369">
              <w:rPr>
                <w:rFonts w:asciiTheme="minorHAnsi" w:hAnsiTheme="minorHAnsi"/>
                <w:color w:val="auto"/>
                <w:sz w:val="22"/>
                <w:szCs w:val="22"/>
                <w:lang w:val="en-US" w:eastAsia="en-CA"/>
              </w:rPr>
              <w:t xml:space="preserve"> scenario </w:t>
            </w:r>
            <w:r w:rsidR="004123F4" w:rsidRPr="00865369">
              <w:rPr>
                <w:rFonts w:asciiTheme="minorHAnsi" w:hAnsiTheme="minorHAnsi"/>
                <w:color w:val="auto"/>
                <w:sz w:val="22"/>
                <w:szCs w:val="22"/>
                <w:lang w:val="en-US" w:eastAsia="en-CA"/>
              </w:rPr>
              <w:t>of a</w:t>
            </w:r>
            <w:r w:rsidRPr="00865369">
              <w:rPr>
                <w:rFonts w:asciiTheme="minorHAnsi" w:hAnsiTheme="minorHAnsi"/>
                <w:color w:val="auto"/>
                <w:sz w:val="22"/>
                <w:szCs w:val="22"/>
                <w:lang w:val="en-US" w:eastAsia="en-CA"/>
              </w:rPr>
              <w:t xml:space="preserve"> rehire </w:t>
            </w:r>
            <w:r w:rsidR="004123F4" w:rsidRPr="00865369">
              <w:rPr>
                <w:rFonts w:asciiTheme="minorHAnsi" w:hAnsiTheme="minorHAnsi"/>
                <w:color w:val="auto"/>
                <w:sz w:val="22"/>
                <w:szCs w:val="22"/>
                <w:lang w:val="en-US" w:eastAsia="en-CA"/>
              </w:rPr>
              <w:t xml:space="preserve">of a member that is of </w:t>
            </w:r>
            <w:r w:rsidRPr="00865369">
              <w:rPr>
                <w:rFonts w:asciiTheme="minorHAnsi" w:hAnsiTheme="minorHAnsi"/>
                <w:color w:val="auto"/>
                <w:sz w:val="22"/>
                <w:szCs w:val="22"/>
                <w:lang w:val="en-US" w:eastAsia="en-CA"/>
              </w:rPr>
              <w:t>D-NCT</w:t>
            </w:r>
            <w:r w:rsidR="004123F4" w:rsidRPr="00865369">
              <w:rPr>
                <w:rFonts w:asciiTheme="minorHAnsi" w:hAnsiTheme="minorHAnsi"/>
                <w:color w:val="auto"/>
                <w:sz w:val="22"/>
                <w:szCs w:val="22"/>
                <w:lang w:val="en-US" w:eastAsia="en-CA"/>
              </w:rPr>
              <w:t xml:space="preserve"> status in Ariel DB and the rehire date is prior to the D-NCT date. In this instance (in EXO) we are providing an Informational message (ID 6874) to HOOPP in the CTL but Alias confirms this should be an Error and the employer should be made aware. We will bring Message ID 6874 within the Full Office </w:t>
            </w:r>
            <w:r w:rsidR="008F2EAB" w:rsidRPr="00865369">
              <w:rPr>
                <w:rFonts w:asciiTheme="minorHAnsi" w:hAnsiTheme="minorHAnsi"/>
                <w:color w:val="auto"/>
                <w:sz w:val="22"/>
                <w:szCs w:val="22"/>
                <w:lang w:val="en-US" w:eastAsia="en-CA"/>
              </w:rPr>
              <w:t>Validation</w:t>
            </w:r>
            <w:r w:rsidR="004123F4" w:rsidRPr="00865369">
              <w:rPr>
                <w:rFonts w:asciiTheme="minorHAnsi" w:hAnsiTheme="minorHAnsi"/>
                <w:color w:val="auto"/>
                <w:sz w:val="22"/>
                <w:szCs w:val="22"/>
                <w:lang w:val="en-US" w:eastAsia="en-CA"/>
              </w:rPr>
              <w:t xml:space="preserve"> spec and HOOPP will have to </w:t>
            </w:r>
            <w:r w:rsidR="008F2EAB" w:rsidRPr="00865369">
              <w:rPr>
                <w:rFonts w:asciiTheme="minorHAnsi" w:hAnsiTheme="minorHAnsi"/>
                <w:color w:val="auto"/>
                <w:sz w:val="22"/>
                <w:szCs w:val="22"/>
                <w:lang w:val="en-US" w:eastAsia="en-CA"/>
              </w:rPr>
              <w:t>designate</w:t>
            </w:r>
            <w:r w:rsidR="004123F4" w:rsidRPr="00865369">
              <w:rPr>
                <w:rFonts w:asciiTheme="minorHAnsi" w:hAnsiTheme="minorHAnsi"/>
                <w:color w:val="auto"/>
                <w:sz w:val="22"/>
                <w:szCs w:val="22"/>
                <w:lang w:val="en-US" w:eastAsia="en-CA"/>
              </w:rPr>
              <w:t xml:space="preserve"> a Master Val number to this validation.</w:t>
            </w:r>
          </w:p>
          <w:p w14:paraId="34945FEF" w14:textId="77777777" w:rsidR="007100AE" w:rsidRPr="00865369" w:rsidRDefault="007100AE" w:rsidP="00291425">
            <w:pPr>
              <w:pStyle w:val="ListParagraph"/>
              <w:numPr>
                <w:ilvl w:val="0"/>
                <w:numId w:val="8"/>
              </w:numPr>
              <w:rPr>
                <w:rFonts w:asciiTheme="minorHAnsi" w:hAnsiTheme="minorHAnsi"/>
                <w:color w:val="auto"/>
                <w:sz w:val="22"/>
                <w:szCs w:val="22"/>
                <w:lang w:val="en-US" w:eastAsia="en-CA"/>
              </w:rPr>
            </w:pPr>
            <w:r w:rsidRPr="00865369">
              <w:rPr>
                <w:rFonts w:asciiTheme="minorHAnsi" w:hAnsiTheme="minorHAnsi"/>
                <w:color w:val="auto"/>
                <w:sz w:val="22"/>
                <w:szCs w:val="22"/>
                <w:lang w:val="en-US" w:eastAsia="en-CA"/>
              </w:rPr>
              <w:t>Added “Message ID” section, as well as “Level” section</w:t>
            </w:r>
            <w:r w:rsidR="00775A18" w:rsidRPr="00865369">
              <w:rPr>
                <w:rFonts w:asciiTheme="minorHAnsi" w:hAnsiTheme="minorHAnsi"/>
                <w:color w:val="auto"/>
                <w:sz w:val="22"/>
                <w:szCs w:val="22"/>
                <w:lang w:val="en-US" w:eastAsia="en-CA"/>
              </w:rPr>
              <w:t xml:space="preserve"> to </w:t>
            </w:r>
            <w:r w:rsidR="008F2EAB" w:rsidRPr="00865369">
              <w:rPr>
                <w:rFonts w:asciiTheme="minorHAnsi" w:hAnsiTheme="minorHAnsi"/>
                <w:color w:val="auto"/>
                <w:sz w:val="22"/>
                <w:szCs w:val="22"/>
                <w:lang w:val="en-US" w:eastAsia="en-CA"/>
              </w:rPr>
              <w:t>validations</w:t>
            </w:r>
            <w:r w:rsidR="00775A18" w:rsidRPr="00865369">
              <w:rPr>
                <w:rFonts w:asciiTheme="minorHAnsi" w:hAnsiTheme="minorHAnsi"/>
                <w:color w:val="auto"/>
                <w:sz w:val="22"/>
                <w:szCs w:val="22"/>
                <w:lang w:val="en-US" w:eastAsia="en-CA"/>
              </w:rPr>
              <w:t xml:space="preserve"> being covered in workshop of March 20, 2017.</w:t>
            </w:r>
          </w:p>
          <w:p w14:paraId="3B312CB1" w14:textId="77777777" w:rsidR="007100AE" w:rsidRPr="00865369" w:rsidRDefault="007100AE" w:rsidP="00291425">
            <w:pPr>
              <w:pStyle w:val="CommentText"/>
              <w:numPr>
                <w:ilvl w:val="0"/>
                <w:numId w:val="8"/>
              </w:numPr>
              <w:rPr>
                <w:rFonts w:asciiTheme="minorHAnsi" w:hAnsiTheme="minorHAnsi"/>
                <w:i w:val="0"/>
                <w:color w:val="auto"/>
                <w:sz w:val="22"/>
                <w:szCs w:val="22"/>
                <w:lang w:val="en-US" w:eastAsia="en-CA"/>
              </w:rPr>
            </w:pPr>
            <w:r w:rsidRPr="00865369">
              <w:rPr>
                <w:rFonts w:asciiTheme="minorHAnsi" w:hAnsiTheme="minorHAnsi"/>
                <w:i w:val="0"/>
                <w:color w:val="auto"/>
                <w:sz w:val="22"/>
                <w:szCs w:val="22"/>
                <w:lang w:val="en-US" w:eastAsia="en-CA"/>
              </w:rPr>
              <w:t>“Section” refers to all interfaces to which the validation applies.</w:t>
            </w:r>
          </w:p>
          <w:p w14:paraId="688C461C" w14:textId="77777777" w:rsidR="007100AE" w:rsidRPr="00865369" w:rsidRDefault="007100AE" w:rsidP="00291425">
            <w:pPr>
              <w:pStyle w:val="CommentText"/>
              <w:numPr>
                <w:ilvl w:val="0"/>
                <w:numId w:val="8"/>
              </w:numPr>
              <w:rPr>
                <w:rFonts w:asciiTheme="minorHAnsi" w:hAnsiTheme="minorHAnsi"/>
                <w:i w:val="0"/>
                <w:color w:val="auto"/>
                <w:sz w:val="22"/>
                <w:szCs w:val="22"/>
                <w:lang w:val="en-US" w:eastAsia="en-CA"/>
              </w:rPr>
            </w:pPr>
            <w:r w:rsidRPr="00865369">
              <w:rPr>
                <w:rFonts w:asciiTheme="minorHAnsi" w:hAnsiTheme="minorHAnsi"/>
                <w:i w:val="0"/>
                <w:color w:val="auto"/>
                <w:sz w:val="22"/>
                <w:szCs w:val="22"/>
                <w:lang w:val="en-US" w:eastAsia="en-CA"/>
              </w:rPr>
              <w:t>The dataimport message is the message that will contain parameters (if applicable, ex:  sometimes we extract a date or value from Ariel DB or file in the message, that is what is called a parameter).  We also need to provide a message for the Portal that does not include parameters for when validations are grouped by message on the Portal. If no parameters are present then both messages will be identical.</w:t>
            </w:r>
          </w:p>
          <w:p w14:paraId="686A88C5" w14:textId="77777777" w:rsidR="007100AE" w:rsidRPr="00865369" w:rsidRDefault="007100AE" w:rsidP="00291425">
            <w:pPr>
              <w:pStyle w:val="CommentText"/>
              <w:numPr>
                <w:ilvl w:val="0"/>
                <w:numId w:val="8"/>
              </w:numPr>
              <w:rPr>
                <w:rFonts w:asciiTheme="minorHAnsi" w:hAnsiTheme="minorHAnsi"/>
                <w:i w:val="0"/>
                <w:color w:val="auto"/>
                <w:sz w:val="22"/>
                <w:szCs w:val="22"/>
                <w:lang w:val="en-US" w:eastAsia="en-CA"/>
              </w:rPr>
            </w:pPr>
            <w:r w:rsidRPr="00865369">
              <w:rPr>
                <w:rFonts w:asciiTheme="minorHAnsi" w:hAnsiTheme="minorHAnsi"/>
                <w:i w:val="0"/>
                <w:color w:val="auto"/>
                <w:sz w:val="22"/>
                <w:szCs w:val="22"/>
                <w:lang w:val="en-US" w:eastAsia="en-CA"/>
              </w:rPr>
              <w:t xml:space="preserve">I just want to clarify that message I10 is looking at duplicate SINs within the same file. Is what expected for B1 to reject a member if that member is already active at the employer submitting data? Then if this is the case I do not believe there is a validation </w:t>
            </w:r>
          </w:p>
          <w:p w14:paraId="5A0DDD49" w14:textId="77777777" w:rsidR="007100AE" w:rsidRPr="00865369" w:rsidRDefault="007100AE" w:rsidP="00291425">
            <w:pPr>
              <w:pStyle w:val="ListParagraph"/>
              <w:numPr>
                <w:ilvl w:val="0"/>
                <w:numId w:val="8"/>
              </w:numPr>
              <w:rPr>
                <w:rFonts w:asciiTheme="minorHAnsi" w:hAnsiTheme="minorHAnsi"/>
                <w:color w:val="auto"/>
                <w:sz w:val="22"/>
                <w:szCs w:val="22"/>
                <w:lang w:val="en-US" w:eastAsia="en-CA"/>
              </w:rPr>
            </w:pPr>
            <w:r w:rsidRPr="00865369">
              <w:rPr>
                <w:rFonts w:asciiTheme="minorHAnsi" w:hAnsiTheme="minorHAnsi"/>
                <w:color w:val="auto"/>
                <w:sz w:val="22"/>
                <w:szCs w:val="22"/>
                <w:lang w:val="en-US" w:eastAsia="en-CA"/>
              </w:rPr>
              <w:t>Can we remove the details that are in the HOOPP Additional Info from this document and the Master Val?</w:t>
            </w:r>
          </w:p>
          <w:p w14:paraId="60EF0CB0" w14:textId="77777777" w:rsidR="007100AE" w:rsidRPr="00865369" w:rsidRDefault="007100AE" w:rsidP="005F765F">
            <w:pPr>
              <w:ind w:left="0"/>
              <w:rPr>
                <w:rFonts w:asciiTheme="minorHAnsi" w:hAnsiTheme="minorHAnsi"/>
                <w:color w:val="auto"/>
                <w:sz w:val="22"/>
                <w:szCs w:val="22"/>
                <w:lang w:val="en-US" w:eastAsia="en-CA"/>
              </w:rPr>
            </w:pPr>
          </w:p>
          <w:p w14:paraId="4DC6AD9A" w14:textId="77777777" w:rsidR="00BC0108" w:rsidRPr="00865369" w:rsidRDefault="00BC0108" w:rsidP="005F765F">
            <w:pPr>
              <w:ind w:left="0"/>
              <w:rPr>
                <w:rFonts w:asciiTheme="minorHAnsi" w:hAnsiTheme="minorHAnsi"/>
                <w:color w:val="auto"/>
                <w:sz w:val="22"/>
                <w:szCs w:val="22"/>
                <w:lang w:val="en-US" w:eastAsia="en-CA"/>
              </w:rPr>
            </w:pPr>
            <w:r w:rsidRPr="00865369">
              <w:rPr>
                <w:rFonts w:asciiTheme="minorHAnsi" w:hAnsiTheme="minorHAnsi"/>
                <w:color w:val="auto"/>
                <w:sz w:val="22"/>
                <w:szCs w:val="22"/>
                <w:lang w:val="en-US" w:eastAsia="en-CA"/>
              </w:rPr>
              <w:t xml:space="preserve">AD 20170317: </w:t>
            </w:r>
          </w:p>
          <w:p w14:paraId="59FEDBD7" w14:textId="77777777" w:rsidR="00775A18" w:rsidRPr="00865369" w:rsidRDefault="00BC0108" w:rsidP="00291425">
            <w:pPr>
              <w:pStyle w:val="ListParagraph"/>
              <w:numPr>
                <w:ilvl w:val="0"/>
                <w:numId w:val="8"/>
              </w:numPr>
              <w:rPr>
                <w:rFonts w:asciiTheme="minorHAnsi" w:hAnsiTheme="minorHAnsi"/>
                <w:color w:val="auto"/>
                <w:sz w:val="22"/>
                <w:szCs w:val="22"/>
                <w:lang w:val="en-US" w:eastAsia="en-CA"/>
              </w:rPr>
            </w:pPr>
            <w:r w:rsidRPr="00865369">
              <w:rPr>
                <w:rFonts w:asciiTheme="minorHAnsi" w:hAnsiTheme="minorHAnsi"/>
                <w:color w:val="auto"/>
                <w:sz w:val="22"/>
                <w:szCs w:val="22"/>
                <w:lang w:val="en-US" w:eastAsia="en-CA"/>
              </w:rPr>
              <w:t xml:space="preserve">To be discussed.  If confirmed that that other validations will prevent duplicate enrolments from being submitted this val can be removed.  </w:t>
            </w:r>
          </w:p>
          <w:p w14:paraId="21449A5A" w14:textId="77777777" w:rsidR="00775A18" w:rsidRPr="00865369" w:rsidRDefault="00041B39" w:rsidP="00775A18">
            <w:pPr>
              <w:ind w:left="0"/>
              <w:rPr>
                <w:rFonts w:asciiTheme="minorHAnsi" w:hAnsiTheme="minorHAnsi"/>
                <w:color w:val="auto"/>
                <w:sz w:val="22"/>
                <w:szCs w:val="22"/>
                <w:lang w:val="en-US" w:eastAsia="en-CA"/>
              </w:rPr>
            </w:pPr>
            <w:r w:rsidRPr="00865369">
              <w:rPr>
                <w:rFonts w:asciiTheme="minorHAnsi" w:hAnsiTheme="minorHAnsi"/>
                <w:color w:val="auto"/>
                <w:sz w:val="22"/>
                <w:szCs w:val="22"/>
                <w:lang w:val="en-US" w:eastAsia="en-CA"/>
              </w:rPr>
              <w:t>MS 20170224</w:t>
            </w:r>
            <w:r w:rsidR="00557C4F" w:rsidRPr="00865369">
              <w:rPr>
                <w:rFonts w:asciiTheme="minorHAnsi" w:hAnsiTheme="minorHAnsi"/>
                <w:color w:val="auto"/>
                <w:sz w:val="22"/>
                <w:szCs w:val="22"/>
                <w:lang w:val="en-US" w:eastAsia="en-CA"/>
              </w:rPr>
              <w:t xml:space="preserve">:  </w:t>
            </w:r>
          </w:p>
          <w:p w14:paraId="5FE240F7" w14:textId="77777777" w:rsidR="00856B2E" w:rsidRPr="00865369" w:rsidRDefault="00775A18" w:rsidP="00291425">
            <w:pPr>
              <w:pStyle w:val="ListParagraph"/>
              <w:numPr>
                <w:ilvl w:val="0"/>
                <w:numId w:val="9"/>
              </w:numPr>
              <w:rPr>
                <w:rFonts w:asciiTheme="minorHAnsi" w:hAnsiTheme="minorHAnsi"/>
                <w:color w:val="FF0000"/>
                <w:sz w:val="22"/>
                <w:szCs w:val="22"/>
                <w:lang w:val="en-US" w:eastAsia="en-CA"/>
              </w:rPr>
            </w:pPr>
            <w:r w:rsidRPr="00865369">
              <w:rPr>
                <w:rFonts w:asciiTheme="minorHAnsi" w:hAnsiTheme="minorHAnsi"/>
                <w:color w:val="auto"/>
                <w:sz w:val="22"/>
                <w:szCs w:val="22"/>
                <w:lang w:val="en-US" w:eastAsia="en-CA"/>
              </w:rPr>
              <w:t>More information is required.  We are already rejecting duplicate SINs in Validation I10: {Duplicated SIN} appears multiple times in file. Please review data for each instance and only submit one instance of correct data.</w:t>
            </w:r>
            <w:r w:rsidRPr="00865369">
              <w:rPr>
                <w:rFonts w:asciiTheme="minorHAnsi" w:hAnsiTheme="minorHAnsi"/>
                <w:color w:val="FF0000"/>
                <w:sz w:val="22"/>
                <w:szCs w:val="22"/>
                <w:lang w:val="en-US" w:eastAsia="en-CA"/>
              </w:rPr>
              <w:br/>
            </w:r>
          </w:p>
        </w:tc>
      </w:tr>
    </w:tbl>
    <w:p w14:paraId="777BDE7B" w14:textId="77777777" w:rsidR="004C6596" w:rsidRPr="00557C4F" w:rsidRDefault="004C6596" w:rsidP="009527EA">
      <w:pPr>
        <w:rPr>
          <w:lang w:val="en-US"/>
        </w:rPr>
      </w:pPr>
    </w:p>
    <w:p w14:paraId="1414ACAE" w14:textId="77777777" w:rsidR="00291425" w:rsidRDefault="00291425">
      <w:pPr>
        <w:spacing w:before="0" w:after="0" w:line="240" w:lineRule="auto"/>
        <w:ind w:left="0"/>
        <w:rPr>
          <w:lang w:val="en-US"/>
        </w:rPr>
      </w:pPr>
      <w:r>
        <w:rPr>
          <w:lang w:val="en-US"/>
        </w:rPr>
        <w:br w:type="page"/>
      </w:r>
    </w:p>
    <w:p w14:paraId="26300390" w14:textId="77777777" w:rsidR="00291425" w:rsidRPr="00FC5F08" w:rsidRDefault="00291425" w:rsidP="00291425">
      <w:pPr>
        <w:pStyle w:val="Heading3"/>
      </w:pPr>
      <w:r w:rsidRPr="006B06A8">
        <w:t xml:space="preserve">Validation – </w:t>
      </w:r>
      <w:r w:rsidRPr="00081744">
        <w:t>Reject</w:t>
      </w:r>
      <w:r>
        <w:t xml:space="preserve"> </w:t>
      </w:r>
      <w:r w:rsidRPr="00081744">
        <w:t>Member</w:t>
      </w:r>
      <w:r>
        <w:t xml:space="preserve"> </w:t>
      </w:r>
      <w:r w:rsidRPr="00081744">
        <w:t>Creation</w:t>
      </w:r>
    </w:p>
    <w:p w14:paraId="1B056ED3" w14:textId="77777777" w:rsidR="00291425" w:rsidRPr="006B06A8" w:rsidRDefault="00291425" w:rsidP="00291425">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91425" w14:paraId="699EF0E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A796161"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D99A013" w14:textId="77777777" w:rsidR="00291425" w:rsidRPr="000862E2" w:rsidRDefault="00291425" w:rsidP="009E5AA0">
            <w:pPr>
              <w:pStyle w:val="Heading1"/>
            </w:pPr>
            <w:bookmarkStart w:id="51" w:name="_Toc43372836"/>
            <w:r>
              <w:rPr>
                <w:rFonts w:cs="Calibri"/>
              </w:rPr>
              <w:t>B2_</w:t>
            </w:r>
            <w:r>
              <w:t xml:space="preserve"> </w:t>
            </w:r>
            <w:r w:rsidRPr="00081744">
              <w:rPr>
                <w:rFonts w:cs="Calibri"/>
              </w:rPr>
              <w:t>RejectMemberCreation</w:t>
            </w:r>
            <w:bookmarkEnd w:id="51"/>
          </w:p>
        </w:tc>
      </w:tr>
      <w:tr w:rsidR="00291425" w14:paraId="46A80B0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8E0095"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FB8FBFE" w14:textId="77777777" w:rsidR="00291425" w:rsidRPr="000862E2" w:rsidRDefault="00291425"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1418</w:t>
            </w:r>
          </w:p>
        </w:tc>
      </w:tr>
      <w:tr w:rsidR="00291425" w14:paraId="2DF07B0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BBD785"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C47EA33" w14:textId="77777777" w:rsidR="00291425" w:rsidRDefault="00291425"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291425" w14:paraId="6B78EF3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DAD5100"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D095E70" w14:textId="77777777" w:rsidR="00291425" w:rsidRPr="00B464B9" w:rsidRDefault="00291425"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196B5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291425" w14:paraId="7B92909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7CF20F"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95EF965" w14:textId="77777777" w:rsidR="00291425" w:rsidRPr="009675FB" w:rsidRDefault="00291425" w:rsidP="009E5AA0">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 xml:space="preserve">Contributory Leaves, </w:t>
            </w:r>
            <w:r w:rsidRPr="00484CEA">
              <w:rPr>
                <w:rFonts w:asciiTheme="minorHAnsi" w:hAnsiTheme="minorHAnsi" w:cs="Calibri"/>
                <w:color w:val="auto"/>
                <w:sz w:val="22"/>
                <w:szCs w:val="22"/>
              </w:rPr>
              <w:t>Core Data</w:t>
            </w:r>
            <w:r>
              <w:rPr>
                <w:rFonts w:asciiTheme="minorHAnsi" w:eastAsia="Times New Roman" w:hAnsiTheme="minorHAnsi" w:cs="Calibri"/>
                <w:color w:val="auto"/>
                <w:sz w:val="22"/>
                <w:szCs w:val="22"/>
                <w:lang w:eastAsia="en-CA"/>
              </w:rPr>
              <w:t xml:space="preserve">, Final Data, Member Basic Info,Non-Contributory Leaves, </w:t>
            </w:r>
            <w:r w:rsidRPr="0017254B">
              <w:rPr>
                <w:rFonts w:asciiTheme="minorHAnsi" w:eastAsia="Verdana" w:hAnsiTheme="minorHAnsi" w:cs="Verdana"/>
                <w:sz w:val="22"/>
                <w:szCs w:val="22"/>
                <w:lang w:val="en-US"/>
              </w:rPr>
              <w:t>Previous Year Adjustments (Remittance)</w:t>
            </w:r>
            <w:r>
              <w:rPr>
                <w:rFonts w:asciiTheme="minorHAnsi" w:eastAsia="Verdana" w:hAnsiTheme="minorHAnsi" w:cs="Verdana"/>
                <w:sz w:val="22"/>
                <w:szCs w:val="22"/>
                <w:lang w:val="en-US"/>
              </w:rPr>
              <w:t>, Retro</w:t>
            </w:r>
          </w:p>
        </w:tc>
      </w:tr>
      <w:tr w:rsidR="00291425" w14:paraId="748C974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C32A68"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A3EC15C" w14:textId="77777777" w:rsidR="00291425" w:rsidRDefault="00291425"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291425" w14:paraId="224DD5D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09442C1"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2D1B65C" w14:textId="77777777" w:rsidR="00291425" w:rsidRPr="00B464B9" w:rsidRDefault="00291425" w:rsidP="009E5AA0">
            <w:pPr>
              <w:spacing w:before="60" w:after="60" w:line="240" w:lineRule="auto"/>
              <w:ind w:left="0"/>
              <w:rPr>
                <w:rFonts w:asciiTheme="minorHAnsi" w:eastAsia="Times New Roman" w:hAnsiTheme="minorHAnsi" w:cs="Calibri"/>
                <w:color w:val="auto"/>
                <w:sz w:val="22"/>
                <w:szCs w:val="22"/>
                <w:lang w:eastAsia="en-CA"/>
              </w:rPr>
            </w:pPr>
            <w:r w:rsidRPr="00DD0CF2">
              <w:rPr>
                <w:rFonts w:asciiTheme="minorHAnsi" w:eastAsia="Times New Roman" w:hAnsiTheme="minorHAnsi" w:cs="Calibri"/>
                <w:color w:val="auto"/>
                <w:sz w:val="22"/>
                <w:szCs w:val="22"/>
                <w:lang w:eastAsia="en-CA"/>
              </w:rPr>
              <w:t>Public</w:t>
            </w:r>
          </w:p>
        </w:tc>
      </w:tr>
      <w:tr w:rsidR="00291425" w:rsidRPr="00A61AB1" w14:paraId="1B3865E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127573"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230816A"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9E181AC" w14:textId="77777777" w:rsidR="00291425" w:rsidRPr="00C301FC" w:rsidRDefault="00291425"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sidRPr="008932E9">
              <w:rPr>
                <w:rFonts w:asciiTheme="minorHAnsi" w:hAnsiTheme="minorHAnsi"/>
                <w:sz w:val="22"/>
                <w:szCs w:val="22"/>
                <w:lang w:eastAsia="en-CA"/>
              </w:rPr>
              <w:t>confirm that the SIN provided is for a valid employee (currently active or retired) at that Employer.</w:t>
            </w:r>
          </w:p>
        </w:tc>
      </w:tr>
      <w:tr w:rsidR="00291425" w:rsidRPr="009151F9" w14:paraId="4913212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DA8F34D"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58AC244" w14:textId="77777777" w:rsidR="00291425" w:rsidRDefault="00291425"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274B76C2" w14:textId="77777777" w:rsidR="00291425" w:rsidRDefault="00291425" w:rsidP="009E5AA0">
            <w:pPr>
              <w:ind w:left="742"/>
              <w:rPr>
                <w:rFonts w:asciiTheme="minorHAnsi" w:hAnsiTheme="minorHAnsi"/>
                <w:sz w:val="22"/>
                <w:szCs w:val="22"/>
                <w:lang w:eastAsia="en-CA"/>
              </w:rPr>
            </w:pPr>
            <w:r w:rsidRPr="008932E9">
              <w:rPr>
                <w:rFonts w:asciiTheme="minorHAnsi" w:hAnsiTheme="minorHAnsi"/>
                <w:sz w:val="22"/>
                <w:szCs w:val="22"/>
                <w:lang w:eastAsia="en-CA"/>
              </w:rPr>
              <w:t>SIN provided is NOT associated to Employer reporting data.</w:t>
            </w:r>
          </w:p>
          <w:p w14:paraId="1517B1F8" w14:textId="77777777" w:rsidR="00291425" w:rsidRPr="0078068E" w:rsidRDefault="00291425" w:rsidP="009E5AA0">
            <w:pPr>
              <w:ind w:left="0"/>
              <w:rPr>
                <w:rFonts w:asciiTheme="minorHAnsi" w:hAnsiTheme="minorHAnsi"/>
                <w:sz w:val="22"/>
                <w:szCs w:val="22"/>
                <w:lang w:eastAsia="en-CA"/>
              </w:rPr>
            </w:pPr>
            <w:r w:rsidRPr="008932E9">
              <w:rPr>
                <w:rFonts w:asciiTheme="minorHAnsi" w:hAnsiTheme="minorHAnsi"/>
                <w:sz w:val="22"/>
                <w:szCs w:val="22"/>
                <w:lang w:eastAsia="en-CA"/>
              </w:rPr>
              <w:t>This validation shall validate that the SIN provided is associ</w:t>
            </w:r>
            <w:r>
              <w:rPr>
                <w:rFonts w:asciiTheme="minorHAnsi" w:hAnsiTheme="minorHAnsi"/>
                <w:sz w:val="22"/>
                <w:szCs w:val="22"/>
                <w:lang w:eastAsia="en-CA"/>
              </w:rPr>
              <w:t>a</w:t>
            </w:r>
            <w:r w:rsidRPr="008932E9">
              <w:rPr>
                <w:rFonts w:asciiTheme="minorHAnsi" w:hAnsiTheme="minorHAnsi"/>
                <w:sz w:val="22"/>
                <w:szCs w:val="22"/>
                <w:lang w:eastAsia="en-CA"/>
              </w:rPr>
              <w:t xml:space="preserve">ted to the employer reporting the change.  </w:t>
            </w:r>
          </w:p>
        </w:tc>
      </w:tr>
      <w:tr w:rsidR="00291425" w:rsidRPr="00A61AB1" w14:paraId="0B95A6F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DEAC501"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294A549" w14:textId="77777777" w:rsidR="00291425" w:rsidRPr="00A762CE" w:rsidRDefault="00291425"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291425" w:rsidRPr="00A61AB1" w14:paraId="46388D3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733AD46"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48B11D9" w14:textId="77777777" w:rsidR="00291425" w:rsidRPr="001D1230" w:rsidRDefault="00291425" w:rsidP="009E5AA0">
            <w:pPr>
              <w:spacing w:before="60" w:after="60"/>
              <w:ind w:left="0"/>
            </w:pPr>
            <w:r w:rsidRPr="00362DCF">
              <w:rPr>
                <w:rFonts w:asciiTheme="minorHAnsi" w:hAnsiTheme="minorHAnsi"/>
                <w:sz w:val="22"/>
                <w:szCs w:val="22"/>
                <w:lang w:eastAsia="en-CA"/>
              </w:rPr>
              <w:t>This SIN does not match any members at your organization. If this is a new enrolment, please complete the Enrolment for this member.</w:t>
            </w:r>
          </w:p>
        </w:tc>
      </w:tr>
      <w:tr w:rsidR="00291425" w:rsidRPr="00A61AB1" w14:paraId="2B624BE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28F7472"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472E2A0"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66CEA38" w14:textId="77777777" w:rsidR="00291425" w:rsidRPr="002C34DD" w:rsidRDefault="00291425" w:rsidP="009E5AA0">
            <w:pPr>
              <w:spacing w:before="60" w:after="60"/>
              <w:ind w:left="0"/>
            </w:pPr>
            <w:r w:rsidRPr="00362DCF">
              <w:rPr>
                <w:rFonts w:asciiTheme="minorHAnsi" w:hAnsiTheme="minorHAnsi"/>
                <w:sz w:val="22"/>
                <w:szCs w:val="22"/>
                <w:lang w:eastAsia="en-CA"/>
              </w:rPr>
              <w:t>This SIN does not match any members at your organization. If this is a new enrolment, please complete the Enrolment for this member.</w:t>
            </w:r>
          </w:p>
        </w:tc>
      </w:tr>
      <w:tr w:rsidR="00291425" w:rsidRPr="0085712F" w14:paraId="0E7B143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5058891" w14:textId="77777777" w:rsidR="00291425" w:rsidRPr="0085712F" w:rsidRDefault="00291425"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0552BB8" w14:textId="77777777" w:rsidR="00291425" w:rsidRPr="009C43D2" w:rsidRDefault="00291425" w:rsidP="009E5AA0">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291425" w:rsidRPr="0085712F" w14:paraId="7B344F0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C3BB94" w14:textId="77777777" w:rsidR="00291425" w:rsidRPr="0085712F" w:rsidRDefault="00291425"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9FFF3AF" w14:textId="77777777" w:rsidR="00291425" w:rsidRPr="006100CE" w:rsidRDefault="00291425"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291425" w:rsidRPr="0085712F" w14:paraId="2CE9F09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0C879D7"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5F6ECDF" w14:textId="77777777" w:rsidR="00291425" w:rsidRPr="006100CE" w:rsidRDefault="00291425"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291425" w:rsidRPr="0085712F" w14:paraId="5A1C202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BFB8EF" w14:textId="77777777" w:rsidR="00291425" w:rsidRDefault="00291425"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72667C4" w14:textId="77777777" w:rsidR="00291425" w:rsidRPr="0085712F" w:rsidRDefault="00291425"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34E1EB3" w14:textId="77777777" w:rsidR="00291425" w:rsidRDefault="00291425" w:rsidP="00291425">
            <w:pPr>
              <w:spacing w:before="60" w:after="60"/>
              <w:rPr>
                <w:lang w:eastAsia="en-CA"/>
              </w:rPr>
            </w:pPr>
            <w:r>
              <w:rPr>
                <w:lang w:eastAsia="en-CA"/>
              </w:rPr>
              <w:t>MR 20180720:</w:t>
            </w:r>
          </w:p>
          <w:p w14:paraId="16FC9FE8" w14:textId="77777777" w:rsidR="00291425" w:rsidRDefault="00291425" w:rsidP="00291425">
            <w:pPr>
              <w:pStyle w:val="ListParagraph"/>
              <w:numPr>
                <w:ilvl w:val="0"/>
                <w:numId w:val="92"/>
              </w:numPr>
              <w:spacing w:before="60" w:after="60" w:line="240" w:lineRule="auto"/>
              <w:rPr>
                <w:lang w:eastAsia="en-CA"/>
              </w:rPr>
            </w:pPr>
            <w:r>
              <w:rPr>
                <w:lang w:eastAsia="en-CA"/>
              </w:rPr>
              <w:t>XMO Validation brought into Full Office spec.</w:t>
            </w:r>
          </w:p>
          <w:p w14:paraId="4BA0279A" w14:textId="77777777" w:rsidR="00291425" w:rsidRPr="00CA5805" w:rsidRDefault="00291425" w:rsidP="009E5AA0">
            <w:pPr>
              <w:spacing w:before="60" w:after="60" w:line="240" w:lineRule="auto"/>
              <w:ind w:left="0"/>
              <w:rPr>
                <w:rFonts w:asciiTheme="minorHAnsi" w:hAnsiTheme="minorHAnsi"/>
                <w:sz w:val="22"/>
                <w:szCs w:val="22"/>
                <w:lang w:eastAsia="en-CA"/>
              </w:rPr>
            </w:pPr>
          </w:p>
        </w:tc>
      </w:tr>
    </w:tbl>
    <w:p w14:paraId="5E6FDC1B" w14:textId="77777777" w:rsidR="00291425" w:rsidRDefault="00291425" w:rsidP="00291425">
      <w:pPr>
        <w:spacing w:before="0" w:after="0" w:line="240" w:lineRule="auto"/>
        <w:ind w:left="0"/>
        <w:rPr>
          <w:lang w:val="en-US"/>
        </w:rPr>
      </w:pPr>
    </w:p>
    <w:p w14:paraId="045BDFAA" w14:textId="77777777" w:rsidR="00291425" w:rsidRPr="006D100D" w:rsidRDefault="00291425" w:rsidP="00291425">
      <w:pPr>
        <w:rPr>
          <w:sz w:val="18"/>
          <w:szCs w:val="18"/>
        </w:rPr>
      </w:pPr>
    </w:p>
    <w:p w14:paraId="01E63B92" w14:textId="77777777" w:rsidR="00713836" w:rsidRDefault="00713836">
      <w:pPr>
        <w:spacing w:before="0" w:after="0" w:line="240" w:lineRule="auto"/>
        <w:ind w:left="0"/>
        <w:rPr>
          <w:lang w:val="en-US"/>
        </w:rPr>
      </w:pPr>
      <w:r>
        <w:rPr>
          <w:lang w:val="en-US"/>
        </w:rPr>
        <w:br w:type="page"/>
      </w:r>
    </w:p>
    <w:p w14:paraId="24EBA621" w14:textId="77777777" w:rsidR="00713836" w:rsidRPr="00FC5F08" w:rsidRDefault="00713836" w:rsidP="00713836">
      <w:pPr>
        <w:pStyle w:val="Heading3"/>
      </w:pPr>
      <w:r w:rsidRPr="006B06A8">
        <w:t xml:space="preserve">Validation – </w:t>
      </w:r>
      <w:r w:rsidRPr="00861F5E">
        <w:t>Social</w:t>
      </w:r>
      <w:r>
        <w:t xml:space="preserve"> </w:t>
      </w:r>
      <w:r w:rsidRPr="00861F5E">
        <w:t>Number</w:t>
      </w:r>
      <w:r>
        <w:t xml:space="preserve"> </w:t>
      </w:r>
      <w:r w:rsidRPr="00861F5E">
        <w:t>Not</w:t>
      </w:r>
      <w:r>
        <w:t xml:space="preserve"> </w:t>
      </w:r>
      <w:r w:rsidRPr="00861F5E">
        <w:t>Valid</w:t>
      </w:r>
    </w:p>
    <w:p w14:paraId="7F5100A6" w14:textId="77777777" w:rsidR="00713836" w:rsidRPr="006B06A8" w:rsidRDefault="00713836" w:rsidP="00713836">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713836" w14:paraId="1488D85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92D724"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9545D36" w14:textId="77777777" w:rsidR="00713836" w:rsidRPr="000862E2" w:rsidRDefault="00713836" w:rsidP="009E5AA0">
            <w:pPr>
              <w:pStyle w:val="Heading1"/>
            </w:pPr>
            <w:bookmarkStart w:id="52" w:name="_Toc43372837"/>
            <w:r>
              <w:rPr>
                <w:rFonts w:cs="Calibri"/>
              </w:rPr>
              <w:t>B3_</w:t>
            </w:r>
            <w:r w:rsidRPr="00861F5E">
              <w:rPr>
                <w:rFonts w:cs="Calibri"/>
              </w:rPr>
              <w:t>SocialNumberNotValid</w:t>
            </w:r>
            <w:bookmarkEnd w:id="52"/>
          </w:p>
        </w:tc>
      </w:tr>
      <w:tr w:rsidR="00713836" w14:paraId="5CE448C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E0D893"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CE15E1D" w14:textId="77777777" w:rsidR="00713836" w:rsidRPr="000862E2" w:rsidRDefault="00713836"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5628</w:t>
            </w:r>
          </w:p>
        </w:tc>
      </w:tr>
      <w:tr w:rsidR="00713836" w14:paraId="34CCCB4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CC94772"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0C6C6FE" w14:textId="77777777" w:rsidR="00713836" w:rsidRDefault="00713836"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713836" w14:paraId="2EF1897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FA01853"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2BD1E957" w14:textId="77777777" w:rsidR="00713836" w:rsidRPr="00B464B9" w:rsidRDefault="00713836"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196B5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713836" w14:paraId="6FA058A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348D48"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21CA2DB" w14:textId="77777777" w:rsidR="00713836" w:rsidRPr="009675FB" w:rsidRDefault="00713836" w:rsidP="009E5AA0">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Enrolments, Member Basic Info</w:t>
            </w:r>
          </w:p>
        </w:tc>
      </w:tr>
      <w:tr w:rsidR="00713836" w14:paraId="35137A0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766FEF"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BB11F88" w14:textId="77777777" w:rsidR="00713836" w:rsidRDefault="00713836"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713836" w14:paraId="636B5F7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73E0FCD"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2F10576" w14:textId="77777777" w:rsidR="00713836" w:rsidRPr="00B464B9" w:rsidRDefault="00713836" w:rsidP="009E5AA0">
            <w:pPr>
              <w:spacing w:before="60" w:after="60" w:line="240" w:lineRule="auto"/>
              <w:ind w:left="0"/>
              <w:rPr>
                <w:rFonts w:asciiTheme="minorHAnsi" w:eastAsia="Times New Roman" w:hAnsiTheme="minorHAnsi" w:cs="Calibri"/>
                <w:color w:val="auto"/>
                <w:sz w:val="22"/>
                <w:szCs w:val="22"/>
                <w:lang w:eastAsia="en-CA"/>
              </w:rPr>
            </w:pPr>
            <w:r w:rsidRPr="00DD0CF2">
              <w:rPr>
                <w:rFonts w:asciiTheme="minorHAnsi" w:eastAsia="Times New Roman" w:hAnsiTheme="minorHAnsi" w:cs="Calibri"/>
                <w:color w:val="auto"/>
                <w:sz w:val="22"/>
                <w:szCs w:val="22"/>
                <w:lang w:eastAsia="en-CA"/>
              </w:rPr>
              <w:t>Public</w:t>
            </w:r>
          </w:p>
        </w:tc>
      </w:tr>
      <w:tr w:rsidR="00713836" w:rsidRPr="00A61AB1" w14:paraId="039125E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93A9C78"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8917691"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F7E83C0" w14:textId="77777777" w:rsidR="00713836" w:rsidRPr="00C301FC" w:rsidRDefault="00713836"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sidRPr="00F17F09">
              <w:rPr>
                <w:rFonts w:asciiTheme="minorHAnsi" w:hAnsiTheme="minorHAnsi"/>
                <w:sz w:val="22"/>
                <w:szCs w:val="22"/>
                <w:lang w:eastAsia="en-CA"/>
              </w:rPr>
              <w:t>confirm a valid SIN has been provided.</w:t>
            </w:r>
          </w:p>
        </w:tc>
      </w:tr>
      <w:tr w:rsidR="00713836" w:rsidRPr="009151F9" w14:paraId="7722C58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2670D5D"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678A6D0" w14:textId="77777777" w:rsidR="00713836" w:rsidRDefault="00713836"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0DA4677C" w14:textId="77777777" w:rsidR="00713836" w:rsidRPr="0078068E" w:rsidRDefault="00713836" w:rsidP="009E5AA0">
            <w:pPr>
              <w:ind w:left="1309"/>
              <w:rPr>
                <w:rFonts w:asciiTheme="minorHAnsi" w:hAnsiTheme="minorHAnsi"/>
                <w:sz w:val="22"/>
                <w:szCs w:val="22"/>
                <w:lang w:eastAsia="en-CA"/>
              </w:rPr>
            </w:pPr>
            <w:r>
              <w:rPr>
                <w:rFonts w:asciiTheme="minorHAnsi" w:hAnsiTheme="minorHAnsi"/>
                <w:sz w:val="22"/>
                <w:szCs w:val="22"/>
                <w:lang w:eastAsia="en-CA"/>
              </w:rPr>
              <w:t xml:space="preserve">File.SIN </w:t>
            </w:r>
            <w:r w:rsidRPr="00F17F09">
              <w:rPr>
                <w:rFonts w:asciiTheme="minorHAnsi" w:hAnsiTheme="minorHAnsi"/>
                <w:sz w:val="22"/>
                <w:szCs w:val="22"/>
                <w:lang w:eastAsia="en-CA"/>
              </w:rPr>
              <w:t>MOD-10 check = Fail</w:t>
            </w:r>
            <w:r>
              <w:rPr>
                <w:rFonts w:asciiTheme="minorHAnsi" w:hAnsiTheme="minorHAnsi"/>
                <w:sz w:val="22"/>
                <w:szCs w:val="22"/>
                <w:lang w:eastAsia="en-CA"/>
              </w:rPr>
              <w:br/>
              <w:t>Or</w:t>
            </w:r>
            <w:r>
              <w:rPr>
                <w:rFonts w:asciiTheme="minorHAnsi" w:hAnsiTheme="minorHAnsi"/>
                <w:sz w:val="22"/>
                <w:szCs w:val="22"/>
                <w:lang w:eastAsia="en-CA"/>
              </w:rPr>
              <w:br/>
              <w:t xml:space="preserve">File.NewSIN </w:t>
            </w:r>
            <w:r w:rsidRPr="00F17F09">
              <w:rPr>
                <w:rFonts w:asciiTheme="minorHAnsi" w:hAnsiTheme="minorHAnsi"/>
                <w:sz w:val="22"/>
                <w:szCs w:val="22"/>
                <w:lang w:eastAsia="en-CA"/>
              </w:rPr>
              <w:t>MOD-10 check = Fail</w:t>
            </w:r>
          </w:p>
        </w:tc>
      </w:tr>
      <w:tr w:rsidR="00713836" w:rsidRPr="00A61AB1" w14:paraId="1D1E5DA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FFCE51"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F9AB4FE" w14:textId="77777777" w:rsidR="00713836" w:rsidRPr="00A762CE" w:rsidRDefault="00713836" w:rsidP="009E5AA0">
            <w:pPr>
              <w:pStyle w:val="NormalWeb"/>
              <w:spacing w:line="276" w:lineRule="auto"/>
              <w:rPr>
                <w:rFonts w:asciiTheme="minorHAnsi" w:hAnsiTheme="minorHAnsi"/>
                <w:color w:val="000000"/>
                <w:sz w:val="22"/>
                <w:szCs w:val="22"/>
                <w:lang w:val="en-CA"/>
              </w:rPr>
            </w:pPr>
            <w:r w:rsidRPr="005A1333">
              <w:rPr>
                <w:rFonts w:asciiTheme="minorHAnsi" w:hAnsiTheme="minorHAnsi"/>
                <w:sz w:val="22"/>
                <w:szCs w:val="22"/>
                <w:lang w:val="en-CA" w:eastAsia="en-CA"/>
              </w:rPr>
              <w:t>N/A</w:t>
            </w:r>
          </w:p>
        </w:tc>
      </w:tr>
      <w:tr w:rsidR="00713836" w:rsidRPr="00A61AB1" w14:paraId="59F417E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0FA8596"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5E3A9C1" w14:textId="77777777" w:rsidR="00713836" w:rsidRPr="001D1230" w:rsidRDefault="00713836" w:rsidP="009E5AA0">
            <w:pPr>
              <w:spacing w:before="60" w:after="60"/>
              <w:ind w:left="0"/>
            </w:pPr>
            <w:r w:rsidRPr="008636F6">
              <w:rPr>
                <w:rFonts w:asciiTheme="minorHAnsi" w:hAnsiTheme="minorHAnsi"/>
                <w:sz w:val="22"/>
                <w:szCs w:val="22"/>
                <w:lang w:eastAsia="en-CA"/>
              </w:rPr>
              <w:t>The SIN provided is invalid.</w:t>
            </w:r>
          </w:p>
        </w:tc>
      </w:tr>
      <w:tr w:rsidR="00713836" w:rsidRPr="00A61AB1" w14:paraId="72DDDC2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446852A"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06F5A3A"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AE51EDC" w14:textId="77777777" w:rsidR="00713836" w:rsidRPr="002C34DD" w:rsidRDefault="00713836" w:rsidP="009E5AA0">
            <w:pPr>
              <w:spacing w:before="60" w:after="60"/>
              <w:ind w:left="0"/>
            </w:pPr>
            <w:r w:rsidRPr="008636F6">
              <w:rPr>
                <w:rFonts w:asciiTheme="minorHAnsi" w:hAnsiTheme="minorHAnsi"/>
                <w:sz w:val="22"/>
                <w:szCs w:val="22"/>
                <w:lang w:eastAsia="en-CA"/>
              </w:rPr>
              <w:t>The SIN provided is invalid.</w:t>
            </w:r>
          </w:p>
        </w:tc>
      </w:tr>
      <w:tr w:rsidR="00713836" w:rsidRPr="0085712F" w14:paraId="16F4B6B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45486BC" w14:textId="77777777" w:rsidR="00713836" w:rsidRPr="0085712F" w:rsidRDefault="00713836"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9C1B2C9" w14:textId="77777777" w:rsidR="00713836" w:rsidRPr="009C43D2" w:rsidRDefault="00713836" w:rsidP="009E5AA0">
            <w:pPr>
              <w:ind w:left="0"/>
              <w:rPr>
                <w:rFonts w:asciiTheme="minorHAnsi" w:hAnsiTheme="minorHAnsi" w:cs="Calibri"/>
                <w:color w:val="auto"/>
                <w:sz w:val="22"/>
                <w:szCs w:val="22"/>
              </w:rPr>
            </w:pPr>
            <w:r>
              <w:rPr>
                <w:rFonts w:asciiTheme="minorHAnsi" w:hAnsiTheme="minorHAnsi"/>
                <w:sz w:val="22"/>
                <w:szCs w:val="22"/>
                <w:lang w:eastAsia="en-CA"/>
              </w:rPr>
              <w:t>N/A</w:t>
            </w:r>
          </w:p>
        </w:tc>
      </w:tr>
      <w:tr w:rsidR="00713836" w:rsidRPr="0085712F" w14:paraId="5D834FA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5126153" w14:textId="77777777" w:rsidR="00713836" w:rsidRPr="0085712F" w:rsidRDefault="00713836"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D2C74A2" w14:textId="77777777" w:rsidR="00713836" w:rsidRPr="006100CE" w:rsidRDefault="00713836"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713836" w:rsidRPr="0085712F" w14:paraId="7117028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92B92B"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4D66CC1" w14:textId="77777777" w:rsidR="00713836" w:rsidRPr="006100CE" w:rsidRDefault="00713836" w:rsidP="009E5AA0">
            <w:pPr>
              <w:spacing w:before="60" w:after="60" w:line="240" w:lineRule="auto"/>
              <w:ind w:left="0"/>
              <w:rPr>
                <w:rFonts w:asciiTheme="minorHAnsi" w:hAnsiTheme="minorHAnsi"/>
                <w:sz w:val="22"/>
                <w:szCs w:val="22"/>
                <w:lang w:eastAsia="en-CA"/>
              </w:rPr>
            </w:pPr>
          </w:p>
        </w:tc>
      </w:tr>
      <w:tr w:rsidR="00713836" w:rsidRPr="0085712F" w14:paraId="06BAAB8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C9BE48" w14:textId="77777777" w:rsidR="00713836" w:rsidRDefault="0071383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89588BA" w14:textId="77777777" w:rsidR="00713836" w:rsidRPr="0085712F" w:rsidRDefault="00713836"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E8E04C3" w14:textId="77777777" w:rsidR="00713836" w:rsidRDefault="00713836" w:rsidP="00713836">
            <w:pPr>
              <w:spacing w:before="60" w:after="60"/>
              <w:rPr>
                <w:lang w:eastAsia="en-CA"/>
              </w:rPr>
            </w:pPr>
            <w:r>
              <w:rPr>
                <w:lang w:eastAsia="en-CA"/>
              </w:rPr>
              <w:t>MR 20180720:</w:t>
            </w:r>
          </w:p>
          <w:p w14:paraId="095996A4" w14:textId="77777777" w:rsidR="00713836" w:rsidRDefault="00713836" w:rsidP="00713836">
            <w:pPr>
              <w:pStyle w:val="ListParagraph"/>
              <w:numPr>
                <w:ilvl w:val="0"/>
                <w:numId w:val="92"/>
              </w:numPr>
              <w:spacing w:before="60" w:after="60" w:line="240" w:lineRule="auto"/>
              <w:rPr>
                <w:lang w:eastAsia="en-CA"/>
              </w:rPr>
            </w:pPr>
            <w:r>
              <w:rPr>
                <w:lang w:eastAsia="en-CA"/>
              </w:rPr>
              <w:t>XMO Validation brought into Full Office spec.</w:t>
            </w:r>
          </w:p>
          <w:p w14:paraId="5FF9A1A2" w14:textId="77777777" w:rsidR="00713836" w:rsidRPr="00CA5805" w:rsidRDefault="00713836" w:rsidP="009E5AA0">
            <w:pPr>
              <w:spacing w:before="60" w:after="60" w:line="240" w:lineRule="auto"/>
              <w:ind w:left="0"/>
              <w:rPr>
                <w:rFonts w:asciiTheme="minorHAnsi" w:hAnsiTheme="minorHAnsi"/>
                <w:sz w:val="22"/>
                <w:szCs w:val="22"/>
                <w:lang w:eastAsia="en-CA"/>
              </w:rPr>
            </w:pPr>
          </w:p>
        </w:tc>
      </w:tr>
    </w:tbl>
    <w:p w14:paraId="24FCE678" w14:textId="77777777" w:rsidR="00713836" w:rsidRDefault="00713836" w:rsidP="00713836">
      <w:pPr>
        <w:spacing w:before="0" w:after="0" w:line="240" w:lineRule="auto"/>
        <w:ind w:left="0"/>
        <w:rPr>
          <w:lang w:val="en-US"/>
        </w:rPr>
      </w:pPr>
    </w:p>
    <w:p w14:paraId="15224790" w14:textId="77777777" w:rsidR="00713836" w:rsidRPr="006D100D" w:rsidRDefault="00713836" w:rsidP="00713836">
      <w:pPr>
        <w:rPr>
          <w:sz w:val="18"/>
          <w:szCs w:val="18"/>
        </w:rPr>
      </w:pPr>
    </w:p>
    <w:p w14:paraId="661309CB" w14:textId="445EBF85" w:rsidR="000E0BEF" w:rsidRDefault="000E0BEF">
      <w:pPr>
        <w:spacing w:before="0" w:after="0" w:line="240" w:lineRule="auto"/>
        <w:ind w:left="0"/>
        <w:rPr>
          <w:b/>
          <w:smallCaps/>
          <w:sz w:val="24"/>
          <w:lang w:val="en-US"/>
        </w:rPr>
      </w:pPr>
      <w:r>
        <w:rPr>
          <w:lang w:val="en-US"/>
        </w:rPr>
        <w:br w:type="page"/>
      </w:r>
    </w:p>
    <w:p w14:paraId="4CD64325" w14:textId="77777777" w:rsidR="003E0CC9" w:rsidRDefault="003E0CC9" w:rsidP="009527EA"/>
    <w:p w14:paraId="036BAD5B" w14:textId="77777777" w:rsidR="000E0BEF" w:rsidRPr="006B06A8" w:rsidRDefault="000E0BEF" w:rsidP="000E0BEF">
      <w:pPr>
        <w:pStyle w:val="Heading3"/>
      </w:pPr>
      <w:r w:rsidRPr="006B06A8">
        <w:t>Validation – Member Status Not Eligible For Data Update</w:t>
      </w:r>
    </w:p>
    <w:p w14:paraId="54E63228" w14:textId="77777777" w:rsidR="000E0BEF" w:rsidRPr="006B06A8" w:rsidRDefault="000E0BEF"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0E0BEF" w14:paraId="6129285F"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E1F07EB"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77F7E9E" w14:textId="77777777" w:rsidR="000E0BEF" w:rsidRPr="00B464B9" w:rsidRDefault="000E0BEF" w:rsidP="00865369">
            <w:pPr>
              <w:pStyle w:val="Heading1"/>
              <w:rPr>
                <w:rFonts w:cs="Calibri"/>
              </w:rPr>
            </w:pPr>
            <w:bookmarkStart w:id="53" w:name="_Toc479243651"/>
            <w:bookmarkStart w:id="54" w:name="_Toc43372838"/>
            <w:r w:rsidRPr="00865369">
              <w:t>B5</w:t>
            </w:r>
            <w:r w:rsidR="00E423A0">
              <w:t>_MemberNotEligibleForThisDataUpdate</w:t>
            </w:r>
            <w:bookmarkEnd w:id="53"/>
            <w:bookmarkEnd w:id="54"/>
          </w:p>
        </w:tc>
      </w:tr>
      <w:tr w:rsidR="000E0BEF" w14:paraId="2EF04209"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FEAE77"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F77B88F" w14:textId="77777777" w:rsidR="000E0BEF" w:rsidRDefault="000E0BEF" w:rsidP="000E0BE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5728</w:t>
            </w:r>
          </w:p>
        </w:tc>
      </w:tr>
      <w:tr w:rsidR="007D114E" w14:paraId="63D19C60"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97392FD" w14:textId="7B68F5AC" w:rsidR="007D114E" w:rsidRDefault="007D114E"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1DAD95D" w14:textId="04A5CFC8" w:rsidR="007D114E" w:rsidRDefault="007D114E" w:rsidP="000E0BE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Data Import</w:t>
            </w:r>
          </w:p>
        </w:tc>
      </w:tr>
      <w:tr w:rsidR="000E0BEF" w14:paraId="15243D89"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2221608"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0B404AE" w14:textId="77777777" w:rsidR="000E0BEF" w:rsidRDefault="000E0BEF" w:rsidP="000E0BE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2</w:t>
            </w:r>
            <w:r w:rsidRPr="00B3656C">
              <w:rPr>
                <w:rFonts w:asciiTheme="minorHAnsi" w:hAnsiTheme="minorHAnsi"/>
                <w:sz w:val="22"/>
                <w:szCs w:val="22"/>
                <w:vertAlign w:val="superscript"/>
                <w:lang w:eastAsia="en-CA"/>
              </w:rPr>
              <w:t>nd</w:t>
            </w:r>
            <w:r>
              <w:rPr>
                <w:rFonts w:asciiTheme="minorHAnsi" w:hAnsiTheme="minorHAnsi"/>
                <w:sz w:val="22"/>
                <w:szCs w:val="22"/>
                <w:lang w:eastAsia="en-CA"/>
              </w:rPr>
              <w:t xml:space="preserve"> level validation</w:t>
            </w:r>
          </w:p>
        </w:tc>
      </w:tr>
      <w:tr w:rsidR="000E0BEF" w14:paraId="2BD904E5"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A597EB3"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65E5468" w14:textId="499CC59C" w:rsidR="000E0BEF" w:rsidRPr="007478EA" w:rsidRDefault="000E0BEF" w:rsidP="003E0CC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All </w:t>
            </w:r>
            <w:r w:rsidR="003E0CC9">
              <w:rPr>
                <w:rFonts w:asciiTheme="minorHAnsi" w:hAnsiTheme="minorHAnsi"/>
                <w:sz w:val="22"/>
                <w:szCs w:val="22"/>
                <w:lang w:eastAsia="en-CA"/>
              </w:rPr>
              <w:t>files</w:t>
            </w:r>
          </w:p>
        </w:tc>
      </w:tr>
      <w:tr w:rsidR="000E0BEF" w14:paraId="70DE377F"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F9D7E96"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80E1F94" w14:textId="77777777" w:rsidR="000E0BEF" w:rsidRPr="00B464B9" w:rsidRDefault="000E0BEF" w:rsidP="000E0BEF">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0E0BEF" w14:paraId="2D8DC4CB"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803EEF6"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9F31587" w14:textId="77777777" w:rsidR="000E0BEF" w:rsidRPr="00B464B9" w:rsidRDefault="000E0BEF" w:rsidP="000E0BEF">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0E0BEF" w:rsidRPr="00A61AB1" w14:paraId="597B24A2"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2C3770A"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Rule</w:t>
            </w:r>
          </w:p>
        </w:tc>
        <w:tc>
          <w:tcPr>
            <w:tcW w:w="8448" w:type="dxa"/>
            <w:tcBorders>
              <w:top w:val="single" w:sz="4" w:space="0" w:color="auto"/>
              <w:left w:val="single" w:sz="4" w:space="0" w:color="auto"/>
              <w:bottom w:val="single" w:sz="4" w:space="0" w:color="auto"/>
              <w:right w:val="single" w:sz="4" w:space="0" w:color="auto"/>
            </w:tcBorders>
            <w:vAlign w:val="center"/>
          </w:tcPr>
          <w:p w14:paraId="0FBA8590" w14:textId="77777777" w:rsidR="000E0BEF" w:rsidRPr="00DE4CDE" w:rsidRDefault="000E0BEF" w:rsidP="000E0BEF">
            <w:pPr>
              <w:ind w:left="0"/>
              <w:rPr>
                <w:rFonts w:asciiTheme="minorHAnsi" w:hAnsiTheme="minorHAnsi"/>
                <w:sz w:val="22"/>
                <w:szCs w:val="22"/>
                <w:lang w:eastAsia="en-CA"/>
              </w:rPr>
            </w:pPr>
            <w:r w:rsidRPr="00DE4CDE">
              <w:rPr>
                <w:rFonts w:asciiTheme="minorHAnsi" w:hAnsiTheme="minorHAnsi"/>
                <w:sz w:val="22"/>
                <w:szCs w:val="22"/>
                <w:lang w:eastAsia="en-CA"/>
              </w:rPr>
              <w:t>Thi</w:t>
            </w:r>
            <w:r>
              <w:rPr>
                <w:rFonts w:asciiTheme="minorHAnsi" w:hAnsiTheme="minorHAnsi"/>
                <w:sz w:val="22"/>
                <w:szCs w:val="22"/>
                <w:lang w:eastAsia="en-CA"/>
              </w:rPr>
              <w:t>s validation shall validate if</w:t>
            </w:r>
            <w:r w:rsidRPr="00DE4CDE">
              <w:rPr>
                <w:rFonts w:asciiTheme="minorHAnsi" w:hAnsiTheme="minorHAnsi"/>
                <w:sz w:val="22"/>
                <w:szCs w:val="22"/>
                <w:lang w:eastAsia="en-CA"/>
              </w:rPr>
              <w:t xml:space="preserve"> the current membership status</w:t>
            </w:r>
            <w:r>
              <w:rPr>
                <w:rFonts w:asciiTheme="minorHAnsi" w:hAnsiTheme="minorHAnsi"/>
                <w:sz w:val="22"/>
                <w:szCs w:val="22"/>
                <w:lang w:eastAsia="en-CA"/>
              </w:rPr>
              <w:t xml:space="preserve"> in Ariel is correct in order to proceed with data update.</w:t>
            </w:r>
          </w:p>
          <w:p w14:paraId="01A2B15E" w14:textId="77777777" w:rsidR="000E0BEF" w:rsidRDefault="000E0BEF" w:rsidP="000E0BEF">
            <w:pPr>
              <w:ind w:left="0"/>
              <w:rPr>
                <w:rFonts w:asciiTheme="minorHAnsi" w:hAnsiTheme="minorHAnsi"/>
                <w:sz w:val="22"/>
                <w:szCs w:val="22"/>
                <w:lang w:eastAsia="en-CA"/>
              </w:rPr>
            </w:pPr>
            <w:r w:rsidRPr="00DE4CDE">
              <w:rPr>
                <w:rFonts w:asciiTheme="minorHAnsi" w:hAnsiTheme="minorHAnsi" w:hint="eastAsia"/>
                <w:sz w:val="22"/>
                <w:szCs w:val="22"/>
                <w:lang w:eastAsia="en-CA"/>
              </w:rPr>
              <w:t xml:space="preserve">Trigger validation if current membership status </w:t>
            </w:r>
            <w:r w:rsidRPr="00DE4CDE">
              <w:rPr>
                <w:rFonts w:asciiTheme="minorHAnsi" w:hAnsiTheme="minorHAnsi" w:hint="eastAsia"/>
                <w:sz w:val="22"/>
                <w:szCs w:val="22"/>
                <w:lang w:eastAsia="en-CA"/>
              </w:rPr>
              <w:t>≠</w:t>
            </w:r>
            <w:r w:rsidRPr="00DE4CDE">
              <w:rPr>
                <w:rFonts w:asciiTheme="minorHAnsi" w:hAnsiTheme="minorHAnsi" w:hint="eastAsia"/>
                <w:sz w:val="22"/>
                <w:szCs w:val="22"/>
                <w:lang w:eastAsia="en-CA"/>
              </w:rPr>
              <w:t xml:space="preserve"> Eligible Membership Status.</w:t>
            </w:r>
            <w:r w:rsidRPr="00DE4CDE">
              <w:rPr>
                <w:rFonts w:asciiTheme="minorHAnsi" w:hAnsiTheme="minorHAnsi"/>
                <w:sz w:val="22"/>
                <w:szCs w:val="22"/>
                <w:lang w:eastAsia="en-CA"/>
              </w:rPr>
              <w:t xml:space="preserve">  </w:t>
            </w:r>
          </w:p>
        </w:tc>
      </w:tr>
      <w:tr w:rsidR="000E0BEF" w:rsidRPr="00A61AB1" w14:paraId="2DD3773B"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439519D"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5FCD585" w14:textId="77777777" w:rsidR="000E0BEF" w:rsidRDefault="000E0BEF" w:rsidP="000E0BEF">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4F980EDB" w14:textId="59AC3112" w:rsidR="000E0BEF" w:rsidRDefault="000E0BEF" w:rsidP="000E0BEF">
            <w:pPr>
              <w:ind w:left="0"/>
              <w:rPr>
                <w:rFonts w:asciiTheme="minorHAnsi" w:hAnsiTheme="minorHAnsi"/>
                <w:sz w:val="22"/>
                <w:szCs w:val="22"/>
                <w:lang w:eastAsia="en-CA"/>
              </w:rPr>
            </w:pPr>
            <w:r>
              <w:rPr>
                <w:rFonts w:asciiTheme="minorHAnsi" w:hAnsiTheme="minorHAnsi"/>
                <w:sz w:val="22"/>
                <w:szCs w:val="22"/>
                <w:lang w:eastAsia="en-CA"/>
              </w:rPr>
              <w:t>File.Employ</w:t>
            </w:r>
            <w:r w:rsidR="00F67B88">
              <w:rPr>
                <w:rFonts w:asciiTheme="minorHAnsi" w:hAnsiTheme="minorHAnsi"/>
                <w:sz w:val="22"/>
                <w:szCs w:val="22"/>
                <w:lang w:eastAsia="en-CA"/>
              </w:rPr>
              <w:t>ment</w:t>
            </w:r>
            <w:r>
              <w:rPr>
                <w:rFonts w:asciiTheme="minorHAnsi" w:hAnsiTheme="minorHAnsi"/>
                <w:sz w:val="22"/>
                <w:szCs w:val="22"/>
                <w:lang w:eastAsia="en-CA"/>
              </w:rPr>
              <w:t xml:space="preserve"> = Ariel.Employ</w:t>
            </w:r>
            <w:r w:rsidR="00F67B88">
              <w:rPr>
                <w:rFonts w:asciiTheme="minorHAnsi" w:hAnsiTheme="minorHAnsi"/>
                <w:sz w:val="22"/>
                <w:szCs w:val="22"/>
                <w:lang w:eastAsia="en-CA"/>
              </w:rPr>
              <w:t>ment (most recent of matched Employer)</w:t>
            </w:r>
          </w:p>
          <w:p w14:paraId="4EE8F7FF" w14:textId="77777777" w:rsidR="002D073F" w:rsidRDefault="002D073F" w:rsidP="000E0BEF">
            <w:pPr>
              <w:ind w:left="0"/>
              <w:rPr>
                <w:rFonts w:asciiTheme="minorHAnsi" w:hAnsiTheme="minorHAnsi"/>
                <w:sz w:val="22"/>
                <w:szCs w:val="22"/>
                <w:lang w:eastAsia="en-CA"/>
              </w:rPr>
            </w:pPr>
            <w:r>
              <w:rPr>
                <w:rFonts w:asciiTheme="minorHAnsi" w:hAnsiTheme="minorHAnsi"/>
                <w:sz w:val="22"/>
                <w:szCs w:val="22"/>
                <w:lang w:eastAsia="en-CA"/>
              </w:rPr>
              <w:t>And</w:t>
            </w:r>
          </w:p>
          <w:p w14:paraId="5A7EE21A" w14:textId="48B24CA5" w:rsidR="002D073F" w:rsidRDefault="002D073F" w:rsidP="000E0BEF">
            <w:pPr>
              <w:ind w:left="0"/>
              <w:rPr>
                <w:rFonts w:asciiTheme="minorHAnsi" w:hAnsiTheme="minorHAnsi"/>
                <w:sz w:val="22"/>
                <w:szCs w:val="22"/>
                <w:lang w:eastAsia="en-CA"/>
              </w:rPr>
            </w:pPr>
            <w:r>
              <w:rPr>
                <w:rFonts w:asciiTheme="minorHAnsi" w:hAnsiTheme="minorHAnsi"/>
                <w:sz w:val="22"/>
                <w:szCs w:val="22"/>
                <w:lang w:eastAsia="en-CA"/>
              </w:rPr>
              <w:t>{</w:t>
            </w:r>
          </w:p>
          <w:p w14:paraId="177EC299" w14:textId="2C3D4DE0" w:rsidR="000E0BEF" w:rsidRDefault="000E0BEF" w:rsidP="0041528F">
            <w:pPr>
              <w:pStyle w:val="ListParagraph"/>
              <w:numPr>
                <w:ilvl w:val="0"/>
                <w:numId w:val="17"/>
              </w:numPr>
              <w:rPr>
                <w:rFonts w:asciiTheme="minorHAnsi" w:hAnsiTheme="minorHAnsi"/>
                <w:color w:val="auto"/>
                <w:sz w:val="22"/>
                <w:szCs w:val="22"/>
                <w:lang w:eastAsia="en-CA"/>
              </w:rPr>
            </w:pPr>
            <w:r w:rsidRPr="00D96A3D">
              <w:rPr>
                <w:rFonts w:asciiTheme="minorHAnsi" w:hAnsiTheme="minorHAnsi"/>
                <w:color w:val="auto"/>
                <w:sz w:val="22"/>
                <w:szCs w:val="22"/>
                <w:lang w:eastAsia="en-CA"/>
              </w:rPr>
              <w:t>Member Basic Information</w:t>
            </w:r>
            <w:r w:rsidR="009124F7">
              <w:rPr>
                <w:rFonts w:asciiTheme="minorHAnsi" w:hAnsiTheme="minorHAnsi"/>
                <w:color w:val="auto"/>
                <w:sz w:val="22"/>
                <w:szCs w:val="22"/>
                <w:lang w:eastAsia="en-CA"/>
              </w:rPr>
              <w:t xml:space="preserve"> (change in R14)</w:t>
            </w:r>
            <w:r w:rsidRPr="00D96A3D">
              <w:rPr>
                <w:rFonts w:asciiTheme="minorHAnsi" w:hAnsiTheme="minorHAnsi"/>
                <w:color w:val="auto"/>
                <w:sz w:val="22"/>
                <w:szCs w:val="22"/>
                <w:lang w:eastAsia="en-CA"/>
              </w:rPr>
              <w:t xml:space="preserve">: </w:t>
            </w:r>
          </w:p>
          <w:p w14:paraId="0A778766" w14:textId="77777777" w:rsidR="000B371B" w:rsidRDefault="000B371B" w:rsidP="000B371B">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Ariel.TerminationDate &lt;&gt;</w:t>
            </w:r>
            <w:r w:rsidRPr="0030348D">
              <w:rPr>
                <w:rFonts w:asciiTheme="minorHAnsi" w:hAnsiTheme="minorHAnsi"/>
                <w:color w:val="auto"/>
                <w:sz w:val="22"/>
                <w:szCs w:val="22"/>
                <w:lang w:eastAsia="en-CA"/>
              </w:rPr>
              <w:t xml:space="preserve"> </w:t>
            </w:r>
            <w:r>
              <w:rPr>
                <w:rFonts w:asciiTheme="minorHAnsi" w:hAnsiTheme="minorHAnsi"/>
                <w:color w:val="auto"/>
                <w:sz w:val="22"/>
                <w:szCs w:val="22"/>
                <w:lang w:eastAsia="en-CA"/>
              </w:rPr>
              <w:t>Null</w:t>
            </w:r>
          </w:p>
          <w:p w14:paraId="6B0A36AA" w14:textId="77777777" w:rsidR="000B371B" w:rsidRDefault="000B371B" w:rsidP="00D271DE">
            <w:pPr>
              <w:pStyle w:val="ListParagraph"/>
              <w:ind w:left="1440"/>
              <w:rPr>
                <w:rFonts w:asciiTheme="minorHAnsi" w:hAnsiTheme="minorHAnsi"/>
                <w:color w:val="auto"/>
                <w:sz w:val="22"/>
                <w:szCs w:val="22"/>
                <w:lang w:eastAsia="en-CA"/>
              </w:rPr>
            </w:pPr>
          </w:p>
          <w:p w14:paraId="37DF999E" w14:textId="7BA1A161" w:rsidR="002D073F" w:rsidRDefault="002D073F" w:rsidP="009527EA">
            <w:pPr>
              <w:rPr>
                <w:rFonts w:asciiTheme="minorHAnsi" w:hAnsiTheme="minorHAnsi"/>
                <w:color w:val="auto"/>
                <w:sz w:val="22"/>
                <w:szCs w:val="22"/>
                <w:lang w:eastAsia="en-CA"/>
              </w:rPr>
            </w:pPr>
          </w:p>
          <w:p w14:paraId="4E5DDDE9" w14:textId="64E59A2F" w:rsidR="002D073F" w:rsidRDefault="002D073F" w:rsidP="0041528F">
            <w:pPr>
              <w:pStyle w:val="ListParagraph"/>
              <w:numPr>
                <w:ilvl w:val="0"/>
                <w:numId w:val="17"/>
              </w:numPr>
              <w:rPr>
                <w:rFonts w:asciiTheme="minorHAnsi" w:hAnsiTheme="minorHAnsi"/>
                <w:color w:val="auto"/>
                <w:sz w:val="22"/>
                <w:szCs w:val="22"/>
                <w:lang w:eastAsia="en-CA"/>
              </w:rPr>
            </w:pPr>
            <w:r w:rsidRPr="00421C9F">
              <w:rPr>
                <w:rFonts w:asciiTheme="minorHAnsi" w:hAnsiTheme="minorHAnsi"/>
                <w:color w:val="auto"/>
                <w:sz w:val="22"/>
                <w:szCs w:val="22"/>
                <w:lang w:eastAsia="en-CA"/>
              </w:rPr>
              <w:t>Retirement Notice</w:t>
            </w:r>
            <w:r>
              <w:rPr>
                <w:rFonts w:asciiTheme="minorHAnsi" w:hAnsiTheme="minorHAnsi"/>
                <w:color w:val="auto"/>
                <w:sz w:val="22"/>
                <w:szCs w:val="22"/>
                <w:lang w:eastAsia="en-CA"/>
              </w:rPr>
              <w:t xml:space="preserve"> (change in R14)</w:t>
            </w:r>
            <w:r w:rsidRPr="00421C9F">
              <w:rPr>
                <w:rFonts w:asciiTheme="minorHAnsi" w:hAnsiTheme="minorHAnsi"/>
                <w:color w:val="auto"/>
                <w:sz w:val="22"/>
                <w:szCs w:val="22"/>
                <w:lang w:eastAsia="en-CA"/>
              </w:rPr>
              <w:t>:</w:t>
            </w:r>
          </w:p>
          <w:p w14:paraId="6ED9CD6C" w14:textId="639BCCBC" w:rsidR="000B371B" w:rsidRDefault="000B371B" w:rsidP="000B371B">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Ariel.TerminationDate &lt;&gt;</w:t>
            </w:r>
            <w:r w:rsidRPr="0030348D">
              <w:rPr>
                <w:rFonts w:asciiTheme="minorHAnsi" w:hAnsiTheme="minorHAnsi"/>
                <w:color w:val="auto"/>
                <w:sz w:val="22"/>
                <w:szCs w:val="22"/>
                <w:lang w:eastAsia="en-CA"/>
              </w:rPr>
              <w:t xml:space="preserve"> </w:t>
            </w:r>
            <w:r>
              <w:rPr>
                <w:rFonts w:asciiTheme="minorHAnsi" w:hAnsiTheme="minorHAnsi"/>
                <w:color w:val="auto"/>
                <w:sz w:val="22"/>
                <w:szCs w:val="22"/>
                <w:lang w:eastAsia="en-CA"/>
              </w:rPr>
              <w:t>Null</w:t>
            </w:r>
          </w:p>
          <w:p w14:paraId="7AB78E44" w14:textId="77777777" w:rsidR="000B371B" w:rsidRPr="00421C9F" w:rsidRDefault="000B371B" w:rsidP="00D271DE">
            <w:pPr>
              <w:pStyle w:val="ListParagraph"/>
              <w:ind w:left="1440"/>
              <w:rPr>
                <w:rFonts w:asciiTheme="minorHAnsi" w:hAnsiTheme="minorHAnsi"/>
                <w:color w:val="auto"/>
                <w:sz w:val="22"/>
                <w:szCs w:val="22"/>
                <w:lang w:eastAsia="en-CA"/>
              </w:rPr>
            </w:pPr>
          </w:p>
          <w:p w14:paraId="2D3C4655" w14:textId="77777777" w:rsidR="002D073F" w:rsidRDefault="002D073F" w:rsidP="002D073F">
            <w:pPr>
              <w:pStyle w:val="ListParagraph"/>
              <w:ind w:left="1080"/>
              <w:rPr>
                <w:rFonts w:asciiTheme="minorHAnsi" w:hAnsiTheme="minorHAnsi"/>
                <w:color w:val="auto"/>
                <w:sz w:val="22"/>
                <w:szCs w:val="22"/>
                <w:lang w:eastAsia="en-CA"/>
              </w:rPr>
            </w:pPr>
          </w:p>
          <w:p w14:paraId="7C62F26F" w14:textId="77777777" w:rsidR="002D073F" w:rsidRDefault="002D073F" w:rsidP="0041528F">
            <w:pPr>
              <w:pStyle w:val="ListParagraph"/>
              <w:numPr>
                <w:ilvl w:val="0"/>
                <w:numId w:val="17"/>
              </w:numPr>
              <w:rPr>
                <w:rFonts w:asciiTheme="minorHAnsi" w:hAnsiTheme="minorHAnsi"/>
                <w:color w:val="auto"/>
                <w:sz w:val="22"/>
                <w:szCs w:val="22"/>
                <w:lang w:eastAsia="en-CA"/>
              </w:rPr>
            </w:pPr>
            <w:r>
              <w:rPr>
                <w:rFonts w:asciiTheme="minorHAnsi" w:hAnsiTheme="minorHAnsi"/>
                <w:color w:val="auto"/>
                <w:sz w:val="22"/>
                <w:szCs w:val="22"/>
                <w:lang w:eastAsia="en-CA"/>
              </w:rPr>
              <w:t>Enrolments (new in R14)</w:t>
            </w:r>
          </w:p>
          <w:p w14:paraId="7AFB8F12" w14:textId="77777777" w:rsidR="002D073F" w:rsidRDefault="002D073F" w:rsidP="00D271DE">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 xml:space="preserve">Ariel.MemberDateOfDeath &lt;&gt; Null </w:t>
            </w:r>
          </w:p>
          <w:p w14:paraId="7A7B4B98" w14:textId="77777777" w:rsidR="00FF3B39" w:rsidRDefault="00FF3B39" w:rsidP="00FF3B39">
            <w:pPr>
              <w:pStyle w:val="ListParagraph"/>
              <w:ind w:left="1080"/>
              <w:rPr>
                <w:rFonts w:asciiTheme="minorHAnsi" w:hAnsiTheme="minorHAnsi"/>
                <w:color w:val="auto"/>
                <w:sz w:val="22"/>
                <w:szCs w:val="22"/>
                <w:lang w:eastAsia="en-CA"/>
              </w:rPr>
            </w:pPr>
          </w:p>
          <w:p w14:paraId="670FFC3B" w14:textId="6755F269" w:rsidR="00FF3B39" w:rsidRDefault="00FF3B39" w:rsidP="00FF3B39">
            <w:pPr>
              <w:pStyle w:val="ListParagraph"/>
              <w:ind w:left="0"/>
              <w:rPr>
                <w:rFonts w:asciiTheme="minorHAnsi" w:hAnsiTheme="minorHAnsi"/>
                <w:color w:val="auto"/>
                <w:sz w:val="22"/>
                <w:szCs w:val="22"/>
                <w:lang w:eastAsia="en-CA"/>
              </w:rPr>
            </w:pPr>
            <w:r>
              <w:rPr>
                <w:rFonts w:asciiTheme="minorHAnsi" w:hAnsiTheme="minorHAnsi"/>
                <w:color w:val="auto"/>
                <w:sz w:val="22"/>
                <w:szCs w:val="22"/>
                <w:lang w:eastAsia="en-CA"/>
              </w:rPr>
              <w:t>Collect = Leaves</w:t>
            </w:r>
          </w:p>
          <w:p w14:paraId="5858E6E3" w14:textId="77777777" w:rsidR="00FF3B39" w:rsidRDefault="00FF3B39" w:rsidP="00FF3B39">
            <w:pPr>
              <w:pStyle w:val="ListParagraph"/>
              <w:ind w:left="0"/>
              <w:rPr>
                <w:rFonts w:asciiTheme="minorHAnsi" w:hAnsiTheme="minorHAnsi"/>
                <w:color w:val="auto"/>
                <w:sz w:val="22"/>
                <w:szCs w:val="22"/>
                <w:lang w:eastAsia="en-CA"/>
              </w:rPr>
            </w:pPr>
          </w:p>
          <w:p w14:paraId="6E28E0D1" w14:textId="67418A06" w:rsidR="00FF3B39" w:rsidRDefault="00FF3B39" w:rsidP="0041528F">
            <w:pPr>
              <w:pStyle w:val="ListParagraph"/>
              <w:numPr>
                <w:ilvl w:val="0"/>
                <w:numId w:val="17"/>
              </w:numPr>
              <w:rPr>
                <w:rFonts w:asciiTheme="minorHAnsi" w:hAnsiTheme="minorHAnsi"/>
                <w:color w:val="auto"/>
                <w:sz w:val="22"/>
                <w:szCs w:val="22"/>
                <w:lang w:eastAsia="en-CA"/>
              </w:rPr>
            </w:pPr>
            <w:r w:rsidRPr="00D96A3D">
              <w:rPr>
                <w:rFonts w:asciiTheme="minorHAnsi" w:hAnsiTheme="minorHAnsi"/>
                <w:color w:val="auto"/>
                <w:sz w:val="22"/>
                <w:szCs w:val="22"/>
                <w:lang w:eastAsia="en-CA"/>
              </w:rPr>
              <w:t>Non-Contributory Leave File</w:t>
            </w:r>
            <w:r>
              <w:rPr>
                <w:rFonts w:asciiTheme="minorHAnsi" w:hAnsiTheme="minorHAnsi"/>
                <w:color w:val="auto"/>
                <w:sz w:val="22"/>
                <w:szCs w:val="22"/>
                <w:lang w:eastAsia="en-CA"/>
              </w:rPr>
              <w:t xml:space="preserve"> (change in R14)</w:t>
            </w:r>
            <w:r w:rsidRPr="00D96A3D">
              <w:rPr>
                <w:rFonts w:asciiTheme="minorHAnsi" w:hAnsiTheme="minorHAnsi"/>
                <w:color w:val="auto"/>
                <w:sz w:val="22"/>
                <w:szCs w:val="22"/>
                <w:lang w:eastAsia="en-CA"/>
              </w:rPr>
              <w:t>:</w:t>
            </w:r>
          </w:p>
          <w:p w14:paraId="1F7101BB" w14:textId="62477222" w:rsidR="000B371B" w:rsidRDefault="000B371B" w:rsidP="00D271DE">
            <w:pPr>
              <w:pStyle w:val="ListParagraph"/>
              <w:ind w:left="1440"/>
              <w:rPr>
                <w:rFonts w:asciiTheme="minorHAnsi" w:hAnsiTheme="minorHAnsi"/>
                <w:color w:val="auto"/>
                <w:sz w:val="22"/>
                <w:szCs w:val="22"/>
                <w:lang w:eastAsia="en-CA"/>
              </w:rPr>
            </w:pPr>
            <w:r w:rsidRPr="0030348D">
              <w:rPr>
                <w:rFonts w:asciiTheme="minorHAnsi" w:hAnsiTheme="minorHAnsi"/>
                <w:color w:val="auto"/>
                <w:sz w:val="22"/>
                <w:szCs w:val="22"/>
                <w:lang w:eastAsia="en-CA"/>
              </w:rPr>
              <w:t xml:space="preserve">Ariel.TerminationDate &lt;= </w:t>
            </w:r>
            <w:r>
              <w:rPr>
                <w:rFonts w:asciiTheme="minorHAnsi" w:hAnsiTheme="minorHAnsi"/>
                <w:color w:val="auto"/>
                <w:sz w:val="22"/>
                <w:szCs w:val="22"/>
                <w:lang w:eastAsia="en-CA"/>
              </w:rPr>
              <w:t>File</w:t>
            </w:r>
            <w:r w:rsidRPr="0030348D">
              <w:rPr>
                <w:rFonts w:asciiTheme="minorHAnsi" w:hAnsiTheme="minorHAnsi"/>
                <w:color w:val="auto"/>
                <w:sz w:val="22"/>
                <w:szCs w:val="22"/>
                <w:lang w:eastAsia="en-CA"/>
              </w:rPr>
              <w:t>.E</w:t>
            </w:r>
            <w:r>
              <w:rPr>
                <w:rFonts w:asciiTheme="minorHAnsi" w:hAnsiTheme="minorHAnsi"/>
                <w:color w:val="auto"/>
                <w:sz w:val="22"/>
                <w:szCs w:val="22"/>
                <w:lang w:eastAsia="en-CA"/>
              </w:rPr>
              <w:t>xecutionDate</w:t>
            </w:r>
          </w:p>
          <w:p w14:paraId="7F21EBC8" w14:textId="09E2F9E2" w:rsidR="00A56083" w:rsidRDefault="00A56083" w:rsidP="00D271DE">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6398FE69" w14:textId="7F64DB88" w:rsidR="00A56083" w:rsidRDefault="00A56083" w:rsidP="00D271DE">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Ariel.TerminationCode = AMA</w:t>
            </w:r>
          </w:p>
          <w:p w14:paraId="01AB8C91" w14:textId="77777777" w:rsidR="002D073F" w:rsidRDefault="002D073F" w:rsidP="002D073F">
            <w:pPr>
              <w:pStyle w:val="ListParagraph"/>
              <w:ind w:left="1080"/>
              <w:rPr>
                <w:rFonts w:asciiTheme="minorHAnsi" w:hAnsiTheme="minorHAnsi"/>
                <w:color w:val="auto"/>
                <w:sz w:val="22"/>
                <w:szCs w:val="22"/>
                <w:lang w:eastAsia="en-CA"/>
              </w:rPr>
            </w:pPr>
          </w:p>
          <w:p w14:paraId="18150157" w14:textId="72054304" w:rsidR="002D073F" w:rsidRDefault="002D073F" w:rsidP="002D073F">
            <w:pPr>
              <w:pStyle w:val="ListParagraph"/>
              <w:ind w:left="0"/>
              <w:rPr>
                <w:rFonts w:asciiTheme="minorHAnsi" w:hAnsiTheme="minorHAnsi"/>
                <w:color w:val="auto"/>
                <w:sz w:val="22"/>
                <w:szCs w:val="22"/>
                <w:lang w:eastAsia="en-CA"/>
              </w:rPr>
            </w:pPr>
            <w:r>
              <w:rPr>
                <w:rFonts w:asciiTheme="minorHAnsi" w:hAnsiTheme="minorHAnsi"/>
                <w:color w:val="auto"/>
                <w:sz w:val="22"/>
                <w:szCs w:val="22"/>
                <w:lang w:eastAsia="en-CA"/>
              </w:rPr>
              <w:t>Collect = MDC</w:t>
            </w:r>
          </w:p>
          <w:p w14:paraId="6A748B84" w14:textId="77777777" w:rsidR="00D05312" w:rsidRDefault="00D05312" w:rsidP="002D073F">
            <w:pPr>
              <w:pStyle w:val="ListParagraph"/>
              <w:ind w:left="0"/>
              <w:rPr>
                <w:rFonts w:asciiTheme="minorHAnsi" w:hAnsiTheme="minorHAnsi"/>
                <w:color w:val="auto"/>
                <w:sz w:val="22"/>
                <w:szCs w:val="22"/>
                <w:lang w:eastAsia="en-CA"/>
              </w:rPr>
            </w:pPr>
          </w:p>
          <w:p w14:paraId="7D1B08E9" w14:textId="5BEB6C3E" w:rsidR="000B371B" w:rsidRDefault="000B371B" w:rsidP="0041528F">
            <w:pPr>
              <w:pStyle w:val="ListParagraph"/>
              <w:numPr>
                <w:ilvl w:val="0"/>
                <w:numId w:val="17"/>
              </w:numPr>
              <w:rPr>
                <w:rFonts w:asciiTheme="minorHAnsi" w:hAnsiTheme="minorHAnsi"/>
                <w:color w:val="auto"/>
                <w:sz w:val="22"/>
                <w:szCs w:val="22"/>
                <w:lang w:eastAsia="en-CA"/>
              </w:rPr>
            </w:pPr>
            <w:r>
              <w:rPr>
                <w:rFonts w:asciiTheme="minorHAnsi" w:hAnsiTheme="minorHAnsi"/>
                <w:color w:val="auto"/>
                <w:sz w:val="22"/>
                <w:szCs w:val="22"/>
                <w:lang w:eastAsia="en-CA"/>
              </w:rPr>
              <w:t xml:space="preserve">Non-Contrib, </w:t>
            </w:r>
          </w:p>
          <w:p w14:paraId="58FB9C3A" w14:textId="77777777" w:rsidR="00B97940" w:rsidRDefault="00B97940" w:rsidP="00B97940">
            <w:pPr>
              <w:pStyle w:val="ListParagraph"/>
              <w:ind w:left="1440"/>
              <w:rPr>
                <w:rFonts w:asciiTheme="minorHAnsi" w:hAnsiTheme="minorHAnsi"/>
                <w:color w:val="auto"/>
                <w:sz w:val="22"/>
                <w:szCs w:val="22"/>
                <w:lang w:eastAsia="en-CA"/>
              </w:rPr>
            </w:pPr>
            <w:r w:rsidRPr="0030348D">
              <w:rPr>
                <w:rFonts w:asciiTheme="minorHAnsi" w:hAnsiTheme="minorHAnsi"/>
                <w:color w:val="auto"/>
                <w:sz w:val="22"/>
                <w:szCs w:val="22"/>
                <w:lang w:eastAsia="en-CA"/>
              </w:rPr>
              <w:t xml:space="preserve">Ariel.TerminationDate &lt;= </w:t>
            </w:r>
            <w:r>
              <w:rPr>
                <w:rFonts w:asciiTheme="minorHAnsi" w:hAnsiTheme="minorHAnsi"/>
                <w:color w:val="auto"/>
                <w:sz w:val="22"/>
                <w:szCs w:val="22"/>
                <w:lang w:eastAsia="en-CA"/>
              </w:rPr>
              <w:t>File</w:t>
            </w:r>
            <w:r w:rsidRPr="0030348D">
              <w:rPr>
                <w:rFonts w:asciiTheme="minorHAnsi" w:hAnsiTheme="minorHAnsi"/>
                <w:color w:val="auto"/>
                <w:sz w:val="22"/>
                <w:szCs w:val="22"/>
                <w:lang w:eastAsia="en-CA"/>
              </w:rPr>
              <w:t>.E</w:t>
            </w:r>
            <w:r>
              <w:rPr>
                <w:rFonts w:asciiTheme="minorHAnsi" w:hAnsiTheme="minorHAnsi"/>
                <w:color w:val="auto"/>
                <w:sz w:val="22"/>
                <w:szCs w:val="22"/>
                <w:lang w:eastAsia="en-CA"/>
              </w:rPr>
              <w:t>xecutionDate</w:t>
            </w:r>
          </w:p>
          <w:p w14:paraId="49CBD664" w14:textId="77777777" w:rsidR="00A56083" w:rsidRDefault="00A56083" w:rsidP="00B97940">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2BEC864F" w14:textId="2E2B1BDD" w:rsidR="00A56083" w:rsidRPr="00D96A3D" w:rsidRDefault="00A56083" w:rsidP="00B97940">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Ariel.TerminationCode = AMA</w:t>
            </w:r>
          </w:p>
          <w:p w14:paraId="70AEF11B" w14:textId="77777777" w:rsidR="000B371B" w:rsidRDefault="000B371B" w:rsidP="0041528F">
            <w:pPr>
              <w:pStyle w:val="ListParagraph"/>
              <w:numPr>
                <w:ilvl w:val="0"/>
                <w:numId w:val="17"/>
              </w:numPr>
              <w:rPr>
                <w:rFonts w:asciiTheme="minorHAnsi" w:hAnsiTheme="minorHAnsi"/>
                <w:color w:val="auto"/>
                <w:sz w:val="22"/>
                <w:szCs w:val="22"/>
                <w:lang w:eastAsia="en-CA"/>
              </w:rPr>
            </w:pPr>
            <w:r>
              <w:rPr>
                <w:rFonts w:asciiTheme="minorHAnsi" w:hAnsiTheme="minorHAnsi"/>
                <w:color w:val="auto"/>
                <w:sz w:val="22"/>
                <w:szCs w:val="22"/>
                <w:lang w:eastAsia="en-CA"/>
              </w:rPr>
              <w:t xml:space="preserve">Contrib </w:t>
            </w:r>
          </w:p>
          <w:p w14:paraId="4B034F07" w14:textId="77777777" w:rsidR="00B97940" w:rsidRDefault="00B97940" w:rsidP="00B97940">
            <w:pPr>
              <w:pStyle w:val="ListParagraph"/>
              <w:ind w:left="1440"/>
              <w:rPr>
                <w:rFonts w:asciiTheme="minorHAnsi" w:hAnsiTheme="minorHAnsi"/>
                <w:color w:val="auto"/>
                <w:sz w:val="22"/>
                <w:szCs w:val="22"/>
                <w:lang w:eastAsia="en-CA"/>
              </w:rPr>
            </w:pPr>
            <w:r w:rsidRPr="0030348D">
              <w:rPr>
                <w:rFonts w:asciiTheme="minorHAnsi" w:hAnsiTheme="minorHAnsi"/>
                <w:color w:val="auto"/>
                <w:sz w:val="22"/>
                <w:szCs w:val="22"/>
                <w:lang w:eastAsia="en-CA"/>
              </w:rPr>
              <w:t xml:space="preserve">Ariel.TerminationDate &lt;= </w:t>
            </w:r>
            <w:r>
              <w:rPr>
                <w:rFonts w:asciiTheme="minorHAnsi" w:hAnsiTheme="minorHAnsi"/>
                <w:color w:val="auto"/>
                <w:sz w:val="22"/>
                <w:szCs w:val="22"/>
                <w:lang w:eastAsia="en-CA"/>
              </w:rPr>
              <w:t>File</w:t>
            </w:r>
            <w:r w:rsidRPr="0030348D">
              <w:rPr>
                <w:rFonts w:asciiTheme="minorHAnsi" w:hAnsiTheme="minorHAnsi"/>
                <w:color w:val="auto"/>
                <w:sz w:val="22"/>
                <w:szCs w:val="22"/>
                <w:lang w:eastAsia="en-CA"/>
              </w:rPr>
              <w:t>.E</w:t>
            </w:r>
            <w:r>
              <w:rPr>
                <w:rFonts w:asciiTheme="minorHAnsi" w:hAnsiTheme="minorHAnsi"/>
                <w:color w:val="auto"/>
                <w:sz w:val="22"/>
                <w:szCs w:val="22"/>
                <w:lang w:eastAsia="en-CA"/>
              </w:rPr>
              <w:t>xecutionDate</w:t>
            </w:r>
          </w:p>
          <w:p w14:paraId="46D8C2EE" w14:textId="77777777" w:rsidR="00A56083" w:rsidRDefault="00A56083" w:rsidP="00B97940">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04BAEF8B" w14:textId="7AA893DE" w:rsidR="00A56083" w:rsidRPr="00D96A3D" w:rsidRDefault="00A56083" w:rsidP="00B97940">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Ariel.TerminationCode = AMA</w:t>
            </w:r>
          </w:p>
          <w:p w14:paraId="5320579A" w14:textId="5FAF353D" w:rsidR="000B371B" w:rsidRDefault="000B371B" w:rsidP="0041528F">
            <w:pPr>
              <w:pStyle w:val="ListParagraph"/>
              <w:numPr>
                <w:ilvl w:val="0"/>
                <w:numId w:val="17"/>
              </w:numPr>
              <w:rPr>
                <w:rFonts w:asciiTheme="minorHAnsi" w:hAnsiTheme="minorHAnsi"/>
                <w:color w:val="auto"/>
                <w:sz w:val="22"/>
                <w:szCs w:val="22"/>
                <w:lang w:eastAsia="en-CA"/>
              </w:rPr>
            </w:pPr>
            <w:r>
              <w:rPr>
                <w:rFonts w:asciiTheme="minorHAnsi" w:hAnsiTheme="minorHAnsi"/>
                <w:color w:val="auto"/>
                <w:sz w:val="22"/>
                <w:szCs w:val="22"/>
                <w:lang w:eastAsia="en-CA"/>
              </w:rPr>
              <w:t>Core Data</w:t>
            </w:r>
          </w:p>
          <w:p w14:paraId="2522855E" w14:textId="77777777" w:rsidR="00D05312" w:rsidRDefault="00D05312" w:rsidP="00D05312">
            <w:pPr>
              <w:pStyle w:val="ListParagraph"/>
              <w:ind w:left="1440"/>
              <w:rPr>
                <w:rFonts w:asciiTheme="minorHAnsi" w:hAnsiTheme="minorHAnsi"/>
                <w:color w:val="auto"/>
                <w:sz w:val="22"/>
                <w:szCs w:val="22"/>
                <w:lang w:eastAsia="en-CA"/>
              </w:rPr>
            </w:pPr>
            <w:r w:rsidRPr="0030348D">
              <w:rPr>
                <w:rFonts w:asciiTheme="minorHAnsi" w:hAnsiTheme="minorHAnsi"/>
                <w:color w:val="auto"/>
                <w:sz w:val="22"/>
                <w:szCs w:val="22"/>
                <w:lang w:eastAsia="en-CA"/>
              </w:rPr>
              <w:t xml:space="preserve">Ariel.TerminationDate &lt;= </w:t>
            </w:r>
            <w:r>
              <w:rPr>
                <w:rFonts w:asciiTheme="minorHAnsi" w:hAnsiTheme="minorHAnsi"/>
                <w:color w:val="auto"/>
                <w:sz w:val="22"/>
                <w:szCs w:val="22"/>
                <w:lang w:eastAsia="en-CA"/>
              </w:rPr>
              <w:t>File</w:t>
            </w:r>
            <w:r w:rsidRPr="0030348D">
              <w:rPr>
                <w:rFonts w:asciiTheme="minorHAnsi" w:hAnsiTheme="minorHAnsi"/>
                <w:color w:val="auto"/>
                <w:sz w:val="22"/>
                <w:szCs w:val="22"/>
                <w:lang w:eastAsia="en-CA"/>
              </w:rPr>
              <w:t>.E</w:t>
            </w:r>
            <w:r>
              <w:rPr>
                <w:rFonts w:asciiTheme="minorHAnsi" w:hAnsiTheme="minorHAnsi"/>
                <w:color w:val="auto"/>
                <w:sz w:val="22"/>
                <w:szCs w:val="22"/>
                <w:lang w:eastAsia="en-CA"/>
              </w:rPr>
              <w:t>xecutionDate</w:t>
            </w:r>
          </w:p>
          <w:p w14:paraId="303DA329" w14:textId="77777777" w:rsidR="00A56083" w:rsidRDefault="00A56083" w:rsidP="00D05312">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47A92AF2" w14:textId="4203F93A" w:rsidR="00A56083" w:rsidRPr="00D96A3D" w:rsidRDefault="00A56083" w:rsidP="00D05312">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Ariel.TerminationCode = AMA</w:t>
            </w:r>
          </w:p>
          <w:p w14:paraId="14192EBB" w14:textId="77777777" w:rsidR="00D05312" w:rsidRDefault="00D05312" w:rsidP="002D073F">
            <w:pPr>
              <w:pStyle w:val="ListParagraph"/>
              <w:ind w:left="0"/>
              <w:rPr>
                <w:rFonts w:asciiTheme="minorHAnsi" w:hAnsiTheme="minorHAnsi"/>
                <w:color w:val="auto"/>
                <w:sz w:val="22"/>
                <w:szCs w:val="22"/>
                <w:lang w:eastAsia="en-CA"/>
              </w:rPr>
            </w:pPr>
          </w:p>
          <w:p w14:paraId="7B332237" w14:textId="77777777" w:rsidR="002D073F" w:rsidRDefault="002D073F" w:rsidP="000E0BEF">
            <w:pPr>
              <w:pStyle w:val="ListParagraph"/>
              <w:ind w:left="1440"/>
              <w:rPr>
                <w:rFonts w:asciiTheme="minorHAnsi" w:hAnsiTheme="minorHAnsi"/>
                <w:color w:val="auto"/>
                <w:sz w:val="22"/>
                <w:szCs w:val="22"/>
                <w:lang w:val="fr-CA" w:eastAsia="en-CA"/>
              </w:rPr>
            </w:pPr>
          </w:p>
          <w:p w14:paraId="73B494BC" w14:textId="4F416778" w:rsidR="002D073F" w:rsidRPr="00014878" w:rsidRDefault="003E0CC9" w:rsidP="00FF3B39">
            <w:pPr>
              <w:pStyle w:val="ListParagraph"/>
              <w:ind w:left="0"/>
              <w:rPr>
                <w:rFonts w:asciiTheme="minorHAnsi" w:hAnsiTheme="minorHAnsi"/>
                <w:color w:val="auto"/>
                <w:sz w:val="22"/>
                <w:szCs w:val="22"/>
                <w:lang w:val="fr-CA" w:eastAsia="en-CA"/>
              </w:rPr>
            </w:pPr>
            <w:r>
              <w:rPr>
                <w:rFonts w:asciiTheme="minorHAnsi" w:hAnsiTheme="minorHAnsi"/>
                <w:color w:val="auto"/>
                <w:sz w:val="22"/>
                <w:szCs w:val="22"/>
                <w:lang w:val="fr-CA" w:eastAsia="en-CA"/>
              </w:rPr>
              <w:t>Collect = Remittance</w:t>
            </w:r>
          </w:p>
          <w:p w14:paraId="5B81B833" w14:textId="77777777" w:rsidR="000E0BEF" w:rsidRPr="00014878" w:rsidRDefault="000E0BEF" w:rsidP="000E0BEF">
            <w:pPr>
              <w:pStyle w:val="ListParagraph"/>
              <w:rPr>
                <w:rFonts w:asciiTheme="minorHAnsi" w:hAnsiTheme="minorHAnsi"/>
                <w:color w:val="auto"/>
                <w:sz w:val="22"/>
                <w:szCs w:val="22"/>
                <w:lang w:val="fr-CA" w:eastAsia="en-CA"/>
              </w:rPr>
            </w:pPr>
          </w:p>
          <w:p w14:paraId="1A846AD3" w14:textId="39DCB8AE" w:rsidR="000E0BEF" w:rsidRPr="00D96A3D" w:rsidRDefault="000E0BEF" w:rsidP="0041528F">
            <w:pPr>
              <w:pStyle w:val="ListParagraph"/>
              <w:numPr>
                <w:ilvl w:val="0"/>
                <w:numId w:val="17"/>
              </w:numPr>
              <w:rPr>
                <w:rFonts w:asciiTheme="minorHAnsi" w:hAnsiTheme="minorHAnsi"/>
                <w:color w:val="auto"/>
                <w:sz w:val="22"/>
                <w:szCs w:val="22"/>
                <w:lang w:eastAsia="en-CA"/>
              </w:rPr>
            </w:pPr>
            <w:r w:rsidRPr="00D96A3D">
              <w:rPr>
                <w:rFonts w:asciiTheme="minorHAnsi" w:hAnsiTheme="minorHAnsi"/>
                <w:color w:val="auto"/>
                <w:sz w:val="22"/>
                <w:szCs w:val="22"/>
                <w:lang w:eastAsia="en-CA"/>
              </w:rPr>
              <w:t>Retro File</w:t>
            </w:r>
            <w:r w:rsidR="000B2B2C">
              <w:rPr>
                <w:rFonts w:asciiTheme="minorHAnsi" w:hAnsiTheme="minorHAnsi"/>
                <w:color w:val="auto"/>
                <w:sz w:val="22"/>
                <w:szCs w:val="22"/>
                <w:lang w:eastAsia="en-CA"/>
              </w:rPr>
              <w:t xml:space="preserve"> </w:t>
            </w:r>
            <w:r w:rsidR="003E0CC9">
              <w:rPr>
                <w:rFonts w:asciiTheme="minorHAnsi" w:hAnsiTheme="minorHAnsi"/>
                <w:color w:val="auto"/>
                <w:sz w:val="22"/>
                <w:szCs w:val="22"/>
                <w:lang w:eastAsia="en-CA"/>
              </w:rPr>
              <w:t>(</w:t>
            </w:r>
            <w:r w:rsidR="009124F7">
              <w:rPr>
                <w:rFonts w:asciiTheme="minorHAnsi" w:hAnsiTheme="minorHAnsi"/>
                <w:color w:val="auto"/>
                <w:sz w:val="22"/>
                <w:szCs w:val="22"/>
                <w:lang w:eastAsia="en-CA"/>
              </w:rPr>
              <w:t>change in R14)</w:t>
            </w:r>
            <w:r w:rsidRPr="00D96A3D">
              <w:rPr>
                <w:rFonts w:asciiTheme="minorHAnsi" w:hAnsiTheme="minorHAnsi"/>
                <w:color w:val="auto"/>
                <w:sz w:val="22"/>
                <w:szCs w:val="22"/>
                <w:lang w:eastAsia="en-CA"/>
              </w:rPr>
              <w:t>:</w:t>
            </w:r>
          </w:p>
          <w:p w14:paraId="6502E283" w14:textId="668B8488" w:rsidR="000E0BEF" w:rsidRPr="008556C7" w:rsidRDefault="000B2B2C" w:rsidP="0041528F">
            <w:pPr>
              <w:pStyle w:val="ListParagraph"/>
              <w:numPr>
                <w:ilvl w:val="0"/>
                <w:numId w:val="19"/>
              </w:numPr>
              <w:rPr>
                <w:rFonts w:asciiTheme="minorHAnsi" w:hAnsiTheme="minorHAnsi"/>
                <w:color w:val="auto"/>
                <w:sz w:val="22"/>
                <w:szCs w:val="22"/>
                <w:lang w:eastAsia="en-CA"/>
              </w:rPr>
            </w:pPr>
            <w:r w:rsidRPr="008556C7">
              <w:rPr>
                <w:rFonts w:asciiTheme="minorHAnsi" w:hAnsiTheme="minorHAnsi"/>
                <w:color w:val="auto"/>
                <w:sz w:val="22"/>
                <w:szCs w:val="22"/>
                <w:lang w:eastAsia="en-CA"/>
              </w:rPr>
              <w:t xml:space="preserve">Ariel.MembershipStatus  = </w:t>
            </w:r>
            <w:r w:rsidR="00137BCA" w:rsidRPr="008556C7">
              <w:rPr>
                <w:rFonts w:asciiTheme="minorHAnsi" w:hAnsiTheme="minorHAnsi"/>
                <w:color w:val="auto"/>
                <w:sz w:val="22"/>
                <w:szCs w:val="22"/>
                <w:lang w:eastAsia="en-CA"/>
              </w:rPr>
              <w:t>D (sub-status &lt;&gt; NCT)</w:t>
            </w:r>
            <w:r w:rsidR="007A3CC3" w:rsidRPr="008556C7">
              <w:rPr>
                <w:rFonts w:asciiTheme="minorHAnsi" w:hAnsiTheme="minorHAnsi"/>
                <w:color w:val="auto"/>
                <w:sz w:val="22"/>
                <w:szCs w:val="22"/>
                <w:lang w:eastAsia="en-CA"/>
              </w:rPr>
              <w:t xml:space="preserve"> or</w:t>
            </w:r>
            <w:r w:rsidR="00137BCA" w:rsidRPr="008556C7">
              <w:rPr>
                <w:rFonts w:asciiTheme="minorHAnsi" w:hAnsiTheme="minorHAnsi"/>
                <w:color w:val="auto"/>
                <w:sz w:val="22"/>
                <w:szCs w:val="22"/>
                <w:lang w:eastAsia="en-CA"/>
              </w:rPr>
              <w:t xml:space="preserve"> </w:t>
            </w:r>
            <w:r w:rsidRPr="008556C7">
              <w:rPr>
                <w:rFonts w:asciiTheme="minorHAnsi" w:hAnsiTheme="minorHAnsi"/>
                <w:color w:val="auto"/>
                <w:sz w:val="22"/>
                <w:szCs w:val="22"/>
                <w:lang w:eastAsia="en-CA"/>
              </w:rPr>
              <w:t xml:space="preserve">T </w:t>
            </w:r>
          </w:p>
          <w:p w14:paraId="748646FA" w14:textId="2D7D0B13" w:rsidR="00690C33" w:rsidRPr="008556C7" w:rsidRDefault="000E0BEF" w:rsidP="0041528F">
            <w:pPr>
              <w:pStyle w:val="ListParagraph"/>
              <w:numPr>
                <w:ilvl w:val="0"/>
                <w:numId w:val="19"/>
              </w:numPr>
              <w:rPr>
                <w:rFonts w:asciiTheme="minorHAnsi" w:hAnsiTheme="minorHAnsi"/>
                <w:color w:val="auto"/>
                <w:sz w:val="22"/>
                <w:szCs w:val="22"/>
                <w:lang w:eastAsia="en-CA"/>
              </w:rPr>
            </w:pPr>
            <w:r w:rsidRPr="008556C7">
              <w:rPr>
                <w:rFonts w:asciiTheme="minorHAnsi" w:hAnsiTheme="minorHAnsi"/>
                <w:color w:val="auto"/>
                <w:sz w:val="22"/>
                <w:szCs w:val="22"/>
                <w:lang w:eastAsia="en-CA"/>
              </w:rPr>
              <w:t xml:space="preserve">Ariel.MembershipStatus = A and </w:t>
            </w:r>
            <w:r w:rsidR="0058033B" w:rsidRPr="008556C7">
              <w:rPr>
                <w:rFonts w:asciiTheme="minorHAnsi" w:hAnsiTheme="minorHAnsi"/>
                <w:color w:val="auto"/>
                <w:sz w:val="22"/>
                <w:szCs w:val="22"/>
                <w:lang w:eastAsia="en-CA"/>
              </w:rPr>
              <w:t xml:space="preserve">Ariel.TerminationCode = DEC or TER </w:t>
            </w:r>
            <w:r w:rsidR="00A56083">
              <w:rPr>
                <w:rFonts w:asciiTheme="minorHAnsi" w:hAnsiTheme="minorHAnsi"/>
                <w:color w:val="auto"/>
                <w:sz w:val="22"/>
                <w:szCs w:val="22"/>
                <w:lang w:eastAsia="en-CA"/>
              </w:rPr>
              <w:t>or AMA</w:t>
            </w:r>
          </w:p>
          <w:p w14:paraId="5A17E2CA" w14:textId="77777777" w:rsidR="000E0BEF" w:rsidRPr="00D96A3D" w:rsidRDefault="000E0BEF" w:rsidP="00D271DE">
            <w:pPr>
              <w:pStyle w:val="ListParagraph"/>
              <w:ind w:left="1080"/>
              <w:rPr>
                <w:rFonts w:asciiTheme="minorHAnsi" w:hAnsiTheme="minorHAnsi"/>
                <w:color w:val="auto"/>
                <w:sz w:val="22"/>
                <w:szCs w:val="22"/>
                <w:lang w:eastAsia="en-CA"/>
              </w:rPr>
            </w:pPr>
          </w:p>
          <w:p w14:paraId="61644F2D" w14:textId="5BA6E96B" w:rsidR="000E0BEF" w:rsidRDefault="000E0BEF" w:rsidP="0041528F">
            <w:pPr>
              <w:pStyle w:val="ListParagraph"/>
              <w:numPr>
                <w:ilvl w:val="0"/>
                <w:numId w:val="17"/>
              </w:numPr>
              <w:rPr>
                <w:rFonts w:asciiTheme="minorHAnsi" w:hAnsiTheme="minorHAnsi"/>
                <w:color w:val="auto"/>
                <w:sz w:val="22"/>
                <w:szCs w:val="22"/>
                <w:lang w:eastAsia="en-CA"/>
              </w:rPr>
            </w:pPr>
            <w:r w:rsidRPr="00D96A3D">
              <w:rPr>
                <w:rFonts w:asciiTheme="minorHAnsi" w:hAnsiTheme="minorHAnsi"/>
                <w:color w:val="auto"/>
                <w:sz w:val="22"/>
                <w:szCs w:val="22"/>
                <w:lang w:eastAsia="en-CA"/>
              </w:rPr>
              <w:t>Previous Year Adjustment File</w:t>
            </w:r>
            <w:r w:rsidR="009124F7">
              <w:rPr>
                <w:rFonts w:asciiTheme="minorHAnsi" w:hAnsiTheme="minorHAnsi"/>
                <w:color w:val="auto"/>
                <w:sz w:val="22"/>
                <w:szCs w:val="22"/>
                <w:lang w:eastAsia="en-CA"/>
              </w:rPr>
              <w:t xml:space="preserve"> (change inR14)</w:t>
            </w:r>
            <w:r w:rsidRPr="00D96A3D">
              <w:rPr>
                <w:rFonts w:asciiTheme="minorHAnsi" w:hAnsiTheme="minorHAnsi"/>
                <w:color w:val="auto"/>
                <w:sz w:val="22"/>
                <w:szCs w:val="22"/>
                <w:lang w:eastAsia="en-CA"/>
              </w:rPr>
              <w:t>:</w:t>
            </w:r>
          </w:p>
          <w:p w14:paraId="115AED49" w14:textId="3F3DBA67" w:rsidR="00D05312" w:rsidRDefault="00D05312" w:rsidP="00D271DE">
            <w:pPr>
              <w:pStyle w:val="ListParagraph"/>
              <w:ind w:left="1440"/>
              <w:rPr>
                <w:rFonts w:asciiTheme="minorHAnsi" w:hAnsiTheme="minorHAnsi"/>
                <w:color w:val="auto"/>
                <w:sz w:val="22"/>
                <w:szCs w:val="22"/>
                <w:lang w:eastAsia="en-CA"/>
              </w:rPr>
            </w:pPr>
            <w:r w:rsidRPr="0030348D">
              <w:rPr>
                <w:rFonts w:asciiTheme="minorHAnsi" w:hAnsiTheme="minorHAnsi"/>
                <w:color w:val="auto"/>
                <w:sz w:val="22"/>
                <w:szCs w:val="22"/>
                <w:lang w:eastAsia="en-CA"/>
              </w:rPr>
              <w:t xml:space="preserve">Ariel.TerminationDate &lt;= </w:t>
            </w:r>
            <w:r>
              <w:rPr>
                <w:rFonts w:asciiTheme="minorHAnsi" w:hAnsiTheme="minorHAnsi"/>
                <w:color w:val="auto"/>
                <w:sz w:val="22"/>
                <w:szCs w:val="22"/>
                <w:lang w:eastAsia="en-CA"/>
              </w:rPr>
              <w:t>File</w:t>
            </w:r>
            <w:r w:rsidRPr="0030348D">
              <w:rPr>
                <w:rFonts w:asciiTheme="minorHAnsi" w:hAnsiTheme="minorHAnsi"/>
                <w:color w:val="auto"/>
                <w:sz w:val="22"/>
                <w:szCs w:val="22"/>
                <w:lang w:eastAsia="en-CA"/>
              </w:rPr>
              <w:t>.E</w:t>
            </w:r>
            <w:r>
              <w:rPr>
                <w:rFonts w:asciiTheme="minorHAnsi" w:hAnsiTheme="minorHAnsi"/>
                <w:color w:val="auto"/>
                <w:sz w:val="22"/>
                <w:szCs w:val="22"/>
                <w:lang w:eastAsia="en-CA"/>
              </w:rPr>
              <w:t>xecutionDate</w:t>
            </w:r>
          </w:p>
          <w:p w14:paraId="311EAC0C" w14:textId="77777777" w:rsidR="00A56083" w:rsidRDefault="00A56083" w:rsidP="00D271DE">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00BB2187" w14:textId="339554E7" w:rsidR="00A56083" w:rsidRPr="00D96A3D" w:rsidRDefault="00A56083" w:rsidP="00D271DE">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Ariel.TerminationCode = AMA</w:t>
            </w:r>
          </w:p>
          <w:p w14:paraId="27E3745A" w14:textId="77777777" w:rsidR="000E0BEF" w:rsidRPr="0058033B" w:rsidRDefault="000E0BEF">
            <w:pPr>
              <w:pStyle w:val="ListParagraph"/>
              <w:ind w:left="1080"/>
              <w:rPr>
                <w:rFonts w:asciiTheme="minorHAnsi" w:hAnsiTheme="minorHAnsi"/>
                <w:color w:val="auto"/>
                <w:sz w:val="22"/>
                <w:szCs w:val="22"/>
                <w:lang w:eastAsia="en-CA"/>
              </w:rPr>
            </w:pPr>
          </w:p>
          <w:p w14:paraId="5BF35E5C" w14:textId="4996D100" w:rsidR="000E0BEF" w:rsidRDefault="000E0BEF" w:rsidP="0041528F">
            <w:pPr>
              <w:pStyle w:val="ListParagraph"/>
              <w:numPr>
                <w:ilvl w:val="0"/>
                <w:numId w:val="17"/>
              </w:numPr>
              <w:rPr>
                <w:rFonts w:asciiTheme="minorHAnsi" w:hAnsiTheme="minorHAnsi"/>
                <w:color w:val="auto"/>
                <w:sz w:val="22"/>
                <w:szCs w:val="22"/>
                <w:lang w:eastAsia="en-CA"/>
              </w:rPr>
            </w:pPr>
            <w:r w:rsidRPr="00D96A3D">
              <w:rPr>
                <w:rFonts w:asciiTheme="minorHAnsi" w:hAnsiTheme="minorHAnsi"/>
                <w:color w:val="auto"/>
                <w:sz w:val="22"/>
                <w:szCs w:val="22"/>
                <w:lang w:eastAsia="en-CA"/>
              </w:rPr>
              <w:t>Contributory Leave</w:t>
            </w:r>
            <w:r w:rsidR="009124F7">
              <w:rPr>
                <w:rFonts w:asciiTheme="minorHAnsi" w:hAnsiTheme="minorHAnsi"/>
                <w:color w:val="auto"/>
                <w:sz w:val="22"/>
                <w:szCs w:val="22"/>
                <w:lang w:eastAsia="en-CA"/>
              </w:rPr>
              <w:t xml:space="preserve"> (change in R14)</w:t>
            </w:r>
            <w:r w:rsidRPr="00D96A3D">
              <w:rPr>
                <w:rFonts w:asciiTheme="minorHAnsi" w:hAnsiTheme="minorHAnsi"/>
                <w:color w:val="auto"/>
                <w:sz w:val="22"/>
                <w:szCs w:val="22"/>
                <w:lang w:eastAsia="en-CA"/>
              </w:rPr>
              <w:t>:</w:t>
            </w:r>
          </w:p>
          <w:p w14:paraId="7A5B0850" w14:textId="77777777" w:rsidR="00D05312" w:rsidRDefault="00D05312" w:rsidP="009527EA">
            <w:pPr>
              <w:pStyle w:val="ListParagraph"/>
              <w:ind w:left="1440"/>
              <w:rPr>
                <w:rFonts w:asciiTheme="minorHAnsi" w:hAnsiTheme="minorHAnsi"/>
                <w:color w:val="auto"/>
                <w:sz w:val="22"/>
                <w:szCs w:val="22"/>
                <w:lang w:eastAsia="en-CA"/>
              </w:rPr>
            </w:pPr>
            <w:r w:rsidRPr="0030348D">
              <w:rPr>
                <w:rFonts w:asciiTheme="minorHAnsi" w:hAnsiTheme="minorHAnsi"/>
                <w:color w:val="auto"/>
                <w:sz w:val="22"/>
                <w:szCs w:val="22"/>
                <w:lang w:eastAsia="en-CA"/>
              </w:rPr>
              <w:t xml:space="preserve">Ariel.TerminationDate &lt;= </w:t>
            </w:r>
            <w:r>
              <w:rPr>
                <w:rFonts w:asciiTheme="minorHAnsi" w:hAnsiTheme="minorHAnsi"/>
                <w:color w:val="auto"/>
                <w:sz w:val="22"/>
                <w:szCs w:val="22"/>
                <w:lang w:eastAsia="en-CA"/>
              </w:rPr>
              <w:t>File</w:t>
            </w:r>
            <w:r w:rsidRPr="0030348D">
              <w:rPr>
                <w:rFonts w:asciiTheme="minorHAnsi" w:hAnsiTheme="minorHAnsi"/>
                <w:color w:val="auto"/>
                <w:sz w:val="22"/>
                <w:szCs w:val="22"/>
                <w:lang w:eastAsia="en-CA"/>
              </w:rPr>
              <w:t>.E</w:t>
            </w:r>
            <w:r>
              <w:rPr>
                <w:rFonts w:asciiTheme="minorHAnsi" w:hAnsiTheme="minorHAnsi"/>
                <w:color w:val="auto"/>
                <w:sz w:val="22"/>
                <w:szCs w:val="22"/>
                <w:lang w:eastAsia="en-CA"/>
              </w:rPr>
              <w:t>xecution</w:t>
            </w:r>
            <w:r w:rsidRPr="0030348D">
              <w:rPr>
                <w:rFonts w:asciiTheme="minorHAnsi" w:hAnsiTheme="minorHAnsi"/>
                <w:color w:val="auto"/>
                <w:sz w:val="22"/>
                <w:szCs w:val="22"/>
                <w:lang w:eastAsia="en-CA"/>
              </w:rPr>
              <w:t>Date</w:t>
            </w:r>
          </w:p>
          <w:p w14:paraId="02E6F847" w14:textId="77777777" w:rsidR="00A56083" w:rsidRDefault="00A56083" w:rsidP="009527EA">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71CF6929" w14:textId="18E93C01" w:rsidR="00A56083" w:rsidRPr="00636B07" w:rsidRDefault="00A56083" w:rsidP="009527EA">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Ariel.TerminationCode = AMA</w:t>
            </w:r>
          </w:p>
          <w:p w14:paraId="2A8F59CC" w14:textId="77777777" w:rsidR="000E0BEF" w:rsidRPr="00D271DE" w:rsidRDefault="000E0BEF" w:rsidP="000E0BEF">
            <w:pPr>
              <w:pStyle w:val="ListParagraph"/>
              <w:rPr>
                <w:rFonts w:asciiTheme="minorHAnsi" w:hAnsiTheme="minorHAnsi"/>
                <w:color w:val="auto"/>
                <w:sz w:val="22"/>
                <w:szCs w:val="22"/>
                <w:lang w:eastAsia="en-CA"/>
              </w:rPr>
            </w:pPr>
          </w:p>
          <w:p w14:paraId="595EF35F" w14:textId="77777777" w:rsidR="003E0CC9" w:rsidRPr="00D271DE" w:rsidRDefault="003E0CC9" w:rsidP="000E0BEF">
            <w:pPr>
              <w:pStyle w:val="ListParagraph"/>
              <w:rPr>
                <w:rFonts w:asciiTheme="minorHAnsi" w:hAnsiTheme="minorHAnsi"/>
                <w:color w:val="auto"/>
                <w:sz w:val="22"/>
                <w:szCs w:val="22"/>
                <w:lang w:eastAsia="en-CA"/>
              </w:rPr>
            </w:pPr>
          </w:p>
          <w:p w14:paraId="63A5B038" w14:textId="7AB2DF79" w:rsidR="003E0CC9" w:rsidRPr="009527EA" w:rsidRDefault="003E0CC9" w:rsidP="003E0CC9">
            <w:pPr>
              <w:pStyle w:val="ListParagraph"/>
              <w:ind w:left="0"/>
              <w:rPr>
                <w:rFonts w:asciiTheme="minorHAnsi" w:hAnsiTheme="minorHAnsi"/>
                <w:color w:val="auto"/>
                <w:sz w:val="22"/>
                <w:szCs w:val="22"/>
                <w:lang w:val="en-US" w:eastAsia="en-CA"/>
              </w:rPr>
            </w:pPr>
            <w:r w:rsidRPr="009527EA">
              <w:rPr>
                <w:rFonts w:asciiTheme="minorHAnsi" w:hAnsiTheme="minorHAnsi"/>
                <w:color w:val="auto"/>
                <w:sz w:val="22"/>
                <w:szCs w:val="22"/>
                <w:lang w:val="en-US" w:eastAsia="en-CA"/>
              </w:rPr>
              <w:t>Collect = Final Data</w:t>
            </w:r>
          </w:p>
          <w:p w14:paraId="66663958" w14:textId="77777777" w:rsidR="003E0CC9" w:rsidRPr="009527EA" w:rsidRDefault="003E0CC9" w:rsidP="000E0BEF">
            <w:pPr>
              <w:pStyle w:val="ListParagraph"/>
              <w:rPr>
                <w:rFonts w:asciiTheme="minorHAnsi" w:hAnsiTheme="minorHAnsi"/>
                <w:color w:val="auto"/>
                <w:sz w:val="22"/>
                <w:szCs w:val="22"/>
                <w:lang w:val="en-US" w:eastAsia="en-CA"/>
              </w:rPr>
            </w:pPr>
          </w:p>
          <w:p w14:paraId="3ACF5649" w14:textId="1DEB12C1" w:rsidR="003E0CC9" w:rsidRPr="00D96A3D" w:rsidRDefault="003E0CC9" w:rsidP="0041528F">
            <w:pPr>
              <w:pStyle w:val="ListParagraph"/>
              <w:numPr>
                <w:ilvl w:val="0"/>
                <w:numId w:val="17"/>
              </w:numPr>
              <w:rPr>
                <w:rFonts w:asciiTheme="minorHAnsi" w:hAnsiTheme="minorHAnsi"/>
                <w:color w:val="auto"/>
                <w:sz w:val="22"/>
                <w:szCs w:val="22"/>
                <w:lang w:eastAsia="en-CA"/>
              </w:rPr>
            </w:pPr>
            <w:r w:rsidRPr="00D96A3D">
              <w:rPr>
                <w:rFonts w:asciiTheme="minorHAnsi" w:hAnsiTheme="minorHAnsi"/>
                <w:color w:val="auto"/>
                <w:sz w:val="22"/>
                <w:szCs w:val="22"/>
                <w:lang w:eastAsia="en-CA"/>
              </w:rPr>
              <w:t>Retro File</w:t>
            </w:r>
            <w:r>
              <w:rPr>
                <w:rFonts w:asciiTheme="minorHAnsi" w:hAnsiTheme="minorHAnsi"/>
                <w:color w:val="auto"/>
                <w:sz w:val="22"/>
                <w:szCs w:val="22"/>
                <w:lang w:eastAsia="en-CA"/>
              </w:rPr>
              <w:t xml:space="preserve"> (change in R14)</w:t>
            </w:r>
            <w:r w:rsidRPr="00D96A3D">
              <w:rPr>
                <w:rFonts w:asciiTheme="minorHAnsi" w:hAnsiTheme="minorHAnsi"/>
                <w:color w:val="auto"/>
                <w:sz w:val="22"/>
                <w:szCs w:val="22"/>
                <w:lang w:eastAsia="en-CA"/>
              </w:rPr>
              <w:t>:</w:t>
            </w:r>
          </w:p>
          <w:p w14:paraId="4C804038" w14:textId="442AAD1E" w:rsidR="006601CE" w:rsidRDefault="006601CE" w:rsidP="00D271DE">
            <w:pPr>
              <w:ind w:left="1440"/>
              <w:rPr>
                <w:rFonts w:asciiTheme="minorHAnsi" w:hAnsiTheme="minorHAnsi"/>
                <w:color w:val="auto"/>
                <w:sz w:val="22"/>
                <w:szCs w:val="22"/>
                <w:lang w:eastAsia="en-CA"/>
              </w:rPr>
            </w:pPr>
            <w:r>
              <w:rPr>
                <w:rFonts w:asciiTheme="minorHAnsi" w:hAnsiTheme="minorHAnsi"/>
                <w:color w:val="auto"/>
                <w:sz w:val="22"/>
                <w:szCs w:val="22"/>
                <w:lang w:eastAsia="en-CA"/>
              </w:rPr>
              <w:t>If FileEvents.EventType = RETFIN see below</w:t>
            </w:r>
          </w:p>
          <w:p w14:paraId="6F2C7B09" w14:textId="0DE96ED8" w:rsidR="006601CE" w:rsidRDefault="006601CE" w:rsidP="00D271DE">
            <w:pPr>
              <w:ind w:left="1440"/>
              <w:rPr>
                <w:rFonts w:asciiTheme="minorHAnsi" w:hAnsiTheme="minorHAnsi"/>
                <w:color w:val="auto"/>
                <w:sz w:val="22"/>
                <w:szCs w:val="22"/>
                <w:lang w:eastAsia="en-CA"/>
              </w:rPr>
            </w:pPr>
            <w:r>
              <w:rPr>
                <w:rFonts w:asciiTheme="minorHAnsi" w:hAnsiTheme="minorHAnsi"/>
                <w:color w:val="auto"/>
                <w:sz w:val="22"/>
                <w:szCs w:val="22"/>
                <w:lang w:eastAsia="en-CA"/>
              </w:rPr>
              <w:t>If FileEvents.EventType = TERFIN see below</w:t>
            </w:r>
          </w:p>
          <w:p w14:paraId="3F87B9A4" w14:textId="523C39E3" w:rsidR="006601CE" w:rsidRDefault="006601CE" w:rsidP="006601CE">
            <w:pPr>
              <w:ind w:left="1440"/>
              <w:rPr>
                <w:rFonts w:asciiTheme="minorHAnsi" w:hAnsiTheme="minorHAnsi"/>
                <w:color w:val="auto"/>
                <w:sz w:val="22"/>
                <w:szCs w:val="22"/>
                <w:lang w:eastAsia="en-CA"/>
              </w:rPr>
            </w:pPr>
            <w:r>
              <w:rPr>
                <w:rFonts w:asciiTheme="minorHAnsi" w:hAnsiTheme="minorHAnsi"/>
                <w:color w:val="auto"/>
                <w:sz w:val="22"/>
                <w:szCs w:val="22"/>
                <w:lang w:eastAsia="en-CA"/>
              </w:rPr>
              <w:t>If FileEvents.EventType = DECFIN see below</w:t>
            </w:r>
          </w:p>
          <w:p w14:paraId="1B950DC5" w14:textId="4A2A6C1B" w:rsidR="00F67B88" w:rsidRPr="00D271DE" w:rsidRDefault="00F67B88" w:rsidP="00D271DE">
            <w:pPr>
              <w:ind w:left="0"/>
              <w:rPr>
                <w:rFonts w:asciiTheme="minorHAnsi" w:hAnsiTheme="minorHAnsi"/>
                <w:color w:val="auto"/>
                <w:sz w:val="22"/>
                <w:szCs w:val="22"/>
                <w:lang w:eastAsia="en-CA"/>
              </w:rPr>
            </w:pPr>
          </w:p>
          <w:p w14:paraId="613DF946" w14:textId="69E1EEDA" w:rsidR="000E0BEF" w:rsidRDefault="000E0BEF" w:rsidP="0041528F">
            <w:pPr>
              <w:pStyle w:val="ListParagraph"/>
              <w:numPr>
                <w:ilvl w:val="0"/>
                <w:numId w:val="17"/>
              </w:numPr>
              <w:rPr>
                <w:rFonts w:asciiTheme="minorHAnsi" w:hAnsiTheme="minorHAnsi"/>
                <w:color w:val="auto"/>
                <w:sz w:val="22"/>
                <w:szCs w:val="22"/>
                <w:lang w:eastAsia="en-CA"/>
              </w:rPr>
            </w:pPr>
            <w:r w:rsidRPr="00EB2DA0">
              <w:rPr>
                <w:rFonts w:asciiTheme="minorHAnsi" w:hAnsiTheme="minorHAnsi"/>
                <w:color w:val="auto"/>
                <w:sz w:val="22"/>
                <w:szCs w:val="22"/>
                <w:lang w:eastAsia="en-CA"/>
              </w:rPr>
              <w:t xml:space="preserve">Non-Contributory Leaves </w:t>
            </w:r>
            <w:r w:rsidR="00BD63C8">
              <w:rPr>
                <w:rFonts w:asciiTheme="minorHAnsi" w:hAnsiTheme="minorHAnsi"/>
                <w:color w:val="auto"/>
                <w:sz w:val="22"/>
                <w:szCs w:val="22"/>
                <w:lang w:eastAsia="en-CA"/>
              </w:rPr>
              <w:t>(no change in R14)</w:t>
            </w:r>
            <w:r w:rsidRPr="00EB2DA0">
              <w:rPr>
                <w:rFonts w:asciiTheme="minorHAnsi" w:hAnsiTheme="minorHAnsi"/>
                <w:color w:val="auto"/>
                <w:sz w:val="22"/>
                <w:szCs w:val="22"/>
                <w:lang w:eastAsia="en-CA"/>
              </w:rPr>
              <w:t>:</w:t>
            </w:r>
          </w:p>
          <w:p w14:paraId="732E6DD2" w14:textId="77777777" w:rsidR="006601CE" w:rsidRDefault="006601CE" w:rsidP="006601CE">
            <w:pPr>
              <w:ind w:left="1440"/>
              <w:rPr>
                <w:rFonts w:asciiTheme="minorHAnsi" w:hAnsiTheme="minorHAnsi"/>
                <w:color w:val="auto"/>
                <w:sz w:val="22"/>
                <w:szCs w:val="22"/>
                <w:lang w:eastAsia="en-CA"/>
              </w:rPr>
            </w:pPr>
            <w:r>
              <w:rPr>
                <w:rFonts w:asciiTheme="minorHAnsi" w:hAnsiTheme="minorHAnsi"/>
                <w:color w:val="auto"/>
                <w:sz w:val="22"/>
                <w:szCs w:val="22"/>
                <w:lang w:eastAsia="en-CA"/>
              </w:rPr>
              <w:t>If FileEvents.EventType = RETFIN see below</w:t>
            </w:r>
          </w:p>
          <w:p w14:paraId="573804D4" w14:textId="77777777" w:rsidR="006601CE" w:rsidRDefault="006601CE" w:rsidP="006601CE">
            <w:pPr>
              <w:ind w:left="1440"/>
              <w:rPr>
                <w:rFonts w:asciiTheme="minorHAnsi" w:hAnsiTheme="minorHAnsi"/>
                <w:color w:val="auto"/>
                <w:sz w:val="22"/>
                <w:szCs w:val="22"/>
                <w:lang w:eastAsia="en-CA"/>
              </w:rPr>
            </w:pPr>
            <w:r>
              <w:rPr>
                <w:rFonts w:asciiTheme="minorHAnsi" w:hAnsiTheme="minorHAnsi"/>
                <w:color w:val="auto"/>
                <w:sz w:val="22"/>
                <w:szCs w:val="22"/>
                <w:lang w:eastAsia="en-CA"/>
              </w:rPr>
              <w:t>If FileEvents.EventType = TERFIN see below</w:t>
            </w:r>
          </w:p>
          <w:p w14:paraId="1B1E1674" w14:textId="77777777" w:rsidR="006601CE" w:rsidRDefault="006601CE" w:rsidP="006601CE">
            <w:pPr>
              <w:ind w:left="1440"/>
              <w:rPr>
                <w:rFonts w:asciiTheme="minorHAnsi" w:hAnsiTheme="minorHAnsi"/>
                <w:color w:val="auto"/>
                <w:sz w:val="22"/>
                <w:szCs w:val="22"/>
                <w:lang w:eastAsia="en-CA"/>
              </w:rPr>
            </w:pPr>
            <w:r>
              <w:rPr>
                <w:rFonts w:asciiTheme="minorHAnsi" w:hAnsiTheme="minorHAnsi"/>
                <w:color w:val="auto"/>
                <w:sz w:val="22"/>
                <w:szCs w:val="22"/>
                <w:lang w:eastAsia="en-CA"/>
              </w:rPr>
              <w:t>If FileEvents.EventType = DECFIN see below</w:t>
            </w:r>
          </w:p>
          <w:p w14:paraId="5B8AB429" w14:textId="77777777" w:rsidR="006601CE" w:rsidRPr="00EB2DA0" w:rsidRDefault="006601CE" w:rsidP="00D271DE">
            <w:pPr>
              <w:pStyle w:val="ListParagraph"/>
              <w:rPr>
                <w:rFonts w:asciiTheme="minorHAnsi" w:hAnsiTheme="minorHAnsi"/>
                <w:color w:val="auto"/>
                <w:sz w:val="22"/>
                <w:szCs w:val="22"/>
                <w:lang w:eastAsia="en-CA"/>
              </w:rPr>
            </w:pPr>
          </w:p>
          <w:p w14:paraId="25909A96" w14:textId="77777777" w:rsidR="0055131C" w:rsidRDefault="0055131C" w:rsidP="0041528F">
            <w:pPr>
              <w:pStyle w:val="ListParagraph"/>
              <w:numPr>
                <w:ilvl w:val="0"/>
                <w:numId w:val="17"/>
              </w:numPr>
              <w:rPr>
                <w:rFonts w:asciiTheme="minorHAnsi" w:hAnsiTheme="minorHAnsi"/>
                <w:color w:val="auto"/>
                <w:sz w:val="22"/>
                <w:szCs w:val="22"/>
                <w:lang w:eastAsia="en-CA"/>
              </w:rPr>
            </w:pPr>
            <w:r w:rsidRPr="00EB2DA0">
              <w:rPr>
                <w:rFonts w:asciiTheme="minorHAnsi" w:hAnsiTheme="minorHAnsi"/>
                <w:color w:val="auto"/>
                <w:sz w:val="22"/>
                <w:szCs w:val="22"/>
                <w:lang w:eastAsia="en-CA"/>
              </w:rPr>
              <w:t xml:space="preserve">Contributory Leaves </w:t>
            </w:r>
            <w:r>
              <w:rPr>
                <w:rFonts w:asciiTheme="minorHAnsi" w:hAnsiTheme="minorHAnsi"/>
                <w:color w:val="auto"/>
                <w:sz w:val="22"/>
                <w:szCs w:val="22"/>
                <w:lang w:eastAsia="en-CA"/>
              </w:rPr>
              <w:t>(no change in R14)</w:t>
            </w:r>
            <w:r w:rsidRPr="00EB2DA0">
              <w:rPr>
                <w:rFonts w:asciiTheme="minorHAnsi" w:hAnsiTheme="minorHAnsi"/>
                <w:color w:val="auto"/>
                <w:sz w:val="22"/>
                <w:szCs w:val="22"/>
                <w:lang w:eastAsia="en-CA"/>
              </w:rPr>
              <w:t>:</w:t>
            </w:r>
          </w:p>
          <w:p w14:paraId="59F5E493" w14:textId="77777777" w:rsidR="006601CE" w:rsidRDefault="006601CE" w:rsidP="006601CE">
            <w:pPr>
              <w:ind w:left="1440"/>
              <w:rPr>
                <w:rFonts w:asciiTheme="minorHAnsi" w:hAnsiTheme="minorHAnsi"/>
                <w:color w:val="auto"/>
                <w:sz w:val="22"/>
                <w:szCs w:val="22"/>
                <w:lang w:eastAsia="en-CA"/>
              </w:rPr>
            </w:pPr>
            <w:r>
              <w:rPr>
                <w:rFonts w:asciiTheme="minorHAnsi" w:hAnsiTheme="minorHAnsi"/>
                <w:color w:val="auto"/>
                <w:sz w:val="22"/>
                <w:szCs w:val="22"/>
                <w:lang w:eastAsia="en-CA"/>
              </w:rPr>
              <w:t>If FileEvents.EventType = RETFIN see below</w:t>
            </w:r>
          </w:p>
          <w:p w14:paraId="494EBBAF" w14:textId="77777777" w:rsidR="006601CE" w:rsidRDefault="006601CE" w:rsidP="006601CE">
            <w:pPr>
              <w:ind w:left="1440"/>
              <w:rPr>
                <w:rFonts w:asciiTheme="minorHAnsi" w:hAnsiTheme="minorHAnsi"/>
                <w:color w:val="auto"/>
                <w:sz w:val="22"/>
                <w:szCs w:val="22"/>
                <w:lang w:eastAsia="en-CA"/>
              </w:rPr>
            </w:pPr>
            <w:r>
              <w:rPr>
                <w:rFonts w:asciiTheme="minorHAnsi" w:hAnsiTheme="minorHAnsi"/>
                <w:color w:val="auto"/>
                <w:sz w:val="22"/>
                <w:szCs w:val="22"/>
                <w:lang w:eastAsia="en-CA"/>
              </w:rPr>
              <w:t>If FileEvents.EventType = TERFIN see below</w:t>
            </w:r>
          </w:p>
          <w:p w14:paraId="6C831212" w14:textId="77777777" w:rsidR="006601CE" w:rsidRDefault="006601CE" w:rsidP="006601CE">
            <w:pPr>
              <w:ind w:left="1440"/>
              <w:rPr>
                <w:rFonts w:asciiTheme="minorHAnsi" w:hAnsiTheme="minorHAnsi"/>
                <w:color w:val="auto"/>
                <w:sz w:val="22"/>
                <w:szCs w:val="22"/>
                <w:lang w:eastAsia="en-CA"/>
              </w:rPr>
            </w:pPr>
            <w:r>
              <w:rPr>
                <w:rFonts w:asciiTheme="minorHAnsi" w:hAnsiTheme="minorHAnsi"/>
                <w:color w:val="auto"/>
                <w:sz w:val="22"/>
                <w:szCs w:val="22"/>
                <w:lang w:eastAsia="en-CA"/>
              </w:rPr>
              <w:t>If FileEvents.EventType = DECFIN see below</w:t>
            </w:r>
          </w:p>
          <w:p w14:paraId="6C502705" w14:textId="77777777" w:rsidR="006601CE" w:rsidRPr="00EB2DA0" w:rsidRDefault="006601CE" w:rsidP="00D271DE">
            <w:pPr>
              <w:pStyle w:val="ListParagraph"/>
              <w:rPr>
                <w:rFonts w:asciiTheme="minorHAnsi" w:hAnsiTheme="minorHAnsi"/>
                <w:color w:val="auto"/>
                <w:sz w:val="22"/>
                <w:szCs w:val="22"/>
                <w:lang w:eastAsia="en-CA"/>
              </w:rPr>
            </w:pPr>
          </w:p>
          <w:p w14:paraId="502948FD" w14:textId="1431E4E4" w:rsidR="0015660F" w:rsidRPr="00D271DE" w:rsidRDefault="0015660F" w:rsidP="00D271DE">
            <w:pPr>
              <w:pStyle w:val="ListParagraph"/>
              <w:ind w:left="1080"/>
              <w:rPr>
                <w:rFonts w:asciiTheme="minorHAnsi" w:hAnsiTheme="minorHAnsi"/>
                <w:strike/>
                <w:color w:val="auto"/>
                <w:sz w:val="22"/>
                <w:szCs w:val="22"/>
                <w:lang w:eastAsia="en-CA"/>
              </w:rPr>
            </w:pPr>
          </w:p>
          <w:p w14:paraId="197D0E16" w14:textId="77777777" w:rsidR="000E0BEF" w:rsidRDefault="000E0BEF" w:rsidP="0041528F">
            <w:pPr>
              <w:pStyle w:val="ListParagraph"/>
              <w:numPr>
                <w:ilvl w:val="0"/>
                <w:numId w:val="17"/>
              </w:numPr>
              <w:rPr>
                <w:rFonts w:asciiTheme="minorHAnsi" w:hAnsiTheme="minorHAnsi"/>
                <w:color w:val="auto"/>
                <w:sz w:val="22"/>
                <w:szCs w:val="22"/>
                <w:lang w:eastAsia="en-CA"/>
              </w:rPr>
            </w:pPr>
            <w:r w:rsidRPr="00421C9F">
              <w:rPr>
                <w:rFonts w:asciiTheme="minorHAnsi" w:hAnsiTheme="minorHAnsi"/>
                <w:color w:val="auto"/>
                <w:sz w:val="22"/>
                <w:szCs w:val="22"/>
                <w:lang w:eastAsia="en-CA"/>
              </w:rPr>
              <w:t>Events Final Retirement</w:t>
            </w:r>
            <w:r w:rsidR="00E149AF">
              <w:rPr>
                <w:rFonts w:asciiTheme="minorHAnsi" w:hAnsiTheme="minorHAnsi"/>
                <w:color w:val="auto"/>
                <w:sz w:val="22"/>
                <w:szCs w:val="22"/>
                <w:lang w:eastAsia="en-CA"/>
              </w:rPr>
              <w:t xml:space="preserve"> (change in R14)</w:t>
            </w:r>
            <w:r w:rsidRPr="00421C9F">
              <w:rPr>
                <w:rFonts w:asciiTheme="minorHAnsi" w:hAnsiTheme="minorHAnsi"/>
                <w:color w:val="auto"/>
                <w:sz w:val="22"/>
                <w:szCs w:val="22"/>
                <w:lang w:eastAsia="en-CA"/>
              </w:rPr>
              <w:t>:</w:t>
            </w:r>
          </w:p>
          <w:p w14:paraId="47AD97E4" w14:textId="420A3E7A" w:rsidR="002D265A" w:rsidRPr="009527EA" w:rsidRDefault="002D265A" w:rsidP="00D271DE">
            <w:pPr>
              <w:pStyle w:val="ListParagraph"/>
              <w:ind w:left="1440"/>
              <w:rPr>
                <w:rFonts w:asciiTheme="minorHAnsi" w:hAnsiTheme="minorHAnsi"/>
                <w:color w:val="auto"/>
                <w:sz w:val="22"/>
                <w:szCs w:val="22"/>
                <w:lang w:val="en-US" w:eastAsia="en-CA"/>
              </w:rPr>
            </w:pPr>
            <w:r w:rsidRPr="009527EA">
              <w:rPr>
                <w:rFonts w:asciiTheme="minorHAnsi" w:hAnsiTheme="minorHAnsi"/>
                <w:color w:val="auto"/>
                <w:sz w:val="22"/>
                <w:szCs w:val="22"/>
                <w:lang w:val="en-US" w:eastAsia="en-CA"/>
              </w:rPr>
              <w:t>Ariel.TerminationCode = TER or DEC</w:t>
            </w:r>
            <w:r w:rsidR="00222738" w:rsidRPr="009527EA">
              <w:rPr>
                <w:rFonts w:asciiTheme="minorHAnsi" w:hAnsiTheme="minorHAnsi"/>
                <w:color w:val="auto"/>
                <w:sz w:val="22"/>
                <w:szCs w:val="22"/>
                <w:lang w:val="en-US" w:eastAsia="en-CA"/>
              </w:rPr>
              <w:t xml:space="preserve"> or AMA</w:t>
            </w:r>
          </w:p>
          <w:p w14:paraId="183DAD6F" w14:textId="06154A00" w:rsidR="00811457" w:rsidRPr="009527EA" w:rsidRDefault="00811457" w:rsidP="00D271DE">
            <w:pPr>
              <w:pStyle w:val="ListParagraph"/>
              <w:ind w:left="1440"/>
              <w:rPr>
                <w:rFonts w:asciiTheme="minorHAnsi" w:hAnsiTheme="minorHAnsi"/>
                <w:color w:val="auto"/>
                <w:sz w:val="22"/>
                <w:szCs w:val="22"/>
                <w:lang w:val="en-US" w:eastAsia="en-CA"/>
              </w:rPr>
            </w:pPr>
            <w:r w:rsidRPr="009527EA">
              <w:rPr>
                <w:rFonts w:asciiTheme="minorHAnsi" w:hAnsiTheme="minorHAnsi"/>
                <w:color w:val="auto"/>
                <w:sz w:val="22"/>
                <w:szCs w:val="22"/>
                <w:lang w:val="en-US" w:eastAsia="en-CA"/>
              </w:rPr>
              <w:t xml:space="preserve">Or </w:t>
            </w:r>
          </w:p>
          <w:p w14:paraId="6B5EF272" w14:textId="1E776784" w:rsidR="00811457" w:rsidRPr="009527EA" w:rsidRDefault="00811457" w:rsidP="00811457">
            <w:pPr>
              <w:pStyle w:val="ListParagraph"/>
              <w:ind w:left="1440"/>
              <w:rPr>
                <w:rFonts w:asciiTheme="minorHAnsi" w:hAnsiTheme="minorHAnsi"/>
                <w:color w:val="auto"/>
                <w:sz w:val="22"/>
                <w:szCs w:val="22"/>
                <w:lang w:val="en-US" w:eastAsia="en-CA"/>
              </w:rPr>
            </w:pPr>
            <w:r w:rsidRPr="009527EA">
              <w:rPr>
                <w:rFonts w:asciiTheme="minorHAnsi" w:hAnsiTheme="minorHAnsi"/>
                <w:color w:val="auto"/>
                <w:sz w:val="22"/>
                <w:szCs w:val="22"/>
                <w:lang w:val="en-US" w:eastAsia="en-CA"/>
              </w:rPr>
              <w:t>{Ariel.TerminationCode = RET</w:t>
            </w:r>
          </w:p>
          <w:p w14:paraId="65CAF2CA" w14:textId="45CE4596" w:rsidR="00811457" w:rsidRDefault="00811457" w:rsidP="00811457">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 xml:space="preserve">And </w:t>
            </w:r>
            <w:r w:rsidR="00F67B88">
              <w:rPr>
                <w:rFonts w:asciiTheme="minorHAnsi" w:hAnsiTheme="minorHAnsi"/>
                <w:color w:val="auto"/>
                <w:sz w:val="22"/>
                <w:szCs w:val="22"/>
                <w:lang w:eastAsia="en-CA"/>
              </w:rPr>
              <w:t>Ariel.ServiceRecord</w:t>
            </w:r>
            <w:r w:rsidR="00921F7C">
              <w:rPr>
                <w:rFonts w:asciiTheme="minorHAnsi" w:hAnsiTheme="minorHAnsi"/>
                <w:color w:val="auto"/>
                <w:sz w:val="22"/>
                <w:szCs w:val="22"/>
                <w:lang w:eastAsia="en-CA"/>
              </w:rPr>
              <w:t xml:space="preserve"> of type=CTSRV</w:t>
            </w:r>
            <w:r w:rsidR="00F67B88">
              <w:rPr>
                <w:rFonts w:asciiTheme="minorHAnsi" w:hAnsiTheme="minorHAnsi"/>
                <w:color w:val="auto"/>
                <w:sz w:val="22"/>
                <w:szCs w:val="22"/>
                <w:lang w:eastAsia="en-CA"/>
              </w:rPr>
              <w:t xml:space="preserve"> exists for Year of Ariel.TargetDate = Year of File.EmploymentEndDate}</w:t>
            </w:r>
          </w:p>
          <w:p w14:paraId="3616F28E" w14:textId="77777777" w:rsidR="002D265A" w:rsidRPr="00421C9F" w:rsidRDefault="002D265A" w:rsidP="00D271DE">
            <w:pPr>
              <w:pStyle w:val="ListParagraph"/>
              <w:rPr>
                <w:rFonts w:asciiTheme="minorHAnsi" w:hAnsiTheme="minorHAnsi"/>
                <w:color w:val="auto"/>
                <w:sz w:val="22"/>
                <w:szCs w:val="22"/>
                <w:lang w:eastAsia="en-CA"/>
              </w:rPr>
            </w:pPr>
          </w:p>
          <w:p w14:paraId="423F2E09" w14:textId="3CE41577" w:rsidR="000E0BEF" w:rsidRPr="00D96A3D" w:rsidRDefault="000E0BEF" w:rsidP="000E0BEF">
            <w:pPr>
              <w:pStyle w:val="ListParagraph"/>
              <w:ind w:left="1080"/>
              <w:rPr>
                <w:rFonts w:asciiTheme="minorHAnsi" w:hAnsiTheme="minorHAnsi"/>
                <w:color w:val="auto"/>
                <w:sz w:val="22"/>
                <w:szCs w:val="22"/>
                <w:lang w:eastAsia="en-CA"/>
              </w:rPr>
            </w:pPr>
          </w:p>
          <w:p w14:paraId="0CD5F9F9" w14:textId="77777777" w:rsidR="000E0BEF" w:rsidRDefault="000E0BEF" w:rsidP="0041528F">
            <w:pPr>
              <w:pStyle w:val="ListParagraph"/>
              <w:numPr>
                <w:ilvl w:val="0"/>
                <w:numId w:val="17"/>
              </w:numPr>
              <w:rPr>
                <w:rFonts w:asciiTheme="minorHAnsi" w:hAnsiTheme="minorHAnsi"/>
                <w:color w:val="auto"/>
                <w:sz w:val="22"/>
                <w:szCs w:val="22"/>
                <w:lang w:eastAsia="en-CA"/>
              </w:rPr>
            </w:pPr>
            <w:r w:rsidRPr="00421C9F">
              <w:rPr>
                <w:rFonts w:asciiTheme="minorHAnsi" w:hAnsiTheme="minorHAnsi"/>
                <w:color w:val="auto"/>
                <w:sz w:val="22"/>
                <w:szCs w:val="22"/>
                <w:lang w:eastAsia="en-CA"/>
              </w:rPr>
              <w:t xml:space="preserve">Events Final Termination </w:t>
            </w:r>
            <w:r w:rsidR="00E149AF">
              <w:rPr>
                <w:rFonts w:asciiTheme="minorHAnsi" w:hAnsiTheme="minorHAnsi"/>
                <w:color w:val="auto"/>
                <w:sz w:val="22"/>
                <w:szCs w:val="22"/>
                <w:lang w:eastAsia="en-CA"/>
              </w:rPr>
              <w:t>(change in R14)</w:t>
            </w:r>
          </w:p>
          <w:p w14:paraId="23C151B1" w14:textId="77777777" w:rsidR="00811457" w:rsidRDefault="00811457" w:rsidP="00811457">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Ariel.TerminationDate &lt;&gt;</w:t>
            </w:r>
            <w:r w:rsidRPr="0030348D">
              <w:rPr>
                <w:rFonts w:asciiTheme="minorHAnsi" w:hAnsiTheme="minorHAnsi"/>
                <w:color w:val="auto"/>
                <w:sz w:val="22"/>
                <w:szCs w:val="22"/>
                <w:lang w:eastAsia="en-CA"/>
              </w:rPr>
              <w:t xml:space="preserve"> </w:t>
            </w:r>
            <w:r>
              <w:rPr>
                <w:rFonts w:asciiTheme="minorHAnsi" w:hAnsiTheme="minorHAnsi"/>
                <w:color w:val="auto"/>
                <w:sz w:val="22"/>
                <w:szCs w:val="22"/>
                <w:lang w:eastAsia="en-CA"/>
              </w:rPr>
              <w:t>Null</w:t>
            </w:r>
          </w:p>
          <w:p w14:paraId="59080554" w14:textId="77777777" w:rsidR="00811457" w:rsidRDefault="00811457" w:rsidP="00D271DE">
            <w:pPr>
              <w:pStyle w:val="ListParagraph"/>
              <w:ind w:left="1440"/>
              <w:rPr>
                <w:rFonts w:asciiTheme="minorHAnsi" w:hAnsiTheme="minorHAnsi"/>
                <w:color w:val="auto"/>
                <w:sz w:val="22"/>
                <w:szCs w:val="22"/>
                <w:lang w:eastAsia="en-CA"/>
              </w:rPr>
            </w:pPr>
          </w:p>
          <w:p w14:paraId="509F2C95" w14:textId="77777777" w:rsidR="000B2B2C" w:rsidRPr="0067079E" w:rsidRDefault="000B2B2C" w:rsidP="003E0CC9">
            <w:pPr>
              <w:pStyle w:val="ListParagraph"/>
              <w:ind w:left="1080"/>
              <w:rPr>
                <w:rFonts w:asciiTheme="minorHAnsi" w:hAnsiTheme="minorHAnsi"/>
                <w:color w:val="auto"/>
                <w:sz w:val="22"/>
                <w:szCs w:val="22"/>
                <w:lang w:eastAsia="en-CA"/>
              </w:rPr>
            </w:pPr>
          </w:p>
          <w:p w14:paraId="057E21E1" w14:textId="77777777" w:rsidR="005E7E43" w:rsidRDefault="005E7E43" w:rsidP="0041528F">
            <w:pPr>
              <w:pStyle w:val="ListParagraph"/>
              <w:numPr>
                <w:ilvl w:val="0"/>
                <w:numId w:val="17"/>
              </w:numPr>
              <w:rPr>
                <w:rFonts w:asciiTheme="minorHAnsi" w:hAnsiTheme="minorHAnsi"/>
                <w:color w:val="auto"/>
                <w:sz w:val="22"/>
                <w:szCs w:val="22"/>
                <w:lang w:eastAsia="en-CA"/>
              </w:rPr>
            </w:pPr>
            <w:r>
              <w:rPr>
                <w:rFonts w:asciiTheme="minorHAnsi" w:hAnsiTheme="minorHAnsi"/>
                <w:color w:val="auto"/>
                <w:sz w:val="22"/>
                <w:szCs w:val="22"/>
                <w:lang w:eastAsia="en-CA"/>
              </w:rPr>
              <w:t>Events Final Death</w:t>
            </w:r>
            <w:r w:rsidR="00883B31">
              <w:rPr>
                <w:rFonts w:asciiTheme="minorHAnsi" w:hAnsiTheme="minorHAnsi"/>
                <w:color w:val="auto"/>
                <w:sz w:val="22"/>
                <w:szCs w:val="22"/>
                <w:lang w:eastAsia="en-CA"/>
              </w:rPr>
              <w:t xml:space="preserve"> (change in R14)</w:t>
            </w:r>
          </w:p>
          <w:p w14:paraId="74FFE694" w14:textId="4D07F0D3" w:rsidR="00811457" w:rsidRPr="009527EA" w:rsidRDefault="00811457" w:rsidP="00811457">
            <w:pPr>
              <w:pStyle w:val="ListParagraph"/>
              <w:ind w:left="1440"/>
              <w:rPr>
                <w:rFonts w:asciiTheme="minorHAnsi" w:hAnsiTheme="minorHAnsi"/>
                <w:color w:val="auto"/>
                <w:sz w:val="22"/>
                <w:szCs w:val="22"/>
                <w:lang w:val="en-US" w:eastAsia="en-CA"/>
              </w:rPr>
            </w:pPr>
            <w:r w:rsidRPr="009527EA">
              <w:rPr>
                <w:rFonts w:asciiTheme="minorHAnsi" w:hAnsiTheme="minorHAnsi"/>
                <w:color w:val="auto"/>
                <w:sz w:val="22"/>
                <w:szCs w:val="22"/>
                <w:lang w:val="en-US" w:eastAsia="en-CA"/>
              </w:rPr>
              <w:t>Ariel.TerminationCode = TER or DEC</w:t>
            </w:r>
            <w:r w:rsidR="00222738" w:rsidRPr="009527EA">
              <w:rPr>
                <w:rFonts w:asciiTheme="minorHAnsi" w:hAnsiTheme="minorHAnsi"/>
                <w:color w:val="auto"/>
                <w:sz w:val="22"/>
                <w:szCs w:val="22"/>
                <w:lang w:val="en-US" w:eastAsia="en-CA"/>
              </w:rPr>
              <w:t xml:space="preserve"> or AMA</w:t>
            </w:r>
          </w:p>
          <w:p w14:paraId="3135C27C" w14:textId="77777777" w:rsidR="00F67B88" w:rsidRPr="009527EA" w:rsidRDefault="00F67B88" w:rsidP="00F67B88">
            <w:pPr>
              <w:pStyle w:val="ListParagraph"/>
              <w:ind w:left="1440"/>
              <w:rPr>
                <w:rFonts w:asciiTheme="minorHAnsi" w:hAnsiTheme="minorHAnsi"/>
                <w:color w:val="auto"/>
                <w:sz w:val="22"/>
                <w:szCs w:val="22"/>
                <w:lang w:val="en-US" w:eastAsia="en-CA"/>
              </w:rPr>
            </w:pPr>
            <w:r w:rsidRPr="009527EA">
              <w:rPr>
                <w:rFonts w:asciiTheme="minorHAnsi" w:hAnsiTheme="minorHAnsi"/>
                <w:color w:val="auto"/>
                <w:sz w:val="22"/>
                <w:szCs w:val="22"/>
                <w:lang w:val="en-US" w:eastAsia="en-CA"/>
              </w:rPr>
              <w:t xml:space="preserve">Or </w:t>
            </w:r>
          </w:p>
          <w:p w14:paraId="7672DCAB" w14:textId="77777777" w:rsidR="00F67B88" w:rsidRPr="009527EA" w:rsidRDefault="00F67B88" w:rsidP="00F67B88">
            <w:pPr>
              <w:pStyle w:val="ListParagraph"/>
              <w:ind w:left="1440"/>
              <w:rPr>
                <w:rFonts w:asciiTheme="minorHAnsi" w:hAnsiTheme="minorHAnsi"/>
                <w:color w:val="auto"/>
                <w:sz w:val="22"/>
                <w:szCs w:val="22"/>
                <w:lang w:val="en-US" w:eastAsia="en-CA"/>
              </w:rPr>
            </w:pPr>
            <w:r w:rsidRPr="009527EA">
              <w:rPr>
                <w:rFonts w:asciiTheme="minorHAnsi" w:hAnsiTheme="minorHAnsi"/>
                <w:color w:val="auto"/>
                <w:sz w:val="22"/>
                <w:szCs w:val="22"/>
                <w:lang w:val="en-US" w:eastAsia="en-CA"/>
              </w:rPr>
              <w:t>{Ariel.TerminationCode = RET</w:t>
            </w:r>
          </w:p>
          <w:p w14:paraId="67DD55E9" w14:textId="51AE7280" w:rsidR="00F67B88" w:rsidRDefault="00F67B88" w:rsidP="00F67B88">
            <w:pPr>
              <w:pStyle w:val="ListParagraph"/>
              <w:ind w:left="1440"/>
              <w:rPr>
                <w:rFonts w:asciiTheme="minorHAnsi" w:hAnsiTheme="minorHAnsi"/>
                <w:color w:val="auto"/>
                <w:sz w:val="22"/>
                <w:szCs w:val="22"/>
                <w:lang w:eastAsia="en-CA"/>
              </w:rPr>
            </w:pPr>
            <w:r>
              <w:rPr>
                <w:rFonts w:asciiTheme="minorHAnsi" w:hAnsiTheme="minorHAnsi"/>
                <w:color w:val="auto"/>
                <w:sz w:val="22"/>
                <w:szCs w:val="22"/>
                <w:lang w:eastAsia="en-CA"/>
              </w:rPr>
              <w:t xml:space="preserve">And Ariel.ServiceRecord </w:t>
            </w:r>
            <w:r w:rsidR="00921F7C">
              <w:rPr>
                <w:rFonts w:asciiTheme="minorHAnsi" w:hAnsiTheme="minorHAnsi"/>
                <w:color w:val="auto"/>
                <w:sz w:val="22"/>
                <w:szCs w:val="22"/>
                <w:lang w:eastAsia="en-CA"/>
              </w:rPr>
              <w:t xml:space="preserve">of type=CTSRV </w:t>
            </w:r>
            <w:r>
              <w:rPr>
                <w:rFonts w:asciiTheme="minorHAnsi" w:hAnsiTheme="minorHAnsi"/>
                <w:color w:val="auto"/>
                <w:sz w:val="22"/>
                <w:szCs w:val="22"/>
                <w:lang w:eastAsia="en-CA"/>
              </w:rPr>
              <w:t>exists for Year of Ariel.TargetDate = Year of File.EmploymentEndDate}</w:t>
            </w:r>
          </w:p>
          <w:p w14:paraId="07AC387E" w14:textId="77777777" w:rsidR="00811457" w:rsidRPr="00421C9F" w:rsidRDefault="00811457" w:rsidP="00D271DE">
            <w:pPr>
              <w:pStyle w:val="ListParagraph"/>
              <w:ind w:left="1440"/>
              <w:rPr>
                <w:rFonts w:asciiTheme="minorHAnsi" w:hAnsiTheme="minorHAnsi"/>
                <w:color w:val="auto"/>
                <w:sz w:val="22"/>
                <w:szCs w:val="22"/>
                <w:lang w:eastAsia="en-CA"/>
              </w:rPr>
            </w:pPr>
          </w:p>
          <w:p w14:paraId="411E2382" w14:textId="77777777" w:rsidR="004759F3" w:rsidRDefault="004759F3" w:rsidP="003E0CC9">
            <w:pPr>
              <w:pStyle w:val="ListParagraph"/>
              <w:ind w:left="7920"/>
              <w:rPr>
                <w:rFonts w:asciiTheme="minorHAnsi" w:hAnsiTheme="minorHAnsi"/>
                <w:color w:val="auto"/>
                <w:sz w:val="22"/>
                <w:szCs w:val="22"/>
                <w:lang w:eastAsia="en-CA"/>
              </w:rPr>
            </w:pPr>
          </w:p>
          <w:p w14:paraId="43D8E3B7" w14:textId="0A7AE6A3" w:rsidR="004759F3" w:rsidRDefault="004759F3" w:rsidP="0041528F">
            <w:pPr>
              <w:pStyle w:val="ListParagraph"/>
              <w:numPr>
                <w:ilvl w:val="0"/>
                <w:numId w:val="17"/>
              </w:numPr>
              <w:rPr>
                <w:rFonts w:asciiTheme="minorHAnsi" w:hAnsiTheme="minorHAnsi"/>
                <w:color w:val="auto"/>
                <w:sz w:val="22"/>
                <w:szCs w:val="22"/>
                <w:lang w:eastAsia="en-CA"/>
              </w:rPr>
            </w:pPr>
            <w:r>
              <w:rPr>
                <w:rFonts w:asciiTheme="minorHAnsi" w:hAnsiTheme="minorHAnsi"/>
                <w:color w:val="auto"/>
                <w:sz w:val="22"/>
                <w:szCs w:val="22"/>
                <w:lang w:eastAsia="en-CA"/>
              </w:rPr>
              <w:t>Retro Calculator (added in R14.2)</w:t>
            </w:r>
          </w:p>
          <w:p w14:paraId="437EC4A8" w14:textId="3A97951D" w:rsidR="00126CD4" w:rsidRDefault="005921A1" w:rsidP="0041528F">
            <w:pPr>
              <w:pStyle w:val="ListParagraph"/>
              <w:numPr>
                <w:ilvl w:val="1"/>
                <w:numId w:val="17"/>
              </w:numPr>
              <w:rPr>
                <w:rFonts w:asciiTheme="minorHAnsi" w:hAnsiTheme="minorHAnsi"/>
                <w:color w:val="auto"/>
                <w:sz w:val="22"/>
                <w:szCs w:val="22"/>
                <w:lang w:eastAsia="en-CA"/>
              </w:rPr>
            </w:pPr>
            <w:r w:rsidRPr="008556C7">
              <w:rPr>
                <w:rFonts w:asciiTheme="minorHAnsi" w:hAnsiTheme="minorHAnsi"/>
                <w:color w:val="auto"/>
                <w:sz w:val="22"/>
                <w:szCs w:val="22"/>
                <w:lang w:eastAsia="en-CA"/>
              </w:rPr>
              <w:t>MembershipStatus  = D (sub-status &lt;&gt; NCT) or T</w:t>
            </w:r>
          </w:p>
          <w:p w14:paraId="714B3373" w14:textId="44AEACFD" w:rsidR="00126CD4" w:rsidRDefault="00126CD4" w:rsidP="0041528F">
            <w:pPr>
              <w:pStyle w:val="ListParagraph"/>
              <w:numPr>
                <w:ilvl w:val="1"/>
                <w:numId w:val="17"/>
              </w:numPr>
              <w:rPr>
                <w:rFonts w:asciiTheme="minorHAnsi" w:hAnsiTheme="minorHAnsi"/>
                <w:color w:val="auto"/>
                <w:sz w:val="22"/>
                <w:szCs w:val="22"/>
                <w:lang w:eastAsia="en-CA"/>
              </w:rPr>
            </w:pPr>
            <w:r>
              <w:rPr>
                <w:rFonts w:asciiTheme="minorHAnsi" w:hAnsiTheme="minorHAnsi"/>
                <w:color w:val="auto"/>
                <w:sz w:val="22"/>
                <w:szCs w:val="22"/>
                <w:lang w:eastAsia="en-CA"/>
              </w:rPr>
              <w:t>Arie</w:t>
            </w:r>
            <w:r w:rsidR="005921A1">
              <w:rPr>
                <w:rFonts w:asciiTheme="minorHAnsi" w:hAnsiTheme="minorHAnsi"/>
                <w:color w:val="auto"/>
                <w:sz w:val="22"/>
                <w:szCs w:val="22"/>
                <w:lang w:eastAsia="en-CA"/>
              </w:rPr>
              <w:t>l</w:t>
            </w:r>
            <w:r>
              <w:rPr>
                <w:rFonts w:asciiTheme="minorHAnsi" w:hAnsiTheme="minorHAnsi"/>
                <w:color w:val="auto"/>
                <w:sz w:val="22"/>
                <w:szCs w:val="22"/>
                <w:lang w:eastAsia="en-CA"/>
              </w:rPr>
              <w:t xml:space="preserve">. </w:t>
            </w:r>
            <w:r w:rsidRPr="008556C7">
              <w:rPr>
                <w:rFonts w:asciiTheme="minorHAnsi" w:hAnsiTheme="minorHAnsi"/>
                <w:color w:val="auto"/>
                <w:sz w:val="22"/>
                <w:szCs w:val="22"/>
                <w:lang w:eastAsia="en-CA"/>
              </w:rPr>
              <w:t>MembershipStatus = A and Ariel.TerminationCode = DEC or TER</w:t>
            </w:r>
            <w:r w:rsidR="00222738">
              <w:rPr>
                <w:rFonts w:asciiTheme="minorHAnsi" w:hAnsiTheme="minorHAnsi"/>
                <w:color w:val="auto"/>
                <w:sz w:val="22"/>
                <w:szCs w:val="22"/>
                <w:lang w:eastAsia="en-CA"/>
              </w:rPr>
              <w:t xml:space="preserve"> or AMA</w:t>
            </w:r>
          </w:p>
          <w:p w14:paraId="77CB0DAF" w14:textId="77777777" w:rsidR="004759F3" w:rsidRDefault="004759F3" w:rsidP="003E0CC9">
            <w:pPr>
              <w:pStyle w:val="ListParagraph"/>
              <w:ind w:left="7920"/>
              <w:rPr>
                <w:rFonts w:asciiTheme="minorHAnsi" w:hAnsiTheme="minorHAnsi"/>
                <w:color w:val="auto"/>
                <w:sz w:val="22"/>
                <w:szCs w:val="22"/>
                <w:lang w:eastAsia="en-CA"/>
              </w:rPr>
            </w:pPr>
          </w:p>
          <w:p w14:paraId="45A0330E" w14:textId="0122BA8C" w:rsidR="00EC3C2F" w:rsidRPr="00302F69" w:rsidRDefault="00EC3C2F" w:rsidP="003E0CC9">
            <w:pPr>
              <w:pStyle w:val="ListParagraph"/>
              <w:ind w:left="7920"/>
              <w:rPr>
                <w:rFonts w:asciiTheme="minorHAnsi" w:hAnsiTheme="minorHAnsi"/>
                <w:color w:val="auto"/>
                <w:sz w:val="22"/>
                <w:szCs w:val="22"/>
                <w:lang w:eastAsia="en-CA"/>
              </w:rPr>
            </w:pPr>
          </w:p>
        </w:tc>
      </w:tr>
      <w:tr w:rsidR="00222738" w:rsidRPr="00A61AB1" w14:paraId="20AC91EF"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EF5C24E" w14:textId="33C3EB85" w:rsidR="00222738" w:rsidRDefault="00222738"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Amalgamation updates required</w:t>
            </w:r>
          </w:p>
        </w:tc>
        <w:tc>
          <w:tcPr>
            <w:tcW w:w="8448" w:type="dxa"/>
            <w:tcBorders>
              <w:top w:val="single" w:sz="4" w:space="0" w:color="auto"/>
              <w:left w:val="single" w:sz="4" w:space="0" w:color="auto"/>
              <w:bottom w:val="single" w:sz="4" w:space="0" w:color="auto"/>
              <w:right w:val="single" w:sz="4" w:space="0" w:color="auto"/>
            </w:tcBorders>
            <w:vAlign w:val="center"/>
          </w:tcPr>
          <w:p w14:paraId="252BE994" w14:textId="36D34E95" w:rsidR="00222738" w:rsidRDefault="00222738" w:rsidP="006B74AE">
            <w:pPr>
              <w:spacing w:before="60" w:after="60"/>
              <w:ind w:left="0"/>
              <w:rPr>
                <w:rFonts w:asciiTheme="minorHAnsi" w:hAnsiTheme="minorHAnsi"/>
                <w:sz w:val="22"/>
                <w:szCs w:val="22"/>
                <w:lang w:eastAsia="en-CA"/>
              </w:rPr>
            </w:pPr>
            <w:r w:rsidRPr="00222738">
              <w:rPr>
                <w:rFonts w:asciiTheme="minorHAnsi" w:hAnsiTheme="minorHAnsi"/>
                <w:sz w:val="22"/>
                <w:szCs w:val="22"/>
                <w:lang w:eastAsia="en-CA"/>
              </w:rPr>
              <w:t xml:space="preserve">This validation should be modified to prevent the </w:t>
            </w:r>
            <w:r>
              <w:rPr>
                <w:rFonts w:asciiTheme="minorHAnsi" w:hAnsiTheme="minorHAnsi"/>
                <w:sz w:val="22"/>
                <w:szCs w:val="22"/>
                <w:lang w:eastAsia="en-CA"/>
              </w:rPr>
              <w:t>EmployerFrom</w:t>
            </w:r>
            <w:r w:rsidRPr="00222738">
              <w:rPr>
                <w:rFonts w:asciiTheme="minorHAnsi" w:hAnsiTheme="minorHAnsi"/>
                <w:sz w:val="22"/>
                <w:szCs w:val="22"/>
                <w:lang w:eastAsia="en-CA"/>
              </w:rPr>
              <w:t xml:space="preserve"> to submit data after the date of amalgamation if the termination code of the employment is "Amalgamation". This would be applicable regardless of the type of data being reported.</w:t>
            </w:r>
          </w:p>
        </w:tc>
      </w:tr>
      <w:tr w:rsidR="000E0BEF" w:rsidRPr="00A61AB1" w14:paraId="162B7DEF"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491CF6D" w14:textId="3D023648"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8CF5CE5" w14:textId="77777777" w:rsidR="000E0BEF" w:rsidRPr="0085712F" w:rsidRDefault="000E0BEF" w:rsidP="000E0BEF">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0E0BEF" w:rsidRPr="00A61AB1" w14:paraId="5DC07AD4"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D8AEAE8"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56278C8" w14:textId="4F6FBD81" w:rsidR="000E0BEF" w:rsidRPr="00B464B9" w:rsidRDefault="000E0BEF" w:rsidP="000E0BEF">
            <w:pPr>
              <w:spacing w:before="60" w:after="60"/>
              <w:ind w:left="0"/>
              <w:rPr>
                <w:rFonts w:asciiTheme="minorHAnsi" w:hAnsiTheme="minorHAnsi"/>
                <w:sz w:val="22"/>
                <w:szCs w:val="22"/>
              </w:rPr>
            </w:pPr>
            <w:r w:rsidRPr="0085712F">
              <w:rPr>
                <w:rFonts w:asciiTheme="minorHAnsi" w:hAnsiTheme="minorHAnsi"/>
                <w:sz w:val="22"/>
                <w:szCs w:val="22"/>
                <w:lang w:eastAsia="en-CA"/>
              </w:rPr>
              <w:t>This member is not eligible for this type of data collection/revision.</w:t>
            </w:r>
          </w:p>
        </w:tc>
      </w:tr>
      <w:tr w:rsidR="000E0BEF" w:rsidRPr="00A61AB1" w14:paraId="34E81007"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C34FFB1"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841F99F"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6123E2C" w14:textId="0CC5DA1A" w:rsidR="000E0BEF" w:rsidRPr="00B464B9" w:rsidRDefault="000E0BEF" w:rsidP="00502E04">
            <w:pPr>
              <w:spacing w:before="60" w:after="60"/>
              <w:ind w:left="0"/>
              <w:rPr>
                <w:rFonts w:asciiTheme="minorHAnsi" w:hAnsiTheme="minorHAnsi"/>
                <w:sz w:val="22"/>
                <w:szCs w:val="22"/>
              </w:rPr>
            </w:pPr>
            <w:r w:rsidRPr="0085712F">
              <w:rPr>
                <w:rFonts w:asciiTheme="minorHAnsi" w:hAnsiTheme="minorHAnsi"/>
                <w:sz w:val="22"/>
                <w:szCs w:val="22"/>
                <w:lang w:eastAsia="en-CA"/>
              </w:rPr>
              <w:t>This member is not eligible for this type of data collection/revision.</w:t>
            </w:r>
          </w:p>
        </w:tc>
      </w:tr>
      <w:tr w:rsidR="000E0BEF" w:rsidRPr="0085712F" w14:paraId="4510EFFF"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5BBA1B4" w14:textId="77777777" w:rsidR="000E0BEF" w:rsidRPr="0085712F" w:rsidRDefault="000E0BEF" w:rsidP="000E0BE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A3742F8" w14:textId="77777777" w:rsidR="000E0BEF" w:rsidRPr="0085712F" w:rsidRDefault="000E0BEF" w:rsidP="000E0BEF">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0E0BEF" w:rsidRPr="0085712F" w14:paraId="106FA38F"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D3E38D"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1CCD70DE" w14:textId="77777777" w:rsidR="000E0BEF" w:rsidRDefault="000E0BEF" w:rsidP="000E0BEF">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0E0BEF" w:rsidRPr="0085712F" w14:paraId="2CE567DC"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E24D30"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5B7F2AA" w14:textId="77777777" w:rsidR="00D039AF" w:rsidRDefault="00D039AF" w:rsidP="00D039AF">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If member is concurrent the rejection of the data update only applies to the employer reporting the change</w:t>
            </w:r>
            <w:r w:rsidR="00625EC6">
              <w:rPr>
                <w:rFonts w:asciiTheme="minorHAnsi" w:hAnsiTheme="minorHAnsi"/>
                <w:sz w:val="22"/>
                <w:szCs w:val="22"/>
                <w:lang w:eastAsia="en-CA"/>
              </w:rPr>
              <w:t xml:space="preserve"> (negative test case)</w:t>
            </w:r>
            <w:r>
              <w:rPr>
                <w:rFonts w:asciiTheme="minorHAnsi" w:hAnsiTheme="minorHAnsi"/>
                <w:sz w:val="22"/>
                <w:szCs w:val="22"/>
                <w:lang w:eastAsia="en-CA"/>
              </w:rPr>
              <w:t>.</w:t>
            </w:r>
          </w:p>
        </w:tc>
      </w:tr>
      <w:tr w:rsidR="000E0BEF" w:rsidRPr="0085712F" w14:paraId="40D6DE74" w14:textId="77777777" w:rsidTr="000E0BE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CE1F63" w14:textId="77777777" w:rsidR="000E0BEF" w:rsidRDefault="000E0BEF" w:rsidP="000E0BE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9970935" w14:textId="77777777" w:rsidR="000E0BEF" w:rsidRPr="0085712F" w:rsidRDefault="000E0BEF" w:rsidP="000E0BE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37A8850" w14:textId="77777777" w:rsidR="00222738" w:rsidRDefault="00222738" w:rsidP="004759F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JFT 20180131:</w:t>
            </w:r>
          </w:p>
          <w:p w14:paraId="66EFE766" w14:textId="6B54F09C" w:rsidR="00222738" w:rsidRPr="00014D3B" w:rsidRDefault="00222738" w:rsidP="0041528F">
            <w:pPr>
              <w:pStyle w:val="ListParagraph"/>
              <w:numPr>
                <w:ilvl w:val="0"/>
                <w:numId w:val="3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Changes for amalgamation to be implemented in a future release.</w:t>
            </w:r>
          </w:p>
          <w:p w14:paraId="6ECC4B43" w14:textId="77777777" w:rsidR="00222738" w:rsidRDefault="00222738" w:rsidP="004759F3">
            <w:pPr>
              <w:spacing w:before="60" w:after="60" w:line="240" w:lineRule="auto"/>
              <w:ind w:left="0"/>
              <w:rPr>
                <w:rFonts w:asciiTheme="minorHAnsi" w:hAnsiTheme="minorHAnsi"/>
                <w:sz w:val="22"/>
                <w:szCs w:val="22"/>
                <w:lang w:eastAsia="en-CA"/>
              </w:rPr>
            </w:pPr>
          </w:p>
          <w:p w14:paraId="2E2D4154" w14:textId="77777777" w:rsidR="004759F3" w:rsidRDefault="004759F3" w:rsidP="004759F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20171115:</w:t>
            </w:r>
          </w:p>
          <w:p w14:paraId="19300976" w14:textId="77777777" w:rsidR="004759F3" w:rsidRPr="00014D3B" w:rsidRDefault="004759F3" w:rsidP="0041528F">
            <w:pPr>
              <w:pStyle w:val="ListParagraph"/>
              <w:numPr>
                <w:ilvl w:val="0"/>
                <w:numId w:val="3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Added validation logic applicable to Retro Calculator.</w:t>
            </w:r>
          </w:p>
          <w:p w14:paraId="36713CC0" w14:textId="77777777" w:rsidR="004759F3" w:rsidRDefault="004759F3">
            <w:pPr>
              <w:pStyle w:val="ListParagraph"/>
              <w:spacing w:before="60" w:after="60" w:line="240" w:lineRule="auto"/>
              <w:ind w:left="0"/>
              <w:rPr>
                <w:rFonts w:asciiTheme="minorHAnsi" w:hAnsiTheme="minorHAnsi"/>
                <w:sz w:val="22"/>
                <w:szCs w:val="22"/>
                <w:lang w:eastAsia="en-CA"/>
              </w:rPr>
            </w:pPr>
          </w:p>
          <w:p w14:paraId="31345556" w14:textId="77777777" w:rsidR="004759F3" w:rsidRDefault="004759F3">
            <w:pPr>
              <w:pStyle w:val="ListParagraph"/>
              <w:spacing w:before="60" w:after="60" w:line="240" w:lineRule="auto"/>
              <w:ind w:left="0"/>
              <w:rPr>
                <w:rFonts w:asciiTheme="minorHAnsi" w:hAnsiTheme="minorHAnsi"/>
                <w:sz w:val="22"/>
                <w:szCs w:val="22"/>
                <w:lang w:eastAsia="en-CA"/>
              </w:rPr>
            </w:pPr>
          </w:p>
          <w:p w14:paraId="11777497" w14:textId="77777777" w:rsidR="00921F7C" w:rsidRDefault="00921F7C">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20171012:</w:t>
            </w:r>
          </w:p>
          <w:p w14:paraId="2B9B269C" w14:textId="34D65C60" w:rsidR="00921F7C" w:rsidRDefault="00921F7C"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Added precision in Validation logic for section Events when checking for </w:t>
            </w:r>
            <w:r>
              <w:rPr>
                <w:rFonts w:asciiTheme="minorHAnsi" w:hAnsiTheme="minorHAnsi"/>
                <w:color w:val="auto"/>
                <w:sz w:val="22"/>
                <w:szCs w:val="22"/>
                <w:lang w:eastAsia="en-CA"/>
              </w:rPr>
              <w:t>Ariel.ServiceRecord we should be looking specifically for service type=CTSRV.</w:t>
            </w:r>
          </w:p>
          <w:p w14:paraId="2EC08AD7" w14:textId="77777777" w:rsidR="00921F7C" w:rsidRDefault="00921F7C">
            <w:pPr>
              <w:pStyle w:val="ListParagraph"/>
              <w:spacing w:before="60" w:after="60" w:line="240" w:lineRule="auto"/>
              <w:ind w:left="0"/>
              <w:rPr>
                <w:rFonts w:asciiTheme="minorHAnsi" w:hAnsiTheme="minorHAnsi"/>
                <w:sz w:val="22"/>
                <w:szCs w:val="22"/>
                <w:lang w:eastAsia="en-CA"/>
              </w:rPr>
            </w:pPr>
          </w:p>
          <w:p w14:paraId="77124BFC" w14:textId="77777777" w:rsidR="00690C33" w:rsidRDefault="00690C33">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20170609:</w:t>
            </w:r>
          </w:p>
          <w:p w14:paraId="4785335C" w14:textId="77777777" w:rsidR="00EC3DE5" w:rsidRDefault="00690C33"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Validation Logic has been updated with client during workshop of June 9</w:t>
            </w:r>
            <w:r w:rsidRPr="00D271DE">
              <w:rPr>
                <w:rFonts w:asciiTheme="minorHAnsi" w:hAnsiTheme="minorHAnsi"/>
                <w:sz w:val="22"/>
                <w:szCs w:val="22"/>
                <w:vertAlign w:val="superscript"/>
                <w:lang w:eastAsia="en-CA"/>
              </w:rPr>
              <w:t>th</w:t>
            </w:r>
            <w:r w:rsidR="00EC3DE5">
              <w:rPr>
                <w:rFonts w:asciiTheme="minorHAnsi" w:hAnsiTheme="minorHAnsi"/>
                <w:sz w:val="22"/>
                <w:szCs w:val="22"/>
                <w:lang w:eastAsia="en-CA"/>
              </w:rPr>
              <w:t>.</w:t>
            </w:r>
          </w:p>
          <w:p w14:paraId="0D1A8EBC" w14:textId="596F474D" w:rsidR="00A476DC" w:rsidRDefault="00EC3DE5"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Same development that is required for B7, B195 and B196 will be required when processing B5 within Final Data collect. </w:t>
            </w:r>
          </w:p>
          <w:p w14:paraId="7A5744B0" w14:textId="77777777" w:rsidR="00A476DC" w:rsidRDefault="00A476DC" w:rsidP="00B84302">
            <w:pPr>
              <w:pStyle w:val="ListParagraph"/>
              <w:spacing w:before="60" w:after="60" w:line="240" w:lineRule="auto"/>
              <w:ind w:left="0"/>
              <w:rPr>
                <w:rFonts w:asciiTheme="minorHAnsi" w:hAnsiTheme="minorHAnsi"/>
                <w:sz w:val="22"/>
                <w:szCs w:val="22"/>
                <w:lang w:eastAsia="en-CA"/>
              </w:rPr>
            </w:pPr>
          </w:p>
          <w:p w14:paraId="6370B0A3" w14:textId="77777777" w:rsidR="001176B6" w:rsidRDefault="001176B6" w:rsidP="00B84302">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20170509:</w:t>
            </w:r>
          </w:p>
          <w:p w14:paraId="17934E7B" w14:textId="7D5B25DA" w:rsidR="001176B6" w:rsidRDefault="001176B6"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Retro – Final Data: we want to allow pensioners or future dated retirements to go through</w:t>
            </w:r>
          </w:p>
          <w:p w14:paraId="5EE870C3" w14:textId="17D25541" w:rsidR="00F2120C" w:rsidRDefault="00417063"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MS to determine how to track that Final Data – Events was received (either Adhoc String or presence of contributions transactions if we are posting 0 transactions)</w:t>
            </w:r>
          </w:p>
          <w:p w14:paraId="3E884568" w14:textId="296674C7" w:rsidR="00417063" w:rsidRPr="00D271DE" w:rsidRDefault="00417063" w:rsidP="0041528F">
            <w:pPr>
              <w:pStyle w:val="ListParagraph"/>
              <w:numPr>
                <w:ilvl w:val="0"/>
                <w:numId w:val="9"/>
              </w:numPr>
              <w:spacing w:before="60" w:after="60" w:line="240" w:lineRule="auto"/>
              <w:rPr>
                <w:rFonts w:asciiTheme="minorHAnsi" w:hAnsiTheme="minorHAnsi"/>
                <w:sz w:val="22"/>
                <w:szCs w:val="22"/>
                <w:lang w:eastAsia="en-CA"/>
              </w:rPr>
            </w:pPr>
            <w:r w:rsidRPr="00D271DE">
              <w:rPr>
                <w:rFonts w:asciiTheme="minorHAnsi" w:hAnsiTheme="minorHAnsi"/>
                <w:sz w:val="22"/>
                <w:szCs w:val="22"/>
                <w:lang w:eastAsia="en-CA"/>
              </w:rPr>
              <w:t>Members should be rejected in all sections above (except for Retro) if Final Data was received for employer submitting.</w:t>
            </w:r>
          </w:p>
          <w:p w14:paraId="5A9AB5E8" w14:textId="32EAFF9A" w:rsidR="00417063" w:rsidRDefault="00417063"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MS to update the validation logic and re-discuss with Alias prior to sending him final specs.</w:t>
            </w:r>
          </w:p>
          <w:p w14:paraId="7535448A" w14:textId="77777777" w:rsidR="001176B6" w:rsidRDefault="001176B6" w:rsidP="00B84302">
            <w:pPr>
              <w:pStyle w:val="ListParagraph"/>
              <w:spacing w:before="60" w:after="60" w:line="240" w:lineRule="auto"/>
              <w:ind w:left="0"/>
              <w:rPr>
                <w:rFonts w:asciiTheme="minorHAnsi" w:hAnsiTheme="minorHAnsi"/>
                <w:sz w:val="22"/>
                <w:szCs w:val="22"/>
                <w:lang w:eastAsia="en-CA"/>
              </w:rPr>
            </w:pPr>
          </w:p>
          <w:p w14:paraId="173504B7" w14:textId="49120BB9" w:rsidR="002F22D9" w:rsidRDefault="002F22D9" w:rsidP="00B84302">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20170501:</w:t>
            </w:r>
          </w:p>
          <w:p w14:paraId="6802A8C9" w14:textId="52A4AD74" w:rsidR="002F22D9" w:rsidRDefault="000B7AD6"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We need additional </w:t>
            </w:r>
            <w:r w:rsidR="00E018E8">
              <w:rPr>
                <w:rFonts w:asciiTheme="minorHAnsi" w:hAnsiTheme="minorHAnsi"/>
                <w:sz w:val="22"/>
                <w:szCs w:val="22"/>
                <w:lang w:eastAsia="en-CA"/>
              </w:rPr>
              <w:t>validations at the member level to detect that no Core Data was received (when processing CL or NCL) and no Events file was received (when processing CL, NCL and Retro)</w:t>
            </w:r>
          </w:p>
          <w:p w14:paraId="545896D7" w14:textId="77777777" w:rsidR="002F22D9" w:rsidRDefault="002F22D9" w:rsidP="00B84302">
            <w:pPr>
              <w:pStyle w:val="ListParagraph"/>
              <w:spacing w:before="60" w:after="60" w:line="240" w:lineRule="auto"/>
              <w:ind w:left="0"/>
              <w:rPr>
                <w:rFonts w:asciiTheme="minorHAnsi" w:hAnsiTheme="minorHAnsi"/>
                <w:sz w:val="22"/>
                <w:szCs w:val="22"/>
                <w:lang w:eastAsia="en-CA"/>
              </w:rPr>
            </w:pPr>
          </w:p>
          <w:p w14:paraId="6B860C70" w14:textId="77777777" w:rsidR="000F3AC2" w:rsidRDefault="000F3AC2" w:rsidP="00B84302">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20170425:</w:t>
            </w:r>
          </w:p>
          <w:p w14:paraId="32FDC7ED" w14:textId="47FEC253" w:rsidR="000F3AC2" w:rsidRDefault="000F3AC2"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When processing a Final Data collect if an NCL or CL file (or manual entry) is provided without an Events entry will the data flow through? To be confirmed. </w:t>
            </w:r>
          </w:p>
          <w:p w14:paraId="1371D634" w14:textId="11333986" w:rsidR="000F3AC2" w:rsidRDefault="000F3AC2"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HOOPP to review #3, #4 and #7 with Clare and confirm if we are covered.</w:t>
            </w:r>
          </w:p>
          <w:p w14:paraId="109804D3" w14:textId="77777777" w:rsidR="000F3AC2" w:rsidRDefault="000F3AC2" w:rsidP="00B84302">
            <w:pPr>
              <w:pStyle w:val="ListParagraph"/>
              <w:spacing w:before="60" w:after="60" w:line="240" w:lineRule="auto"/>
              <w:ind w:left="0"/>
              <w:rPr>
                <w:rFonts w:asciiTheme="minorHAnsi" w:hAnsiTheme="minorHAnsi"/>
                <w:sz w:val="22"/>
                <w:szCs w:val="22"/>
                <w:lang w:eastAsia="en-CA"/>
              </w:rPr>
            </w:pPr>
          </w:p>
          <w:p w14:paraId="724913FD" w14:textId="77777777" w:rsidR="00B84302" w:rsidRDefault="00B84302" w:rsidP="00B84302">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AD 20170421:</w:t>
            </w:r>
          </w:p>
          <w:p w14:paraId="7890B3AA" w14:textId="753278BB" w:rsidR="00B84302" w:rsidRDefault="00B84302"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Additional changes made</w:t>
            </w:r>
            <w:r w:rsidR="000F3AC2">
              <w:rPr>
                <w:rFonts w:asciiTheme="minorHAnsi" w:hAnsiTheme="minorHAnsi"/>
                <w:sz w:val="22"/>
                <w:szCs w:val="22"/>
                <w:lang w:eastAsia="en-CA"/>
              </w:rPr>
              <w:t xml:space="preserve"> </w:t>
            </w:r>
            <w:r>
              <w:rPr>
                <w:rFonts w:asciiTheme="minorHAnsi" w:hAnsiTheme="minorHAnsi"/>
                <w:sz w:val="22"/>
                <w:szCs w:val="22"/>
                <w:lang w:eastAsia="en-CA"/>
              </w:rPr>
              <w:t xml:space="preserve">to update missing logic.  Needs to be reviewed with MS before this can be signed off.  </w:t>
            </w:r>
          </w:p>
          <w:p w14:paraId="62496A2E" w14:textId="77777777" w:rsidR="00B84302" w:rsidRDefault="00B84302" w:rsidP="00EE7FE0">
            <w:pPr>
              <w:pStyle w:val="ListParagraph"/>
              <w:spacing w:before="60" w:after="60" w:line="240" w:lineRule="auto"/>
              <w:ind w:left="0"/>
              <w:rPr>
                <w:rFonts w:asciiTheme="minorHAnsi" w:hAnsiTheme="minorHAnsi"/>
                <w:sz w:val="22"/>
                <w:szCs w:val="22"/>
                <w:lang w:eastAsia="en-CA"/>
              </w:rPr>
            </w:pPr>
          </w:p>
          <w:p w14:paraId="357B566E" w14:textId="77777777" w:rsidR="00FB6E06" w:rsidRDefault="00FB6E06" w:rsidP="00EE7FE0">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20170420:</w:t>
            </w:r>
          </w:p>
          <w:p w14:paraId="57AF8D21" w14:textId="77777777" w:rsidR="00FB6E06" w:rsidRDefault="00FB6E06"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There is a simpler way of handling the detection of the death and that is by looking at the Date of Death in the Member record. Upon the first reception of DECFIN we code the Date of Death in the Member record so we are sure to know the death has occurred at the member record without having to check the termination code at all employers attached to membership.</w:t>
            </w:r>
          </w:p>
          <w:p w14:paraId="04C61CA9" w14:textId="77777777" w:rsidR="00BD63C8" w:rsidRDefault="00BD63C8"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This should apply to numbers 12, 13 and 14.</w:t>
            </w:r>
          </w:p>
          <w:p w14:paraId="3F462190" w14:textId="77777777" w:rsidR="00BD63C8" w:rsidRDefault="00BD63C8"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HOOPP to review updates, the validation should now be ready for WS #5 sign-off. </w:t>
            </w:r>
          </w:p>
          <w:p w14:paraId="00826490" w14:textId="77777777" w:rsidR="00FB6E06" w:rsidRDefault="00FB6E06" w:rsidP="00EE7FE0">
            <w:pPr>
              <w:pStyle w:val="ListParagraph"/>
              <w:spacing w:before="60" w:after="60" w:line="240" w:lineRule="auto"/>
              <w:ind w:left="0"/>
              <w:rPr>
                <w:rFonts w:asciiTheme="minorHAnsi" w:hAnsiTheme="minorHAnsi"/>
                <w:sz w:val="22"/>
                <w:szCs w:val="22"/>
                <w:lang w:eastAsia="en-CA"/>
              </w:rPr>
            </w:pPr>
          </w:p>
          <w:p w14:paraId="25589439" w14:textId="77777777" w:rsidR="00E3236F" w:rsidRDefault="00E3236F" w:rsidP="00EE7FE0">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20170419:</w:t>
            </w:r>
          </w:p>
          <w:p w14:paraId="523B131E" w14:textId="77777777" w:rsidR="00E3236F" w:rsidRDefault="00E3236F"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Carina to check with JF if we can access in the configuration the termination code DEC at any of the concurrent employers attached to membership.</w:t>
            </w:r>
          </w:p>
          <w:p w14:paraId="3F594505" w14:textId="77777777" w:rsidR="00E3236F" w:rsidRDefault="00E3236F"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Impact </w:t>
            </w:r>
            <w:r w:rsidR="009124F7">
              <w:rPr>
                <w:rFonts w:asciiTheme="minorHAnsi" w:hAnsiTheme="minorHAnsi"/>
                <w:sz w:val="22"/>
                <w:szCs w:val="22"/>
                <w:lang w:eastAsia="en-CA"/>
              </w:rPr>
              <w:t>on items 12</w:t>
            </w:r>
            <w:r>
              <w:rPr>
                <w:rFonts w:asciiTheme="minorHAnsi" w:hAnsiTheme="minorHAnsi"/>
                <w:sz w:val="22"/>
                <w:szCs w:val="22"/>
                <w:lang w:eastAsia="en-CA"/>
              </w:rPr>
              <w:t>, 13 and 14.</w:t>
            </w:r>
          </w:p>
          <w:p w14:paraId="5EB9AE2D" w14:textId="77777777" w:rsidR="00E3236F" w:rsidRDefault="00E3236F" w:rsidP="00EE7FE0">
            <w:pPr>
              <w:pStyle w:val="ListParagraph"/>
              <w:spacing w:before="60" w:after="60" w:line="240" w:lineRule="auto"/>
              <w:ind w:left="0"/>
              <w:rPr>
                <w:rFonts w:asciiTheme="minorHAnsi" w:hAnsiTheme="minorHAnsi"/>
                <w:sz w:val="22"/>
                <w:szCs w:val="22"/>
                <w:lang w:eastAsia="en-CA"/>
              </w:rPr>
            </w:pPr>
          </w:p>
          <w:p w14:paraId="145BDAA1" w14:textId="77777777" w:rsidR="00EE7FE0" w:rsidRDefault="00EE7FE0" w:rsidP="00EE7FE0">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AD 20170418:</w:t>
            </w:r>
          </w:p>
          <w:p w14:paraId="22DF03A5" w14:textId="77777777" w:rsidR="00EE7FE0" w:rsidRDefault="00EE7FE0"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All changes need to be reviewed with MS.  This will require workshop time.</w:t>
            </w:r>
          </w:p>
          <w:p w14:paraId="609B8A69" w14:textId="77777777" w:rsidR="00EE7FE0" w:rsidRDefault="00EE7FE0"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Updated logic to reject data changes for deferred mbrs. </w:t>
            </w:r>
          </w:p>
          <w:p w14:paraId="4A19C432" w14:textId="77777777" w:rsidR="00EE7FE0" w:rsidRDefault="00EE7FE0"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Added #14 enrolment logic.  </w:t>
            </w:r>
          </w:p>
          <w:p w14:paraId="59889B23" w14:textId="77777777" w:rsidR="00EE7FE0" w:rsidRDefault="00EE7FE0" w:rsidP="000E0BEF">
            <w:pPr>
              <w:pStyle w:val="ListParagraph"/>
              <w:spacing w:before="60" w:after="60" w:line="240" w:lineRule="auto"/>
              <w:ind w:left="0"/>
              <w:rPr>
                <w:rFonts w:asciiTheme="minorHAnsi" w:hAnsiTheme="minorHAnsi"/>
                <w:sz w:val="22"/>
                <w:szCs w:val="22"/>
                <w:lang w:eastAsia="en-CA"/>
              </w:rPr>
            </w:pPr>
          </w:p>
          <w:p w14:paraId="68B479E9" w14:textId="77777777" w:rsidR="00DB7090" w:rsidRDefault="00DB7090" w:rsidP="000E0BEF">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20170412:</w:t>
            </w:r>
          </w:p>
          <w:p w14:paraId="6EB5C492" w14:textId="77777777" w:rsidR="00DB7090" w:rsidRDefault="00DB7090"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 validation logic to reject the rehire of a deceased member on the enrolment file.</w:t>
            </w:r>
          </w:p>
          <w:p w14:paraId="4E430894" w14:textId="77777777" w:rsidR="00DB7090" w:rsidRDefault="00DB7090" w:rsidP="000E0BEF">
            <w:pPr>
              <w:pStyle w:val="ListParagraph"/>
              <w:spacing w:before="60" w:after="60" w:line="240" w:lineRule="auto"/>
              <w:ind w:left="0"/>
              <w:rPr>
                <w:rFonts w:asciiTheme="minorHAnsi" w:hAnsiTheme="minorHAnsi"/>
                <w:sz w:val="22"/>
                <w:szCs w:val="22"/>
                <w:lang w:eastAsia="en-CA"/>
              </w:rPr>
            </w:pPr>
          </w:p>
          <w:p w14:paraId="7CACF333" w14:textId="77777777" w:rsidR="00625EC6" w:rsidRDefault="00625EC6" w:rsidP="000E0BEF">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20170410:</w:t>
            </w:r>
          </w:p>
          <w:p w14:paraId="11FAD8C7" w14:textId="77777777" w:rsidR="00625EC6" w:rsidRDefault="00625EC6"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Validation Logic updated for Member Basic Info, Leaves (non-MDC)</w:t>
            </w:r>
            <w:r w:rsidR="009A0ED0">
              <w:rPr>
                <w:rFonts w:asciiTheme="minorHAnsi" w:hAnsiTheme="minorHAnsi"/>
                <w:sz w:val="22"/>
                <w:szCs w:val="22"/>
                <w:lang w:eastAsia="en-CA"/>
              </w:rPr>
              <w:t>, Retro, Previous Year Adjustment and Contrib Leaves (</w:t>
            </w:r>
            <w:r w:rsidR="00E21518">
              <w:rPr>
                <w:rFonts w:asciiTheme="minorHAnsi" w:hAnsiTheme="minorHAnsi"/>
                <w:sz w:val="22"/>
                <w:szCs w:val="22"/>
                <w:lang w:eastAsia="en-CA"/>
              </w:rPr>
              <w:t>R</w:t>
            </w:r>
            <w:r w:rsidR="009A0ED0">
              <w:rPr>
                <w:rFonts w:asciiTheme="minorHAnsi" w:hAnsiTheme="minorHAnsi"/>
                <w:sz w:val="22"/>
                <w:szCs w:val="22"/>
                <w:lang w:eastAsia="en-CA"/>
              </w:rPr>
              <w:t>emittance).</w:t>
            </w:r>
          </w:p>
          <w:p w14:paraId="5F5AF779" w14:textId="77777777" w:rsidR="000B2B2C" w:rsidRDefault="000B2B2C"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Alias to confirm if the deferred members should not be rejected when processing the Retro </w:t>
            </w:r>
            <w:r w:rsidR="009A0ED0">
              <w:rPr>
                <w:rFonts w:asciiTheme="minorHAnsi" w:hAnsiTheme="minorHAnsi"/>
                <w:sz w:val="22"/>
                <w:szCs w:val="22"/>
                <w:lang w:eastAsia="en-CA"/>
              </w:rPr>
              <w:t xml:space="preserve">and Previous Year Adjustment </w:t>
            </w:r>
            <w:r>
              <w:rPr>
                <w:rFonts w:asciiTheme="minorHAnsi" w:hAnsiTheme="minorHAnsi"/>
                <w:sz w:val="22"/>
                <w:szCs w:val="22"/>
                <w:lang w:eastAsia="en-CA"/>
              </w:rPr>
              <w:t>file</w:t>
            </w:r>
            <w:r w:rsidR="009A0ED0">
              <w:rPr>
                <w:rFonts w:asciiTheme="minorHAnsi" w:hAnsiTheme="minorHAnsi"/>
                <w:sz w:val="22"/>
                <w:szCs w:val="22"/>
                <w:lang w:eastAsia="en-CA"/>
              </w:rPr>
              <w:t>s.</w:t>
            </w:r>
          </w:p>
          <w:p w14:paraId="3FD4CB1A" w14:textId="77777777" w:rsidR="009A0ED0" w:rsidRDefault="009A0ED0"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Alias to confirm if we have to update th</w:t>
            </w:r>
            <w:r w:rsidR="009C2E9C">
              <w:rPr>
                <w:rFonts w:asciiTheme="minorHAnsi" w:hAnsiTheme="minorHAnsi"/>
                <w:sz w:val="22"/>
                <w:szCs w:val="22"/>
                <w:lang w:eastAsia="en-CA"/>
              </w:rPr>
              <w:t>e Adhoc data when processing an</w:t>
            </w:r>
            <w:r>
              <w:rPr>
                <w:rFonts w:asciiTheme="minorHAnsi" w:hAnsiTheme="minorHAnsi"/>
                <w:sz w:val="22"/>
                <w:szCs w:val="22"/>
                <w:lang w:eastAsia="en-CA"/>
              </w:rPr>
              <w:t xml:space="preserve"> Events Final Data file</w:t>
            </w:r>
            <w:r w:rsidR="009C2E9C">
              <w:rPr>
                <w:rFonts w:asciiTheme="minorHAnsi" w:hAnsiTheme="minorHAnsi"/>
                <w:sz w:val="22"/>
                <w:szCs w:val="22"/>
                <w:lang w:eastAsia="en-CA"/>
              </w:rPr>
              <w:t xml:space="preserve"> (B79)</w:t>
            </w:r>
            <w:r>
              <w:rPr>
                <w:rFonts w:asciiTheme="minorHAnsi" w:hAnsiTheme="minorHAnsi"/>
                <w:sz w:val="22"/>
                <w:szCs w:val="22"/>
                <w:lang w:eastAsia="en-CA"/>
              </w:rPr>
              <w:t>.</w:t>
            </w:r>
          </w:p>
          <w:p w14:paraId="61807EBB" w14:textId="77777777" w:rsidR="00625EC6" w:rsidRDefault="00625EC6" w:rsidP="000E0BEF">
            <w:pPr>
              <w:pStyle w:val="ListParagraph"/>
              <w:spacing w:before="60" w:after="60" w:line="240" w:lineRule="auto"/>
              <w:ind w:left="0"/>
              <w:rPr>
                <w:rFonts w:asciiTheme="minorHAnsi" w:hAnsiTheme="minorHAnsi"/>
                <w:sz w:val="22"/>
                <w:szCs w:val="22"/>
                <w:lang w:eastAsia="en-CA"/>
              </w:rPr>
            </w:pPr>
          </w:p>
          <w:p w14:paraId="198AC76B" w14:textId="77777777" w:rsidR="005E7E43" w:rsidRDefault="005E7E43" w:rsidP="000E0BEF">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20170405:</w:t>
            </w:r>
          </w:p>
          <w:p w14:paraId="7C111488" w14:textId="77777777" w:rsidR="005E7E43" w:rsidRDefault="005E7E43"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HOOPP to approve B5 update for full office.</w:t>
            </w:r>
          </w:p>
          <w:p w14:paraId="364D9C3E" w14:textId="77777777" w:rsidR="005E7E43" w:rsidRDefault="005E7E43" w:rsidP="000E0BEF">
            <w:pPr>
              <w:pStyle w:val="ListParagraph"/>
              <w:spacing w:before="60" w:after="60" w:line="240" w:lineRule="auto"/>
              <w:ind w:left="0"/>
              <w:rPr>
                <w:rFonts w:asciiTheme="minorHAnsi" w:hAnsiTheme="minorHAnsi"/>
                <w:sz w:val="22"/>
                <w:szCs w:val="22"/>
                <w:lang w:eastAsia="en-CA"/>
              </w:rPr>
            </w:pPr>
          </w:p>
          <w:p w14:paraId="5A6FD3A8" w14:textId="77777777" w:rsidR="00565720" w:rsidRDefault="00565720" w:rsidP="000E0BEF">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20170404:</w:t>
            </w:r>
          </w:p>
          <w:p w14:paraId="0F17CBC5" w14:textId="77777777" w:rsidR="00565720" w:rsidRDefault="00565720" w:rsidP="0041528F">
            <w:pPr>
              <w:pStyle w:val="ListParagraph"/>
              <w:numPr>
                <w:ilvl w:val="0"/>
                <w:numId w:val="9"/>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Unfortunately we cannot test the behaviour unless we update the configuration to let the deaths go through in Item 12 of validation logic.</w:t>
            </w:r>
          </w:p>
          <w:p w14:paraId="1EF10216" w14:textId="77777777" w:rsidR="00565720" w:rsidRDefault="00565720" w:rsidP="000E0BEF">
            <w:pPr>
              <w:pStyle w:val="ListParagraph"/>
              <w:spacing w:before="60" w:after="60" w:line="240" w:lineRule="auto"/>
              <w:ind w:left="0"/>
              <w:rPr>
                <w:rFonts w:asciiTheme="minorHAnsi" w:hAnsiTheme="minorHAnsi"/>
                <w:sz w:val="22"/>
                <w:szCs w:val="22"/>
                <w:lang w:eastAsia="en-CA"/>
              </w:rPr>
            </w:pPr>
          </w:p>
          <w:p w14:paraId="1EE9BE57" w14:textId="77777777" w:rsidR="000E0BEF" w:rsidRDefault="000E0BEF" w:rsidP="000E0BEF">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20170403:</w:t>
            </w:r>
          </w:p>
          <w:p w14:paraId="0837D9DD" w14:textId="77777777" w:rsidR="000E0BEF" w:rsidRDefault="000E0BEF" w:rsidP="0041528F">
            <w:pPr>
              <w:pStyle w:val="ListParagraph"/>
              <w:numPr>
                <w:ilvl w:val="0"/>
                <w:numId w:val="20"/>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To confirm what the behaviour would be to the workflow by removing the DECFIN from processing in item 12 of Validation Logic.</w:t>
            </w:r>
          </w:p>
          <w:p w14:paraId="61ADA6FC" w14:textId="77777777" w:rsidR="000E0BEF" w:rsidRDefault="000E0BEF" w:rsidP="000E0BEF">
            <w:pPr>
              <w:pStyle w:val="ListParagraph"/>
              <w:spacing w:before="60" w:after="60" w:line="240" w:lineRule="auto"/>
              <w:ind w:left="0"/>
              <w:rPr>
                <w:rFonts w:asciiTheme="minorHAnsi" w:hAnsiTheme="minorHAnsi"/>
                <w:sz w:val="22"/>
                <w:szCs w:val="22"/>
                <w:lang w:eastAsia="en-CA"/>
              </w:rPr>
            </w:pPr>
          </w:p>
          <w:p w14:paraId="5DEBF81F" w14:textId="77777777" w:rsidR="000E0BEF" w:rsidRDefault="000E0BEF" w:rsidP="000E0BEF">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20170322:</w:t>
            </w:r>
          </w:p>
          <w:p w14:paraId="409AB0A7" w14:textId="77777777" w:rsidR="000E0BEF" w:rsidRDefault="000E0BEF" w:rsidP="0041528F">
            <w:pPr>
              <w:pStyle w:val="ListParagraph"/>
              <w:numPr>
                <w:ilvl w:val="0"/>
                <w:numId w:val="1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Adjustments made to spec following requirement update requested by HOOPP for R13.</w:t>
            </w:r>
          </w:p>
          <w:p w14:paraId="0977C605" w14:textId="77777777" w:rsidR="000E0BEF" w:rsidRDefault="000E0BEF" w:rsidP="0041528F">
            <w:pPr>
              <w:pStyle w:val="ListParagraph"/>
              <w:numPr>
                <w:ilvl w:val="0"/>
                <w:numId w:val="1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HOOPP to confirm if updates are accepted. </w:t>
            </w:r>
          </w:p>
          <w:p w14:paraId="52F46F01" w14:textId="77777777" w:rsidR="000E0BEF" w:rsidRDefault="000E0BEF" w:rsidP="000E0BEF">
            <w:pPr>
              <w:pStyle w:val="ListParagraph"/>
              <w:spacing w:before="60" w:after="60" w:line="240" w:lineRule="auto"/>
              <w:rPr>
                <w:rFonts w:asciiTheme="minorHAnsi" w:hAnsiTheme="minorHAnsi"/>
                <w:sz w:val="22"/>
                <w:szCs w:val="22"/>
                <w:lang w:eastAsia="en-CA"/>
              </w:rPr>
            </w:pPr>
          </w:p>
          <w:p w14:paraId="06535441" w14:textId="77777777" w:rsidR="000E0BEF" w:rsidRDefault="000E0BEF" w:rsidP="000E0BEF">
            <w:pPr>
              <w:pStyle w:val="ListParagraph"/>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Previous Notes:</w:t>
            </w:r>
          </w:p>
          <w:p w14:paraId="45D401C0" w14:textId="77777777" w:rsidR="000E0BEF" w:rsidRPr="003C5844" w:rsidRDefault="000E0BEF" w:rsidP="0041528F">
            <w:pPr>
              <w:pStyle w:val="ListParagraph"/>
              <w:numPr>
                <w:ilvl w:val="0"/>
                <w:numId w:val="18"/>
              </w:numPr>
              <w:spacing w:before="60" w:after="60" w:line="240" w:lineRule="auto"/>
              <w:rPr>
                <w:rFonts w:asciiTheme="minorHAnsi" w:hAnsiTheme="minorHAnsi"/>
                <w:sz w:val="22"/>
                <w:szCs w:val="22"/>
                <w:lang w:eastAsia="en-CA"/>
              </w:rPr>
            </w:pPr>
            <w:r w:rsidRPr="003C5844">
              <w:rPr>
                <w:rFonts w:asciiTheme="minorHAnsi" w:hAnsiTheme="minorHAnsi"/>
                <w:sz w:val="22"/>
                <w:szCs w:val="22"/>
                <w:lang w:eastAsia="en-CA"/>
              </w:rPr>
              <w:t xml:space="preserve">This validations is applicable to: Member Basic Information, Core Data, Retro, Previous Year Adjustment, Non-Contributory Leaves, Contributory Leaves, Lumps Sum, Retirement Notice, Events </w:t>
            </w:r>
          </w:p>
          <w:p w14:paraId="71540F2B" w14:textId="77777777" w:rsidR="000E0BEF" w:rsidRPr="006B06A8" w:rsidRDefault="000E0BEF" w:rsidP="0041528F">
            <w:pPr>
              <w:pStyle w:val="ListParagraph"/>
              <w:numPr>
                <w:ilvl w:val="0"/>
                <w:numId w:val="18"/>
              </w:numPr>
              <w:rPr>
                <w:rFonts w:asciiTheme="minorHAnsi" w:hAnsiTheme="minorHAnsi"/>
                <w:color w:val="auto"/>
                <w:sz w:val="22"/>
                <w:szCs w:val="22"/>
                <w:lang w:eastAsia="en-CA"/>
              </w:rPr>
            </w:pPr>
            <w:r w:rsidRPr="006B06A8">
              <w:rPr>
                <w:rFonts w:asciiTheme="minorHAnsi" w:hAnsiTheme="minorHAnsi"/>
                <w:color w:val="auto"/>
                <w:sz w:val="22"/>
                <w:szCs w:val="22"/>
                <w:lang w:eastAsia="en-CA"/>
              </w:rPr>
              <w:t xml:space="preserve">For the Enrolments, </w:t>
            </w:r>
            <w:r>
              <w:rPr>
                <w:rFonts w:asciiTheme="minorHAnsi" w:hAnsiTheme="minorHAnsi"/>
                <w:color w:val="auto"/>
                <w:sz w:val="22"/>
                <w:szCs w:val="22"/>
                <w:lang w:eastAsia="en-CA"/>
              </w:rPr>
              <w:t>a</w:t>
            </w:r>
            <w:r w:rsidRPr="006B06A8">
              <w:rPr>
                <w:rFonts w:asciiTheme="minorHAnsi" w:hAnsiTheme="minorHAnsi"/>
                <w:color w:val="auto"/>
                <w:sz w:val="22"/>
                <w:szCs w:val="22"/>
                <w:lang w:eastAsia="en-CA"/>
              </w:rPr>
              <w:t>ll member statuses s</w:t>
            </w:r>
            <w:r>
              <w:rPr>
                <w:rFonts w:asciiTheme="minorHAnsi" w:hAnsiTheme="minorHAnsi"/>
                <w:color w:val="auto"/>
                <w:sz w:val="22"/>
                <w:szCs w:val="22"/>
                <w:lang w:eastAsia="en-CA"/>
              </w:rPr>
              <w:t>hould be processed therefore the file has not been included within the B5 specifications.</w:t>
            </w:r>
          </w:p>
        </w:tc>
      </w:tr>
    </w:tbl>
    <w:p w14:paraId="0E20EF78" w14:textId="59442A73" w:rsidR="000E0BEF" w:rsidRDefault="000E0BEF" w:rsidP="000E0BEF"/>
    <w:p w14:paraId="271D70F2" w14:textId="08E3477B" w:rsidR="00386F31" w:rsidRDefault="00386F31" w:rsidP="000E0BEF"/>
    <w:p w14:paraId="1239E226" w14:textId="0A0C646C" w:rsidR="00386F31" w:rsidRDefault="00386F31" w:rsidP="000E0BEF"/>
    <w:p w14:paraId="18753EBB" w14:textId="67FD1B1B" w:rsidR="00386F31" w:rsidRDefault="00386F31" w:rsidP="000E0BEF"/>
    <w:p w14:paraId="7405C940" w14:textId="74643DC8" w:rsidR="00386F31" w:rsidRDefault="00386F31" w:rsidP="000E0BEF"/>
    <w:p w14:paraId="44A30B62" w14:textId="5EB99F5F" w:rsidR="00386F31" w:rsidRDefault="00386F31" w:rsidP="000E0BEF"/>
    <w:p w14:paraId="1223F23B" w14:textId="2F680A9E" w:rsidR="00386F31" w:rsidRDefault="00386F31" w:rsidP="000E0BEF"/>
    <w:p w14:paraId="1441CAD4" w14:textId="77777777" w:rsidR="00386F31" w:rsidRPr="00FC5F08" w:rsidRDefault="00386F31" w:rsidP="00386F31">
      <w:pPr>
        <w:pStyle w:val="Heading3"/>
      </w:pPr>
      <w:r w:rsidRPr="006B06A8">
        <w:t xml:space="preserve">Validation – </w:t>
      </w:r>
      <w:r>
        <w:t>Duplicate MDC Data Received in Core data File</w:t>
      </w:r>
    </w:p>
    <w:p w14:paraId="456C159B" w14:textId="77777777" w:rsidR="00386F31" w:rsidRDefault="00386F31" w:rsidP="000E0BEF"/>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386F31" w14:paraId="173C2D04"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FE1AEF"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85C47D2" w14:textId="77777777" w:rsidR="00386F31" w:rsidRPr="000862E2" w:rsidRDefault="00386F31" w:rsidP="009804EC">
            <w:pPr>
              <w:pStyle w:val="Heading1"/>
            </w:pPr>
            <w:bookmarkStart w:id="55" w:name="_Toc43372839"/>
            <w:r>
              <w:rPr>
                <w:rFonts w:cs="Calibri"/>
              </w:rPr>
              <w:t>B6_</w:t>
            </w:r>
            <w:r w:rsidRPr="005258C9">
              <w:rPr>
                <w:rFonts w:cs="Calibri"/>
              </w:rPr>
              <w:t>Message</w:t>
            </w:r>
            <w:bookmarkEnd w:id="55"/>
          </w:p>
        </w:tc>
      </w:tr>
      <w:tr w:rsidR="00386F31" w14:paraId="0A81004F"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A97B13D"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877799B" w14:textId="77777777" w:rsidR="00386F31" w:rsidRPr="000862E2" w:rsidRDefault="00386F31" w:rsidP="009804EC">
            <w:pPr>
              <w:spacing w:before="60" w:after="60" w:line="240" w:lineRule="auto"/>
              <w:ind w:left="0"/>
              <w:rPr>
                <w:rFonts w:asciiTheme="minorHAnsi" w:eastAsia="Times New Roman" w:hAnsiTheme="minorHAnsi" w:cs="Calibri"/>
                <w:color w:val="auto"/>
                <w:sz w:val="22"/>
                <w:szCs w:val="22"/>
                <w:lang w:eastAsia="en-CA"/>
              </w:rPr>
            </w:pPr>
            <w:r w:rsidRPr="004238D7">
              <w:rPr>
                <w:rFonts w:asciiTheme="minorHAnsi" w:eastAsia="Times New Roman" w:hAnsiTheme="minorHAnsi" w:cs="Calibri"/>
                <w:color w:val="auto"/>
                <w:sz w:val="22"/>
                <w:szCs w:val="22"/>
                <w:lang w:eastAsia="en-CA"/>
              </w:rPr>
              <w:t>6528</w:t>
            </w:r>
          </w:p>
        </w:tc>
      </w:tr>
      <w:tr w:rsidR="00386F31" w14:paraId="26FD216B"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F597BD"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5CAFA9D" w14:textId="77777777" w:rsidR="00386F31" w:rsidRDefault="00386F31" w:rsidP="009804E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386F31" w14:paraId="57093ABB"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7F7CB2E"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83A7E39" w14:textId="77777777" w:rsidR="00386F31" w:rsidRPr="00B464B9" w:rsidRDefault="00386F31" w:rsidP="009804E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196B5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386F31" w14:paraId="1C601C22"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1EF299"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64DA92D" w14:textId="77777777" w:rsidR="00386F31" w:rsidRPr="009675FB" w:rsidRDefault="00386F31" w:rsidP="009804EC">
            <w:pPr>
              <w:spacing w:before="60" w:after="60" w:line="240" w:lineRule="auto"/>
              <w:ind w:left="0"/>
              <w:rPr>
                <w:rFonts w:asciiTheme="minorHAnsi" w:hAnsiTheme="minorHAnsi"/>
                <w:color w:val="auto"/>
                <w:sz w:val="22"/>
                <w:szCs w:val="22"/>
                <w:lang w:eastAsia="en-CA"/>
              </w:rPr>
            </w:pPr>
            <w:r w:rsidRPr="00484CEA">
              <w:rPr>
                <w:rFonts w:asciiTheme="minorHAnsi" w:hAnsiTheme="minorHAnsi" w:cs="Calibri"/>
                <w:color w:val="auto"/>
                <w:sz w:val="22"/>
                <w:szCs w:val="22"/>
              </w:rPr>
              <w:t>Core Data</w:t>
            </w:r>
          </w:p>
        </w:tc>
      </w:tr>
      <w:tr w:rsidR="00386F31" w14:paraId="22881148"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E2416B3"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9879C68" w14:textId="77777777" w:rsidR="00386F31" w:rsidRDefault="00386F31" w:rsidP="009804EC">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386F31" w14:paraId="4953C1B9"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90BC648"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3C28ACE" w14:textId="77777777" w:rsidR="00386F31" w:rsidRPr="00B464B9" w:rsidRDefault="00386F31" w:rsidP="009804EC">
            <w:pPr>
              <w:spacing w:before="60" w:after="60" w:line="240" w:lineRule="auto"/>
              <w:ind w:left="0"/>
              <w:rPr>
                <w:rFonts w:asciiTheme="minorHAnsi" w:eastAsia="Times New Roman" w:hAnsiTheme="minorHAnsi" w:cs="Calibri"/>
                <w:color w:val="auto"/>
                <w:sz w:val="22"/>
                <w:szCs w:val="22"/>
                <w:lang w:eastAsia="en-CA"/>
              </w:rPr>
            </w:pPr>
            <w:r w:rsidRPr="00DD0CF2">
              <w:rPr>
                <w:rFonts w:asciiTheme="minorHAnsi" w:eastAsia="Times New Roman" w:hAnsiTheme="minorHAnsi" w:cs="Calibri"/>
                <w:color w:val="auto"/>
                <w:sz w:val="22"/>
                <w:szCs w:val="22"/>
                <w:lang w:eastAsia="en-CA"/>
              </w:rPr>
              <w:t>Public</w:t>
            </w:r>
          </w:p>
        </w:tc>
      </w:tr>
      <w:tr w:rsidR="00386F31" w:rsidRPr="00A61AB1" w14:paraId="7FAD4B0F"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3BBB96"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7983A1D"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5FA5575" w14:textId="77777777" w:rsidR="00386F31" w:rsidRPr="00C301FC" w:rsidRDefault="00386F31" w:rsidP="009804EC">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prevent ER to submit MDC record data twice for a specific SIN for the same year.</w:t>
            </w:r>
          </w:p>
        </w:tc>
      </w:tr>
      <w:tr w:rsidR="00386F31" w:rsidRPr="009151F9" w14:paraId="62F4E600"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6256B52"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492FFC8" w14:textId="77777777" w:rsidR="00386F31" w:rsidRDefault="00386F31" w:rsidP="009804EC">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266B7114" w14:textId="77777777" w:rsidR="00386F31" w:rsidRDefault="00386F31" w:rsidP="009804EC">
            <w:pPr>
              <w:ind w:left="720"/>
              <w:rPr>
                <w:rFonts w:asciiTheme="minorHAnsi" w:hAnsiTheme="minorHAnsi"/>
                <w:sz w:val="22"/>
                <w:szCs w:val="22"/>
                <w:lang w:eastAsia="en-CA"/>
              </w:rPr>
            </w:pPr>
            <w:r>
              <w:rPr>
                <w:rFonts w:asciiTheme="minorHAnsi" w:hAnsiTheme="minorHAnsi"/>
                <w:sz w:val="22"/>
                <w:szCs w:val="22"/>
                <w:lang w:eastAsia="en-CA"/>
              </w:rPr>
              <w:t>Ariel.Employment = FileDerived.Employment</w:t>
            </w:r>
          </w:p>
          <w:p w14:paraId="02DDC271" w14:textId="77777777" w:rsidR="00386F31" w:rsidRDefault="00386F31" w:rsidP="009804EC">
            <w:pPr>
              <w:ind w:left="720"/>
              <w:rPr>
                <w:rFonts w:asciiTheme="minorHAnsi" w:hAnsiTheme="minorHAnsi"/>
                <w:sz w:val="22"/>
                <w:szCs w:val="22"/>
                <w:lang w:eastAsia="en-CA"/>
              </w:rPr>
            </w:pPr>
            <w:r>
              <w:rPr>
                <w:rFonts w:asciiTheme="minorHAnsi" w:hAnsiTheme="minorHAnsi"/>
                <w:sz w:val="22"/>
                <w:szCs w:val="22"/>
                <w:lang w:eastAsia="en-CA"/>
              </w:rPr>
              <w:t>And</w:t>
            </w:r>
          </w:p>
          <w:p w14:paraId="1079290B" w14:textId="77777777" w:rsidR="00386F31" w:rsidRDefault="00386F31" w:rsidP="009804EC">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Weeks</w:t>
            </w:r>
            <w:r>
              <w:rPr>
                <w:rFonts w:asciiTheme="minorHAnsi" w:hAnsiTheme="minorHAnsi"/>
                <w:sz w:val="22"/>
                <w:szCs w:val="22"/>
                <w:lang w:eastAsia="en-CA"/>
              </w:rPr>
              <w:t xml:space="preserve"> </w:t>
            </w:r>
            <w:r w:rsidRPr="00D77F43">
              <w:rPr>
                <w:rFonts w:asciiTheme="minorHAnsi" w:hAnsiTheme="minorHAnsi"/>
                <w:sz w:val="22"/>
                <w:szCs w:val="22"/>
                <w:lang w:eastAsia="en-CA"/>
              </w:rPr>
              <w:t>is not blank</w:t>
            </w:r>
            <w:r>
              <w:rPr>
                <w:rFonts w:asciiTheme="minorHAnsi" w:hAnsiTheme="minorHAnsi"/>
                <w:sz w:val="22"/>
                <w:szCs w:val="22"/>
                <w:lang w:eastAsia="en-CA"/>
              </w:rPr>
              <w:t xml:space="preserve"> </w:t>
            </w:r>
          </w:p>
          <w:p w14:paraId="1328431F" w14:textId="77777777" w:rsidR="00386F31" w:rsidRDefault="00386F31" w:rsidP="009804EC">
            <w:pPr>
              <w:ind w:left="1440"/>
              <w:rPr>
                <w:rFonts w:asciiTheme="minorHAnsi" w:hAnsiTheme="minorHAnsi"/>
                <w:sz w:val="22"/>
                <w:szCs w:val="22"/>
                <w:lang w:eastAsia="en-CA"/>
              </w:rPr>
            </w:pPr>
            <w:r>
              <w:rPr>
                <w:rFonts w:asciiTheme="minorHAnsi" w:hAnsiTheme="minorHAnsi"/>
                <w:sz w:val="22"/>
                <w:szCs w:val="22"/>
                <w:lang w:eastAsia="en-CA"/>
              </w:rPr>
              <w:t>Or</w:t>
            </w:r>
          </w:p>
          <w:p w14:paraId="0AA3C89E" w14:textId="77777777" w:rsidR="00386F31" w:rsidRDefault="00386F31" w:rsidP="009804EC">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Low</w:t>
            </w:r>
            <w:r>
              <w:rPr>
                <w:rFonts w:asciiTheme="minorHAnsi" w:hAnsiTheme="minorHAnsi"/>
                <w:sz w:val="22"/>
                <w:szCs w:val="22"/>
                <w:lang w:eastAsia="en-CA"/>
              </w:rPr>
              <w:t xml:space="preserve"> </w:t>
            </w:r>
            <w:r w:rsidRPr="00D77F43">
              <w:rPr>
                <w:rFonts w:asciiTheme="minorHAnsi" w:hAnsiTheme="minorHAnsi"/>
                <w:sz w:val="22"/>
                <w:szCs w:val="22"/>
                <w:lang w:eastAsia="en-CA"/>
              </w:rPr>
              <w:t>is not blank</w:t>
            </w:r>
          </w:p>
          <w:p w14:paraId="48540C65" w14:textId="77777777" w:rsidR="00386F31" w:rsidRDefault="00386F31" w:rsidP="009804EC">
            <w:pPr>
              <w:ind w:left="1440"/>
              <w:rPr>
                <w:rFonts w:asciiTheme="minorHAnsi" w:hAnsiTheme="minorHAnsi"/>
                <w:sz w:val="22"/>
                <w:szCs w:val="22"/>
                <w:lang w:eastAsia="en-CA"/>
              </w:rPr>
            </w:pPr>
            <w:r>
              <w:rPr>
                <w:rFonts w:asciiTheme="minorHAnsi" w:hAnsiTheme="minorHAnsi"/>
                <w:sz w:val="22"/>
                <w:szCs w:val="22"/>
                <w:lang w:eastAsia="en-CA"/>
              </w:rPr>
              <w:t>Or</w:t>
            </w:r>
          </w:p>
          <w:p w14:paraId="5B6C64F8" w14:textId="77777777" w:rsidR="00386F31" w:rsidRDefault="00386F31" w:rsidP="009804EC">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High</w:t>
            </w:r>
            <w:r>
              <w:rPr>
                <w:rFonts w:asciiTheme="minorHAnsi" w:hAnsiTheme="minorHAnsi"/>
                <w:sz w:val="22"/>
                <w:szCs w:val="22"/>
                <w:lang w:eastAsia="en-CA"/>
              </w:rPr>
              <w:t xml:space="preserve"> </w:t>
            </w:r>
            <w:r w:rsidRPr="00D77F43">
              <w:rPr>
                <w:rFonts w:asciiTheme="minorHAnsi" w:hAnsiTheme="minorHAnsi"/>
                <w:sz w:val="22"/>
                <w:szCs w:val="22"/>
                <w:lang w:eastAsia="en-CA"/>
              </w:rPr>
              <w:t>is not blank</w:t>
            </w:r>
          </w:p>
          <w:p w14:paraId="686A559C" w14:textId="77777777" w:rsidR="00386F31" w:rsidRDefault="00386F31" w:rsidP="009804EC">
            <w:pPr>
              <w:ind w:left="1440"/>
              <w:rPr>
                <w:rFonts w:asciiTheme="minorHAnsi" w:hAnsiTheme="minorHAnsi"/>
                <w:sz w:val="22"/>
                <w:szCs w:val="22"/>
                <w:lang w:eastAsia="en-CA"/>
              </w:rPr>
            </w:pPr>
            <w:r>
              <w:rPr>
                <w:rFonts w:asciiTheme="minorHAnsi" w:hAnsiTheme="minorHAnsi"/>
                <w:sz w:val="22"/>
                <w:szCs w:val="22"/>
                <w:lang w:eastAsia="en-CA"/>
              </w:rPr>
              <w:t>Or</w:t>
            </w:r>
          </w:p>
          <w:p w14:paraId="52632181" w14:textId="77777777" w:rsidR="00386F31" w:rsidRDefault="00386F31" w:rsidP="009804EC">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PA</w:t>
            </w:r>
            <w:r>
              <w:rPr>
                <w:rFonts w:asciiTheme="minorHAnsi" w:hAnsiTheme="minorHAnsi"/>
                <w:sz w:val="22"/>
                <w:szCs w:val="22"/>
                <w:lang w:eastAsia="en-CA"/>
              </w:rPr>
              <w:t xml:space="preserve"> </w:t>
            </w:r>
            <w:r w:rsidRPr="00D77F43">
              <w:rPr>
                <w:rFonts w:asciiTheme="minorHAnsi" w:hAnsiTheme="minorHAnsi"/>
                <w:sz w:val="22"/>
                <w:szCs w:val="22"/>
                <w:lang w:eastAsia="en-CA"/>
              </w:rPr>
              <w:t>is not blank</w:t>
            </w:r>
          </w:p>
          <w:p w14:paraId="400937EA" w14:textId="77777777" w:rsidR="00386F31" w:rsidRDefault="00386F31" w:rsidP="009804EC">
            <w:pPr>
              <w:ind w:left="1440"/>
              <w:rPr>
                <w:rFonts w:asciiTheme="minorHAnsi" w:hAnsiTheme="minorHAnsi"/>
                <w:sz w:val="22"/>
                <w:szCs w:val="22"/>
                <w:lang w:eastAsia="en-CA"/>
              </w:rPr>
            </w:pPr>
            <w:r>
              <w:rPr>
                <w:rFonts w:asciiTheme="minorHAnsi" w:hAnsiTheme="minorHAnsi"/>
                <w:sz w:val="22"/>
                <w:szCs w:val="22"/>
                <w:lang w:eastAsia="en-CA"/>
              </w:rPr>
              <w:t>Or</w:t>
            </w:r>
          </w:p>
          <w:p w14:paraId="3CB2F4FC" w14:textId="77777777" w:rsidR="00386F31" w:rsidRDefault="00386F31" w:rsidP="009804EC">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AE</w:t>
            </w:r>
            <w:r>
              <w:rPr>
                <w:rFonts w:asciiTheme="minorHAnsi" w:hAnsiTheme="minorHAnsi"/>
                <w:sz w:val="22"/>
                <w:szCs w:val="22"/>
                <w:lang w:eastAsia="en-CA"/>
              </w:rPr>
              <w:t xml:space="preserve"> </w:t>
            </w:r>
            <w:r w:rsidRPr="00D77F43">
              <w:rPr>
                <w:rFonts w:asciiTheme="minorHAnsi" w:hAnsiTheme="minorHAnsi"/>
                <w:sz w:val="22"/>
                <w:szCs w:val="22"/>
                <w:lang w:eastAsia="en-CA"/>
              </w:rPr>
              <w:t>is not blank</w:t>
            </w:r>
          </w:p>
          <w:p w14:paraId="386D2D61" w14:textId="77777777" w:rsidR="00386F31" w:rsidRDefault="00386F31" w:rsidP="009804EC">
            <w:pPr>
              <w:ind w:left="720"/>
              <w:rPr>
                <w:rFonts w:asciiTheme="minorHAnsi" w:hAnsiTheme="minorHAnsi"/>
                <w:sz w:val="22"/>
                <w:szCs w:val="22"/>
                <w:lang w:eastAsia="en-CA"/>
              </w:rPr>
            </w:pPr>
            <w:r>
              <w:rPr>
                <w:rFonts w:asciiTheme="minorHAnsi" w:hAnsiTheme="minorHAnsi"/>
                <w:sz w:val="22"/>
                <w:szCs w:val="22"/>
                <w:lang w:eastAsia="en-CA"/>
              </w:rPr>
              <w:t>And</w:t>
            </w:r>
          </w:p>
          <w:p w14:paraId="4F72C72B" w14:textId="77777777" w:rsidR="00386F31" w:rsidRPr="00484CEA" w:rsidRDefault="00386F31" w:rsidP="009804EC">
            <w:pPr>
              <w:ind w:left="720"/>
              <w:rPr>
                <w:rFonts w:asciiTheme="minorHAnsi" w:hAnsiTheme="minorHAnsi"/>
                <w:color w:val="auto"/>
                <w:sz w:val="22"/>
                <w:szCs w:val="22"/>
                <w:lang w:eastAsia="en-CA"/>
              </w:rPr>
            </w:pPr>
            <w:r>
              <w:rPr>
                <w:rFonts w:asciiTheme="minorHAnsi" w:hAnsiTheme="minorHAnsi"/>
                <w:color w:val="auto"/>
                <w:sz w:val="22"/>
                <w:szCs w:val="22"/>
                <w:lang w:eastAsia="en-CA"/>
              </w:rPr>
              <w:t>Ariel.RPP</w:t>
            </w:r>
            <w:r w:rsidRPr="00D77F43">
              <w:rPr>
                <w:rFonts w:asciiTheme="minorHAnsi" w:hAnsiTheme="minorHAnsi"/>
                <w:color w:val="auto"/>
                <w:sz w:val="22"/>
                <w:szCs w:val="22"/>
                <w:lang w:eastAsia="en-CA"/>
              </w:rPr>
              <w:t>Low</w:t>
            </w:r>
            <w:r>
              <w:rPr>
                <w:rFonts w:asciiTheme="minorHAnsi" w:hAnsiTheme="minorHAnsi"/>
                <w:color w:val="auto"/>
                <w:sz w:val="22"/>
                <w:szCs w:val="22"/>
                <w:lang w:eastAsia="en-CA"/>
              </w:rPr>
              <w:t>Contribution &gt; 0</w:t>
            </w:r>
          </w:p>
          <w:p w14:paraId="014F89CD" w14:textId="77777777" w:rsidR="00386F31" w:rsidRDefault="00386F31" w:rsidP="009804EC">
            <w:pPr>
              <w:ind w:left="1440"/>
              <w:rPr>
                <w:rFonts w:asciiTheme="minorHAnsi" w:hAnsiTheme="minorHAnsi"/>
                <w:color w:val="auto"/>
                <w:sz w:val="22"/>
                <w:szCs w:val="22"/>
                <w:lang w:eastAsia="en-CA"/>
              </w:rPr>
            </w:pPr>
            <w:r>
              <w:rPr>
                <w:rFonts w:asciiTheme="minorHAnsi" w:hAnsiTheme="minorHAnsi"/>
                <w:color w:val="auto"/>
                <w:sz w:val="22"/>
                <w:szCs w:val="22"/>
                <w:lang w:eastAsia="en-CA"/>
              </w:rPr>
              <w:t>W</w:t>
            </w:r>
            <w:r w:rsidRPr="00484CEA">
              <w:rPr>
                <w:rFonts w:asciiTheme="minorHAnsi" w:hAnsiTheme="minorHAnsi"/>
                <w:color w:val="auto"/>
                <w:sz w:val="22"/>
                <w:szCs w:val="22"/>
                <w:lang w:eastAsia="en-CA"/>
              </w:rPr>
              <w:t>here Ariel.SummaryAttribute = “MDC – Core Data”</w:t>
            </w:r>
            <w:r>
              <w:rPr>
                <w:rFonts w:asciiTheme="minorHAnsi" w:hAnsiTheme="minorHAnsi"/>
                <w:color w:val="auto"/>
                <w:sz w:val="22"/>
                <w:szCs w:val="22"/>
                <w:lang w:eastAsia="en-CA"/>
              </w:rPr>
              <w:t xml:space="preserve"> </w:t>
            </w:r>
            <w:r>
              <w:rPr>
                <w:rFonts w:asciiTheme="minorHAnsi" w:hAnsiTheme="minorHAnsi"/>
                <w:color w:val="auto"/>
                <w:sz w:val="22"/>
                <w:szCs w:val="22"/>
                <w:lang w:eastAsia="en-CA"/>
              </w:rPr>
              <w:br/>
              <w:t>With Start Date = 1</w:t>
            </w:r>
            <w:r w:rsidRPr="00671493">
              <w:rPr>
                <w:rFonts w:asciiTheme="minorHAnsi" w:hAnsiTheme="minorHAnsi"/>
                <w:color w:val="auto"/>
                <w:sz w:val="22"/>
                <w:szCs w:val="22"/>
                <w:vertAlign w:val="superscript"/>
                <w:lang w:eastAsia="en-CA"/>
              </w:rPr>
              <w:t>st</w:t>
            </w:r>
            <w:r>
              <w:rPr>
                <w:rFonts w:asciiTheme="minorHAnsi" w:hAnsiTheme="minorHAnsi"/>
                <w:color w:val="auto"/>
                <w:sz w:val="22"/>
                <w:szCs w:val="22"/>
                <w:lang w:eastAsia="en-CA"/>
              </w:rPr>
              <w:t xml:space="preserve"> JAN MDCYear AND End Date = 31</w:t>
            </w:r>
            <w:r w:rsidRPr="00671493">
              <w:rPr>
                <w:rFonts w:asciiTheme="minorHAnsi" w:hAnsiTheme="minorHAnsi"/>
                <w:color w:val="auto"/>
                <w:sz w:val="22"/>
                <w:szCs w:val="22"/>
                <w:vertAlign w:val="superscript"/>
                <w:lang w:eastAsia="en-CA"/>
              </w:rPr>
              <w:t>st</w:t>
            </w:r>
            <w:r>
              <w:rPr>
                <w:rFonts w:asciiTheme="minorHAnsi" w:hAnsiTheme="minorHAnsi"/>
                <w:color w:val="auto"/>
                <w:sz w:val="22"/>
                <w:szCs w:val="22"/>
                <w:lang w:eastAsia="en-CA"/>
              </w:rPr>
              <w:t xml:space="preserve"> DEC MDCYear</w:t>
            </w:r>
          </w:p>
          <w:p w14:paraId="63663465" w14:textId="77777777" w:rsidR="00386F31" w:rsidRPr="0078068E" w:rsidRDefault="00386F31" w:rsidP="009804EC">
            <w:pPr>
              <w:ind w:left="742"/>
              <w:rPr>
                <w:rFonts w:asciiTheme="minorHAnsi" w:hAnsiTheme="minorHAnsi"/>
                <w:sz w:val="22"/>
                <w:szCs w:val="22"/>
                <w:lang w:eastAsia="en-CA"/>
              </w:rPr>
            </w:pPr>
          </w:p>
        </w:tc>
      </w:tr>
      <w:tr w:rsidR="00386F31" w:rsidRPr="00A61AB1" w14:paraId="5D500654"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8287519"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3213DE2" w14:textId="77777777" w:rsidR="00386F31" w:rsidRPr="00A762CE" w:rsidRDefault="00386F31" w:rsidP="009804EC">
            <w:pPr>
              <w:pStyle w:val="NormalWeb"/>
              <w:spacing w:line="276" w:lineRule="auto"/>
              <w:rPr>
                <w:rFonts w:asciiTheme="minorHAnsi" w:hAnsiTheme="minorHAnsi"/>
                <w:color w:val="000000"/>
                <w:sz w:val="22"/>
                <w:szCs w:val="22"/>
                <w:lang w:val="en-CA"/>
              </w:rPr>
            </w:pPr>
            <w:r>
              <w:rPr>
                <w:rFonts w:asciiTheme="minorHAnsi" w:hAnsiTheme="minorHAnsi" w:cs="Calibri"/>
                <w:sz w:val="22"/>
                <w:szCs w:val="22"/>
              </w:rPr>
              <w:t>N/A</w:t>
            </w:r>
          </w:p>
        </w:tc>
      </w:tr>
      <w:tr w:rsidR="00386F31" w:rsidRPr="00A61AB1" w14:paraId="0D691146"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20FAED6"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EB33E48" w14:textId="77777777" w:rsidR="00386F31" w:rsidRPr="001D1230" w:rsidRDefault="00386F31" w:rsidP="009804EC">
            <w:pPr>
              <w:spacing w:before="60" w:after="60"/>
              <w:ind w:left="0"/>
            </w:pPr>
            <w:r w:rsidRPr="008E3FA8">
              <w:rPr>
                <w:rFonts w:asciiTheme="minorHAnsi" w:hAnsiTheme="minorHAnsi"/>
                <w:sz w:val="22"/>
                <w:szCs w:val="22"/>
                <w:lang w:eastAsia="en-CA"/>
              </w:rPr>
              <w:t>Member record has already been submitted to HOOPP. If data needs to be changed, please contact HOOPP.</w:t>
            </w:r>
          </w:p>
        </w:tc>
      </w:tr>
      <w:tr w:rsidR="00386F31" w:rsidRPr="00A61AB1" w14:paraId="7F1F911C"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C857FD"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AE4492C"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2D7E2AC" w14:textId="77777777" w:rsidR="00386F31" w:rsidRPr="002C34DD" w:rsidRDefault="00386F31" w:rsidP="009804EC">
            <w:pPr>
              <w:spacing w:before="60" w:after="60"/>
              <w:ind w:left="0"/>
            </w:pPr>
            <w:r w:rsidRPr="008E3FA8">
              <w:rPr>
                <w:rFonts w:asciiTheme="minorHAnsi" w:hAnsiTheme="minorHAnsi"/>
                <w:sz w:val="22"/>
                <w:szCs w:val="22"/>
                <w:lang w:eastAsia="en-CA"/>
              </w:rPr>
              <w:t>Member record has already been submitted to HOOPP. If data needs to be changed, please contact HOOPP.</w:t>
            </w:r>
          </w:p>
        </w:tc>
      </w:tr>
      <w:tr w:rsidR="00386F31" w:rsidRPr="0085712F" w14:paraId="7BD167C5"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90EDAF3" w14:textId="77777777" w:rsidR="00386F31" w:rsidRPr="0085712F" w:rsidRDefault="00386F31" w:rsidP="009804EC">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9F29F2D" w14:textId="77777777" w:rsidR="00386F31" w:rsidRPr="009C43D2" w:rsidRDefault="00386F31" w:rsidP="009804EC">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386F31" w:rsidRPr="0085712F" w14:paraId="632BE558"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86FC62" w14:textId="77777777" w:rsidR="00386F31" w:rsidRPr="0085712F" w:rsidRDefault="00386F31" w:rsidP="009804EC">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48D1357" w14:textId="77777777" w:rsidR="00386F31" w:rsidRPr="006100CE" w:rsidRDefault="00386F31" w:rsidP="009804E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386F31" w:rsidRPr="0085712F" w14:paraId="2CB88C67"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0A3ACF"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17EE8DE" w14:textId="77777777" w:rsidR="00386F31" w:rsidRPr="006100CE" w:rsidRDefault="00386F31" w:rsidP="009804EC">
            <w:pPr>
              <w:spacing w:before="60" w:after="60" w:line="240" w:lineRule="auto"/>
              <w:ind w:left="0"/>
              <w:rPr>
                <w:rFonts w:asciiTheme="minorHAnsi" w:hAnsiTheme="minorHAnsi"/>
                <w:sz w:val="22"/>
                <w:szCs w:val="22"/>
                <w:lang w:eastAsia="en-CA"/>
              </w:rPr>
            </w:pPr>
          </w:p>
        </w:tc>
      </w:tr>
      <w:tr w:rsidR="00386F31" w:rsidRPr="0085712F" w14:paraId="361098A0" w14:textId="77777777" w:rsidTr="009804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EEF19B8" w14:textId="77777777" w:rsidR="00386F31" w:rsidRDefault="00386F31" w:rsidP="009804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5BA7A90" w14:textId="77777777" w:rsidR="00386F31" w:rsidRPr="0085712F" w:rsidRDefault="00386F31" w:rsidP="009804EC">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27B6928" w14:textId="1C478390" w:rsidR="00386F31" w:rsidRPr="00386F31" w:rsidRDefault="00386F31" w:rsidP="00386F3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YKN20181916</w:t>
            </w:r>
          </w:p>
          <w:p w14:paraId="48670B1F" w14:textId="15BCAE67" w:rsidR="00386F31" w:rsidRPr="00E8794C" w:rsidRDefault="00386F31" w:rsidP="00386F31">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377246BD" w14:textId="77777777" w:rsidR="00386F31" w:rsidRPr="00CA5805" w:rsidRDefault="00386F31" w:rsidP="009804EC">
            <w:pPr>
              <w:spacing w:before="60" w:after="60" w:line="240" w:lineRule="auto"/>
              <w:ind w:left="0"/>
              <w:rPr>
                <w:rFonts w:asciiTheme="minorHAnsi" w:hAnsiTheme="minorHAnsi"/>
                <w:sz w:val="22"/>
                <w:szCs w:val="22"/>
                <w:lang w:eastAsia="en-CA"/>
              </w:rPr>
            </w:pPr>
          </w:p>
        </w:tc>
      </w:tr>
    </w:tbl>
    <w:p w14:paraId="755100C9" w14:textId="77777777" w:rsidR="00386F31" w:rsidRDefault="00386F31" w:rsidP="000E0BEF"/>
    <w:p w14:paraId="208F9494" w14:textId="7C4B31A2" w:rsidR="00FD03C9" w:rsidRDefault="00FD03C9">
      <w:pPr>
        <w:spacing w:before="0" w:after="0" w:line="240" w:lineRule="auto"/>
        <w:ind w:left="0"/>
      </w:pPr>
    </w:p>
    <w:p w14:paraId="3319119B" w14:textId="5BDABF6E" w:rsidR="00FD03C9" w:rsidRPr="00410EE6" w:rsidRDefault="00FD03C9" w:rsidP="00410EE6">
      <w:pPr>
        <w:spacing w:before="0" w:after="0" w:line="240" w:lineRule="auto"/>
        <w:ind w:left="0"/>
        <w:rPr>
          <w:sz w:val="24"/>
        </w:rPr>
      </w:pPr>
      <w:r>
        <w:br w:type="page"/>
      </w:r>
      <w:r w:rsidRPr="00386F31">
        <w:rPr>
          <w:b/>
          <w:smallCaps/>
          <w:sz w:val="24"/>
        </w:rPr>
        <w:t xml:space="preserve">Validation – </w:t>
      </w:r>
      <w:r w:rsidR="00871157" w:rsidRPr="00386F31">
        <w:rPr>
          <w:b/>
          <w:smallCaps/>
          <w:sz w:val="24"/>
        </w:rPr>
        <w:t>Incorrectly Reported Retro Contributions</w:t>
      </w:r>
      <w:r w:rsidR="00871157">
        <w:t xml:space="preserve"> </w:t>
      </w:r>
    </w:p>
    <w:p w14:paraId="63C54797" w14:textId="77777777" w:rsidR="00FD03C9" w:rsidRPr="00C209EC" w:rsidRDefault="00FD03C9" w:rsidP="00FD03C9"/>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FD03C9" w14:paraId="79E222C7"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58555B"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1CF544F" w14:textId="3D6794C8" w:rsidR="00FD03C9" w:rsidRPr="00CB4E2A" w:rsidRDefault="00FD03C9" w:rsidP="00FD03C9">
            <w:pPr>
              <w:pStyle w:val="Heading1"/>
              <w:rPr>
                <w:lang w:val="en-US"/>
              </w:rPr>
            </w:pPr>
            <w:bookmarkStart w:id="56" w:name="_Toc43372840"/>
            <w:r>
              <w:rPr>
                <w:lang w:val="en-US"/>
              </w:rPr>
              <w:t>B7_Message</w:t>
            </w:r>
            <w:bookmarkEnd w:id="56"/>
            <w:ins w:id="57" w:author="Tima Abboud" w:date="2021-04-21T09:47:00Z">
              <w:r w:rsidR="0015253A">
                <w:rPr>
                  <w:lang w:val="en-US"/>
                </w:rPr>
                <w:t xml:space="preserve"> (Removed)</w:t>
              </w:r>
            </w:ins>
          </w:p>
        </w:tc>
      </w:tr>
      <w:tr w:rsidR="00FD03C9" w14:paraId="28BEB230"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5D2274"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6FFA736" w14:textId="21E4A63B" w:rsidR="00FD03C9" w:rsidRDefault="00FD03C9" w:rsidP="00037775">
            <w:pPr>
              <w:spacing w:before="60" w:after="60" w:line="240" w:lineRule="auto"/>
              <w:ind w:left="0"/>
              <w:rPr>
                <w:rFonts w:asciiTheme="minorHAnsi" w:eastAsia="Times New Roman" w:hAnsiTheme="minorHAnsi" w:cs="Calibri"/>
                <w:color w:val="auto"/>
                <w:sz w:val="22"/>
                <w:szCs w:val="22"/>
                <w:lang w:eastAsia="en-CA"/>
              </w:rPr>
            </w:pPr>
            <w:r w:rsidRPr="00FD03C9">
              <w:rPr>
                <w:rFonts w:asciiTheme="minorHAnsi" w:eastAsia="Times New Roman" w:hAnsiTheme="minorHAnsi" w:cs="Calibri"/>
                <w:color w:val="auto"/>
                <w:sz w:val="22"/>
                <w:szCs w:val="22"/>
                <w:lang w:eastAsia="en-CA"/>
              </w:rPr>
              <w:t>2335</w:t>
            </w:r>
          </w:p>
        </w:tc>
      </w:tr>
      <w:tr w:rsidR="007D114E" w14:paraId="64E02434"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F3E1D4" w14:textId="05D9DC06" w:rsidR="007D114E" w:rsidRDefault="007D114E"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C2B5171" w14:textId="11DA92B2" w:rsidR="007D114E" w:rsidRDefault="007D114E" w:rsidP="00037775">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FD03C9" w14:paraId="39038CB0"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6C6A0AC"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D0EBA07" w14:textId="77777777" w:rsidR="00FD03C9" w:rsidRDefault="00FD03C9" w:rsidP="00037775">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D52D3B">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FD03C9" w14:paraId="77DA0C76"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839163A"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1168431" w14:textId="15D5FE4A" w:rsidR="00FD03C9" w:rsidRPr="00220C33" w:rsidRDefault="00FD03C9" w:rsidP="00037775">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cs="Calibri"/>
                <w:sz w:val="22"/>
                <w:szCs w:val="22"/>
                <w:lang w:eastAsia="en-CA"/>
              </w:rPr>
              <w:t>Retro</w:t>
            </w:r>
            <w:r w:rsidR="00871157">
              <w:rPr>
                <w:rFonts w:asciiTheme="minorHAnsi" w:hAnsiTheme="minorHAnsi" w:cs="Calibri"/>
                <w:sz w:val="22"/>
                <w:szCs w:val="22"/>
                <w:lang w:eastAsia="en-CA"/>
              </w:rPr>
              <w:t xml:space="preserve"> (for both Remittance and Final Data collects)</w:t>
            </w:r>
          </w:p>
        </w:tc>
      </w:tr>
      <w:tr w:rsidR="00FD03C9" w14:paraId="7CDAD3AC"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1D01B5"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AD73361" w14:textId="77777777" w:rsidR="00FD03C9" w:rsidRDefault="00FD03C9" w:rsidP="0003777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FD03C9" w14:paraId="0254DCB0"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1F77099"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CA7898E" w14:textId="77777777" w:rsidR="00FD03C9" w:rsidRPr="00B464B9" w:rsidRDefault="00FD03C9" w:rsidP="00037775">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FD03C9" w:rsidRPr="00A61AB1" w14:paraId="123F0701"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A30616"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52D2BAC"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0F1405E" w14:textId="731D6305" w:rsidR="00FD03C9" w:rsidRPr="00C301FC" w:rsidRDefault="00FD03C9" w:rsidP="00037775">
            <w:pPr>
              <w:ind w:left="0"/>
              <w:rPr>
                <w:rFonts w:asciiTheme="minorHAnsi" w:hAnsiTheme="minorHAnsi"/>
                <w:sz w:val="22"/>
                <w:szCs w:val="22"/>
                <w:lang w:val="en-US" w:eastAsia="en-CA"/>
              </w:rPr>
            </w:pPr>
            <w:r w:rsidRPr="00FD03C9">
              <w:rPr>
                <w:rFonts w:asciiTheme="minorHAnsi" w:hAnsiTheme="minorHAnsi"/>
                <w:sz w:val="22"/>
                <w:szCs w:val="22"/>
                <w:lang w:val="en-US" w:eastAsia="en-CA"/>
              </w:rPr>
              <w:t>Invalid Retro Year - No service reported for Retro Year</w:t>
            </w:r>
          </w:p>
        </w:tc>
      </w:tr>
      <w:tr w:rsidR="00FD03C9" w:rsidRPr="00443898" w14:paraId="348ADD18"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6FC7553"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C5E74A0" w14:textId="77777777" w:rsidR="00FD03C9" w:rsidRDefault="00FD03C9" w:rsidP="00037775">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49C1901D" w14:textId="77777777" w:rsidR="007E31F1" w:rsidRPr="00350717" w:rsidRDefault="007E31F1" w:rsidP="007E31F1">
            <w:pPr>
              <w:ind w:left="720"/>
              <w:rPr>
                <w:rFonts w:asciiTheme="minorHAnsi" w:hAnsiTheme="minorHAnsi"/>
                <w:sz w:val="22"/>
                <w:szCs w:val="22"/>
                <w:lang w:eastAsia="en-CA"/>
              </w:rPr>
            </w:pPr>
            <w:r w:rsidRPr="00350717">
              <w:rPr>
                <w:rFonts w:asciiTheme="minorHAnsi" w:hAnsiTheme="minorHAnsi"/>
                <w:sz w:val="22"/>
                <w:szCs w:val="22"/>
                <w:lang w:eastAsia="en-CA"/>
              </w:rPr>
              <w:t>File.Employer = ArielOrCurrentDC.Employer (most recent employment record)</w:t>
            </w:r>
          </w:p>
          <w:p w14:paraId="21C292DC" w14:textId="77777777" w:rsidR="007E31F1" w:rsidRPr="00350717" w:rsidRDefault="007E31F1" w:rsidP="007E31F1">
            <w:pPr>
              <w:ind w:left="720"/>
              <w:rPr>
                <w:rFonts w:asciiTheme="minorHAnsi" w:hAnsiTheme="minorHAnsi"/>
                <w:sz w:val="22"/>
                <w:szCs w:val="22"/>
                <w:lang w:eastAsia="en-CA"/>
              </w:rPr>
            </w:pPr>
            <w:r w:rsidRPr="00350717">
              <w:rPr>
                <w:rFonts w:asciiTheme="minorHAnsi" w:hAnsiTheme="minorHAnsi"/>
                <w:sz w:val="22"/>
                <w:szCs w:val="22"/>
                <w:lang w:eastAsia="en-CA"/>
              </w:rPr>
              <w:t>And</w:t>
            </w:r>
          </w:p>
          <w:p w14:paraId="4088D218" w14:textId="77777777" w:rsidR="007E31F1" w:rsidRPr="00350717" w:rsidRDefault="007E31F1" w:rsidP="007E31F1">
            <w:pPr>
              <w:ind w:left="720"/>
              <w:rPr>
                <w:rFonts w:asciiTheme="minorHAnsi" w:hAnsiTheme="minorHAnsi"/>
                <w:sz w:val="22"/>
                <w:szCs w:val="22"/>
                <w:lang w:eastAsia="en-CA"/>
              </w:rPr>
            </w:pPr>
            <w:r w:rsidRPr="00350717">
              <w:rPr>
                <w:rFonts w:asciiTheme="minorHAnsi" w:hAnsiTheme="minorHAnsi"/>
                <w:sz w:val="22"/>
                <w:szCs w:val="22"/>
                <w:lang w:eastAsia="en-CA"/>
              </w:rPr>
              <w:t>[</w:t>
            </w:r>
          </w:p>
          <w:p w14:paraId="5BF0CA31" w14:textId="77777777" w:rsidR="007E31F1" w:rsidRPr="00350717" w:rsidRDefault="007E31F1" w:rsidP="007E31F1">
            <w:pPr>
              <w:ind w:left="1440"/>
              <w:rPr>
                <w:rFonts w:asciiTheme="minorHAnsi" w:hAnsiTheme="minorHAnsi"/>
                <w:sz w:val="22"/>
                <w:szCs w:val="22"/>
                <w:lang w:eastAsia="en-CA"/>
              </w:rPr>
            </w:pPr>
            <w:r w:rsidRPr="00350717">
              <w:rPr>
                <w:rFonts w:asciiTheme="minorHAnsi" w:hAnsiTheme="minorHAnsi"/>
                <w:sz w:val="22"/>
                <w:szCs w:val="22"/>
                <w:lang w:eastAsia="en-CA"/>
              </w:rPr>
              <w:t>(</w:t>
            </w:r>
          </w:p>
          <w:p w14:paraId="3F89B416" w14:textId="77777777" w:rsidR="007E31F1" w:rsidRPr="00350717" w:rsidRDefault="007E31F1" w:rsidP="007E31F1">
            <w:pPr>
              <w:ind w:left="1440"/>
              <w:rPr>
                <w:rFonts w:asciiTheme="minorHAnsi" w:hAnsiTheme="minorHAnsi"/>
                <w:sz w:val="22"/>
                <w:szCs w:val="22"/>
                <w:lang w:eastAsia="en-CA"/>
              </w:rPr>
            </w:pPr>
            <w:r w:rsidRPr="00350717">
              <w:rPr>
                <w:rFonts w:asciiTheme="minorHAnsi" w:hAnsiTheme="minorHAnsi"/>
                <w:sz w:val="22"/>
                <w:szCs w:val="22"/>
                <w:lang w:eastAsia="en-CA"/>
              </w:rPr>
              <w:t xml:space="preserve">ArielOrCurrentDC.Service = 0 </w:t>
            </w:r>
          </w:p>
          <w:p w14:paraId="20CE7441" w14:textId="77777777" w:rsidR="007E31F1" w:rsidRPr="00350717" w:rsidRDefault="007E31F1" w:rsidP="007E31F1">
            <w:pPr>
              <w:ind w:left="1440"/>
              <w:rPr>
                <w:rFonts w:asciiTheme="minorHAnsi" w:hAnsiTheme="minorHAnsi"/>
                <w:sz w:val="22"/>
                <w:szCs w:val="22"/>
                <w:lang w:eastAsia="en-CA"/>
              </w:rPr>
            </w:pPr>
            <w:r w:rsidRPr="00350717">
              <w:rPr>
                <w:rFonts w:asciiTheme="minorHAnsi" w:hAnsiTheme="minorHAnsi"/>
                <w:sz w:val="22"/>
                <w:szCs w:val="22"/>
                <w:lang w:eastAsia="en-CA"/>
              </w:rPr>
              <w:t>Where:</w:t>
            </w:r>
          </w:p>
          <w:p w14:paraId="2B4EA74C" w14:textId="77777777" w:rsidR="007E31F1" w:rsidRPr="00350717" w:rsidRDefault="007E31F1" w:rsidP="00662701">
            <w:pPr>
              <w:pStyle w:val="ListParagraph"/>
              <w:numPr>
                <w:ilvl w:val="0"/>
                <w:numId w:val="33"/>
              </w:numPr>
              <w:ind w:left="2160"/>
              <w:rPr>
                <w:rFonts w:asciiTheme="minorHAnsi" w:hAnsiTheme="minorHAnsi"/>
                <w:sz w:val="22"/>
                <w:szCs w:val="22"/>
                <w:lang w:eastAsia="en-CA"/>
              </w:rPr>
            </w:pPr>
            <w:r w:rsidRPr="00350717">
              <w:rPr>
                <w:rFonts w:asciiTheme="minorHAnsi" w:hAnsiTheme="minorHAnsi"/>
                <w:sz w:val="22"/>
                <w:szCs w:val="22"/>
                <w:lang w:eastAsia="en-CA"/>
              </w:rPr>
              <w:t xml:space="preserve">Year of ArielOrCurrentDC.TargetDate=File.RetroYear </w:t>
            </w:r>
          </w:p>
          <w:p w14:paraId="0374E59B" w14:textId="77777777" w:rsidR="007E31F1" w:rsidRPr="00350717" w:rsidRDefault="007E31F1" w:rsidP="00662701">
            <w:pPr>
              <w:pStyle w:val="ListParagraph"/>
              <w:numPr>
                <w:ilvl w:val="0"/>
                <w:numId w:val="33"/>
              </w:numPr>
              <w:ind w:left="2160"/>
              <w:rPr>
                <w:rFonts w:asciiTheme="minorHAnsi" w:hAnsiTheme="minorHAnsi"/>
                <w:sz w:val="22"/>
                <w:szCs w:val="22"/>
                <w:lang w:eastAsia="en-CA"/>
              </w:rPr>
            </w:pPr>
            <w:r w:rsidRPr="00350717">
              <w:rPr>
                <w:rFonts w:asciiTheme="minorHAnsi" w:hAnsiTheme="minorHAnsi"/>
                <w:sz w:val="22"/>
                <w:szCs w:val="22"/>
                <w:lang w:eastAsia="en-CA"/>
              </w:rPr>
              <w:t>ArielOrCurrentDC.ServiceType = CTSRV</w:t>
            </w:r>
          </w:p>
          <w:p w14:paraId="36991A5D" w14:textId="77777777" w:rsidR="007E31F1" w:rsidRPr="00350717" w:rsidRDefault="007E31F1" w:rsidP="007E31F1">
            <w:pPr>
              <w:ind w:left="1440"/>
              <w:rPr>
                <w:rFonts w:asciiTheme="minorHAnsi" w:hAnsiTheme="minorHAnsi"/>
                <w:sz w:val="22"/>
                <w:szCs w:val="22"/>
                <w:lang w:eastAsia="en-CA"/>
              </w:rPr>
            </w:pPr>
            <w:r w:rsidRPr="00350717">
              <w:rPr>
                <w:rFonts w:asciiTheme="minorHAnsi" w:hAnsiTheme="minorHAnsi"/>
                <w:sz w:val="22"/>
                <w:szCs w:val="22"/>
                <w:lang w:eastAsia="en-CA"/>
              </w:rPr>
              <w:t>)</w:t>
            </w:r>
          </w:p>
          <w:p w14:paraId="2A953E53" w14:textId="77777777" w:rsidR="007E31F1" w:rsidRPr="00350717" w:rsidRDefault="007E31F1" w:rsidP="007E31F1">
            <w:pPr>
              <w:ind w:left="1440"/>
              <w:rPr>
                <w:rFonts w:asciiTheme="minorHAnsi" w:hAnsiTheme="minorHAnsi"/>
                <w:sz w:val="22"/>
                <w:szCs w:val="22"/>
                <w:lang w:eastAsia="en-CA"/>
              </w:rPr>
            </w:pPr>
            <w:r w:rsidRPr="00350717">
              <w:rPr>
                <w:rFonts w:asciiTheme="minorHAnsi" w:hAnsiTheme="minorHAnsi"/>
                <w:sz w:val="22"/>
                <w:szCs w:val="22"/>
                <w:lang w:eastAsia="en-CA"/>
              </w:rPr>
              <w:t>Or</w:t>
            </w:r>
          </w:p>
          <w:p w14:paraId="3A84B624" w14:textId="77777777" w:rsidR="007E31F1" w:rsidRPr="00350717" w:rsidRDefault="007E31F1" w:rsidP="007E31F1">
            <w:pPr>
              <w:ind w:left="1440"/>
              <w:rPr>
                <w:rFonts w:asciiTheme="minorHAnsi" w:hAnsiTheme="minorHAnsi"/>
                <w:sz w:val="22"/>
                <w:szCs w:val="22"/>
                <w:lang w:eastAsia="en-CA"/>
              </w:rPr>
            </w:pPr>
            <w:r w:rsidRPr="00350717">
              <w:rPr>
                <w:rFonts w:asciiTheme="minorHAnsi" w:hAnsiTheme="minorHAnsi"/>
                <w:sz w:val="22"/>
                <w:szCs w:val="22"/>
                <w:lang w:eastAsia="en-CA"/>
              </w:rPr>
              <w:t>(</w:t>
            </w:r>
          </w:p>
          <w:p w14:paraId="104C6191" w14:textId="77777777" w:rsidR="007E31F1" w:rsidRPr="00350717" w:rsidRDefault="007E31F1" w:rsidP="007E31F1">
            <w:pPr>
              <w:ind w:left="1440"/>
              <w:rPr>
                <w:rFonts w:asciiTheme="minorHAnsi" w:hAnsiTheme="minorHAnsi"/>
                <w:sz w:val="22"/>
                <w:szCs w:val="22"/>
                <w:lang w:eastAsia="en-CA"/>
              </w:rPr>
            </w:pPr>
            <w:r w:rsidRPr="00350717">
              <w:rPr>
                <w:rFonts w:asciiTheme="minorHAnsi" w:hAnsiTheme="minorHAnsi"/>
                <w:sz w:val="22"/>
                <w:szCs w:val="22"/>
                <w:lang w:eastAsia="en-CA"/>
              </w:rPr>
              <w:t>There is no service transaction in Ariel or same data collection where:</w:t>
            </w:r>
          </w:p>
          <w:p w14:paraId="5D47AD06" w14:textId="77777777" w:rsidR="007E31F1" w:rsidRPr="00350717" w:rsidRDefault="007E31F1" w:rsidP="00662701">
            <w:pPr>
              <w:pStyle w:val="ListParagraph"/>
              <w:numPr>
                <w:ilvl w:val="0"/>
                <w:numId w:val="33"/>
              </w:numPr>
              <w:ind w:left="2160"/>
              <w:rPr>
                <w:rFonts w:asciiTheme="minorHAnsi" w:hAnsiTheme="minorHAnsi"/>
                <w:sz w:val="22"/>
                <w:szCs w:val="22"/>
                <w:lang w:eastAsia="en-CA"/>
              </w:rPr>
            </w:pPr>
            <w:r w:rsidRPr="00350717">
              <w:rPr>
                <w:rFonts w:asciiTheme="minorHAnsi" w:hAnsiTheme="minorHAnsi"/>
                <w:sz w:val="22"/>
                <w:szCs w:val="22"/>
                <w:lang w:eastAsia="en-CA"/>
              </w:rPr>
              <w:t xml:space="preserve">Year of ArielOrCurrentDC.TargetDate=File.RetroYear </w:t>
            </w:r>
          </w:p>
          <w:p w14:paraId="21C5A59C" w14:textId="77777777" w:rsidR="007E31F1" w:rsidRPr="00350717" w:rsidRDefault="007E31F1" w:rsidP="00662701">
            <w:pPr>
              <w:pStyle w:val="ListParagraph"/>
              <w:numPr>
                <w:ilvl w:val="0"/>
                <w:numId w:val="33"/>
              </w:numPr>
              <w:ind w:left="2160"/>
              <w:rPr>
                <w:rFonts w:asciiTheme="minorHAnsi" w:hAnsiTheme="minorHAnsi"/>
                <w:sz w:val="22"/>
                <w:szCs w:val="22"/>
                <w:lang w:eastAsia="en-CA"/>
              </w:rPr>
            </w:pPr>
            <w:r w:rsidRPr="00350717">
              <w:rPr>
                <w:rFonts w:asciiTheme="minorHAnsi" w:hAnsiTheme="minorHAnsi"/>
                <w:sz w:val="22"/>
                <w:szCs w:val="22"/>
                <w:lang w:eastAsia="en-CA"/>
              </w:rPr>
              <w:t>ArielOrCurrentDC.ServiceType = CTSRV</w:t>
            </w:r>
          </w:p>
          <w:p w14:paraId="366F10C3" w14:textId="77777777" w:rsidR="007E31F1" w:rsidRPr="007E31F1" w:rsidRDefault="007E31F1" w:rsidP="007E31F1">
            <w:pPr>
              <w:ind w:left="1440"/>
              <w:rPr>
                <w:rFonts w:asciiTheme="minorHAnsi" w:hAnsiTheme="minorHAnsi"/>
                <w:sz w:val="22"/>
                <w:szCs w:val="22"/>
                <w:lang w:eastAsia="en-CA"/>
              </w:rPr>
            </w:pPr>
            <w:r w:rsidRPr="007E31F1">
              <w:rPr>
                <w:rFonts w:asciiTheme="minorHAnsi" w:hAnsiTheme="minorHAnsi"/>
                <w:sz w:val="22"/>
                <w:szCs w:val="22"/>
                <w:lang w:eastAsia="en-CA"/>
              </w:rPr>
              <w:t>)</w:t>
            </w:r>
          </w:p>
          <w:p w14:paraId="761F9458" w14:textId="5DE2E06E" w:rsidR="00FD03C9" w:rsidRPr="00411EBD" w:rsidRDefault="007E31F1" w:rsidP="007E31F1">
            <w:pPr>
              <w:ind w:left="720"/>
              <w:rPr>
                <w:rFonts w:asciiTheme="minorHAnsi" w:hAnsiTheme="minorHAnsi"/>
                <w:sz w:val="22"/>
                <w:szCs w:val="22"/>
                <w:lang w:eastAsia="en-CA"/>
              </w:rPr>
            </w:pPr>
            <w:r w:rsidRPr="007E31F1">
              <w:rPr>
                <w:rFonts w:asciiTheme="minorHAnsi" w:hAnsiTheme="minorHAnsi"/>
                <w:sz w:val="22"/>
                <w:szCs w:val="22"/>
                <w:lang w:eastAsia="en-CA"/>
              </w:rPr>
              <w:t>]</w:t>
            </w:r>
          </w:p>
        </w:tc>
      </w:tr>
      <w:tr w:rsidR="00FD03C9" w:rsidRPr="00A61AB1" w14:paraId="32604BE6"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50B590" w14:textId="0731414E"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95238F9" w14:textId="77777777" w:rsidR="00FD03C9" w:rsidRPr="000C2EC4" w:rsidRDefault="00FD03C9" w:rsidP="00037775">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FD03C9" w:rsidRPr="00A61AB1" w14:paraId="5213B3E0"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34C8D2C"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AD0A9ED" w14:textId="7A6D497B" w:rsidR="00FD03C9" w:rsidRPr="00A72B28" w:rsidRDefault="00FD03C9" w:rsidP="00FD03C9">
            <w:pPr>
              <w:pStyle w:val="NormalWeb"/>
              <w:spacing w:line="276" w:lineRule="auto"/>
              <w:rPr>
                <w:rFonts w:asciiTheme="minorHAnsi" w:hAnsiTheme="minorHAnsi"/>
                <w:color w:val="000000"/>
                <w:sz w:val="22"/>
                <w:szCs w:val="22"/>
                <w:lang w:val="en-CA"/>
              </w:rPr>
            </w:pPr>
            <w:r w:rsidRPr="00FD03C9">
              <w:rPr>
                <w:rFonts w:asciiTheme="minorHAnsi" w:hAnsiTheme="minorHAnsi"/>
                <w:color w:val="000000"/>
                <w:sz w:val="22"/>
                <w:szCs w:val="22"/>
                <w:lang w:val="en-CA"/>
              </w:rPr>
              <w:t>Retro contributions cannot be reported for {</w:t>
            </w:r>
            <w:r>
              <w:rPr>
                <w:rFonts w:asciiTheme="minorHAnsi" w:hAnsiTheme="minorHAnsi"/>
                <w:color w:val="000000"/>
                <w:sz w:val="22"/>
                <w:szCs w:val="22"/>
                <w:lang w:val="en-CA"/>
              </w:rPr>
              <w:t>0</w:t>
            </w:r>
            <w:r w:rsidRPr="00FD03C9">
              <w:rPr>
                <w:rFonts w:asciiTheme="minorHAnsi" w:hAnsiTheme="minorHAnsi"/>
                <w:color w:val="000000"/>
                <w:sz w:val="22"/>
                <w:szCs w:val="22"/>
                <w:lang w:val="en-CA"/>
              </w:rPr>
              <w:t>}.</w:t>
            </w:r>
          </w:p>
        </w:tc>
      </w:tr>
      <w:tr w:rsidR="00FD03C9" w:rsidRPr="00A61AB1" w14:paraId="379BEB78"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8E87CDA"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A0AA749"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5C09188" w14:textId="2222BEC3" w:rsidR="00FD03C9" w:rsidRPr="00871157" w:rsidRDefault="00617AF9" w:rsidP="00617AF9">
            <w:pPr>
              <w:pStyle w:val="NormalWeb"/>
              <w:spacing w:line="276" w:lineRule="auto"/>
              <w:rPr>
                <w:rFonts w:asciiTheme="minorHAnsi" w:hAnsiTheme="minorHAnsi"/>
                <w:sz w:val="22"/>
                <w:szCs w:val="22"/>
                <w:lang w:val="en-CA" w:eastAsia="en-CA"/>
              </w:rPr>
            </w:pPr>
            <w:r w:rsidRPr="00617AF9">
              <w:rPr>
                <w:rFonts w:asciiTheme="minorHAnsi" w:hAnsiTheme="minorHAnsi"/>
                <w:color w:val="000000"/>
                <w:sz w:val="22"/>
                <w:szCs w:val="22"/>
                <w:lang w:val="en-CA"/>
              </w:rPr>
              <w:t>Retro contributions cannot be reported for Retro Year.</w:t>
            </w:r>
          </w:p>
        </w:tc>
      </w:tr>
      <w:tr w:rsidR="00FD03C9" w:rsidRPr="0085712F" w14:paraId="57D4FF3E"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3A524FF" w14:textId="77777777" w:rsidR="00FD03C9" w:rsidRPr="0085712F" w:rsidRDefault="00FD03C9" w:rsidP="00037775">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88A9723" w14:textId="6F08EDEE" w:rsidR="00FD03C9" w:rsidRPr="009C43D2" w:rsidRDefault="00FD03C9" w:rsidP="00FD03C9">
            <w:pPr>
              <w:ind w:left="0"/>
              <w:rPr>
                <w:rFonts w:asciiTheme="minorHAnsi" w:hAnsiTheme="minorHAnsi" w:cs="Calibri"/>
                <w:color w:val="auto"/>
                <w:sz w:val="22"/>
                <w:szCs w:val="22"/>
              </w:rPr>
            </w:pPr>
            <w:r>
              <w:rPr>
                <w:rFonts w:asciiTheme="minorHAnsi" w:hAnsiTheme="minorHAnsi" w:cs="Calibri"/>
                <w:color w:val="auto"/>
                <w:sz w:val="22"/>
                <w:szCs w:val="22"/>
              </w:rPr>
              <w:t xml:space="preserve">0: {File.RetroYear} </w:t>
            </w:r>
          </w:p>
        </w:tc>
      </w:tr>
      <w:tr w:rsidR="00FD03C9" w:rsidRPr="0085712F" w14:paraId="5427CD01"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50CC16" w14:textId="77777777" w:rsidR="00FD03C9" w:rsidRPr="0085712F" w:rsidRDefault="00FD03C9" w:rsidP="00037775">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3B2244F" w14:textId="77777777" w:rsidR="00FD03C9" w:rsidRPr="006100CE" w:rsidRDefault="00FD03C9" w:rsidP="0003777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FD03C9" w:rsidRPr="0085712F" w14:paraId="76ED4934"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5F08532" w14:textId="77777777" w:rsidR="00FD03C9" w:rsidRPr="0085712F"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7327CDF" w14:textId="4EBCC572" w:rsidR="00FD03C9" w:rsidRPr="006100CE" w:rsidRDefault="00FD03C9" w:rsidP="00037775">
            <w:pPr>
              <w:spacing w:before="60" w:after="60" w:line="240" w:lineRule="auto"/>
              <w:ind w:left="0"/>
              <w:rPr>
                <w:rFonts w:asciiTheme="minorHAnsi" w:hAnsiTheme="minorHAnsi"/>
                <w:sz w:val="22"/>
                <w:szCs w:val="22"/>
                <w:lang w:eastAsia="en-CA"/>
              </w:rPr>
            </w:pPr>
            <w:r w:rsidRPr="00FD03C9">
              <w:rPr>
                <w:rFonts w:asciiTheme="minorHAnsi" w:hAnsiTheme="minorHAnsi"/>
                <w:sz w:val="22"/>
                <w:szCs w:val="22"/>
                <w:lang w:eastAsia="en-CA"/>
              </w:rPr>
              <w:t>Contributory Weeks do not include Free Accrual</w:t>
            </w:r>
            <w:r>
              <w:rPr>
                <w:rFonts w:asciiTheme="minorHAnsi" w:hAnsiTheme="minorHAnsi"/>
                <w:sz w:val="22"/>
                <w:szCs w:val="22"/>
                <w:lang w:eastAsia="en-CA"/>
              </w:rPr>
              <w:t xml:space="preserve"> (LTD)</w:t>
            </w:r>
          </w:p>
        </w:tc>
      </w:tr>
      <w:tr w:rsidR="00FD03C9" w:rsidRPr="00BF2855" w14:paraId="054AC6A2" w14:textId="77777777" w:rsidTr="000377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1E5A10" w14:textId="77777777" w:rsidR="00FD03C9" w:rsidRDefault="00FD03C9" w:rsidP="000377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F71C932" w14:textId="77777777" w:rsidR="00FD03C9" w:rsidRPr="0085712F" w:rsidRDefault="00FD03C9" w:rsidP="00037775">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0697437" w14:textId="77777777" w:rsidR="00A4197C" w:rsidRDefault="00A4197C" w:rsidP="007E31F1">
            <w:pPr>
              <w:ind w:left="0"/>
              <w:rPr>
                <w:rFonts w:asciiTheme="minorHAnsi" w:hAnsiTheme="minorHAnsi"/>
                <w:sz w:val="22"/>
                <w:szCs w:val="22"/>
                <w:lang w:val="en-US" w:eastAsia="en-CA"/>
              </w:rPr>
            </w:pPr>
            <w:r>
              <w:rPr>
                <w:rFonts w:asciiTheme="minorHAnsi" w:hAnsiTheme="minorHAnsi"/>
                <w:sz w:val="22"/>
                <w:szCs w:val="22"/>
                <w:lang w:val="en-US" w:eastAsia="en-CA"/>
              </w:rPr>
              <w:t>CS 20171102:</w:t>
            </w:r>
          </w:p>
          <w:p w14:paraId="189C5E4A" w14:textId="2C1B65A7" w:rsidR="00A4197C" w:rsidRDefault="00A4197C" w:rsidP="00451E46">
            <w:pPr>
              <w:pStyle w:val="ListParagraph"/>
              <w:numPr>
                <w:ilvl w:val="0"/>
                <w:numId w:val="18"/>
              </w:numPr>
              <w:rPr>
                <w:rFonts w:asciiTheme="minorHAnsi" w:hAnsiTheme="minorHAnsi"/>
                <w:sz w:val="22"/>
                <w:szCs w:val="22"/>
                <w:lang w:val="en-US" w:eastAsia="en-CA"/>
              </w:rPr>
            </w:pPr>
            <w:r>
              <w:rPr>
                <w:rFonts w:asciiTheme="minorHAnsi" w:hAnsiTheme="minorHAnsi"/>
                <w:sz w:val="22"/>
                <w:szCs w:val="22"/>
                <w:lang w:val="en-US" w:eastAsia="en-CA"/>
              </w:rPr>
              <w:t>At the request of HOOPP we have disabled the validation in R14.2</w:t>
            </w:r>
          </w:p>
          <w:p w14:paraId="32178C90" w14:textId="6CE5E179" w:rsidR="00A4197C" w:rsidRPr="00A4197C" w:rsidRDefault="00A4197C" w:rsidP="00451E46">
            <w:pPr>
              <w:pStyle w:val="ListParagraph"/>
              <w:numPr>
                <w:ilvl w:val="0"/>
                <w:numId w:val="18"/>
              </w:numPr>
              <w:rPr>
                <w:rFonts w:asciiTheme="minorHAnsi" w:hAnsiTheme="minorHAnsi"/>
                <w:sz w:val="22"/>
                <w:szCs w:val="22"/>
                <w:lang w:val="en-US" w:eastAsia="en-CA"/>
              </w:rPr>
            </w:pPr>
            <w:r>
              <w:rPr>
                <w:rFonts w:asciiTheme="minorHAnsi" w:hAnsiTheme="minorHAnsi"/>
                <w:sz w:val="22"/>
                <w:szCs w:val="22"/>
                <w:lang w:val="en-US" w:eastAsia="en-CA"/>
              </w:rPr>
              <w:t>Message logic will need to be revisited in R15 and message will need to be reactivated.</w:t>
            </w:r>
          </w:p>
          <w:p w14:paraId="0E35ADEB" w14:textId="77777777" w:rsidR="00A809CF" w:rsidRDefault="00A809CF" w:rsidP="007E31F1">
            <w:pPr>
              <w:ind w:left="0"/>
              <w:rPr>
                <w:rFonts w:asciiTheme="minorHAnsi" w:hAnsiTheme="minorHAnsi"/>
                <w:sz w:val="22"/>
                <w:szCs w:val="22"/>
                <w:lang w:val="en-US" w:eastAsia="en-CA"/>
              </w:rPr>
            </w:pPr>
            <w:r>
              <w:rPr>
                <w:rFonts w:asciiTheme="minorHAnsi" w:hAnsiTheme="minorHAnsi"/>
                <w:sz w:val="22"/>
                <w:szCs w:val="22"/>
                <w:lang w:val="en-US" w:eastAsia="en-CA"/>
              </w:rPr>
              <w:t>CS 20170608:</w:t>
            </w:r>
          </w:p>
          <w:p w14:paraId="3C5DC126" w14:textId="3F279415" w:rsidR="00A809CF" w:rsidRDefault="00DB536F" w:rsidP="00451E46">
            <w:pPr>
              <w:pStyle w:val="ListParagraph"/>
              <w:numPr>
                <w:ilvl w:val="0"/>
                <w:numId w:val="18"/>
              </w:numPr>
              <w:rPr>
                <w:rFonts w:asciiTheme="minorHAnsi" w:hAnsiTheme="minorHAnsi"/>
                <w:sz w:val="22"/>
                <w:szCs w:val="22"/>
                <w:lang w:val="en-US" w:eastAsia="en-CA"/>
              </w:rPr>
            </w:pPr>
            <w:r>
              <w:rPr>
                <w:rFonts w:asciiTheme="minorHAnsi" w:hAnsiTheme="minorHAnsi"/>
                <w:sz w:val="22"/>
                <w:szCs w:val="22"/>
                <w:lang w:val="en-US" w:eastAsia="en-CA"/>
              </w:rPr>
              <w:t>We have an issue in Remittance because the Retro file is processed before the contributory leaves but we should be considering the CTSRV in the contrib file as well.</w:t>
            </w:r>
          </w:p>
          <w:p w14:paraId="6C68B6BA" w14:textId="0D4AB3E2" w:rsidR="00DB536F" w:rsidRDefault="00DB536F" w:rsidP="00451E46">
            <w:pPr>
              <w:pStyle w:val="ListParagraph"/>
              <w:numPr>
                <w:ilvl w:val="0"/>
                <w:numId w:val="18"/>
              </w:numPr>
              <w:rPr>
                <w:rFonts w:asciiTheme="minorHAnsi" w:hAnsiTheme="minorHAnsi"/>
                <w:sz w:val="22"/>
                <w:szCs w:val="22"/>
                <w:lang w:val="en-US" w:eastAsia="en-CA"/>
              </w:rPr>
            </w:pPr>
            <w:r>
              <w:rPr>
                <w:rFonts w:asciiTheme="minorHAnsi" w:hAnsiTheme="minorHAnsi"/>
                <w:sz w:val="22"/>
                <w:szCs w:val="22"/>
                <w:lang w:val="en-US" w:eastAsia="en-CA"/>
              </w:rPr>
              <w:t xml:space="preserve">Same </w:t>
            </w:r>
            <w:r w:rsidR="008556C7">
              <w:rPr>
                <w:rFonts w:asciiTheme="minorHAnsi" w:hAnsiTheme="minorHAnsi"/>
                <w:sz w:val="22"/>
                <w:szCs w:val="22"/>
                <w:lang w:val="en-US" w:eastAsia="en-CA"/>
              </w:rPr>
              <w:t>issues in the Final Data collect</w:t>
            </w:r>
            <w:r>
              <w:rPr>
                <w:rFonts w:asciiTheme="minorHAnsi" w:hAnsiTheme="minorHAnsi"/>
                <w:sz w:val="22"/>
                <w:szCs w:val="22"/>
                <w:lang w:val="en-US" w:eastAsia="en-CA"/>
              </w:rPr>
              <w:t xml:space="preserve"> where we are processing the retro before the Events file.</w:t>
            </w:r>
          </w:p>
          <w:p w14:paraId="698C9D00" w14:textId="1F65250F" w:rsidR="00DB536F" w:rsidRPr="00D271DE" w:rsidRDefault="00DB536F" w:rsidP="00451E46">
            <w:pPr>
              <w:pStyle w:val="ListParagraph"/>
              <w:numPr>
                <w:ilvl w:val="0"/>
                <w:numId w:val="18"/>
              </w:numPr>
              <w:rPr>
                <w:rFonts w:asciiTheme="minorHAnsi" w:hAnsiTheme="minorHAnsi"/>
                <w:sz w:val="22"/>
                <w:szCs w:val="22"/>
                <w:lang w:val="en-US" w:eastAsia="en-CA"/>
              </w:rPr>
            </w:pPr>
            <w:r>
              <w:rPr>
                <w:rFonts w:asciiTheme="minorHAnsi" w:hAnsiTheme="minorHAnsi"/>
                <w:sz w:val="22"/>
                <w:szCs w:val="22"/>
                <w:lang w:val="en-US" w:eastAsia="en-CA"/>
              </w:rPr>
              <w:t>This will require core development and should be discussed during the R14 scope review.</w:t>
            </w:r>
          </w:p>
          <w:p w14:paraId="5803B0EE" w14:textId="77777777" w:rsidR="007E31F1" w:rsidRDefault="007E31F1" w:rsidP="007E31F1">
            <w:pPr>
              <w:ind w:left="0"/>
              <w:rPr>
                <w:rFonts w:asciiTheme="minorHAnsi" w:hAnsiTheme="minorHAnsi"/>
                <w:sz w:val="22"/>
                <w:szCs w:val="22"/>
                <w:lang w:val="en-US" w:eastAsia="en-CA"/>
              </w:rPr>
            </w:pPr>
            <w:r>
              <w:rPr>
                <w:rFonts w:asciiTheme="minorHAnsi" w:hAnsiTheme="minorHAnsi"/>
                <w:sz w:val="22"/>
                <w:szCs w:val="22"/>
                <w:lang w:val="en-US" w:eastAsia="en-CA"/>
              </w:rPr>
              <w:t>CS 20170606:</w:t>
            </w:r>
          </w:p>
          <w:p w14:paraId="20A77A99" w14:textId="77777777" w:rsidR="007E31F1" w:rsidRPr="007E31F1" w:rsidRDefault="007E31F1" w:rsidP="00451E46">
            <w:pPr>
              <w:pStyle w:val="ListParagraph"/>
              <w:numPr>
                <w:ilvl w:val="0"/>
                <w:numId w:val="18"/>
              </w:numPr>
              <w:rPr>
                <w:rFonts w:asciiTheme="minorHAnsi" w:hAnsiTheme="minorHAnsi"/>
                <w:sz w:val="22"/>
                <w:szCs w:val="22"/>
                <w:lang w:val="en-US" w:eastAsia="en-CA"/>
              </w:rPr>
            </w:pPr>
            <w:r>
              <w:rPr>
                <w:rFonts w:asciiTheme="minorHAnsi" w:hAnsiTheme="minorHAnsi"/>
                <w:sz w:val="22"/>
                <w:szCs w:val="22"/>
                <w:lang w:val="en-US" w:eastAsia="en-CA"/>
              </w:rPr>
              <w:t>Validation logic has stayed the same but has been reworded.</w:t>
            </w:r>
          </w:p>
          <w:p w14:paraId="1B402B2E" w14:textId="072EF8BD" w:rsidR="00FD03C9" w:rsidRDefault="00FD03C9" w:rsidP="00037775">
            <w:pPr>
              <w:ind w:left="0"/>
              <w:rPr>
                <w:rFonts w:asciiTheme="minorHAnsi" w:hAnsiTheme="minorHAnsi"/>
                <w:sz w:val="22"/>
                <w:szCs w:val="22"/>
                <w:lang w:val="en-US" w:eastAsia="en-CA"/>
              </w:rPr>
            </w:pPr>
            <w:r>
              <w:rPr>
                <w:rFonts w:asciiTheme="minorHAnsi" w:hAnsiTheme="minorHAnsi"/>
                <w:sz w:val="22"/>
                <w:szCs w:val="22"/>
                <w:lang w:val="en-US" w:eastAsia="en-CA"/>
              </w:rPr>
              <w:t>CS 20170525:</w:t>
            </w:r>
          </w:p>
          <w:p w14:paraId="14D9A43D" w14:textId="10455044" w:rsidR="00D60D73" w:rsidRPr="00431F1F" w:rsidRDefault="00D60D73" w:rsidP="00451E46">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Brought this validation into full office </w:t>
            </w:r>
            <w:r w:rsidR="00F819AA">
              <w:rPr>
                <w:rFonts w:asciiTheme="minorHAnsi" w:hAnsiTheme="minorHAnsi"/>
                <w:sz w:val="22"/>
                <w:szCs w:val="22"/>
                <w:lang w:val="en-US" w:eastAsia="en-CA"/>
              </w:rPr>
              <w:t>spec from</w:t>
            </w:r>
            <w:r>
              <w:rPr>
                <w:rFonts w:asciiTheme="minorHAnsi" w:hAnsiTheme="minorHAnsi"/>
                <w:sz w:val="22"/>
                <w:szCs w:val="22"/>
                <w:lang w:val="en-US" w:eastAsia="en-CA"/>
              </w:rPr>
              <w:t xml:space="preserve"> EXO because we want to </w:t>
            </w:r>
            <w:r w:rsidR="00F819AA">
              <w:rPr>
                <w:rFonts w:asciiTheme="minorHAnsi" w:hAnsiTheme="minorHAnsi"/>
                <w:sz w:val="22"/>
                <w:szCs w:val="22"/>
                <w:lang w:val="en-US" w:eastAsia="en-CA"/>
              </w:rPr>
              <w:t>now consider the Weeks coming in from the input files</w:t>
            </w:r>
            <w:r w:rsidR="00827D5B">
              <w:rPr>
                <w:rFonts w:asciiTheme="minorHAnsi" w:hAnsiTheme="minorHAnsi"/>
                <w:sz w:val="22"/>
                <w:szCs w:val="22"/>
                <w:lang w:val="en-US" w:eastAsia="en-CA"/>
              </w:rPr>
              <w:t xml:space="preserve"> in separate file received in collect</w:t>
            </w:r>
            <w:r w:rsidR="00F819AA">
              <w:rPr>
                <w:rFonts w:asciiTheme="minorHAnsi" w:hAnsiTheme="minorHAnsi"/>
                <w:sz w:val="22"/>
                <w:szCs w:val="22"/>
                <w:lang w:val="en-US" w:eastAsia="en-CA"/>
              </w:rPr>
              <w:t>.</w:t>
            </w:r>
          </w:p>
          <w:p w14:paraId="4D892124" w14:textId="554BB5C0" w:rsidR="00871157" w:rsidRDefault="00F819AA" w:rsidP="00451E46">
            <w:pPr>
              <w:pStyle w:val="ListParagraph"/>
              <w:numPr>
                <w:ilvl w:val="0"/>
                <w:numId w:val="18"/>
              </w:numPr>
              <w:rPr>
                <w:rFonts w:asciiTheme="minorHAnsi" w:hAnsiTheme="minorHAnsi"/>
                <w:sz w:val="22"/>
                <w:szCs w:val="22"/>
                <w:lang w:val="en-US" w:eastAsia="en-CA"/>
              </w:rPr>
            </w:pPr>
            <w:r>
              <w:rPr>
                <w:rFonts w:asciiTheme="minorHAnsi" w:hAnsiTheme="minorHAnsi"/>
                <w:sz w:val="22"/>
                <w:szCs w:val="22"/>
                <w:lang w:val="en-US" w:eastAsia="en-CA"/>
              </w:rPr>
              <w:t>S</w:t>
            </w:r>
            <w:r w:rsidR="00871157">
              <w:rPr>
                <w:rFonts w:asciiTheme="minorHAnsi" w:hAnsiTheme="minorHAnsi"/>
                <w:sz w:val="22"/>
                <w:szCs w:val="22"/>
                <w:lang w:val="en-US" w:eastAsia="en-CA"/>
              </w:rPr>
              <w:t xml:space="preserve">hould </w:t>
            </w:r>
            <w:r w:rsidR="00037775">
              <w:rPr>
                <w:rFonts w:asciiTheme="minorHAnsi" w:hAnsiTheme="minorHAnsi"/>
                <w:sz w:val="22"/>
                <w:szCs w:val="22"/>
                <w:lang w:val="en-US" w:eastAsia="en-CA"/>
              </w:rPr>
              <w:t>we also consider the Total W</w:t>
            </w:r>
            <w:r w:rsidR="00871157">
              <w:rPr>
                <w:rFonts w:asciiTheme="minorHAnsi" w:hAnsiTheme="minorHAnsi"/>
                <w:sz w:val="22"/>
                <w:szCs w:val="22"/>
                <w:lang w:val="en-US" w:eastAsia="en-CA"/>
              </w:rPr>
              <w:t xml:space="preserve">eeks Paid received in the Contrib Leaves –Remittance? </w:t>
            </w:r>
          </w:p>
          <w:p w14:paraId="5D5DEF8A" w14:textId="7DF9F4E0" w:rsidR="00037EDF" w:rsidRPr="00871157" w:rsidRDefault="00037EDF" w:rsidP="00451E46">
            <w:pPr>
              <w:pStyle w:val="ListParagraph"/>
              <w:numPr>
                <w:ilvl w:val="0"/>
                <w:numId w:val="18"/>
              </w:numPr>
              <w:rPr>
                <w:rFonts w:asciiTheme="minorHAnsi" w:hAnsiTheme="minorHAnsi"/>
                <w:sz w:val="22"/>
                <w:szCs w:val="22"/>
                <w:lang w:val="en-US" w:eastAsia="en-CA"/>
              </w:rPr>
            </w:pPr>
            <w:r>
              <w:rPr>
                <w:rFonts w:asciiTheme="minorHAnsi" w:hAnsiTheme="minorHAnsi"/>
                <w:sz w:val="22"/>
                <w:szCs w:val="22"/>
                <w:lang w:val="en-US" w:eastAsia="en-CA"/>
              </w:rPr>
              <w:t xml:space="preserve">Note that this update will require development </w:t>
            </w:r>
            <w:r w:rsidR="00827D5B">
              <w:rPr>
                <w:rFonts w:asciiTheme="minorHAnsi" w:hAnsiTheme="minorHAnsi"/>
                <w:sz w:val="22"/>
                <w:szCs w:val="22"/>
                <w:lang w:val="en-US" w:eastAsia="en-CA"/>
              </w:rPr>
              <w:t>which possibly means that we may not be able to deliver for R14.</w:t>
            </w:r>
          </w:p>
          <w:p w14:paraId="20C94E20" w14:textId="65C6F89D" w:rsidR="00871157" w:rsidRDefault="00871157" w:rsidP="00037775">
            <w:pPr>
              <w:ind w:left="0"/>
              <w:rPr>
                <w:rFonts w:asciiTheme="minorHAnsi" w:hAnsiTheme="minorHAnsi"/>
                <w:sz w:val="22"/>
                <w:szCs w:val="22"/>
                <w:lang w:val="en-US" w:eastAsia="en-CA"/>
              </w:rPr>
            </w:pPr>
            <w:r>
              <w:rPr>
                <w:rFonts w:asciiTheme="minorHAnsi" w:hAnsiTheme="minorHAnsi"/>
                <w:sz w:val="22"/>
                <w:szCs w:val="22"/>
                <w:lang w:val="en-US" w:eastAsia="en-CA"/>
              </w:rPr>
              <w:t>CS 201705 (Prior to May 25)</w:t>
            </w:r>
          </w:p>
          <w:p w14:paraId="7A554D0D" w14:textId="1FAC0ED4" w:rsidR="00617AF9" w:rsidRPr="00871157" w:rsidRDefault="00871157" w:rsidP="00451E46">
            <w:pPr>
              <w:pStyle w:val="ListParagraph"/>
              <w:numPr>
                <w:ilvl w:val="0"/>
                <w:numId w:val="18"/>
              </w:numPr>
              <w:spacing w:before="0" w:after="0" w:line="240" w:lineRule="auto"/>
              <w:rPr>
                <w:rFonts w:asciiTheme="minorHAnsi" w:eastAsia="Times New Roman" w:hAnsiTheme="minorHAnsi" w:cs="Arial"/>
                <w:color w:val="auto"/>
                <w:sz w:val="22"/>
                <w:szCs w:val="22"/>
                <w:lang w:val="en-US"/>
              </w:rPr>
            </w:pPr>
            <w:r>
              <w:rPr>
                <w:rFonts w:asciiTheme="minorHAnsi" w:eastAsia="Times New Roman" w:hAnsiTheme="minorHAnsi" w:cs="Arial"/>
                <w:color w:val="auto"/>
                <w:sz w:val="22"/>
                <w:szCs w:val="22"/>
                <w:lang w:val="en-US"/>
              </w:rPr>
              <w:t>According to Alias the v</w:t>
            </w:r>
            <w:r w:rsidR="00617AF9" w:rsidRPr="00871157">
              <w:rPr>
                <w:rFonts w:asciiTheme="minorHAnsi" w:eastAsia="Times New Roman" w:hAnsiTheme="minorHAnsi" w:cs="Arial"/>
                <w:color w:val="auto"/>
                <w:sz w:val="22"/>
                <w:szCs w:val="22"/>
                <w:lang w:val="en-US"/>
              </w:rPr>
              <w:t xml:space="preserve">alidation should be checking if service for the retro year has been previously reported (prior to current data submission) and if service is currently being reported for the retro year.  </w:t>
            </w:r>
          </w:p>
          <w:p w14:paraId="3579DC57" w14:textId="6C10F799" w:rsidR="00617AF9" w:rsidRPr="00871157" w:rsidRDefault="00617AF9" w:rsidP="00451E46">
            <w:pPr>
              <w:pStyle w:val="ListParagraph"/>
              <w:numPr>
                <w:ilvl w:val="0"/>
                <w:numId w:val="14"/>
              </w:numPr>
              <w:spacing w:before="0" w:after="0" w:line="240" w:lineRule="auto"/>
              <w:rPr>
                <w:rFonts w:asciiTheme="minorHAnsi" w:eastAsia="Times New Roman" w:hAnsiTheme="minorHAnsi" w:cs="Arial"/>
                <w:color w:val="auto"/>
                <w:sz w:val="22"/>
                <w:szCs w:val="22"/>
                <w:lang w:val="en-US"/>
              </w:rPr>
            </w:pPr>
            <w:r w:rsidRPr="00871157">
              <w:rPr>
                <w:rFonts w:asciiTheme="minorHAnsi" w:eastAsia="Times New Roman" w:hAnsiTheme="minorHAnsi" w:cs="Arial"/>
                <w:color w:val="auto"/>
                <w:sz w:val="22"/>
                <w:szCs w:val="22"/>
                <w:lang w:val="en-US"/>
              </w:rPr>
              <w:t xml:space="preserve">ER should be able to report Retro if there is currently no service on file for retro year but service is being reported via the same event final data.  </w:t>
            </w:r>
          </w:p>
          <w:p w14:paraId="4248FE26" w14:textId="62B6B1F5" w:rsidR="00FD03C9" w:rsidRPr="00A052A3" w:rsidRDefault="00617AF9" w:rsidP="00451E46">
            <w:pPr>
              <w:pStyle w:val="ListParagraph"/>
              <w:numPr>
                <w:ilvl w:val="0"/>
                <w:numId w:val="14"/>
              </w:numPr>
              <w:rPr>
                <w:rFonts w:asciiTheme="minorHAnsi" w:hAnsiTheme="minorHAnsi"/>
                <w:sz w:val="22"/>
                <w:szCs w:val="22"/>
                <w:lang w:eastAsia="en-CA"/>
              </w:rPr>
            </w:pPr>
            <w:r w:rsidRPr="00617AF9">
              <w:rPr>
                <w:rFonts w:asciiTheme="minorHAnsi" w:eastAsia="Times New Roman" w:hAnsiTheme="minorHAnsi" w:cs="Arial"/>
                <w:color w:val="auto"/>
                <w:sz w:val="22"/>
                <w:szCs w:val="22"/>
                <w:lang w:val="en-US"/>
              </w:rPr>
              <w:t>Carina: Talk to core d</w:t>
            </w:r>
            <w:r w:rsidR="00871157">
              <w:rPr>
                <w:rFonts w:asciiTheme="minorHAnsi" w:eastAsia="Times New Roman" w:hAnsiTheme="minorHAnsi" w:cs="Arial"/>
                <w:color w:val="auto"/>
                <w:sz w:val="22"/>
                <w:szCs w:val="22"/>
                <w:lang w:val="en-US"/>
              </w:rPr>
              <w:t>ev : ask if the weeks reported in</w:t>
            </w:r>
            <w:r w:rsidRPr="00617AF9">
              <w:rPr>
                <w:rFonts w:asciiTheme="minorHAnsi" w:eastAsia="Times New Roman" w:hAnsiTheme="minorHAnsi" w:cs="Arial"/>
                <w:color w:val="auto"/>
                <w:sz w:val="22"/>
                <w:szCs w:val="22"/>
                <w:lang w:val="en-US"/>
              </w:rPr>
              <w:t xml:space="preserve"> the Events file can be considered in B7 so as not to</w:t>
            </w:r>
          </w:p>
        </w:tc>
      </w:tr>
    </w:tbl>
    <w:p w14:paraId="20B2EBA0" w14:textId="4C78426F" w:rsidR="00FD03C9" w:rsidRDefault="00FD03C9" w:rsidP="00FD03C9">
      <w:pPr>
        <w:spacing w:before="0" w:after="0" w:line="240" w:lineRule="auto"/>
        <w:ind w:left="0"/>
      </w:pPr>
    </w:p>
    <w:p w14:paraId="626A0D8C" w14:textId="50A25F91" w:rsidR="001854B9" w:rsidRPr="00FC5F08" w:rsidRDefault="00B02614" w:rsidP="001854B9">
      <w:pPr>
        <w:pStyle w:val="Heading3"/>
      </w:pPr>
      <w:r>
        <w:rPr>
          <w:lang w:val="en-US"/>
        </w:rPr>
        <w:br w:type="page"/>
      </w:r>
      <w:r w:rsidR="00FC5F08" w:rsidRPr="006B06A8">
        <w:t xml:space="preserve">Validation – </w:t>
      </w:r>
      <w:r w:rsidR="00FC5F08">
        <w:t>Invalid Retro Year</w:t>
      </w:r>
    </w:p>
    <w:p w14:paraId="1996A408" w14:textId="77777777" w:rsidR="001854B9" w:rsidRPr="006B06A8" w:rsidRDefault="001854B9" w:rsidP="001854B9">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1854B9" w14:paraId="7A303484"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1F7729"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92B38D6" w14:textId="21762E44" w:rsidR="001854B9" w:rsidRPr="000862E2" w:rsidRDefault="00C6672E" w:rsidP="007B2137">
            <w:pPr>
              <w:pStyle w:val="Heading1"/>
            </w:pPr>
            <w:bookmarkStart w:id="58" w:name="_Toc43372841"/>
            <w:r w:rsidRPr="00C6672E">
              <w:rPr>
                <w:rFonts w:cs="Calibri"/>
              </w:rPr>
              <w:t>B8_InvalidRetroYear</w:t>
            </w:r>
            <w:bookmarkEnd w:id="58"/>
          </w:p>
        </w:tc>
      </w:tr>
      <w:tr w:rsidR="001854B9" w14:paraId="06D1DCA1"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5BB6CC"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78079EA" w14:textId="60CF1234" w:rsidR="001854B9" w:rsidRPr="000862E2" w:rsidRDefault="00C6672E" w:rsidP="007B2137">
            <w:pPr>
              <w:spacing w:before="60" w:after="60" w:line="240" w:lineRule="auto"/>
              <w:ind w:left="0"/>
              <w:rPr>
                <w:rFonts w:asciiTheme="minorHAnsi" w:eastAsia="Times New Roman" w:hAnsiTheme="minorHAnsi" w:cs="Calibri"/>
                <w:color w:val="auto"/>
                <w:sz w:val="22"/>
                <w:szCs w:val="22"/>
                <w:lang w:eastAsia="en-CA"/>
              </w:rPr>
            </w:pPr>
            <w:r w:rsidRPr="00C6672E">
              <w:rPr>
                <w:rFonts w:asciiTheme="minorHAnsi" w:eastAsia="Times New Roman" w:hAnsiTheme="minorHAnsi" w:cs="Calibri"/>
                <w:color w:val="auto"/>
                <w:sz w:val="22"/>
                <w:szCs w:val="22"/>
                <w:lang w:eastAsia="en-CA"/>
              </w:rPr>
              <w:t>1377</w:t>
            </w:r>
          </w:p>
        </w:tc>
      </w:tr>
      <w:tr w:rsidR="001854B9" w14:paraId="0D31AA1F"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C09BF11"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CF3B9F4" w14:textId="6BA80400" w:rsidR="001854B9" w:rsidRDefault="00D201C3" w:rsidP="007B2137">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1854B9" w14:paraId="6772EDCB"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55830FE"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35C4FEC" w14:textId="65CA9443" w:rsidR="001854B9" w:rsidRPr="00B464B9" w:rsidRDefault="00D201C3" w:rsidP="00FA3AB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D201C3">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w:t>
            </w:r>
            <w:r w:rsidR="00FA3ABF">
              <w:rPr>
                <w:rFonts w:asciiTheme="minorHAnsi" w:eastAsia="Times New Roman" w:hAnsiTheme="minorHAnsi" w:cs="Calibri"/>
                <w:color w:val="auto"/>
                <w:sz w:val="22"/>
                <w:szCs w:val="22"/>
                <w:lang w:eastAsia="en-CA"/>
              </w:rPr>
              <w:t>level validation</w:t>
            </w:r>
          </w:p>
        </w:tc>
      </w:tr>
      <w:tr w:rsidR="001854B9" w14:paraId="6BA92130"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F197583"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EBE0A97" w14:textId="5FBAD208" w:rsidR="001854B9" w:rsidRPr="009675FB" w:rsidRDefault="00176866" w:rsidP="007B2137">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Retro</w:t>
            </w:r>
          </w:p>
        </w:tc>
      </w:tr>
      <w:tr w:rsidR="001854B9" w14:paraId="538466FC"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26B2293"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31A5038" w14:textId="77777777" w:rsidR="001854B9" w:rsidRDefault="001854B9" w:rsidP="007B213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1854B9" w14:paraId="19CD016B"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96FA817"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B904C53" w14:textId="77777777" w:rsidR="001854B9" w:rsidRPr="00B464B9" w:rsidRDefault="001854B9" w:rsidP="007B2137">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1854B9" w:rsidRPr="00A61AB1" w14:paraId="2D257E52"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8BC23AF"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4B1EB29"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BC3A492" w14:textId="220DB125" w:rsidR="00733BC4" w:rsidRDefault="00C34EEC">
            <w:pPr>
              <w:ind w:left="0"/>
              <w:rPr>
                <w:ins w:id="59" w:author="Tima Abboud" w:date="2021-04-29T10:34:00Z"/>
                <w:rFonts w:asciiTheme="minorHAnsi" w:hAnsiTheme="minorHAnsi"/>
                <w:sz w:val="22"/>
                <w:szCs w:val="22"/>
                <w:lang w:eastAsia="en-CA"/>
              </w:rPr>
            </w:pPr>
            <w:r w:rsidRPr="009151F9">
              <w:rPr>
                <w:rFonts w:asciiTheme="minorHAnsi" w:hAnsiTheme="minorHAnsi"/>
                <w:sz w:val="22"/>
                <w:szCs w:val="22"/>
                <w:lang w:eastAsia="en-CA"/>
              </w:rPr>
              <w:t xml:space="preserve">Specific validation to confirm that the </w:t>
            </w:r>
            <w:r>
              <w:rPr>
                <w:rFonts w:asciiTheme="minorHAnsi" w:hAnsiTheme="minorHAnsi"/>
                <w:sz w:val="22"/>
                <w:szCs w:val="22"/>
                <w:lang w:eastAsia="en-CA"/>
              </w:rPr>
              <w:t>mem</w:t>
            </w:r>
            <w:r w:rsidRPr="009151F9">
              <w:rPr>
                <w:rFonts w:asciiTheme="minorHAnsi" w:hAnsiTheme="minorHAnsi"/>
                <w:sz w:val="22"/>
                <w:szCs w:val="22"/>
                <w:lang w:eastAsia="en-CA"/>
              </w:rPr>
              <w:t>b</w:t>
            </w:r>
            <w:r>
              <w:rPr>
                <w:rFonts w:asciiTheme="minorHAnsi" w:hAnsiTheme="minorHAnsi"/>
                <w:sz w:val="22"/>
                <w:szCs w:val="22"/>
                <w:lang w:eastAsia="en-CA"/>
              </w:rPr>
              <w:t>e</w:t>
            </w:r>
            <w:r w:rsidRPr="009151F9">
              <w:rPr>
                <w:rFonts w:asciiTheme="minorHAnsi" w:hAnsiTheme="minorHAnsi"/>
                <w:sz w:val="22"/>
                <w:szCs w:val="22"/>
                <w:lang w:eastAsia="en-CA"/>
              </w:rPr>
              <w:t xml:space="preserve">r </w:t>
            </w:r>
            <w:r>
              <w:rPr>
                <w:rFonts w:asciiTheme="minorHAnsi" w:hAnsiTheme="minorHAnsi"/>
                <w:sz w:val="22"/>
                <w:szCs w:val="22"/>
                <w:lang w:eastAsia="en-CA"/>
              </w:rPr>
              <w:t>was enrolled at that specific Employer</w:t>
            </w:r>
            <w:r w:rsidRPr="009151F9">
              <w:rPr>
                <w:rFonts w:asciiTheme="minorHAnsi" w:hAnsiTheme="minorHAnsi"/>
                <w:sz w:val="22"/>
                <w:szCs w:val="22"/>
                <w:lang w:eastAsia="en-CA"/>
              </w:rPr>
              <w:t xml:space="preserve"> duri</w:t>
            </w:r>
            <w:r>
              <w:rPr>
                <w:rFonts w:asciiTheme="minorHAnsi" w:hAnsiTheme="minorHAnsi"/>
                <w:sz w:val="22"/>
                <w:szCs w:val="22"/>
                <w:lang w:eastAsia="en-CA"/>
              </w:rPr>
              <w:t>ng the specified retro year.</w:t>
            </w:r>
          </w:p>
          <w:p w14:paraId="08973DAB" w14:textId="403065F1" w:rsidR="001854B9" w:rsidRPr="00C301FC" w:rsidRDefault="006C461C">
            <w:pPr>
              <w:ind w:left="0"/>
              <w:rPr>
                <w:rFonts w:asciiTheme="minorHAnsi" w:hAnsiTheme="minorHAnsi"/>
                <w:sz w:val="22"/>
                <w:szCs w:val="22"/>
                <w:lang w:val="en-US" w:eastAsia="en-CA"/>
              </w:rPr>
            </w:pPr>
            <w:ins w:id="60" w:author="Tima Abboud" w:date="2021-04-28T11:35:00Z">
              <w:r>
                <w:rPr>
                  <w:rFonts w:asciiTheme="minorHAnsi" w:hAnsiTheme="minorHAnsi"/>
                  <w:sz w:val="22"/>
                  <w:szCs w:val="22"/>
                  <w:lang w:eastAsia="en-CA"/>
                </w:rPr>
                <w:t xml:space="preserve">Note: </w:t>
              </w:r>
            </w:ins>
            <w:ins w:id="61" w:author="Tima Abboud" w:date="2021-04-28T11:36:00Z">
              <w:r>
                <w:rPr>
                  <w:rFonts w:asciiTheme="minorHAnsi" w:hAnsiTheme="minorHAnsi"/>
                  <w:sz w:val="22"/>
                  <w:szCs w:val="22"/>
                  <w:lang w:eastAsia="en-CA"/>
                </w:rPr>
                <w:t>In case of amalgamation, the validation will conside</w:t>
              </w:r>
            </w:ins>
            <w:ins w:id="62" w:author="Tima Abboud" w:date="2021-04-28T11:42:00Z">
              <w:r>
                <w:rPr>
                  <w:rFonts w:asciiTheme="minorHAnsi" w:hAnsiTheme="minorHAnsi"/>
                  <w:sz w:val="22"/>
                  <w:szCs w:val="22"/>
                  <w:lang w:eastAsia="en-CA"/>
                </w:rPr>
                <w:t xml:space="preserve">r all employments as the same one and look for the initial permanency date </w:t>
              </w:r>
            </w:ins>
            <w:ins w:id="63" w:author="Tima Abboud" w:date="2021-04-28T11:43:00Z">
              <w:r>
                <w:rPr>
                  <w:rFonts w:asciiTheme="minorHAnsi" w:hAnsiTheme="minorHAnsi"/>
                  <w:sz w:val="22"/>
                  <w:szCs w:val="22"/>
                  <w:lang w:eastAsia="en-CA"/>
                </w:rPr>
                <w:t xml:space="preserve">that </w:t>
              </w:r>
            </w:ins>
            <w:ins w:id="64" w:author="Tima Abboud" w:date="2021-04-28T11:44:00Z">
              <w:r>
                <w:rPr>
                  <w:rFonts w:asciiTheme="minorHAnsi" w:hAnsiTheme="minorHAnsi"/>
                  <w:sz w:val="22"/>
                  <w:szCs w:val="22"/>
                  <w:lang w:eastAsia="en-CA"/>
                </w:rPr>
                <w:t>exists under the first employer</w:t>
              </w:r>
            </w:ins>
            <w:ins w:id="65" w:author="Tima Abboud" w:date="2021-04-28T11:42:00Z">
              <w:r>
                <w:rPr>
                  <w:rFonts w:asciiTheme="minorHAnsi" w:hAnsiTheme="minorHAnsi"/>
                  <w:sz w:val="22"/>
                  <w:szCs w:val="22"/>
                  <w:lang w:eastAsia="en-CA"/>
                </w:rPr>
                <w:t xml:space="preserve"> </w:t>
              </w:r>
            </w:ins>
            <w:ins w:id="66" w:author="Tima Abboud" w:date="2021-04-28T11:44:00Z">
              <w:r>
                <w:rPr>
                  <w:rFonts w:asciiTheme="minorHAnsi" w:hAnsiTheme="minorHAnsi"/>
                  <w:sz w:val="22"/>
                  <w:szCs w:val="22"/>
                  <w:lang w:eastAsia="en-CA"/>
                </w:rPr>
                <w:t>FROM</w:t>
              </w:r>
            </w:ins>
            <w:ins w:id="67" w:author="Tima Abboud" w:date="2021-04-28T11:42:00Z">
              <w:r>
                <w:rPr>
                  <w:rFonts w:asciiTheme="minorHAnsi" w:hAnsiTheme="minorHAnsi"/>
                  <w:sz w:val="22"/>
                  <w:szCs w:val="22"/>
                  <w:lang w:eastAsia="en-CA"/>
                </w:rPr>
                <w:t>.</w:t>
              </w:r>
            </w:ins>
            <w:del w:id="68" w:author="Tima Abboud" w:date="2021-04-28T11:36:00Z">
              <w:r w:rsidR="00C34EEC" w:rsidDel="006C461C">
                <w:rPr>
                  <w:rFonts w:asciiTheme="minorHAnsi" w:hAnsiTheme="minorHAnsi"/>
                  <w:sz w:val="22"/>
                  <w:szCs w:val="22"/>
                  <w:lang w:eastAsia="en-CA"/>
                </w:rPr>
                <w:delText xml:space="preserve"> </w:delText>
              </w:r>
              <w:r w:rsidR="00C34EEC" w:rsidRPr="009151F9" w:rsidDel="006C461C">
                <w:rPr>
                  <w:rFonts w:asciiTheme="minorHAnsi" w:hAnsiTheme="minorHAnsi"/>
                  <w:sz w:val="22"/>
                  <w:szCs w:val="22"/>
                  <w:lang w:eastAsia="en-CA"/>
                </w:rPr>
                <w:delText xml:space="preserve">  </w:delText>
              </w:r>
            </w:del>
          </w:p>
        </w:tc>
      </w:tr>
      <w:tr w:rsidR="001854B9" w:rsidRPr="009151F9" w14:paraId="2B366741"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6BE848"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C7F24D3" w14:textId="77777777" w:rsidR="00C34EEC" w:rsidRDefault="00C34EEC" w:rsidP="00C34EEC">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267E25F8" w14:textId="77777777" w:rsidR="001854B9" w:rsidRDefault="00C34EEC">
            <w:pPr>
              <w:ind w:left="0"/>
              <w:rPr>
                <w:ins w:id="69" w:author="Tima Abboud" w:date="2021-04-28T11:59:00Z"/>
                <w:rFonts w:asciiTheme="minorHAnsi" w:hAnsiTheme="minorHAnsi"/>
                <w:sz w:val="22"/>
                <w:szCs w:val="22"/>
                <w:lang w:eastAsia="en-CA"/>
              </w:rPr>
            </w:pPr>
            <w:r w:rsidRPr="009C43D2">
              <w:rPr>
                <w:rFonts w:asciiTheme="minorHAnsi" w:hAnsiTheme="minorHAnsi"/>
                <w:sz w:val="22"/>
                <w:szCs w:val="22"/>
                <w:lang w:eastAsia="en-CA"/>
              </w:rPr>
              <w:t>Ariel.</w:t>
            </w:r>
            <w:del w:id="70" w:author="Tima Abboud" w:date="2021-04-28T11:47:00Z">
              <w:r w:rsidRPr="009C43D2" w:rsidDel="005855DC">
                <w:rPr>
                  <w:rFonts w:asciiTheme="minorHAnsi" w:hAnsiTheme="minorHAnsi"/>
                  <w:sz w:val="22"/>
                  <w:szCs w:val="22"/>
                  <w:lang w:eastAsia="en-CA"/>
                </w:rPr>
                <w:delText xml:space="preserve">MembershipDate </w:delText>
              </w:r>
            </w:del>
            <w:ins w:id="71" w:author="Tima Abboud" w:date="2021-04-28T11:47:00Z">
              <w:r w:rsidR="005855DC">
                <w:rPr>
                  <w:rFonts w:asciiTheme="minorHAnsi" w:hAnsiTheme="minorHAnsi"/>
                  <w:sz w:val="22"/>
                  <w:szCs w:val="22"/>
                  <w:lang w:eastAsia="en-CA"/>
                </w:rPr>
                <w:t>EmploymentPermanencyDate</w:t>
              </w:r>
              <w:r w:rsidR="005855DC" w:rsidRPr="009C43D2">
                <w:rPr>
                  <w:rFonts w:asciiTheme="minorHAnsi" w:hAnsiTheme="minorHAnsi"/>
                  <w:sz w:val="22"/>
                  <w:szCs w:val="22"/>
                  <w:lang w:eastAsia="en-CA"/>
                </w:rPr>
                <w:t xml:space="preserve"> </w:t>
              </w:r>
            </w:ins>
            <w:r w:rsidRPr="009C43D2">
              <w:rPr>
                <w:rFonts w:asciiTheme="minorHAnsi" w:hAnsiTheme="minorHAnsi"/>
                <w:sz w:val="22"/>
                <w:szCs w:val="22"/>
                <w:lang w:eastAsia="en-CA"/>
              </w:rPr>
              <w:t>&gt; Retro.</w:t>
            </w:r>
            <w:r>
              <w:rPr>
                <w:rFonts w:asciiTheme="minorHAnsi" w:hAnsiTheme="minorHAnsi"/>
                <w:sz w:val="22"/>
                <w:szCs w:val="22"/>
                <w:lang w:eastAsia="en-CA"/>
              </w:rPr>
              <w:t>RetroYear</w:t>
            </w:r>
          </w:p>
          <w:p w14:paraId="0390B92C" w14:textId="77777777" w:rsidR="00353810" w:rsidRDefault="00353810">
            <w:pPr>
              <w:ind w:left="0"/>
              <w:rPr>
                <w:ins w:id="72" w:author="Tima Abboud" w:date="2021-04-28T12:00:00Z"/>
                <w:rFonts w:asciiTheme="minorHAnsi" w:hAnsiTheme="minorHAnsi"/>
                <w:color w:val="auto"/>
                <w:sz w:val="22"/>
                <w:szCs w:val="22"/>
              </w:rPr>
            </w:pPr>
          </w:p>
          <w:p w14:paraId="50BAD97D" w14:textId="71D5D1E8" w:rsidR="00353810" w:rsidRPr="0078068E" w:rsidRDefault="00353810">
            <w:pPr>
              <w:ind w:left="0"/>
              <w:rPr>
                <w:rFonts w:asciiTheme="minorHAnsi" w:hAnsiTheme="minorHAnsi"/>
                <w:sz w:val="22"/>
                <w:szCs w:val="22"/>
                <w:lang w:eastAsia="en-CA"/>
              </w:rPr>
            </w:pPr>
            <w:ins w:id="73" w:author="Tima Abboud" w:date="2021-04-28T11:59:00Z">
              <w:r w:rsidRPr="00033ECE">
                <w:rPr>
                  <w:rFonts w:asciiTheme="minorHAnsi" w:hAnsiTheme="minorHAnsi"/>
                  <w:color w:val="auto"/>
                  <w:sz w:val="22"/>
                  <w:szCs w:val="22"/>
                </w:rPr>
                <w:t xml:space="preserve">In </w:t>
              </w:r>
              <w:r w:rsidRPr="006C08D1">
                <w:rPr>
                  <w:rFonts w:asciiTheme="minorHAnsi" w:hAnsiTheme="minorHAnsi"/>
                  <w:sz w:val="22"/>
                  <w:szCs w:val="22"/>
                </w:rPr>
                <w:t xml:space="preserve">the case of amalgamation, the validation will </w:t>
              </w:r>
              <w:r>
                <w:rPr>
                  <w:rFonts w:asciiTheme="minorHAnsi" w:hAnsiTheme="minorHAnsi"/>
                  <w:sz w:val="22"/>
                  <w:szCs w:val="22"/>
                </w:rPr>
                <w:t xml:space="preserve">account for </w:t>
              </w:r>
              <w:r w:rsidRPr="006C08D1">
                <w:rPr>
                  <w:rFonts w:asciiTheme="minorHAnsi" w:hAnsiTheme="minorHAnsi"/>
                  <w:sz w:val="22"/>
                  <w:szCs w:val="22"/>
                </w:rPr>
                <w:t xml:space="preserve">the </w:t>
              </w:r>
              <w:r>
                <w:rPr>
                  <w:rFonts w:asciiTheme="minorHAnsi" w:hAnsiTheme="minorHAnsi"/>
                  <w:sz w:val="22"/>
                  <w:szCs w:val="22"/>
                </w:rPr>
                <w:t>Permanency</w:t>
              </w:r>
              <w:r w:rsidRPr="006C08D1">
                <w:rPr>
                  <w:rFonts w:asciiTheme="minorHAnsi" w:hAnsiTheme="minorHAnsi"/>
                  <w:sz w:val="22"/>
                  <w:szCs w:val="22"/>
                </w:rPr>
                <w:t>Date of the AFE employer (A</w:t>
              </w:r>
              <w:r>
                <w:rPr>
                  <w:rFonts w:asciiTheme="minorHAnsi" w:hAnsiTheme="minorHAnsi"/>
                  <w:sz w:val="22"/>
                  <w:szCs w:val="22"/>
                </w:rPr>
                <w:t>malgamated</w:t>
              </w:r>
              <w:r w:rsidRPr="006C08D1">
                <w:rPr>
                  <w:rFonts w:asciiTheme="minorHAnsi" w:hAnsiTheme="minorHAnsi"/>
                  <w:sz w:val="22"/>
                  <w:szCs w:val="22"/>
                </w:rPr>
                <w:t>F</w:t>
              </w:r>
              <w:r>
                <w:rPr>
                  <w:rFonts w:asciiTheme="minorHAnsi" w:hAnsiTheme="minorHAnsi"/>
                  <w:sz w:val="22"/>
                  <w:szCs w:val="22"/>
                </w:rPr>
                <w:t>romEmployment.Permanency</w:t>
              </w:r>
              <w:r w:rsidRPr="006C08D1">
                <w:rPr>
                  <w:rFonts w:asciiTheme="minorHAnsi" w:hAnsiTheme="minorHAnsi"/>
                  <w:sz w:val="22"/>
                  <w:szCs w:val="22"/>
                </w:rPr>
                <w:t>Date).</w:t>
              </w:r>
            </w:ins>
          </w:p>
        </w:tc>
      </w:tr>
      <w:tr w:rsidR="001854B9" w:rsidRPr="00A61AB1" w14:paraId="4012C6BD"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23F018"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ABEAD7F" w14:textId="301441F1" w:rsidR="001854B9" w:rsidRPr="00A762CE" w:rsidRDefault="00B36C04" w:rsidP="007B2137">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1854B9" w:rsidRPr="00A61AB1" w14:paraId="12796252"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B5F2631"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C48DDFE" w14:textId="283324F7" w:rsidR="001854B9" w:rsidRPr="00FC0743" w:rsidRDefault="00FC0743" w:rsidP="007B2137">
            <w:pPr>
              <w:pStyle w:val="NormalWeb"/>
              <w:spacing w:line="276" w:lineRule="auto"/>
              <w:rPr>
                <w:rFonts w:asciiTheme="minorHAnsi" w:hAnsiTheme="minorHAnsi"/>
                <w:color w:val="000000"/>
                <w:sz w:val="22"/>
                <w:szCs w:val="22"/>
                <w:lang w:val="en-US"/>
              </w:rPr>
            </w:pPr>
            <w:r w:rsidRPr="00FC0743">
              <w:rPr>
                <w:rFonts w:asciiTheme="minorHAnsi" w:hAnsiTheme="minorHAnsi"/>
                <w:sz w:val="22"/>
                <w:szCs w:val="22"/>
                <w:lang w:val="en-US" w:eastAsia="en-CA"/>
              </w:rPr>
              <w:t>Retro contributions are invalid for {0}. Member was not enrolled in {0}.</w:t>
            </w:r>
          </w:p>
        </w:tc>
      </w:tr>
      <w:tr w:rsidR="001854B9" w:rsidRPr="00A61AB1" w14:paraId="7616070A"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5BD9FCE"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6A88EA1"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B74ACCC" w14:textId="71F4802B" w:rsidR="001854B9" w:rsidRPr="00B464B9" w:rsidRDefault="00FC0743" w:rsidP="007B2137">
            <w:pPr>
              <w:spacing w:before="60" w:after="60"/>
              <w:ind w:left="0"/>
              <w:rPr>
                <w:rFonts w:asciiTheme="minorHAnsi" w:hAnsiTheme="minorHAnsi"/>
                <w:sz w:val="22"/>
                <w:szCs w:val="22"/>
                <w:lang w:eastAsia="en-CA"/>
              </w:rPr>
            </w:pPr>
            <w:r>
              <w:rPr>
                <w:rFonts w:asciiTheme="minorHAnsi" w:hAnsiTheme="minorHAnsi"/>
                <w:sz w:val="22"/>
                <w:szCs w:val="22"/>
                <w:lang w:eastAsia="en-CA"/>
              </w:rPr>
              <w:t>Retro contributions are invalid. Member was not enrolled during the file specified Retro Year.</w:t>
            </w:r>
          </w:p>
        </w:tc>
      </w:tr>
      <w:tr w:rsidR="001854B9" w:rsidRPr="0085712F" w14:paraId="085F5326"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619116E" w14:textId="77777777" w:rsidR="001854B9" w:rsidRPr="0085712F" w:rsidRDefault="001854B9" w:rsidP="007B2137">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ABE7A1C" w14:textId="7F8FEDA6" w:rsidR="001854B9" w:rsidRPr="009C43D2" w:rsidRDefault="00FC0743" w:rsidP="007B2137">
            <w:pPr>
              <w:ind w:left="0"/>
              <w:rPr>
                <w:rFonts w:asciiTheme="minorHAnsi" w:hAnsiTheme="minorHAnsi" w:cs="Calibri"/>
                <w:color w:val="auto"/>
                <w:sz w:val="22"/>
                <w:szCs w:val="22"/>
              </w:rPr>
            </w:pPr>
            <w:r>
              <w:rPr>
                <w:rFonts w:asciiTheme="minorHAnsi" w:hAnsiTheme="minorHAnsi" w:cs="Calibri"/>
                <w:color w:val="auto"/>
                <w:sz w:val="22"/>
                <w:szCs w:val="22"/>
              </w:rPr>
              <w:t>0: Retro</w:t>
            </w:r>
            <w:r w:rsidRPr="00487CD9">
              <w:rPr>
                <w:rFonts w:asciiTheme="minorHAnsi" w:hAnsiTheme="minorHAnsi" w:cs="Calibri"/>
                <w:color w:val="auto"/>
                <w:sz w:val="22"/>
                <w:szCs w:val="22"/>
              </w:rPr>
              <w:t>.</w:t>
            </w:r>
            <w:r>
              <w:rPr>
                <w:rFonts w:asciiTheme="minorHAnsi" w:hAnsiTheme="minorHAnsi" w:cs="Calibri"/>
                <w:color w:val="auto"/>
                <w:sz w:val="22"/>
                <w:szCs w:val="22"/>
              </w:rPr>
              <w:t>RetroYear</w:t>
            </w:r>
          </w:p>
        </w:tc>
      </w:tr>
      <w:tr w:rsidR="001854B9" w:rsidRPr="0085712F" w14:paraId="43BBFC42"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C059D83" w14:textId="77777777" w:rsidR="001854B9" w:rsidRPr="0085712F" w:rsidRDefault="001854B9" w:rsidP="007B2137">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E789A16" w14:textId="74090B46" w:rsidR="001854B9" w:rsidRPr="006100CE" w:rsidRDefault="00B36C04" w:rsidP="007B213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1854B9" w:rsidRPr="0085712F" w14:paraId="7E53D024"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C947A5"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DCE4C59" w14:textId="77777777" w:rsidR="001854B9" w:rsidRPr="006100CE" w:rsidRDefault="001854B9" w:rsidP="007B2137">
            <w:pPr>
              <w:spacing w:before="60" w:after="60" w:line="240" w:lineRule="auto"/>
              <w:ind w:left="0"/>
              <w:rPr>
                <w:rFonts w:asciiTheme="minorHAnsi" w:hAnsiTheme="minorHAnsi"/>
                <w:sz w:val="22"/>
                <w:szCs w:val="22"/>
                <w:lang w:eastAsia="en-CA"/>
              </w:rPr>
            </w:pPr>
          </w:p>
        </w:tc>
      </w:tr>
      <w:tr w:rsidR="001854B9" w:rsidRPr="0085712F" w14:paraId="02F992F1"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64DECD" w14:textId="77777777" w:rsidR="001854B9" w:rsidRDefault="001854B9"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8C443B3" w14:textId="77777777" w:rsidR="001854B9" w:rsidRPr="0085712F" w:rsidRDefault="001854B9" w:rsidP="007B2137">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4E2A72F" w14:textId="5A9DA98C" w:rsidR="005855DC" w:rsidRDefault="005855DC" w:rsidP="00F93DA0">
            <w:pPr>
              <w:spacing w:before="60" w:after="60" w:line="240" w:lineRule="auto"/>
              <w:ind w:left="0"/>
              <w:rPr>
                <w:ins w:id="74" w:author="Tima Abboud" w:date="2021-04-28T11:48:00Z"/>
                <w:rFonts w:asciiTheme="minorHAnsi" w:hAnsiTheme="minorHAnsi"/>
                <w:sz w:val="22"/>
                <w:szCs w:val="22"/>
                <w:lang w:eastAsia="en-CA"/>
              </w:rPr>
            </w:pPr>
            <w:ins w:id="75" w:author="Tima Abboud" w:date="2021-04-28T11:48:00Z">
              <w:r>
                <w:rPr>
                  <w:rFonts w:asciiTheme="minorHAnsi" w:hAnsiTheme="minorHAnsi"/>
                  <w:sz w:val="22"/>
                  <w:szCs w:val="22"/>
                  <w:lang w:eastAsia="en-CA"/>
                </w:rPr>
                <w:t>TA 20210428:</w:t>
              </w:r>
            </w:ins>
          </w:p>
          <w:p w14:paraId="6D7E45FC" w14:textId="7B3BB6D2" w:rsidR="005855DC" w:rsidRPr="005855DC" w:rsidRDefault="005855DC">
            <w:pPr>
              <w:pStyle w:val="ListParagraph"/>
              <w:numPr>
                <w:ilvl w:val="0"/>
                <w:numId w:val="14"/>
              </w:numPr>
              <w:spacing w:before="60" w:after="60" w:line="240" w:lineRule="auto"/>
              <w:rPr>
                <w:ins w:id="76" w:author="Tima Abboud" w:date="2021-04-28T11:47:00Z"/>
                <w:rFonts w:asciiTheme="minorHAnsi" w:hAnsiTheme="minorHAnsi"/>
                <w:sz w:val="22"/>
                <w:szCs w:val="22"/>
                <w:lang w:eastAsia="en-CA"/>
                <w:rPrChange w:id="77" w:author="Tima Abboud" w:date="2021-04-28T11:48:00Z">
                  <w:rPr>
                    <w:ins w:id="78" w:author="Tima Abboud" w:date="2021-04-28T11:47:00Z"/>
                    <w:lang w:eastAsia="en-CA"/>
                  </w:rPr>
                </w:rPrChange>
              </w:rPr>
              <w:pPrChange w:id="79" w:author="Tima Abboud" w:date="2021-04-28T11:48:00Z">
                <w:pPr>
                  <w:spacing w:before="60" w:after="60" w:line="240" w:lineRule="auto"/>
                  <w:ind w:left="0"/>
                </w:pPr>
              </w:pPrChange>
            </w:pPr>
            <w:ins w:id="80" w:author="Tima Abboud" w:date="2021-04-28T11:48:00Z">
              <w:r>
                <w:rPr>
                  <w:rFonts w:asciiTheme="minorHAnsi" w:hAnsiTheme="minorHAnsi"/>
                  <w:sz w:val="22"/>
                  <w:szCs w:val="22"/>
                  <w:lang w:eastAsia="en-CA"/>
                </w:rPr>
                <w:t>Updated Validation Rule and Validation Logic to account for amalgamation.</w:t>
              </w:r>
            </w:ins>
          </w:p>
          <w:p w14:paraId="40A4F3A7" w14:textId="77777777" w:rsidR="005855DC" w:rsidRDefault="005855DC" w:rsidP="00F93DA0">
            <w:pPr>
              <w:spacing w:before="60" w:after="60" w:line="240" w:lineRule="auto"/>
              <w:ind w:left="0"/>
              <w:rPr>
                <w:ins w:id="81" w:author="Tima Abboud" w:date="2021-04-28T11:47:00Z"/>
                <w:rFonts w:asciiTheme="minorHAnsi" w:hAnsiTheme="minorHAnsi"/>
                <w:sz w:val="22"/>
                <w:szCs w:val="22"/>
                <w:lang w:eastAsia="en-CA"/>
              </w:rPr>
            </w:pPr>
          </w:p>
          <w:p w14:paraId="53F26EB3" w14:textId="3262018F"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7EAEDCC9" w14:textId="6018EFEA" w:rsidR="005855DC" w:rsidRPr="005855DC" w:rsidRDefault="00F93DA0">
            <w:pPr>
              <w:pStyle w:val="ListParagraph"/>
              <w:numPr>
                <w:ilvl w:val="0"/>
                <w:numId w:val="32"/>
              </w:numPr>
              <w:spacing w:before="60" w:after="60" w:line="240" w:lineRule="auto"/>
              <w:rPr>
                <w:rFonts w:asciiTheme="minorHAnsi" w:hAnsiTheme="minorHAnsi"/>
                <w:sz w:val="22"/>
                <w:szCs w:val="22"/>
                <w:lang w:eastAsia="en-CA"/>
                <w:rPrChange w:id="82" w:author="Tima Abboud" w:date="2021-04-28T11:47:00Z">
                  <w:rPr>
                    <w:lang w:eastAsia="en-CA"/>
                  </w:rPr>
                </w:rPrChange>
              </w:rPr>
            </w:pPr>
            <w:r>
              <w:rPr>
                <w:rFonts w:asciiTheme="minorHAnsi" w:hAnsiTheme="minorHAnsi"/>
                <w:sz w:val="22"/>
                <w:szCs w:val="22"/>
                <w:lang w:eastAsia="en-CA"/>
              </w:rPr>
              <w:t>XMO Validation brought into Full Office spec.</w:t>
            </w:r>
          </w:p>
          <w:p w14:paraId="4C661327" w14:textId="11D5D8FF" w:rsidR="00FC0743" w:rsidRPr="00CA5805" w:rsidRDefault="00FC0743" w:rsidP="007B2137">
            <w:pPr>
              <w:spacing w:before="60" w:after="60" w:line="240" w:lineRule="auto"/>
              <w:ind w:left="0"/>
              <w:rPr>
                <w:rFonts w:asciiTheme="minorHAnsi" w:hAnsiTheme="minorHAnsi"/>
                <w:sz w:val="22"/>
                <w:szCs w:val="22"/>
                <w:lang w:eastAsia="en-CA"/>
              </w:rPr>
            </w:pPr>
          </w:p>
        </w:tc>
      </w:tr>
    </w:tbl>
    <w:p w14:paraId="02ACEBCB" w14:textId="77777777" w:rsidR="00991A9B" w:rsidRPr="00FC5F08" w:rsidRDefault="00832392" w:rsidP="00991A9B">
      <w:pPr>
        <w:pStyle w:val="Heading3"/>
      </w:pPr>
      <w:r>
        <w:rPr>
          <w:lang w:val="en-US"/>
        </w:rPr>
        <w:br w:type="page"/>
      </w:r>
      <w:r w:rsidR="00991A9B" w:rsidRPr="006B06A8">
        <w:t xml:space="preserve">Validation – </w:t>
      </w:r>
      <w:r w:rsidR="00991A9B">
        <w:t>Invalid Low Contributions</w:t>
      </w:r>
    </w:p>
    <w:p w14:paraId="3EDE69FE" w14:textId="77777777" w:rsidR="00991A9B" w:rsidRPr="006B06A8" w:rsidRDefault="00991A9B" w:rsidP="00991A9B">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991A9B" w14:paraId="21131C6A"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95054C"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0F92526" w14:textId="77777777" w:rsidR="00991A9B" w:rsidRPr="000862E2" w:rsidRDefault="00991A9B" w:rsidP="007B2137">
            <w:pPr>
              <w:pStyle w:val="Heading1"/>
            </w:pPr>
            <w:bookmarkStart w:id="83" w:name="_Toc43372842"/>
            <w:r>
              <w:rPr>
                <w:rFonts w:cs="Calibri"/>
              </w:rPr>
              <w:t>B9</w:t>
            </w:r>
            <w:bookmarkEnd w:id="83"/>
          </w:p>
        </w:tc>
      </w:tr>
      <w:tr w:rsidR="00991A9B" w14:paraId="2D9752D6"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35E0DA"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EFFFCF0" w14:textId="77777777" w:rsidR="00991A9B" w:rsidRPr="000862E2" w:rsidRDefault="00991A9B" w:rsidP="007B2137">
            <w:pPr>
              <w:spacing w:before="60" w:after="60" w:line="240" w:lineRule="auto"/>
              <w:ind w:left="0"/>
              <w:rPr>
                <w:rFonts w:asciiTheme="minorHAnsi" w:eastAsia="Times New Roman" w:hAnsiTheme="minorHAnsi" w:cs="Calibri"/>
                <w:color w:val="auto"/>
                <w:sz w:val="22"/>
                <w:szCs w:val="22"/>
                <w:lang w:eastAsia="en-CA"/>
              </w:rPr>
            </w:pPr>
            <w:r w:rsidRPr="00327D99">
              <w:rPr>
                <w:rFonts w:asciiTheme="minorHAnsi" w:eastAsia="Times New Roman" w:hAnsiTheme="minorHAnsi" w:cs="Calibri"/>
                <w:color w:val="auto"/>
                <w:sz w:val="22"/>
                <w:szCs w:val="22"/>
                <w:lang w:eastAsia="en-CA"/>
              </w:rPr>
              <w:t>8749</w:t>
            </w:r>
          </w:p>
        </w:tc>
      </w:tr>
      <w:tr w:rsidR="00991A9B" w14:paraId="3B09E929"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51B8CE"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72B813D" w14:textId="2501FBF6" w:rsidR="00991A9B" w:rsidRDefault="002B268A" w:rsidP="007B2137">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991A9B" w14:paraId="20CDB8ED"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642A83C"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63CAD36" w14:textId="612FD1A4" w:rsidR="00991A9B" w:rsidRPr="00B464B9" w:rsidRDefault="002B268A" w:rsidP="00FA3AB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2B268A">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w:t>
            </w:r>
            <w:r w:rsidR="00FA3ABF">
              <w:rPr>
                <w:rFonts w:asciiTheme="minorHAnsi" w:eastAsia="Times New Roman" w:hAnsiTheme="minorHAnsi" w:cs="Calibri"/>
                <w:color w:val="auto"/>
                <w:sz w:val="22"/>
                <w:szCs w:val="22"/>
                <w:lang w:eastAsia="en-CA"/>
              </w:rPr>
              <w:t>level validation</w:t>
            </w:r>
          </w:p>
        </w:tc>
      </w:tr>
      <w:tr w:rsidR="00991A9B" w14:paraId="170B4871"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F3C1A71"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FCF1953" w14:textId="77777777" w:rsidR="00991A9B" w:rsidRPr="009675FB" w:rsidRDefault="00991A9B" w:rsidP="007B2137">
            <w:pPr>
              <w:spacing w:before="60" w:after="60" w:line="240" w:lineRule="auto"/>
              <w:ind w:left="0"/>
              <w:rPr>
                <w:rFonts w:asciiTheme="minorHAnsi" w:hAnsiTheme="minorHAnsi"/>
                <w:color w:val="auto"/>
                <w:sz w:val="22"/>
                <w:szCs w:val="22"/>
                <w:lang w:eastAsia="en-CA"/>
              </w:rPr>
            </w:pPr>
            <w:r>
              <w:rPr>
                <w:rFonts w:asciiTheme="minorHAnsi" w:hAnsiTheme="minorHAnsi" w:cs="Calibri"/>
                <w:sz w:val="22"/>
                <w:szCs w:val="22"/>
              </w:rPr>
              <w:t>Retro (Remittance)</w:t>
            </w:r>
          </w:p>
        </w:tc>
      </w:tr>
      <w:tr w:rsidR="00991A9B" w14:paraId="7E3C3986"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E6CEE0"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F9B2736" w14:textId="77777777" w:rsidR="00991A9B" w:rsidRDefault="00991A9B" w:rsidP="007B213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991A9B" w14:paraId="21F70A52"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777D412"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B0FA342" w14:textId="77777777" w:rsidR="00991A9B" w:rsidRPr="00B464B9" w:rsidRDefault="00991A9B" w:rsidP="007B2137">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991A9B" w:rsidRPr="00A61AB1" w14:paraId="46FC57A2"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53C2A2"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15E8856"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1F548CE" w14:textId="77777777" w:rsidR="00353810" w:rsidRDefault="00991A9B" w:rsidP="007B2137">
            <w:pPr>
              <w:ind w:left="0"/>
              <w:rPr>
                <w:ins w:id="84" w:author="Tima Abboud" w:date="2021-04-28T11:51:00Z"/>
                <w:rFonts w:asciiTheme="minorHAnsi" w:hAnsiTheme="minorHAnsi"/>
                <w:sz w:val="22"/>
                <w:szCs w:val="22"/>
                <w:lang w:eastAsia="en-CA"/>
              </w:rPr>
            </w:pPr>
            <w:r w:rsidRPr="009151F9">
              <w:rPr>
                <w:rFonts w:asciiTheme="minorHAnsi" w:hAnsiTheme="minorHAnsi"/>
                <w:sz w:val="22"/>
                <w:szCs w:val="22"/>
                <w:lang w:eastAsia="en-CA"/>
              </w:rPr>
              <w:t xml:space="preserve">Specific validation to confirm </w:t>
            </w:r>
            <w:r>
              <w:rPr>
                <w:rFonts w:asciiTheme="minorHAnsi" w:hAnsiTheme="minorHAnsi"/>
                <w:sz w:val="22"/>
                <w:szCs w:val="22"/>
                <w:lang w:eastAsia="en-CA"/>
              </w:rPr>
              <w:t>that retro contributions are being reported at the correct rate.</w:t>
            </w:r>
          </w:p>
          <w:p w14:paraId="12A109A9" w14:textId="34A4D227" w:rsidR="00991A9B" w:rsidRPr="00C301FC" w:rsidRDefault="00353810">
            <w:pPr>
              <w:ind w:left="0"/>
              <w:rPr>
                <w:rFonts w:asciiTheme="minorHAnsi" w:hAnsiTheme="minorHAnsi"/>
                <w:sz w:val="22"/>
                <w:szCs w:val="22"/>
                <w:lang w:val="en-US" w:eastAsia="en-CA"/>
              </w:rPr>
            </w:pPr>
            <w:ins w:id="85" w:author="Tima Abboud" w:date="2021-04-28T11:51:00Z">
              <w:r>
                <w:rPr>
                  <w:rFonts w:asciiTheme="minorHAnsi" w:hAnsiTheme="minorHAnsi"/>
                  <w:sz w:val="22"/>
                  <w:szCs w:val="22"/>
                  <w:lang w:eastAsia="en-CA"/>
                </w:rPr>
                <w:t>Note: In case of amalgamation, the validation will consider all employments as the same one and look for the transactions that exist under the first employer FROM.</w:t>
              </w:r>
            </w:ins>
            <w:r w:rsidR="00991A9B">
              <w:rPr>
                <w:rFonts w:asciiTheme="minorHAnsi" w:hAnsiTheme="minorHAnsi"/>
                <w:sz w:val="22"/>
                <w:szCs w:val="22"/>
                <w:lang w:eastAsia="en-CA"/>
              </w:rPr>
              <w:t xml:space="preserve"> </w:t>
            </w:r>
            <w:r w:rsidR="00991A9B" w:rsidRPr="009151F9">
              <w:rPr>
                <w:rFonts w:asciiTheme="minorHAnsi" w:hAnsiTheme="minorHAnsi"/>
                <w:sz w:val="22"/>
                <w:szCs w:val="22"/>
                <w:lang w:eastAsia="en-CA"/>
              </w:rPr>
              <w:t xml:space="preserve">  </w:t>
            </w:r>
          </w:p>
        </w:tc>
      </w:tr>
      <w:tr w:rsidR="00991A9B" w:rsidRPr="009151F9" w14:paraId="4D5B67BB"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9BAC761"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D7FB2CC" w14:textId="77777777" w:rsidR="00991A9B" w:rsidRDefault="00991A9B" w:rsidP="007B2137">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56FB1ECA" w14:textId="77777777" w:rsidR="00991A9B" w:rsidRDefault="00991A9B" w:rsidP="007B2137">
            <w:pPr>
              <w:pStyle w:val="ListParagraph"/>
              <w:rPr>
                <w:rFonts w:asciiTheme="minorHAnsi" w:hAnsiTheme="minorHAnsi"/>
                <w:sz w:val="22"/>
                <w:szCs w:val="22"/>
                <w:lang w:eastAsia="en-CA"/>
              </w:rPr>
            </w:pPr>
            <w:r>
              <w:rPr>
                <w:rFonts w:asciiTheme="minorHAnsi" w:hAnsiTheme="minorHAnsi"/>
                <w:sz w:val="22"/>
                <w:szCs w:val="22"/>
                <w:lang w:eastAsia="en-CA"/>
              </w:rPr>
              <w:t>File.RetroLowContributions</w:t>
            </w:r>
            <w:r w:rsidRPr="009C43D2">
              <w:rPr>
                <w:rFonts w:asciiTheme="minorHAnsi" w:hAnsiTheme="minorHAnsi"/>
                <w:sz w:val="22"/>
                <w:szCs w:val="22"/>
                <w:lang w:eastAsia="en-CA"/>
              </w:rPr>
              <w:t xml:space="preserve"> </w:t>
            </w:r>
            <w:r>
              <w:rPr>
                <w:rFonts w:asciiTheme="minorHAnsi" w:hAnsiTheme="minorHAnsi"/>
                <w:sz w:val="22"/>
                <w:szCs w:val="22"/>
                <w:lang w:eastAsia="en-CA"/>
              </w:rPr>
              <w:t>&gt; 0</w:t>
            </w:r>
          </w:p>
          <w:p w14:paraId="7AD90DC3" w14:textId="77777777" w:rsidR="00991A9B" w:rsidRDefault="00991A9B" w:rsidP="007B2137">
            <w:pPr>
              <w:pStyle w:val="ListParagraph"/>
              <w:rPr>
                <w:rFonts w:asciiTheme="minorHAnsi" w:hAnsiTheme="minorHAnsi"/>
                <w:sz w:val="22"/>
                <w:szCs w:val="22"/>
                <w:lang w:eastAsia="en-CA"/>
              </w:rPr>
            </w:pPr>
            <w:r>
              <w:rPr>
                <w:rFonts w:asciiTheme="minorHAnsi" w:hAnsiTheme="minorHAnsi"/>
                <w:sz w:val="22"/>
                <w:szCs w:val="22"/>
                <w:lang w:eastAsia="en-CA"/>
              </w:rPr>
              <w:t xml:space="preserve">AND </w:t>
            </w:r>
          </w:p>
          <w:p w14:paraId="73F1DEA2" w14:textId="77777777" w:rsidR="00991A9B" w:rsidRDefault="00991A9B" w:rsidP="007B2137">
            <w:pPr>
              <w:ind w:left="720"/>
              <w:rPr>
                <w:rFonts w:cs="Arial"/>
              </w:rPr>
            </w:pPr>
            <w:r>
              <w:rPr>
                <w:rFonts w:cs="Arial"/>
              </w:rPr>
              <w:t>{</w:t>
            </w:r>
          </w:p>
          <w:p w14:paraId="20F6E32A" w14:textId="77777777" w:rsidR="00991A9B" w:rsidRPr="0050342F" w:rsidRDefault="00991A9B" w:rsidP="007B2137">
            <w:pPr>
              <w:ind w:left="1440"/>
              <w:rPr>
                <w:rFonts w:cs="Arial"/>
                <w:vanish/>
                <w:specVanish/>
              </w:rPr>
            </w:pPr>
            <w:r w:rsidRPr="00487EA8">
              <w:rPr>
                <w:rFonts w:asciiTheme="minorHAnsi" w:hAnsiTheme="minorHAnsi"/>
                <w:sz w:val="22"/>
                <w:szCs w:val="22"/>
                <w:lang w:eastAsia="en-CA"/>
              </w:rPr>
              <w:t>Calculate AE with Retro</w:t>
            </w:r>
            <w:r>
              <w:rPr>
                <w:rFonts w:cs="Arial"/>
              </w:rPr>
              <w:t xml:space="preserve"> (</w:t>
            </w:r>
            <w:r w:rsidRPr="00487EA8">
              <w:rPr>
                <w:rFonts w:asciiTheme="minorHAnsi" w:hAnsiTheme="minorHAnsi"/>
                <w:sz w:val="22"/>
                <w:szCs w:val="22"/>
                <w:lang w:eastAsia="en-CA"/>
              </w:rPr>
              <w:t>SIN, Employer, File.RetroYear, File.RetroLowContributions</w:t>
            </w:r>
            <w:r>
              <w:rPr>
                <w:rFonts w:cs="Arial"/>
              </w:rPr>
              <w:t xml:space="preserve">) </w:t>
            </w:r>
          </w:p>
          <w:p w14:paraId="3A7594E8" w14:textId="77777777" w:rsidR="00991A9B" w:rsidRDefault="00991A9B" w:rsidP="007B2137">
            <w:pPr>
              <w:ind w:left="720"/>
              <w:rPr>
                <w:rFonts w:asciiTheme="minorHAnsi" w:hAnsiTheme="minorHAnsi"/>
                <w:sz w:val="22"/>
                <w:szCs w:val="22"/>
                <w:lang w:eastAsia="en-CA"/>
              </w:rPr>
            </w:pPr>
            <w:r>
              <w:rPr>
                <w:rFonts w:asciiTheme="minorHAnsi" w:hAnsiTheme="minorHAnsi"/>
                <w:sz w:val="22"/>
                <w:szCs w:val="22"/>
                <w:lang w:eastAsia="en-CA"/>
              </w:rPr>
              <w:t xml:space="preserve"> </w:t>
            </w:r>
          </w:p>
          <w:p w14:paraId="4BDE492B" w14:textId="77777777" w:rsidR="00991A9B" w:rsidRDefault="00991A9B" w:rsidP="007B2137">
            <w:pPr>
              <w:ind w:left="1440"/>
              <w:rPr>
                <w:rFonts w:asciiTheme="minorHAnsi" w:hAnsiTheme="minorHAnsi"/>
                <w:sz w:val="22"/>
                <w:szCs w:val="22"/>
                <w:lang w:eastAsia="en-CA"/>
              </w:rPr>
            </w:pPr>
            <w:r>
              <w:rPr>
                <w:rFonts w:asciiTheme="minorHAnsi" w:hAnsiTheme="minorHAnsi"/>
                <w:sz w:val="22"/>
                <w:szCs w:val="22"/>
                <w:lang w:eastAsia="en-CA"/>
              </w:rPr>
              <w:t xml:space="preserve">&gt; </w:t>
            </w:r>
          </w:p>
          <w:p w14:paraId="29A9DC00" w14:textId="77777777" w:rsidR="00991A9B" w:rsidRDefault="00991A9B" w:rsidP="007B2137">
            <w:pPr>
              <w:ind w:left="1440"/>
              <w:rPr>
                <w:rFonts w:asciiTheme="minorHAnsi" w:hAnsiTheme="minorHAnsi"/>
                <w:sz w:val="22"/>
                <w:szCs w:val="22"/>
                <w:lang w:eastAsia="en-CA"/>
              </w:rPr>
            </w:pPr>
            <w:r>
              <w:rPr>
                <w:rFonts w:asciiTheme="minorHAnsi" w:hAnsiTheme="minorHAnsi"/>
                <w:sz w:val="22"/>
                <w:szCs w:val="22"/>
                <w:lang w:eastAsia="en-CA"/>
              </w:rPr>
              <w:t>YMPE.Amount (for File.RetroYear)</w:t>
            </w:r>
          </w:p>
          <w:p w14:paraId="7469BC9F" w14:textId="77777777" w:rsidR="00991A9B" w:rsidRPr="001524AF" w:rsidRDefault="00991A9B" w:rsidP="007B2137">
            <w:pPr>
              <w:ind w:left="720"/>
              <w:rPr>
                <w:rFonts w:cs="Arial"/>
              </w:rPr>
            </w:pPr>
            <w:r>
              <w:rPr>
                <w:rFonts w:asciiTheme="minorHAnsi" w:hAnsiTheme="minorHAnsi"/>
                <w:sz w:val="22"/>
                <w:szCs w:val="22"/>
                <w:lang w:eastAsia="en-CA"/>
              </w:rPr>
              <w:t>}</w:t>
            </w:r>
          </w:p>
          <w:p w14:paraId="17760AB0" w14:textId="77777777" w:rsidR="00991A9B" w:rsidRPr="00F10CC5" w:rsidRDefault="00991A9B" w:rsidP="007B2137">
            <w:pPr>
              <w:ind w:left="0"/>
              <w:rPr>
                <w:rFonts w:asciiTheme="minorHAnsi" w:hAnsiTheme="minorHAnsi"/>
                <w:sz w:val="22"/>
                <w:szCs w:val="22"/>
                <w:lang w:eastAsia="en-CA"/>
              </w:rPr>
            </w:pPr>
            <w:r>
              <w:rPr>
                <w:rFonts w:asciiTheme="minorHAnsi" w:hAnsiTheme="minorHAnsi"/>
                <w:sz w:val="22"/>
                <w:szCs w:val="22"/>
                <w:lang w:eastAsia="en-CA"/>
              </w:rPr>
              <w:t>Where:</w:t>
            </w:r>
          </w:p>
          <w:p w14:paraId="759A199F" w14:textId="77777777" w:rsidR="00991A9B" w:rsidRDefault="00991A9B" w:rsidP="007B2137">
            <w:pPr>
              <w:ind w:left="0"/>
              <w:rPr>
                <w:ins w:id="86" w:author="Tima Abboud" w:date="2021-04-28T11:58:00Z"/>
                <w:rFonts w:asciiTheme="minorHAnsi" w:hAnsiTheme="minorHAnsi"/>
                <w:sz w:val="22"/>
                <w:szCs w:val="22"/>
                <w:lang w:eastAsia="en-CA"/>
              </w:rPr>
            </w:pPr>
            <w:r w:rsidRPr="00AE4AD4">
              <w:rPr>
                <w:rFonts w:asciiTheme="minorHAnsi" w:hAnsiTheme="minorHAnsi"/>
                <w:sz w:val="22"/>
                <w:szCs w:val="22"/>
                <w:lang w:eastAsia="en-CA"/>
              </w:rPr>
              <w:t>YMPE</w:t>
            </w:r>
            <w:r>
              <w:rPr>
                <w:rFonts w:asciiTheme="minorHAnsi" w:hAnsiTheme="minorHAnsi"/>
                <w:sz w:val="22"/>
                <w:szCs w:val="22"/>
                <w:lang w:eastAsia="en-CA"/>
              </w:rPr>
              <w:t xml:space="preserve">.Amount can be found in </w:t>
            </w:r>
            <w:r w:rsidRPr="00487EA8">
              <w:rPr>
                <w:rFonts w:asciiTheme="minorHAnsi" w:hAnsiTheme="minorHAnsi"/>
                <w:sz w:val="22"/>
                <w:szCs w:val="22"/>
                <w:lang w:eastAsia="en-CA"/>
              </w:rPr>
              <w:t>table.cfg -&gt;table MGARPC</w:t>
            </w:r>
          </w:p>
          <w:p w14:paraId="09416CDF" w14:textId="77777777" w:rsidR="00353810" w:rsidRDefault="00353810" w:rsidP="007B2137">
            <w:pPr>
              <w:ind w:left="0"/>
              <w:rPr>
                <w:ins w:id="87" w:author="Tima Abboud" w:date="2021-04-28T11:58:00Z"/>
                <w:rFonts w:asciiTheme="minorHAnsi" w:hAnsiTheme="minorHAnsi"/>
                <w:sz w:val="22"/>
                <w:szCs w:val="22"/>
                <w:lang w:eastAsia="en-CA"/>
              </w:rPr>
            </w:pPr>
          </w:p>
          <w:p w14:paraId="2684BD35" w14:textId="39B5A697" w:rsidR="008D3301" w:rsidRPr="0078068E" w:rsidRDefault="00561D15" w:rsidP="007B2137">
            <w:pPr>
              <w:ind w:left="0"/>
              <w:rPr>
                <w:rFonts w:asciiTheme="minorHAnsi" w:hAnsiTheme="minorHAnsi"/>
                <w:sz w:val="22"/>
                <w:szCs w:val="22"/>
                <w:lang w:eastAsia="en-CA"/>
              </w:rPr>
            </w:pPr>
            <w:ins w:id="88" w:author="Nikhil Shenoy" w:date="2021-05-11T15:46:00Z">
              <w:r>
                <w:rPr>
                  <w:rFonts w:asciiTheme="minorHAnsi" w:hAnsiTheme="minorHAnsi"/>
                  <w:color w:val="auto"/>
                  <w:sz w:val="22"/>
                  <w:szCs w:val="22"/>
                </w:rPr>
                <w:t xml:space="preserve">Note: </w:t>
              </w:r>
            </w:ins>
            <w:ins w:id="89" w:author="Tima Abboud" w:date="2021-04-28T11:58:00Z">
              <w:del w:id="90" w:author="Nikhil Shenoy" w:date="2021-05-11T13:36:00Z">
                <w:r w:rsidR="00353810" w:rsidRPr="00561D15" w:rsidDel="008D3301">
                  <w:rPr>
                    <w:rFonts w:asciiTheme="minorHAnsi" w:hAnsiTheme="minorHAnsi"/>
                    <w:color w:val="auto"/>
                    <w:sz w:val="22"/>
                    <w:szCs w:val="22"/>
                  </w:rPr>
                  <w:delText xml:space="preserve">In </w:delText>
                </w:r>
                <w:r w:rsidR="00353810" w:rsidRPr="00561D15" w:rsidDel="008D3301">
                  <w:rPr>
                    <w:rFonts w:asciiTheme="minorHAnsi" w:hAnsiTheme="minorHAnsi"/>
                    <w:color w:val="auto"/>
                    <w:sz w:val="22"/>
                    <w:szCs w:val="22"/>
                    <w:rPrChange w:id="91" w:author="Nikhil Shenoy" w:date="2021-05-11T15:46:00Z">
                      <w:rPr>
                        <w:rFonts w:asciiTheme="minorHAnsi" w:hAnsiTheme="minorHAnsi"/>
                        <w:sz w:val="22"/>
                        <w:szCs w:val="22"/>
                      </w:rPr>
                    </w:rPrChange>
                  </w:rPr>
                  <w:delText>the case of amalgamation, the validation will account for any data reported since the PermanencyDate of the AFE employer (AmalgamatedFromEmployment.PermanencyDate).</w:delText>
                </w:r>
              </w:del>
            </w:ins>
            <w:ins w:id="92" w:author="Nikhil Shenoy" w:date="2021-05-11T13:36:00Z">
              <w:r w:rsidR="008D3301" w:rsidRPr="00561D15">
                <w:rPr>
                  <w:rFonts w:asciiTheme="minorHAnsi" w:hAnsiTheme="minorHAnsi"/>
                  <w:color w:val="auto"/>
                  <w:sz w:val="22"/>
                  <w:szCs w:val="22"/>
                  <w:lang w:eastAsia="en-CA"/>
                  <w:rPrChange w:id="93" w:author="Nikhil Shenoy" w:date="2021-05-11T15:46:00Z">
                    <w:rPr>
                      <w:rFonts w:asciiTheme="minorHAnsi" w:hAnsiTheme="minorHAnsi"/>
                      <w:sz w:val="22"/>
                      <w:szCs w:val="22"/>
                      <w:lang w:eastAsia="en-CA"/>
                    </w:rPr>
                  </w:rPrChange>
                </w:rPr>
                <w:t>In case of amalgamation, the calculated AE will include service and contributions from the Employer FROM</w:t>
              </w:r>
            </w:ins>
          </w:p>
        </w:tc>
      </w:tr>
      <w:tr w:rsidR="00991A9B" w:rsidRPr="00A61AB1" w14:paraId="7B418E9C"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A743BB"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9DE2BC3" w14:textId="1A0265B5" w:rsidR="00991A9B" w:rsidRPr="00A762CE" w:rsidRDefault="00B36C04" w:rsidP="007B2137">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991A9B" w:rsidRPr="00A61AB1" w14:paraId="2432C4D9"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D08EE69"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AAEEFCF" w14:textId="77777777" w:rsidR="00991A9B" w:rsidRPr="001D1230" w:rsidRDefault="00991A9B" w:rsidP="007B2137">
            <w:pPr>
              <w:spacing w:before="60" w:after="60"/>
              <w:ind w:left="0"/>
            </w:pPr>
            <w:r w:rsidRPr="00487EA8">
              <w:rPr>
                <w:rFonts w:asciiTheme="minorHAnsi" w:hAnsiTheme="minorHAnsi"/>
                <w:sz w:val="22"/>
                <w:szCs w:val="22"/>
                <w:lang w:eastAsia="en-CA"/>
              </w:rPr>
              <w:t>Retro contributions for {2} should be deducted at the high rate because AE are greater than the YMPE.</w:t>
            </w:r>
          </w:p>
        </w:tc>
      </w:tr>
      <w:tr w:rsidR="00991A9B" w:rsidRPr="00A61AB1" w14:paraId="4FE578E2"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AB67AFE"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5994B06"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4DFFC78" w14:textId="77777777" w:rsidR="00991A9B" w:rsidRPr="002C34DD" w:rsidRDefault="00991A9B" w:rsidP="007B2137">
            <w:pPr>
              <w:spacing w:before="60" w:after="60"/>
              <w:ind w:left="0"/>
            </w:pPr>
            <w:r w:rsidRPr="00487EA8">
              <w:rPr>
                <w:rFonts w:asciiTheme="minorHAnsi" w:hAnsiTheme="minorHAnsi"/>
                <w:sz w:val="22"/>
                <w:szCs w:val="22"/>
                <w:lang w:eastAsia="en-CA"/>
              </w:rPr>
              <w:t>Retro contributions for the reported Retro Year should be deducted at the high rate because AE are greater than the YMPE.</w:t>
            </w:r>
          </w:p>
        </w:tc>
      </w:tr>
      <w:tr w:rsidR="00991A9B" w:rsidRPr="0085712F" w14:paraId="2491EA3C"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5B6885" w14:textId="77777777" w:rsidR="00991A9B" w:rsidRPr="0085712F" w:rsidRDefault="00991A9B" w:rsidP="007B2137">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AC577CE" w14:textId="77777777" w:rsidR="00991A9B" w:rsidRPr="009C43D2" w:rsidRDefault="00991A9B" w:rsidP="007B2137">
            <w:pPr>
              <w:ind w:left="0"/>
              <w:rPr>
                <w:rFonts w:asciiTheme="minorHAnsi" w:hAnsiTheme="minorHAnsi" w:cs="Calibri"/>
                <w:color w:val="auto"/>
                <w:sz w:val="22"/>
                <w:szCs w:val="22"/>
              </w:rPr>
            </w:pPr>
            <w:r>
              <w:rPr>
                <w:rFonts w:asciiTheme="minorHAnsi" w:hAnsiTheme="minorHAnsi" w:cs="Calibri"/>
                <w:color w:val="auto"/>
                <w:sz w:val="22"/>
                <w:szCs w:val="22"/>
              </w:rPr>
              <w:t>2: File</w:t>
            </w:r>
            <w:r w:rsidRPr="00487CD9">
              <w:rPr>
                <w:rFonts w:asciiTheme="minorHAnsi" w:hAnsiTheme="minorHAnsi" w:cs="Calibri"/>
                <w:color w:val="auto"/>
                <w:sz w:val="22"/>
                <w:szCs w:val="22"/>
              </w:rPr>
              <w:t>.</w:t>
            </w:r>
            <w:r>
              <w:rPr>
                <w:rFonts w:asciiTheme="minorHAnsi" w:hAnsiTheme="minorHAnsi" w:cs="Calibri"/>
                <w:color w:val="auto"/>
                <w:sz w:val="22"/>
                <w:szCs w:val="22"/>
              </w:rPr>
              <w:t>RetroYear</w:t>
            </w:r>
          </w:p>
        </w:tc>
      </w:tr>
      <w:tr w:rsidR="00991A9B" w:rsidRPr="0085712F" w14:paraId="676DAC6E"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D3D5D1" w14:textId="77777777" w:rsidR="00991A9B" w:rsidRPr="0085712F" w:rsidRDefault="00991A9B" w:rsidP="007B2137">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5BE7A7C" w14:textId="6E824F65" w:rsidR="00991A9B" w:rsidRPr="006100CE" w:rsidRDefault="00B36C04" w:rsidP="007B213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991A9B" w:rsidRPr="0085712F" w14:paraId="34BAD0AE"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7CD971"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1AEA9F4" w14:textId="77777777" w:rsidR="00991A9B" w:rsidRPr="006100CE" w:rsidRDefault="00991A9B" w:rsidP="007B2137">
            <w:pPr>
              <w:spacing w:before="60" w:after="60" w:line="240" w:lineRule="auto"/>
              <w:ind w:left="0"/>
              <w:rPr>
                <w:rFonts w:asciiTheme="minorHAnsi" w:hAnsiTheme="minorHAnsi"/>
                <w:sz w:val="22"/>
                <w:szCs w:val="22"/>
                <w:lang w:eastAsia="en-CA"/>
              </w:rPr>
            </w:pPr>
          </w:p>
        </w:tc>
      </w:tr>
      <w:tr w:rsidR="00991A9B" w:rsidRPr="0085712F" w14:paraId="3325199F"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DE47148" w14:textId="77777777"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FDAE1B3" w14:textId="77777777" w:rsidR="00991A9B" w:rsidRPr="0085712F" w:rsidRDefault="00991A9B" w:rsidP="007B2137">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EB2B9F2" w14:textId="77777777" w:rsidR="00D62433" w:rsidRDefault="00D62433" w:rsidP="00D62433">
            <w:pPr>
              <w:spacing w:before="60" w:after="60" w:line="240" w:lineRule="auto"/>
              <w:ind w:left="0"/>
              <w:rPr>
                <w:ins w:id="94" w:author="Tima Abboud" w:date="2021-04-28T12:03:00Z"/>
                <w:rFonts w:asciiTheme="minorHAnsi" w:hAnsiTheme="minorHAnsi"/>
                <w:sz w:val="22"/>
                <w:szCs w:val="22"/>
                <w:lang w:eastAsia="en-CA"/>
              </w:rPr>
            </w:pPr>
            <w:ins w:id="95" w:author="Tima Abboud" w:date="2021-04-28T12:03:00Z">
              <w:r>
                <w:rPr>
                  <w:rFonts w:asciiTheme="minorHAnsi" w:hAnsiTheme="minorHAnsi"/>
                  <w:sz w:val="22"/>
                  <w:szCs w:val="22"/>
                  <w:lang w:eastAsia="en-CA"/>
                </w:rPr>
                <w:t>TA 20210428:</w:t>
              </w:r>
            </w:ins>
          </w:p>
          <w:p w14:paraId="07AD1713" w14:textId="43C068B3" w:rsidR="00D62433" w:rsidRPr="00D62433" w:rsidRDefault="00D62433">
            <w:pPr>
              <w:pStyle w:val="ListParagraph"/>
              <w:numPr>
                <w:ilvl w:val="0"/>
                <w:numId w:val="14"/>
              </w:numPr>
              <w:spacing w:before="60" w:after="60" w:line="240" w:lineRule="auto"/>
              <w:rPr>
                <w:ins w:id="96" w:author="Tima Abboud" w:date="2021-04-28T12:03:00Z"/>
                <w:rFonts w:asciiTheme="minorHAnsi" w:hAnsiTheme="minorHAnsi"/>
                <w:sz w:val="22"/>
                <w:szCs w:val="22"/>
                <w:lang w:eastAsia="en-CA"/>
                <w:rPrChange w:id="97" w:author="Tima Abboud" w:date="2021-04-28T12:03:00Z">
                  <w:rPr>
                    <w:ins w:id="98" w:author="Tima Abboud" w:date="2021-04-28T12:03:00Z"/>
                    <w:lang w:eastAsia="en-CA"/>
                  </w:rPr>
                </w:rPrChange>
              </w:rPr>
              <w:pPrChange w:id="99" w:author="Tima Abboud" w:date="2021-04-28T12:03:00Z">
                <w:pPr>
                  <w:spacing w:before="60" w:after="60" w:line="240" w:lineRule="auto"/>
                  <w:ind w:left="0"/>
                </w:pPr>
              </w:pPrChange>
            </w:pPr>
            <w:ins w:id="100" w:author="Tima Abboud" w:date="2021-04-28T12:03:00Z">
              <w:r>
                <w:rPr>
                  <w:rFonts w:asciiTheme="minorHAnsi" w:hAnsiTheme="minorHAnsi"/>
                  <w:sz w:val="22"/>
                  <w:szCs w:val="22"/>
                  <w:lang w:eastAsia="en-CA"/>
                </w:rPr>
                <w:t>Updated Validation Rule and Validation Logic to account for amalgamation.</w:t>
              </w:r>
            </w:ins>
          </w:p>
          <w:p w14:paraId="78BB6211" w14:textId="77777777" w:rsidR="00D62433" w:rsidRDefault="00D62433" w:rsidP="00DF7343">
            <w:pPr>
              <w:spacing w:before="60" w:after="60" w:line="240" w:lineRule="auto"/>
              <w:ind w:left="0"/>
              <w:rPr>
                <w:ins w:id="101" w:author="Tima Abboud" w:date="2021-04-28T12:03:00Z"/>
                <w:rFonts w:asciiTheme="minorHAnsi" w:hAnsiTheme="minorHAnsi"/>
                <w:sz w:val="22"/>
                <w:szCs w:val="22"/>
                <w:lang w:eastAsia="en-CA"/>
              </w:rPr>
            </w:pPr>
          </w:p>
          <w:p w14:paraId="5383C8E9" w14:textId="0503AAC8" w:rsidR="00DF7343" w:rsidRDefault="00DF7343" w:rsidP="00DF7343">
            <w:pPr>
              <w:spacing w:before="60" w:after="60" w:line="240" w:lineRule="auto"/>
              <w:ind w:left="0"/>
              <w:rPr>
                <w:rFonts w:asciiTheme="minorHAnsi" w:hAnsiTheme="minorHAnsi"/>
                <w:sz w:val="22"/>
                <w:szCs w:val="22"/>
                <w:lang w:eastAsia="en-CA"/>
              </w:rPr>
            </w:pPr>
            <w:r w:rsidRPr="000A0228">
              <w:rPr>
                <w:rFonts w:asciiTheme="minorHAnsi" w:hAnsiTheme="minorHAnsi"/>
                <w:sz w:val="22"/>
                <w:szCs w:val="22"/>
                <w:lang w:eastAsia="en-CA"/>
              </w:rPr>
              <w:t xml:space="preserve">MR 20180831: </w:t>
            </w:r>
          </w:p>
          <w:p w14:paraId="01BF6751" w14:textId="77777777" w:rsidR="00DF7343" w:rsidRDefault="00DF7343" w:rsidP="00DF7343">
            <w:pPr>
              <w:pStyle w:val="ListParagraph"/>
              <w:numPr>
                <w:ilvl w:val="0"/>
                <w:numId w:val="32"/>
              </w:numPr>
              <w:spacing w:before="60" w:after="60" w:line="240" w:lineRule="auto"/>
              <w:rPr>
                <w:rFonts w:asciiTheme="minorHAnsi" w:hAnsiTheme="minorHAnsi"/>
                <w:sz w:val="22"/>
                <w:szCs w:val="22"/>
                <w:lang w:eastAsia="en-CA"/>
              </w:rPr>
            </w:pPr>
            <w:r w:rsidRPr="00EA705E">
              <w:rPr>
                <w:rFonts w:asciiTheme="minorHAnsi" w:hAnsiTheme="minorHAnsi"/>
                <w:sz w:val="22"/>
                <w:szCs w:val="22"/>
                <w:lang w:eastAsia="en-CA"/>
              </w:rPr>
              <w:t>Following TASK0025406 condition added ‘Transaction Indicator &lt;&gt; Regul’.</w:t>
            </w:r>
          </w:p>
          <w:p w14:paraId="2994FB92" w14:textId="77777777" w:rsidR="00DF7343" w:rsidRDefault="00DF7343" w:rsidP="00F93DA0">
            <w:pPr>
              <w:spacing w:before="60" w:after="60" w:line="240" w:lineRule="auto"/>
              <w:ind w:left="0"/>
              <w:rPr>
                <w:rFonts w:asciiTheme="minorHAnsi" w:hAnsiTheme="minorHAnsi"/>
                <w:sz w:val="22"/>
                <w:szCs w:val="22"/>
                <w:lang w:eastAsia="en-CA"/>
              </w:rPr>
            </w:pPr>
          </w:p>
          <w:p w14:paraId="546B7C46"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3A8B703B" w14:textId="77777777" w:rsidR="00F93DA0" w:rsidRPr="00E8794C" w:rsidRDefault="00F93DA0" w:rsidP="00451E46">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13F0F646" w14:textId="77777777" w:rsidR="00991A9B" w:rsidRDefault="00991A9B" w:rsidP="007B2137">
            <w:pPr>
              <w:spacing w:before="60" w:after="60" w:line="240" w:lineRule="auto"/>
              <w:ind w:left="0"/>
              <w:rPr>
                <w:rFonts w:asciiTheme="minorHAnsi" w:hAnsiTheme="minorHAnsi"/>
                <w:sz w:val="22"/>
                <w:szCs w:val="22"/>
                <w:lang w:eastAsia="en-CA"/>
              </w:rPr>
            </w:pPr>
          </w:p>
          <w:p w14:paraId="1E248E02" w14:textId="77777777" w:rsidR="00991A9B" w:rsidRDefault="00991A9B" w:rsidP="007B2137">
            <w:pPr>
              <w:spacing w:before="100" w:beforeAutospacing="1" w:after="100" w:afterAutospacing="1"/>
              <w:ind w:left="0"/>
              <w:rPr>
                <w:rFonts w:ascii="Times New Roman" w:hAnsi="Times New Roman"/>
                <w:sz w:val="24"/>
                <w:szCs w:val="24"/>
              </w:rPr>
            </w:pPr>
            <w:r w:rsidRPr="00487EA8">
              <w:rPr>
                <w:rFonts w:asciiTheme="minorHAnsi" w:hAnsiTheme="minorHAnsi"/>
                <w:sz w:val="22"/>
                <w:szCs w:val="22"/>
                <w:lang w:eastAsia="en-CA"/>
              </w:rPr>
              <w:t>CS 20170512</w:t>
            </w:r>
            <w:r>
              <w:rPr>
                <w:rFonts w:ascii="Times New Roman" w:hAnsi="Times New Roman"/>
                <w:sz w:val="24"/>
                <w:szCs w:val="24"/>
              </w:rPr>
              <w:t xml:space="preserve">: </w:t>
            </w:r>
          </w:p>
          <w:p w14:paraId="7B68AD80" w14:textId="77777777" w:rsidR="00991A9B" w:rsidRDefault="00991A9B" w:rsidP="00451E46">
            <w:pPr>
              <w:pStyle w:val="ListParagraph"/>
              <w:numPr>
                <w:ilvl w:val="0"/>
                <w:numId w:val="42"/>
              </w:numPr>
              <w:spacing w:before="100" w:beforeAutospacing="1" w:after="100" w:afterAutospacing="1" w:line="240" w:lineRule="auto"/>
              <w:contextualSpacing w:val="0"/>
              <w:rPr>
                <w:rFonts w:ascii="Times New Roman" w:hAnsi="Times New Roman"/>
                <w:sz w:val="24"/>
                <w:szCs w:val="24"/>
              </w:rPr>
            </w:pPr>
            <w:r w:rsidRPr="00487EA8">
              <w:rPr>
                <w:rFonts w:asciiTheme="minorHAnsi" w:hAnsiTheme="minorHAnsi"/>
                <w:sz w:val="22"/>
                <w:szCs w:val="22"/>
                <w:lang w:eastAsia="en-CA"/>
              </w:rPr>
              <w:t>do not include contributions with Summary Attribute = RRETRO or FRETRO coming from the file (only take what is in Ariel when it comes to retro transactions – do not take those in “create” mode</w:t>
            </w:r>
            <w:r>
              <w:rPr>
                <w:rFonts w:ascii="Times New Roman" w:hAnsi="Times New Roman"/>
                <w:sz w:val="24"/>
                <w:szCs w:val="24"/>
              </w:rPr>
              <w:t>)</w:t>
            </w:r>
          </w:p>
          <w:p w14:paraId="79D51257" w14:textId="77777777" w:rsidR="00991A9B" w:rsidRPr="00487EA8" w:rsidRDefault="00991A9B"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this applies to to validations B9, B10 and B47 that call on the function : CalculateAEwithRetro</w:t>
            </w:r>
          </w:p>
          <w:p w14:paraId="7E2D83C5" w14:textId="77777777" w:rsidR="00991A9B" w:rsidRPr="00CA5805" w:rsidRDefault="00991A9B" w:rsidP="007B2137">
            <w:pPr>
              <w:spacing w:before="60" w:after="60" w:line="240" w:lineRule="auto"/>
              <w:ind w:left="0"/>
              <w:rPr>
                <w:rFonts w:asciiTheme="minorHAnsi" w:hAnsiTheme="minorHAnsi"/>
                <w:sz w:val="22"/>
                <w:szCs w:val="22"/>
                <w:lang w:eastAsia="en-CA"/>
              </w:rPr>
            </w:pPr>
          </w:p>
        </w:tc>
      </w:tr>
      <w:tr w:rsidR="00991A9B" w:rsidRPr="0085712F" w14:paraId="2A80F4D3"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54C8BF" w14:textId="7AB69996" w:rsidR="00991A9B" w:rsidRDefault="00991A9B"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Function</w:t>
            </w:r>
          </w:p>
        </w:tc>
        <w:tc>
          <w:tcPr>
            <w:tcW w:w="8448" w:type="dxa"/>
            <w:tcBorders>
              <w:top w:val="single" w:sz="4" w:space="0" w:color="auto"/>
              <w:left w:val="single" w:sz="4" w:space="0" w:color="auto"/>
              <w:bottom w:val="single" w:sz="4" w:space="0" w:color="auto"/>
              <w:right w:val="single" w:sz="4" w:space="0" w:color="auto"/>
            </w:tcBorders>
            <w:vAlign w:val="center"/>
          </w:tcPr>
          <w:p w14:paraId="2B0146FF" w14:textId="77777777" w:rsidR="00AB43E2" w:rsidRDefault="00AB43E2" w:rsidP="00AB43E2">
            <w:pPr>
              <w:spacing w:before="100" w:beforeAutospacing="1" w:after="100" w:afterAutospacing="1"/>
              <w:rPr>
                <w:rFonts w:ascii="Times New Roman" w:hAnsi="Times New Roman"/>
                <w:sz w:val="24"/>
                <w:szCs w:val="24"/>
              </w:rPr>
            </w:pPr>
          </w:p>
          <w:p w14:paraId="5CAEB7FE" w14:textId="77777777" w:rsidR="00AB43E2" w:rsidRDefault="00AB43E2" w:rsidP="00AB43E2">
            <w:pPr>
              <w:spacing w:before="100" w:beforeAutospacing="1" w:after="100" w:afterAutospacing="1"/>
              <w:rPr>
                <w:rFonts w:ascii="Times New Roman" w:hAnsi="Times New Roman"/>
                <w:sz w:val="24"/>
                <w:szCs w:val="24"/>
              </w:rPr>
            </w:pPr>
            <w:r w:rsidRPr="00487EA8">
              <w:rPr>
                <w:rFonts w:asciiTheme="minorHAnsi" w:hAnsiTheme="minorHAnsi"/>
                <w:sz w:val="22"/>
                <w:szCs w:val="22"/>
                <w:lang w:eastAsia="en-CA"/>
              </w:rPr>
              <w:t>Function CalculateAEwithRetro (SIN, Employer, Year) {</w:t>
            </w:r>
          </w:p>
          <w:p w14:paraId="35D56E54" w14:textId="77777777" w:rsidR="00AB43E2" w:rsidRDefault="00AB43E2" w:rsidP="00AB43E2">
            <w:pPr>
              <w:spacing w:before="100" w:beforeAutospacing="1" w:after="100" w:afterAutospacing="1"/>
              <w:ind w:left="720"/>
              <w:rPr>
                <w:rFonts w:ascii="Times New Roman" w:hAnsi="Times New Roman"/>
                <w:sz w:val="24"/>
                <w:szCs w:val="24"/>
              </w:rPr>
            </w:pPr>
            <w:r w:rsidRPr="00487EA8">
              <w:rPr>
                <w:rFonts w:asciiTheme="minorHAnsi" w:hAnsiTheme="minorHAnsi"/>
                <w:sz w:val="22"/>
                <w:szCs w:val="22"/>
                <w:lang w:eastAsia="en-CA"/>
              </w:rPr>
              <w:t>If a SalaryRate record exists where</w:t>
            </w:r>
          </w:p>
          <w:p w14:paraId="57F66B4C" w14:textId="77777777" w:rsidR="00AB43E2" w:rsidRPr="00487EA8" w:rsidRDefault="00AB43E2" w:rsidP="00451E46">
            <w:pPr>
              <w:pStyle w:val="ListParagraph"/>
              <w:numPr>
                <w:ilvl w:val="0"/>
                <w:numId w:val="43"/>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REPORT</w:t>
            </w:r>
          </w:p>
          <w:p w14:paraId="237F3A32" w14:textId="77777777" w:rsidR="00AB43E2" w:rsidRDefault="00AB43E2" w:rsidP="00451E46">
            <w:pPr>
              <w:pStyle w:val="ListParagraph"/>
              <w:numPr>
                <w:ilvl w:val="0"/>
                <w:numId w:val="43"/>
              </w:numPr>
              <w:spacing w:before="100" w:beforeAutospacing="1" w:after="100" w:afterAutospacing="1" w:line="240" w:lineRule="auto"/>
              <w:contextualSpacing w:val="0"/>
              <w:rPr>
                <w:rFonts w:ascii="Times New Roman" w:hAnsi="Times New Roman"/>
                <w:sz w:val="24"/>
                <w:szCs w:val="24"/>
              </w:rPr>
            </w:pPr>
            <w:r w:rsidRPr="00487EA8">
              <w:rPr>
                <w:rFonts w:asciiTheme="minorHAnsi" w:hAnsiTheme="minorHAnsi"/>
                <w:sz w:val="22"/>
                <w:szCs w:val="22"/>
                <w:lang w:eastAsia="en-CA"/>
              </w:rPr>
              <w:t>Year(EffectiveDate) = Year</w:t>
            </w:r>
          </w:p>
          <w:p w14:paraId="62E8661B" w14:textId="77777777" w:rsidR="00AB43E2" w:rsidRDefault="00AB43E2" w:rsidP="00AB43E2">
            <w:pPr>
              <w:spacing w:before="100" w:beforeAutospacing="1" w:after="100" w:afterAutospacing="1"/>
              <w:ind w:left="1440"/>
              <w:rPr>
                <w:rFonts w:ascii="Times New Roman" w:hAnsi="Times New Roman"/>
                <w:sz w:val="24"/>
                <w:szCs w:val="24"/>
              </w:rPr>
            </w:pPr>
            <w:r w:rsidRPr="00487EA8">
              <w:rPr>
                <w:rFonts w:asciiTheme="minorHAnsi" w:hAnsiTheme="minorHAnsi"/>
                <w:sz w:val="22"/>
                <w:szCs w:val="22"/>
                <w:lang w:eastAsia="en-CA"/>
              </w:rPr>
              <w:t>Return SalaryRate.Rate</w:t>
            </w:r>
          </w:p>
          <w:p w14:paraId="08A200C4" w14:textId="77777777" w:rsidR="00AB43E2" w:rsidRDefault="00AB43E2" w:rsidP="00AB43E2">
            <w:pPr>
              <w:spacing w:before="100" w:beforeAutospacing="1" w:after="100" w:afterAutospacing="1"/>
              <w:ind w:left="720"/>
              <w:rPr>
                <w:rFonts w:ascii="Times New Roman" w:hAnsi="Times New Roman"/>
                <w:sz w:val="24"/>
                <w:szCs w:val="24"/>
              </w:rPr>
            </w:pPr>
            <w:r w:rsidRPr="00487EA8">
              <w:rPr>
                <w:rFonts w:asciiTheme="minorHAnsi" w:hAnsiTheme="minorHAnsi"/>
                <w:sz w:val="22"/>
                <w:szCs w:val="22"/>
                <w:lang w:eastAsia="en-CA"/>
              </w:rPr>
              <w:t>Else</w:t>
            </w:r>
          </w:p>
          <w:p w14:paraId="4A040258" w14:textId="77777777" w:rsidR="00AB43E2" w:rsidRDefault="00AB43E2" w:rsidP="00AB43E2">
            <w:pPr>
              <w:spacing w:before="100" w:beforeAutospacing="1" w:after="100" w:afterAutospacing="1"/>
              <w:ind w:left="1440"/>
              <w:rPr>
                <w:rFonts w:ascii="Times New Roman" w:hAnsi="Times New Roman"/>
                <w:sz w:val="24"/>
                <w:szCs w:val="24"/>
              </w:rPr>
            </w:pPr>
            <w:r w:rsidRPr="00487EA8">
              <w:rPr>
                <w:rFonts w:asciiTheme="minorHAnsi" w:hAnsiTheme="minorHAnsi"/>
                <w:sz w:val="22"/>
                <w:szCs w:val="22"/>
                <w:lang w:eastAsia="en-CA"/>
              </w:rPr>
              <w:t>Service = the SUM of Service.Amount of all Service records where</w:t>
            </w:r>
            <w:r>
              <w:rPr>
                <w:rFonts w:ascii="Times New Roman" w:hAnsi="Times New Roman"/>
                <w:sz w:val="24"/>
                <w:szCs w:val="24"/>
              </w:rPr>
              <w:t xml:space="preserve"> </w:t>
            </w:r>
          </w:p>
          <w:p w14:paraId="16DACB14" w14:textId="62177EDD" w:rsidR="00AB43E2" w:rsidRDefault="00AB43E2"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CTSRV</w:t>
            </w:r>
          </w:p>
          <w:p w14:paraId="3A6AC073" w14:textId="5AB35BBC" w:rsidR="005D7314" w:rsidRPr="00487EA8" w:rsidRDefault="005D7314"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62AD8153" w14:textId="77777777" w:rsidR="00AB43E2" w:rsidRDefault="00AB43E2" w:rsidP="00451E46">
            <w:pPr>
              <w:pStyle w:val="ListParagraph"/>
              <w:numPr>
                <w:ilvl w:val="0"/>
                <w:numId w:val="42"/>
              </w:numPr>
              <w:spacing w:before="100" w:beforeAutospacing="1" w:after="100" w:afterAutospacing="1" w:line="240" w:lineRule="auto"/>
              <w:contextualSpacing w:val="0"/>
              <w:rPr>
                <w:rFonts w:ascii="Times New Roman" w:hAnsi="Times New Roman"/>
                <w:sz w:val="24"/>
                <w:szCs w:val="24"/>
              </w:rPr>
            </w:pPr>
            <w:r w:rsidRPr="00487EA8">
              <w:rPr>
                <w:rFonts w:asciiTheme="minorHAnsi" w:hAnsiTheme="minorHAnsi"/>
                <w:sz w:val="22"/>
                <w:szCs w:val="22"/>
                <w:lang w:eastAsia="en-CA"/>
              </w:rPr>
              <w:t>Member = SIN</w:t>
            </w:r>
          </w:p>
          <w:p w14:paraId="35473CCC" w14:textId="77777777" w:rsidR="00AB43E2" w:rsidRDefault="00AB43E2" w:rsidP="00451E46">
            <w:pPr>
              <w:pStyle w:val="ListParagraph"/>
              <w:numPr>
                <w:ilvl w:val="0"/>
                <w:numId w:val="42"/>
              </w:numPr>
              <w:spacing w:before="100" w:beforeAutospacing="1" w:after="100" w:afterAutospacing="1" w:line="240" w:lineRule="auto"/>
              <w:contextualSpacing w:val="0"/>
              <w:rPr>
                <w:rFonts w:ascii="Times New Roman" w:hAnsi="Times New Roman"/>
                <w:sz w:val="24"/>
                <w:szCs w:val="24"/>
              </w:rPr>
            </w:pPr>
            <w:r w:rsidRPr="00487EA8">
              <w:rPr>
                <w:rFonts w:asciiTheme="minorHAnsi" w:hAnsiTheme="minorHAnsi"/>
                <w:sz w:val="22"/>
                <w:szCs w:val="22"/>
                <w:lang w:eastAsia="en-CA"/>
              </w:rPr>
              <w:t>Employer = Employer</w:t>
            </w:r>
          </w:p>
          <w:p w14:paraId="08F42A51" w14:textId="77777777" w:rsidR="00AB43E2" w:rsidRDefault="00AB43E2" w:rsidP="00451E46">
            <w:pPr>
              <w:pStyle w:val="ListParagraph"/>
              <w:numPr>
                <w:ilvl w:val="0"/>
                <w:numId w:val="42"/>
              </w:numPr>
              <w:spacing w:before="100" w:beforeAutospacing="1" w:after="100" w:afterAutospacing="1" w:line="240" w:lineRule="auto"/>
              <w:contextualSpacing w:val="0"/>
              <w:rPr>
                <w:rFonts w:ascii="Times New Roman" w:hAnsi="Times New Roman"/>
                <w:sz w:val="24"/>
                <w:szCs w:val="24"/>
              </w:rPr>
            </w:pPr>
            <w:r w:rsidRPr="00487EA8">
              <w:rPr>
                <w:rFonts w:asciiTheme="minorHAnsi" w:hAnsiTheme="minorHAnsi"/>
                <w:sz w:val="22"/>
                <w:szCs w:val="22"/>
                <w:lang w:eastAsia="en-CA"/>
              </w:rPr>
              <w:t>Year(BeginDate) = Year</w:t>
            </w:r>
          </w:p>
          <w:p w14:paraId="1A080E7D" w14:textId="77777777" w:rsidR="00AB43E2" w:rsidRPr="00487EA8" w:rsidRDefault="00AB43E2" w:rsidP="00AB43E2">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If (Service = 0) then:</w:t>
            </w:r>
          </w:p>
          <w:p w14:paraId="42209991" w14:textId="77777777" w:rsidR="00AB43E2" w:rsidRPr="00487EA8" w:rsidRDefault="00AB43E2" w:rsidP="00AB43E2">
            <w:pPr>
              <w:spacing w:before="100" w:beforeAutospacing="1" w:after="100" w:afterAutospacing="1"/>
              <w:ind w:left="2160"/>
              <w:rPr>
                <w:rFonts w:asciiTheme="minorHAnsi" w:hAnsiTheme="minorHAnsi"/>
                <w:sz w:val="22"/>
                <w:szCs w:val="22"/>
                <w:lang w:eastAsia="en-CA"/>
              </w:rPr>
            </w:pPr>
            <w:r w:rsidRPr="00487EA8">
              <w:rPr>
                <w:rFonts w:asciiTheme="minorHAnsi" w:hAnsiTheme="minorHAnsi"/>
                <w:sz w:val="22"/>
                <w:szCs w:val="22"/>
                <w:lang w:eastAsia="en-CA"/>
              </w:rPr>
              <w:t>return 0</w:t>
            </w:r>
          </w:p>
          <w:p w14:paraId="77B02671" w14:textId="77777777" w:rsidR="00AB43E2" w:rsidRPr="00487EA8" w:rsidRDefault="00AB43E2" w:rsidP="00AB43E2">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End If</w:t>
            </w:r>
          </w:p>
          <w:p w14:paraId="3BBFA3EE" w14:textId="77777777" w:rsidR="00AB43E2" w:rsidRPr="00487EA8" w:rsidRDefault="00AB43E2" w:rsidP="00AB43E2">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LowContributions = the SUM* of Contributions.Amount of all Contributions records where </w:t>
            </w:r>
          </w:p>
          <w:p w14:paraId="4200A413" w14:textId="3D7E231D" w:rsidR="00AB43E2" w:rsidRDefault="00AB43E2"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LowRPP</w:t>
            </w:r>
          </w:p>
          <w:p w14:paraId="2B15DDD6" w14:textId="1E67792E" w:rsidR="005D7314" w:rsidRPr="005D7314" w:rsidRDefault="005D7314" w:rsidP="005D7314">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2DA332BD" w14:textId="77777777" w:rsidR="00AB43E2" w:rsidRPr="00487EA8" w:rsidRDefault="00AB43E2"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68DE3B39" w14:textId="77777777" w:rsidR="00AB43E2" w:rsidRPr="00487EA8" w:rsidRDefault="00AB43E2"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3092ED3F" w14:textId="77777777" w:rsidR="00AB43E2" w:rsidRPr="00487EA8" w:rsidRDefault="00AB43E2"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0FA4672D" w14:textId="77777777" w:rsidR="00AB43E2" w:rsidRPr="00487EA8" w:rsidRDefault="00AB43E2"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*do not include contributions with Summary Attribute = RRETRO or FRETRO coming from the file (only take what is in Ariel when it comes to retro transactions – do not take those in “create” mode)</w:t>
            </w:r>
          </w:p>
          <w:p w14:paraId="3116E24B" w14:textId="77777777" w:rsidR="00AB43E2" w:rsidRPr="00487EA8" w:rsidRDefault="00AB43E2" w:rsidP="00AB43E2">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HighContributions = the SUM* of Contributions.Amount of all Contributions records where </w:t>
            </w:r>
          </w:p>
          <w:p w14:paraId="55F432E2" w14:textId="04AEBDD1" w:rsidR="00AB43E2" w:rsidRDefault="00AB43E2"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HghRPP or HghRCA</w:t>
            </w:r>
          </w:p>
          <w:p w14:paraId="3EB4B273" w14:textId="137082D0" w:rsidR="005D7314" w:rsidRPr="005D7314" w:rsidRDefault="005D7314" w:rsidP="005D7314">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1450E790" w14:textId="77777777" w:rsidR="00AB43E2" w:rsidRPr="00487EA8" w:rsidRDefault="00AB43E2"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7ED04285" w14:textId="77777777" w:rsidR="00AB43E2" w:rsidRPr="00487EA8" w:rsidRDefault="00AB43E2"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1694E5E6" w14:textId="77777777" w:rsidR="00AB43E2" w:rsidRPr="00487EA8" w:rsidRDefault="00AB43E2"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69446C83" w14:textId="77777777" w:rsidR="00AB43E2" w:rsidRPr="00487EA8" w:rsidRDefault="00AB43E2" w:rsidP="00451E4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*do not include contrinutions with Summary Attribute = RRETRO or FRETRO coming from the file (only take what is in Ariel when it comes to retro transactions – do not take those in create mode)</w:t>
            </w:r>
          </w:p>
          <w:p w14:paraId="0103D421" w14:textId="77777777" w:rsidR="00AB43E2" w:rsidRDefault="00AB43E2" w:rsidP="00451E46">
            <w:pPr>
              <w:pStyle w:val="ListParagraph"/>
              <w:numPr>
                <w:ilvl w:val="0"/>
                <w:numId w:val="42"/>
              </w:numPr>
              <w:spacing w:before="100" w:beforeAutospacing="1" w:after="100" w:afterAutospacing="1" w:line="240" w:lineRule="auto"/>
              <w:contextualSpacing w:val="0"/>
              <w:rPr>
                <w:rFonts w:ascii="Times New Roman" w:hAnsi="Times New Roman"/>
                <w:sz w:val="24"/>
                <w:szCs w:val="24"/>
              </w:rPr>
            </w:pPr>
          </w:p>
          <w:p w14:paraId="0AEDB71B" w14:textId="77777777" w:rsidR="00AB43E2" w:rsidRPr="00487EA8" w:rsidRDefault="00AB43E2" w:rsidP="00AB43E2">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AE = ((LowContributions / LowContributionsRate) + (HighContributions / HighContributionsRate)) / (Service / 52)</w:t>
            </w:r>
          </w:p>
          <w:p w14:paraId="5C96345D" w14:textId="77777777" w:rsidR="00AB43E2" w:rsidRPr="00487EA8" w:rsidRDefault="00AB43E2" w:rsidP="00AB43E2">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Return AE</w:t>
            </w:r>
          </w:p>
          <w:p w14:paraId="0963C9EA" w14:textId="77777777" w:rsidR="00AB43E2" w:rsidRDefault="00AB43E2" w:rsidP="00AB43E2">
            <w:pPr>
              <w:spacing w:before="100" w:beforeAutospacing="1" w:after="100" w:afterAutospacing="1"/>
              <w:ind w:left="720"/>
              <w:rPr>
                <w:rFonts w:ascii="Times New Roman" w:hAnsi="Times New Roman"/>
                <w:sz w:val="24"/>
                <w:szCs w:val="24"/>
              </w:rPr>
            </w:pPr>
            <w:r w:rsidRPr="00487EA8">
              <w:rPr>
                <w:rFonts w:asciiTheme="minorHAnsi" w:hAnsiTheme="minorHAnsi"/>
                <w:sz w:val="22"/>
                <w:szCs w:val="22"/>
                <w:lang w:eastAsia="en-CA"/>
              </w:rPr>
              <w:t>End</w:t>
            </w:r>
            <w:r>
              <w:rPr>
                <w:rFonts w:ascii="Times New Roman" w:hAnsi="Times New Roman"/>
                <w:sz w:val="24"/>
                <w:szCs w:val="24"/>
              </w:rPr>
              <w:t xml:space="preserve"> If</w:t>
            </w:r>
          </w:p>
          <w:p w14:paraId="5445C403" w14:textId="77777777" w:rsidR="00AB43E2" w:rsidRDefault="00AB43E2" w:rsidP="00AB43E2">
            <w:pPr>
              <w:spacing w:before="100" w:beforeAutospacing="1" w:after="100" w:afterAutospacing="1"/>
              <w:rPr>
                <w:rFonts w:ascii="Times New Roman" w:hAnsi="Times New Roman"/>
                <w:sz w:val="24"/>
                <w:szCs w:val="24"/>
              </w:rPr>
            </w:pPr>
            <w:r w:rsidRPr="00487EA8">
              <w:rPr>
                <w:rFonts w:asciiTheme="minorHAnsi" w:hAnsiTheme="minorHAnsi"/>
                <w:sz w:val="22"/>
                <w:szCs w:val="22"/>
                <w:lang w:eastAsia="en-CA"/>
              </w:rPr>
              <w:t>End Function</w:t>
            </w:r>
          </w:p>
          <w:p w14:paraId="1CA61504" w14:textId="77777777" w:rsidR="00991A9B" w:rsidRDefault="00991A9B" w:rsidP="007B2137">
            <w:pPr>
              <w:spacing w:before="60" w:after="60" w:line="240" w:lineRule="auto"/>
              <w:ind w:left="0"/>
              <w:rPr>
                <w:rFonts w:asciiTheme="minorHAnsi" w:hAnsiTheme="minorHAnsi"/>
                <w:sz w:val="22"/>
                <w:szCs w:val="22"/>
                <w:lang w:eastAsia="en-CA"/>
              </w:rPr>
            </w:pPr>
          </w:p>
        </w:tc>
      </w:tr>
    </w:tbl>
    <w:p w14:paraId="0D4CA4DD" w14:textId="77777777" w:rsidR="008D492F" w:rsidRDefault="008D492F">
      <w:pPr>
        <w:spacing w:before="0" w:after="0" w:line="240" w:lineRule="auto"/>
        <w:ind w:left="0"/>
        <w:rPr>
          <w:lang w:val="en-US"/>
        </w:rPr>
      </w:pPr>
    </w:p>
    <w:p w14:paraId="7D79732B" w14:textId="77777777" w:rsidR="003333E7" w:rsidRDefault="003333E7">
      <w:pPr>
        <w:spacing w:before="0" w:after="0" w:line="240" w:lineRule="auto"/>
        <w:ind w:left="0"/>
        <w:rPr>
          <w:lang w:val="en-US"/>
        </w:rPr>
      </w:pPr>
      <w:r>
        <w:rPr>
          <w:lang w:val="en-US"/>
        </w:rPr>
        <w:br w:type="page"/>
      </w:r>
    </w:p>
    <w:p w14:paraId="2200AE4B" w14:textId="77777777" w:rsidR="003333E7" w:rsidRPr="00FC5F08" w:rsidRDefault="003333E7" w:rsidP="003333E7">
      <w:pPr>
        <w:pStyle w:val="Heading3"/>
      </w:pPr>
      <w:r w:rsidRPr="006B06A8">
        <w:t xml:space="preserve">Validation – </w:t>
      </w:r>
      <w:r w:rsidRPr="00657A1F">
        <w:t>Reported</w:t>
      </w:r>
      <w:r>
        <w:t xml:space="preserve"> </w:t>
      </w:r>
      <w:r w:rsidRPr="00657A1F">
        <w:t>When</w:t>
      </w:r>
      <w:r>
        <w:t xml:space="preserve"> </w:t>
      </w:r>
      <w:r w:rsidRPr="00657A1F">
        <w:t>Ae</w:t>
      </w:r>
      <w:r>
        <w:t xml:space="preserve"> </w:t>
      </w:r>
      <w:r w:rsidRPr="00657A1F">
        <w:t>Ympe</w:t>
      </w:r>
    </w:p>
    <w:p w14:paraId="0F2B32CA" w14:textId="77777777" w:rsidR="003333E7" w:rsidRPr="006B06A8" w:rsidRDefault="003333E7" w:rsidP="003333E7">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3333E7" w14:paraId="01BEF5D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482410"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59C2186" w14:textId="77777777" w:rsidR="003333E7" w:rsidRPr="000862E2" w:rsidRDefault="003333E7" w:rsidP="009E5AA0">
            <w:pPr>
              <w:pStyle w:val="Heading1"/>
            </w:pPr>
            <w:bookmarkStart w:id="102" w:name="_Toc43372843"/>
            <w:r>
              <w:rPr>
                <w:rFonts w:cs="Calibri"/>
              </w:rPr>
              <w:t>B10_message</w:t>
            </w:r>
            <w:bookmarkEnd w:id="102"/>
          </w:p>
        </w:tc>
      </w:tr>
      <w:tr w:rsidR="003333E7" w14:paraId="16F07A1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5EACD38"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BCF9E15" w14:textId="77777777" w:rsidR="003333E7" w:rsidRPr="000862E2" w:rsidRDefault="003333E7" w:rsidP="009E5AA0">
            <w:pPr>
              <w:spacing w:before="60" w:after="60" w:line="240" w:lineRule="auto"/>
              <w:ind w:left="0"/>
              <w:rPr>
                <w:rFonts w:asciiTheme="minorHAnsi" w:eastAsia="Times New Roman" w:hAnsiTheme="minorHAnsi" w:cs="Calibri"/>
                <w:color w:val="auto"/>
                <w:sz w:val="22"/>
                <w:szCs w:val="22"/>
                <w:lang w:eastAsia="en-CA"/>
              </w:rPr>
            </w:pPr>
            <w:r w:rsidRPr="00F6398E">
              <w:rPr>
                <w:rFonts w:asciiTheme="minorHAnsi" w:eastAsia="Times New Roman" w:hAnsiTheme="minorHAnsi" w:cs="Calibri"/>
                <w:color w:val="auto"/>
                <w:sz w:val="22"/>
                <w:szCs w:val="22"/>
                <w:lang w:eastAsia="en-CA"/>
              </w:rPr>
              <w:t>7226</w:t>
            </w:r>
          </w:p>
        </w:tc>
      </w:tr>
      <w:tr w:rsidR="003333E7" w14:paraId="4193F27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87FADA"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5AF4FC4" w14:textId="77777777" w:rsidR="003333E7" w:rsidRDefault="003333E7"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3333E7" w14:paraId="5B2D614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3CA688B"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719931B" w14:textId="77777777" w:rsidR="003333E7" w:rsidRPr="00B464B9" w:rsidRDefault="003333E7"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196B5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3333E7" w14:paraId="01BD929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F8CA69"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17A0924" w14:textId="77777777" w:rsidR="003333E7" w:rsidRPr="009675FB" w:rsidRDefault="003333E7" w:rsidP="009E5AA0">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Retro</w:t>
            </w:r>
          </w:p>
        </w:tc>
      </w:tr>
      <w:tr w:rsidR="003333E7" w14:paraId="330EE5F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AE06B2"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F43B1F6" w14:textId="77777777" w:rsidR="003333E7" w:rsidRDefault="003333E7"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3333E7" w14:paraId="500226B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D97EB2C"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825DFA9" w14:textId="77777777" w:rsidR="003333E7" w:rsidRPr="00B464B9" w:rsidRDefault="003333E7" w:rsidP="009E5AA0">
            <w:pPr>
              <w:spacing w:before="60" w:after="60" w:line="240" w:lineRule="auto"/>
              <w:ind w:left="0"/>
              <w:rPr>
                <w:rFonts w:asciiTheme="minorHAnsi" w:eastAsia="Times New Roman" w:hAnsiTheme="minorHAnsi" w:cs="Calibri"/>
                <w:color w:val="auto"/>
                <w:sz w:val="22"/>
                <w:szCs w:val="22"/>
                <w:lang w:eastAsia="en-CA"/>
              </w:rPr>
            </w:pPr>
            <w:r w:rsidRPr="00DD0CF2">
              <w:rPr>
                <w:rFonts w:asciiTheme="minorHAnsi" w:eastAsia="Times New Roman" w:hAnsiTheme="minorHAnsi" w:cs="Calibri"/>
                <w:color w:val="auto"/>
                <w:sz w:val="22"/>
                <w:szCs w:val="22"/>
                <w:lang w:eastAsia="en-CA"/>
              </w:rPr>
              <w:t>Public</w:t>
            </w:r>
          </w:p>
        </w:tc>
      </w:tr>
      <w:tr w:rsidR="003333E7" w:rsidRPr="00A61AB1" w14:paraId="4F40BB8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D942FE4"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8FE2FDF"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141C51C" w14:textId="77777777" w:rsidR="003333E7" w:rsidRDefault="003333E7" w:rsidP="009E5AA0">
            <w:pPr>
              <w:ind w:left="0"/>
              <w:rPr>
                <w:ins w:id="103" w:author="Tima Abboud" w:date="2021-05-04T16:37:00Z"/>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prevent ER to r</w:t>
            </w:r>
            <w:r w:rsidRPr="00182B8C">
              <w:rPr>
                <w:rFonts w:asciiTheme="minorHAnsi" w:hAnsiTheme="minorHAnsi"/>
                <w:sz w:val="22"/>
                <w:szCs w:val="22"/>
                <w:lang w:eastAsia="en-CA"/>
              </w:rPr>
              <w:t>eport High contributions for</w:t>
            </w:r>
            <w:r>
              <w:rPr>
                <w:rFonts w:asciiTheme="minorHAnsi" w:hAnsiTheme="minorHAnsi"/>
                <w:sz w:val="22"/>
                <w:szCs w:val="22"/>
                <w:lang w:eastAsia="en-CA"/>
              </w:rPr>
              <w:t xml:space="preserve"> Retro year where AE is less tha</w:t>
            </w:r>
            <w:r w:rsidRPr="00182B8C">
              <w:rPr>
                <w:rFonts w:asciiTheme="minorHAnsi" w:hAnsiTheme="minorHAnsi"/>
                <w:sz w:val="22"/>
                <w:szCs w:val="22"/>
                <w:lang w:eastAsia="en-CA"/>
              </w:rPr>
              <w:t>n YMPE</w:t>
            </w:r>
            <w:r>
              <w:rPr>
                <w:rFonts w:asciiTheme="minorHAnsi" w:hAnsiTheme="minorHAnsi"/>
                <w:sz w:val="22"/>
                <w:szCs w:val="22"/>
                <w:lang w:eastAsia="en-CA"/>
              </w:rPr>
              <w:t>.</w:t>
            </w:r>
          </w:p>
          <w:p w14:paraId="0A7F432D" w14:textId="6662DCC6" w:rsidR="00CC1351" w:rsidRPr="00C301FC" w:rsidRDefault="00CC1351" w:rsidP="009E5AA0">
            <w:pPr>
              <w:ind w:left="0"/>
              <w:rPr>
                <w:rFonts w:asciiTheme="minorHAnsi" w:hAnsiTheme="minorHAnsi"/>
                <w:sz w:val="22"/>
                <w:szCs w:val="22"/>
                <w:lang w:val="en-US" w:eastAsia="en-CA"/>
              </w:rPr>
            </w:pPr>
            <w:ins w:id="104" w:author="Tima Abboud" w:date="2021-05-04T16:37:00Z">
              <w:r>
                <w:rPr>
                  <w:rFonts w:asciiTheme="minorHAnsi" w:hAnsiTheme="minorHAnsi"/>
                  <w:sz w:val="22"/>
                  <w:szCs w:val="22"/>
                  <w:lang w:eastAsia="en-CA"/>
                </w:rPr>
                <w:t xml:space="preserve">Note: In case of amalgamation, the validation will consider all employments as the same one and look for the transactions that exist under the first employer FROM. </w:t>
              </w:r>
              <w:r w:rsidRPr="009151F9">
                <w:rPr>
                  <w:rFonts w:asciiTheme="minorHAnsi" w:hAnsiTheme="minorHAnsi"/>
                  <w:sz w:val="22"/>
                  <w:szCs w:val="22"/>
                  <w:lang w:eastAsia="en-CA"/>
                </w:rPr>
                <w:t xml:space="preserve">  </w:t>
              </w:r>
            </w:ins>
          </w:p>
        </w:tc>
      </w:tr>
      <w:tr w:rsidR="003333E7" w:rsidRPr="009151F9" w14:paraId="61254B6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1684F38"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9B3CAE6" w14:textId="77777777" w:rsidR="003333E7" w:rsidRDefault="003333E7"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217B8BD6" w14:textId="77777777" w:rsidR="003333E7" w:rsidRDefault="003333E7" w:rsidP="009E5AA0">
            <w:pPr>
              <w:ind w:left="720"/>
              <w:rPr>
                <w:rFonts w:asciiTheme="minorHAnsi" w:hAnsiTheme="minorHAnsi"/>
                <w:sz w:val="22"/>
                <w:szCs w:val="22"/>
                <w:lang w:eastAsia="en-CA"/>
              </w:rPr>
            </w:pPr>
            <w:r>
              <w:rPr>
                <w:rFonts w:asciiTheme="minorHAnsi" w:hAnsiTheme="minorHAnsi"/>
                <w:sz w:val="22"/>
                <w:szCs w:val="22"/>
                <w:lang w:eastAsia="en-CA"/>
              </w:rPr>
              <w:t>Ariel.Employer = File.Employer</w:t>
            </w:r>
            <w:r>
              <w:rPr>
                <w:rFonts w:asciiTheme="minorHAnsi" w:hAnsiTheme="minorHAnsi"/>
                <w:sz w:val="22"/>
                <w:szCs w:val="22"/>
                <w:lang w:eastAsia="en-CA"/>
              </w:rPr>
              <w:br/>
            </w:r>
            <w:r>
              <w:rPr>
                <w:rFonts w:asciiTheme="minorHAnsi" w:hAnsiTheme="minorHAnsi"/>
                <w:sz w:val="22"/>
                <w:szCs w:val="22"/>
                <w:lang w:eastAsia="en-CA"/>
              </w:rPr>
              <w:br/>
              <w:t>And</w:t>
            </w:r>
          </w:p>
          <w:p w14:paraId="1BB04B27" w14:textId="59DAA8D9" w:rsidR="003333E7" w:rsidRDefault="003333E7" w:rsidP="009E5AA0">
            <w:pPr>
              <w:ind w:left="1440"/>
              <w:rPr>
                <w:rFonts w:asciiTheme="minorHAnsi" w:hAnsiTheme="minorHAnsi"/>
                <w:sz w:val="22"/>
                <w:szCs w:val="22"/>
                <w:lang w:eastAsia="en-CA"/>
              </w:rPr>
            </w:pPr>
            <w:r>
              <w:rPr>
                <w:rFonts w:asciiTheme="minorHAnsi" w:hAnsiTheme="minorHAnsi"/>
                <w:sz w:val="22"/>
                <w:szCs w:val="22"/>
                <w:lang w:eastAsia="en-CA"/>
              </w:rPr>
              <w:t>File.RetroHighContributioins</w:t>
            </w:r>
            <w:ins w:id="105" w:author="Tima Abboud" w:date="2021-05-04T16:27:00Z">
              <w:r w:rsidR="00E71B21">
                <w:rPr>
                  <w:rFonts w:asciiTheme="minorHAnsi" w:hAnsiTheme="minorHAnsi"/>
                  <w:sz w:val="22"/>
                  <w:szCs w:val="22"/>
                  <w:lang w:eastAsia="en-CA"/>
                </w:rPr>
                <w:t xml:space="preserve"> </w:t>
              </w:r>
            </w:ins>
            <w:r>
              <w:rPr>
                <w:rFonts w:asciiTheme="minorHAnsi" w:hAnsiTheme="minorHAnsi"/>
                <w:sz w:val="22"/>
                <w:szCs w:val="22"/>
                <w:lang w:eastAsia="en-CA"/>
              </w:rPr>
              <w:t>&gt;</w:t>
            </w:r>
            <w:ins w:id="106" w:author="Tima Abboud" w:date="2021-05-04T16:27:00Z">
              <w:r w:rsidR="00E71B21">
                <w:rPr>
                  <w:rFonts w:asciiTheme="minorHAnsi" w:hAnsiTheme="minorHAnsi"/>
                  <w:sz w:val="22"/>
                  <w:szCs w:val="22"/>
                  <w:lang w:eastAsia="en-CA"/>
                </w:rPr>
                <w:t xml:space="preserve"> </w:t>
              </w:r>
            </w:ins>
            <w:r>
              <w:rPr>
                <w:rFonts w:asciiTheme="minorHAnsi" w:hAnsiTheme="minorHAnsi"/>
                <w:sz w:val="22"/>
                <w:szCs w:val="22"/>
                <w:lang w:eastAsia="en-CA"/>
              </w:rPr>
              <w:t>0</w:t>
            </w:r>
          </w:p>
          <w:p w14:paraId="553FCE0D" w14:textId="77777777" w:rsidR="003333E7" w:rsidRDefault="003333E7" w:rsidP="009E5AA0">
            <w:pPr>
              <w:ind w:left="742"/>
              <w:rPr>
                <w:rFonts w:asciiTheme="minorHAnsi" w:hAnsiTheme="minorHAnsi"/>
                <w:sz w:val="22"/>
                <w:szCs w:val="22"/>
                <w:lang w:eastAsia="en-CA"/>
              </w:rPr>
            </w:pPr>
            <w:r>
              <w:rPr>
                <w:rFonts w:asciiTheme="minorHAnsi" w:hAnsiTheme="minorHAnsi"/>
                <w:sz w:val="22"/>
                <w:szCs w:val="22"/>
                <w:lang w:eastAsia="en-CA"/>
              </w:rPr>
              <w:t>And</w:t>
            </w:r>
          </w:p>
          <w:p w14:paraId="50B7699B" w14:textId="77777777" w:rsidR="003333E7" w:rsidRDefault="003333E7" w:rsidP="009E5AA0">
            <w:pPr>
              <w:ind w:left="1451"/>
              <w:rPr>
                <w:ins w:id="107" w:author="Tima Abboud" w:date="2021-05-04T16:35:00Z"/>
                <w:rFonts w:asciiTheme="minorHAnsi" w:hAnsiTheme="minorHAnsi"/>
                <w:sz w:val="22"/>
                <w:szCs w:val="22"/>
                <w:lang w:eastAsia="en-CA"/>
              </w:rPr>
            </w:pPr>
            <w:r>
              <w:rPr>
                <w:rFonts w:asciiTheme="minorHAnsi" w:hAnsiTheme="minorHAnsi"/>
                <w:sz w:val="22"/>
                <w:szCs w:val="22"/>
                <w:lang w:eastAsia="en-CA"/>
              </w:rPr>
              <w:t xml:space="preserve">CalculatedAE for RetroYear </w:t>
            </w:r>
            <w:r w:rsidRPr="00182B8C">
              <w:rPr>
                <w:rFonts w:asciiTheme="minorHAnsi" w:hAnsiTheme="minorHAnsi"/>
                <w:sz w:val="22"/>
                <w:szCs w:val="22"/>
                <w:lang w:eastAsia="en-CA"/>
              </w:rPr>
              <w:t>≤ YMPE</w:t>
            </w:r>
          </w:p>
          <w:p w14:paraId="71501220" w14:textId="77777777" w:rsidR="00CC1351" w:rsidRDefault="00CC1351" w:rsidP="009E5AA0">
            <w:pPr>
              <w:ind w:left="1451"/>
              <w:rPr>
                <w:ins w:id="108" w:author="Tima Abboud" w:date="2021-05-04T16:35:00Z"/>
                <w:rFonts w:asciiTheme="minorHAnsi" w:hAnsiTheme="minorHAnsi"/>
                <w:sz w:val="22"/>
                <w:szCs w:val="22"/>
                <w:lang w:eastAsia="en-CA"/>
              </w:rPr>
            </w:pPr>
          </w:p>
          <w:p w14:paraId="0BD0B7BC" w14:textId="69185C83" w:rsidR="00CC1351" w:rsidRPr="0078068E" w:rsidRDefault="00561D15">
            <w:pPr>
              <w:ind w:left="0"/>
              <w:rPr>
                <w:rFonts w:asciiTheme="minorHAnsi" w:hAnsiTheme="minorHAnsi"/>
                <w:sz w:val="22"/>
                <w:szCs w:val="22"/>
                <w:lang w:eastAsia="en-CA"/>
              </w:rPr>
              <w:pPrChange w:id="109" w:author="Tima Abboud" w:date="2021-05-04T16:35:00Z">
                <w:pPr>
                  <w:ind w:left="1451"/>
                </w:pPr>
              </w:pPrChange>
            </w:pPr>
            <w:ins w:id="110" w:author="Nikhil Shenoy" w:date="2021-05-11T15:47:00Z">
              <w:r>
                <w:rPr>
                  <w:rFonts w:asciiTheme="minorHAnsi" w:hAnsiTheme="minorHAnsi"/>
                  <w:sz w:val="22"/>
                  <w:szCs w:val="22"/>
                  <w:lang w:eastAsia="en-CA"/>
                </w:rPr>
                <w:t xml:space="preserve">Note: </w:t>
              </w:r>
            </w:ins>
            <w:ins w:id="111" w:author="Tima Abboud" w:date="2021-05-04T16:35:00Z">
              <w:r w:rsidR="00CC1351">
                <w:rPr>
                  <w:rFonts w:asciiTheme="minorHAnsi" w:hAnsiTheme="minorHAnsi"/>
                  <w:sz w:val="22"/>
                  <w:szCs w:val="22"/>
                  <w:lang w:eastAsia="en-CA"/>
                </w:rPr>
                <w:t>In case of amalgamation, the calculated AE will include service and contributions from the Employer FROM</w:t>
              </w:r>
            </w:ins>
          </w:p>
        </w:tc>
      </w:tr>
      <w:tr w:rsidR="003333E7" w:rsidRPr="00A61AB1" w14:paraId="5FE877E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ECAEA1C"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98434BF" w14:textId="77777777" w:rsidR="003333E7" w:rsidRPr="00A762CE" w:rsidRDefault="003333E7" w:rsidP="009E5AA0">
            <w:pPr>
              <w:pStyle w:val="NormalWeb"/>
              <w:spacing w:line="276" w:lineRule="auto"/>
              <w:rPr>
                <w:rFonts w:asciiTheme="minorHAnsi" w:hAnsiTheme="minorHAnsi"/>
                <w:color w:val="000000"/>
                <w:sz w:val="22"/>
                <w:szCs w:val="22"/>
                <w:lang w:val="en-CA"/>
              </w:rPr>
            </w:pPr>
            <w:r w:rsidRPr="00194297">
              <w:rPr>
                <w:rFonts w:asciiTheme="minorHAnsi" w:hAnsiTheme="minorHAnsi"/>
                <w:sz w:val="22"/>
                <w:szCs w:val="22"/>
                <w:lang w:val="en-CA" w:eastAsia="en-CA"/>
              </w:rPr>
              <w:t>N/A</w:t>
            </w:r>
          </w:p>
        </w:tc>
      </w:tr>
      <w:tr w:rsidR="003333E7" w:rsidRPr="00A61AB1" w14:paraId="51C04FF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44C9DC6"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3A4DB25C" w14:textId="77777777" w:rsidR="003333E7" w:rsidRPr="001D1230" w:rsidRDefault="003333E7" w:rsidP="009E5AA0">
            <w:pPr>
              <w:spacing w:before="60" w:after="60"/>
              <w:ind w:left="0"/>
            </w:pPr>
            <w:r>
              <w:rPr>
                <w:rFonts w:asciiTheme="minorHAnsi" w:hAnsiTheme="minorHAnsi"/>
                <w:sz w:val="22"/>
                <w:szCs w:val="22"/>
                <w:lang w:eastAsia="en-CA"/>
              </w:rPr>
              <w:t>Retro contributions for {1</w:t>
            </w:r>
            <w:r w:rsidRPr="00A80757">
              <w:rPr>
                <w:rFonts w:asciiTheme="minorHAnsi" w:hAnsiTheme="minorHAnsi"/>
                <w:sz w:val="22"/>
                <w:szCs w:val="22"/>
                <w:lang w:eastAsia="en-CA"/>
              </w:rPr>
              <w:t>} should be deducted at the low rate because AE are less than the YMPE.</w:t>
            </w:r>
          </w:p>
        </w:tc>
      </w:tr>
      <w:tr w:rsidR="003333E7" w:rsidRPr="00A61AB1" w14:paraId="3DE7A0A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9C8505B"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4BF918A"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43F5D35" w14:textId="77777777" w:rsidR="003333E7" w:rsidRPr="002C34DD" w:rsidRDefault="003333E7" w:rsidP="009E5AA0">
            <w:pPr>
              <w:spacing w:before="60" w:after="60"/>
              <w:ind w:left="0"/>
            </w:pPr>
            <w:r w:rsidRPr="00A80757">
              <w:rPr>
                <w:rFonts w:asciiTheme="minorHAnsi" w:hAnsiTheme="minorHAnsi"/>
                <w:sz w:val="22"/>
                <w:szCs w:val="22"/>
                <w:lang w:eastAsia="en-CA"/>
              </w:rPr>
              <w:t>Retro contributions should be deducted at the low rate because AE are less than the YMPE</w:t>
            </w:r>
          </w:p>
        </w:tc>
      </w:tr>
      <w:tr w:rsidR="003333E7" w:rsidRPr="0085712F" w14:paraId="3F88EC2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A0C18BC" w14:textId="77777777" w:rsidR="003333E7" w:rsidRPr="0085712F" w:rsidRDefault="003333E7"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D1DE938" w14:textId="77777777" w:rsidR="003333E7" w:rsidRPr="009C43D2" w:rsidRDefault="003333E7" w:rsidP="009E5AA0">
            <w:pPr>
              <w:ind w:left="0"/>
              <w:rPr>
                <w:rFonts w:asciiTheme="minorHAnsi" w:hAnsiTheme="minorHAnsi" w:cs="Calibri"/>
                <w:color w:val="auto"/>
                <w:sz w:val="22"/>
                <w:szCs w:val="22"/>
              </w:rPr>
            </w:pPr>
            <w:r>
              <w:rPr>
                <w:rFonts w:asciiTheme="minorHAnsi" w:hAnsiTheme="minorHAnsi" w:cs="Calibri"/>
                <w:color w:val="auto"/>
                <w:sz w:val="22"/>
                <w:szCs w:val="22"/>
              </w:rPr>
              <w:t xml:space="preserve">1: </w:t>
            </w:r>
            <w:r w:rsidRPr="00A80757">
              <w:rPr>
                <w:rFonts w:asciiTheme="minorHAnsi" w:hAnsiTheme="minorHAnsi" w:cs="Calibri"/>
                <w:color w:val="auto"/>
                <w:sz w:val="22"/>
                <w:szCs w:val="22"/>
              </w:rPr>
              <w:t>Reported Retro Year</w:t>
            </w:r>
          </w:p>
        </w:tc>
      </w:tr>
      <w:tr w:rsidR="003333E7" w:rsidRPr="0085712F" w14:paraId="04D8FBD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D9443B" w14:textId="77777777" w:rsidR="003333E7" w:rsidRPr="0085712F" w:rsidRDefault="003333E7"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41B42A7" w14:textId="77777777" w:rsidR="003333E7" w:rsidRPr="006100CE" w:rsidRDefault="003333E7"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3333E7" w:rsidRPr="0085712F" w14:paraId="045D76C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342BC5B"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240A097" w14:textId="77777777" w:rsidR="003333E7" w:rsidRPr="006100CE" w:rsidRDefault="003333E7"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3333E7" w:rsidRPr="0085712F" w14:paraId="372B74E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A38E4A" w14:textId="77777777" w:rsidR="003333E7" w:rsidRDefault="003333E7"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D9661FF" w14:textId="77777777" w:rsidR="003333E7" w:rsidRPr="0085712F" w:rsidRDefault="003333E7"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293DC7E" w14:textId="1920264D" w:rsidR="00561D15" w:rsidRDefault="00561D15" w:rsidP="00561D15">
            <w:pPr>
              <w:spacing w:before="60" w:after="60" w:line="240" w:lineRule="auto"/>
              <w:ind w:left="0"/>
              <w:rPr>
                <w:ins w:id="112" w:author="Nikhil Shenoy" w:date="2021-05-11T15:47:00Z"/>
                <w:rFonts w:asciiTheme="minorHAnsi" w:hAnsiTheme="minorHAnsi"/>
                <w:sz w:val="22"/>
                <w:szCs w:val="22"/>
                <w:lang w:eastAsia="en-CA"/>
              </w:rPr>
            </w:pPr>
            <w:ins w:id="113" w:author="Nikhil Shenoy" w:date="2021-05-11T15:47:00Z">
              <w:r>
                <w:rPr>
                  <w:rFonts w:asciiTheme="minorHAnsi" w:hAnsiTheme="minorHAnsi"/>
                  <w:sz w:val="22"/>
                  <w:szCs w:val="22"/>
                  <w:lang w:eastAsia="en-CA"/>
                </w:rPr>
                <w:t>NS 20210</w:t>
              </w:r>
            </w:ins>
            <w:ins w:id="114" w:author="Nikhil Shenoy" w:date="2021-05-11T15:48:00Z">
              <w:r>
                <w:rPr>
                  <w:rFonts w:asciiTheme="minorHAnsi" w:hAnsiTheme="minorHAnsi"/>
                  <w:sz w:val="22"/>
                  <w:szCs w:val="22"/>
                  <w:lang w:eastAsia="en-CA"/>
                </w:rPr>
                <w:t>511</w:t>
              </w:r>
            </w:ins>
            <w:ins w:id="115" w:author="Nikhil Shenoy" w:date="2021-05-11T15:47:00Z">
              <w:r>
                <w:rPr>
                  <w:rFonts w:asciiTheme="minorHAnsi" w:hAnsiTheme="minorHAnsi"/>
                  <w:sz w:val="22"/>
                  <w:szCs w:val="22"/>
                  <w:lang w:eastAsia="en-CA"/>
                </w:rPr>
                <w:t>:</w:t>
              </w:r>
            </w:ins>
          </w:p>
          <w:p w14:paraId="4D7E7F13" w14:textId="77777777" w:rsidR="00561D15" w:rsidRPr="00F65CC6" w:rsidRDefault="00561D15" w:rsidP="00561D15">
            <w:pPr>
              <w:pStyle w:val="ListParagraph"/>
              <w:numPr>
                <w:ilvl w:val="0"/>
                <w:numId w:val="14"/>
              </w:numPr>
              <w:spacing w:before="60" w:after="60" w:line="240" w:lineRule="auto"/>
              <w:rPr>
                <w:ins w:id="116" w:author="Nikhil Shenoy" w:date="2021-05-11T15:47:00Z"/>
                <w:rFonts w:asciiTheme="minorHAnsi" w:hAnsiTheme="minorHAnsi"/>
                <w:sz w:val="22"/>
                <w:szCs w:val="22"/>
                <w:lang w:eastAsia="en-CA"/>
              </w:rPr>
            </w:pPr>
            <w:ins w:id="117" w:author="Nikhil Shenoy" w:date="2021-05-11T15:47:00Z">
              <w:r>
                <w:rPr>
                  <w:rFonts w:asciiTheme="minorHAnsi" w:hAnsiTheme="minorHAnsi"/>
                  <w:sz w:val="22"/>
                  <w:szCs w:val="22"/>
                  <w:lang w:eastAsia="en-CA"/>
                </w:rPr>
                <w:t>Updated Validation Rule and Validation Logic to account for amalgamation.</w:t>
              </w:r>
            </w:ins>
          </w:p>
          <w:p w14:paraId="027BFD52" w14:textId="77777777" w:rsidR="00561D15" w:rsidRDefault="00561D15" w:rsidP="00DF7343">
            <w:pPr>
              <w:spacing w:before="60" w:after="60" w:line="240" w:lineRule="auto"/>
              <w:ind w:left="0"/>
              <w:rPr>
                <w:ins w:id="118" w:author="Nikhil Shenoy" w:date="2021-05-11T15:47:00Z"/>
                <w:rFonts w:asciiTheme="minorHAnsi" w:hAnsiTheme="minorHAnsi"/>
                <w:sz w:val="22"/>
                <w:szCs w:val="22"/>
                <w:lang w:eastAsia="en-CA"/>
              </w:rPr>
            </w:pPr>
          </w:p>
          <w:p w14:paraId="2BC1BBC8" w14:textId="632AF814" w:rsidR="00DF7343" w:rsidRDefault="00DF7343" w:rsidP="00DF7343">
            <w:pPr>
              <w:spacing w:before="60" w:after="60" w:line="240" w:lineRule="auto"/>
              <w:ind w:left="0"/>
              <w:rPr>
                <w:rFonts w:asciiTheme="minorHAnsi" w:hAnsiTheme="minorHAnsi"/>
                <w:sz w:val="22"/>
                <w:szCs w:val="22"/>
                <w:lang w:eastAsia="en-CA"/>
              </w:rPr>
            </w:pPr>
            <w:r w:rsidRPr="000A0228">
              <w:rPr>
                <w:rFonts w:asciiTheme="minorHAnsi" w:hAnsiTheme="minorHAnsi"/>
                <w:sz w:val="22"/>
                <w:szCs w:val="22"/>
                <w:lang w:eastAsia="en-CA"/>
              </w:rPr>
              <w:t xml:space="preserve">MR 20180831: </w:t>
            </w:r>
          </w:p>
          <w:p w14:paraId="424DB309" w14:textId="77777777" w:rsidR="00DF7343" w:rsidRDefault="00DF7343" w:rsidP="00DF7343">
            <w:pPr>
              <w:pStyle w:val="ListParagraph"/>
              <w:numPr>
                <w:ilvl w:val="0"/>
                <w:numId w:val="32"/>
              </w:numPr>
              <w:spacing w:before="60" w:after="60" w:line="240" w:lineRule="auto"/>
              <w:rPr>
                <w:rFonts w:asciiTheme="minorHAnsi" w:hAnsiTheme="minorHAnsi"/>
                <w:sz w:val="22"/>
                <w:szCs w:val="22"/>
                <w:lang w:eastAsia="en-CA"/>
              </w:rPr>
            </w:pPr>
            <w:r w:rsidRPr="00EA705E">
              <w:rPr>
                <w:rFonts w:asciiTheme="minorHAnsi" w:hAnsiTheme="minorHAnsi"/>
                <w:sz w:val="22"/>
                <w:szCs w:val="22"/>
                <w:lang w:eastAsia="en-CA"/>
              </w:rPr>
              <w:t>Following TASK0025406 condition added ‘Transaction Indicator &lt;&gt; Regul’.</w:t>
            </w:r>
          </w:p>
          <w:p w14:paraId="26EB4BA5" w14:textId="77777777" w:rsidR="00DF7343" w:rsidRDefault="00DF7343" w:rsidP="008E43BC">
            <w:pPr>
              <w:spacing w:before="60" w:after="60"/>
              <w:ind w:left="0"/>
              <w:rPr>
                <w:lang w:eastAsia="en-CA"/>
              </w:rPr>
            </w:pPr>
          </w:p>
          <w:p w14:paraId="76E655D3" w14:textId="77777777" w:rsidR="003333E7" w:rsidRPr="008E43BC" w:rsidRDefault="003333E7" w:rsidP="008E43BC">
            <w:pPr>
              <w:spacing w:before="60" w:after="60"/>
              <w:ind w:left="0"/>
              <w:rPr>
                <w:rFonts w:asciiTheme="minorHAnsi" w:hAnsiTheme="minorHAnsi"/>
                <w:sz w:val="22"/>
                <w:szCs w:val="22"/>
                <w:lang w:eastAsia="en-CA"/>
              </w:rPr>
            </w:pPr>
            <w:r w:rsidRPr="008E43BC">
              <w:rPr>
                <w:rFonts w:asciiTheme="minorHAnsi" w:hAnsiTheme="minorHAnsi"/>
                <w:sz w:val="22"/>
                <w:szCs w:val="22"/>
                <w:lang w:eastAsia="en-CA"/>
              </w:rPr>
              <w:t>MR 20180720:</w:t>
            </w:r>
          </w:p>
          <w:p w14:paraId="7D7780AD" w14:textId="77777777" w:rsidR="003333E7" w:rsidRPr="008E43BC" w:rsidRDefault="003333E7" w:rsidP="003333E7">
            <w:pPr>
              <w:pStyle w:val="ListParagraph"/>
              <w:numPr>
                <w:ilvl w:val="0"/>
                <w:numId w:val="92"/>
              </w:numPr>
              <w:spacing w:before="60" w:after="60" w:line="240" w:lineRule="auto"/>
              <w:rPr>
                <w:rFonts w:asciiTheme="minorHAnsi" w:hAnsiTheme="minorHAnsi"/>
                <w:sz w:val="22"/>
                <w:szCs w:val="22"/>
                <w:lang w:eastAsia="en-CA"/>
              </w:rPr>
            </w:pPr>
            <w:r w:rsidRPr="008E43BC">
              <w:rPr>
                <w:rFonts w:asciiTheme="minorHAnsi" w:hAnsiTheme="minorHAnsi"/>
                <w:sz w:val="22"/>
                <w:szCs w:val="22"/>
                <w:lang w:eastAsia="en-CA"/>
              </w:rPr>
              <w:t>XMO Validation brought into Full Office spec.</w:t>
            </w:r>
          </w:p>
          <w:p w14:paraId="02F2C991" w14:textId="77777777" w:rsidR="003333E7" w:rsidRPr="00CA5805" w:rsidRDefault="003333E7" w:rsidP="009E5AA0">
            <w:pPr>
              <w:spacing w:before="60" w:after="60" w:line="240" w:lineRule="auto"/>
              <w:ind w:left="0"/>
              <w:rPr>
                <w:rFonts w:asciiTheme="minorHAnsi" w:hAnsiTheme="minorHAnsi"/>
                <w:sz w:val="22"/>
                <w:szCs w:val="22"/>
                <w:lang w:eastAsia="en-CA"/>
              </w:rPr>
            </w:pPr>
          </w:p>
        </w:tc>
      </w:tr>
      <w:tr w:rsidR="00A112D6" w:rsidRPr="0085712F" w14:paraId="684BA44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E321A52" w14:textId="0210E406" w:rsidR="00A112D6" w:rsidRDefault="00A112D6"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Function</w:t>
            </w:r>
          </w:p>
        </w:tc>
        <w:tc>
          <w:tcPr>
            <w:tcW w:w="8448" w:type="dxa"/>
            <w:tcBorders>
              <w:top w:val="single" w:sz="4" w:space="0" w:color="auto"/>
              <w:left w:val="single" w:sz="4" w:space="0" w:color="auto"/>
              <w:bottom w:val="single" w:sz="4" w:space="0" w:color="auto"/>
              <w:right w:val="single" w:sz="4" w:space="0" w:color="auto"/>
            </w:tcBorders>
            <w:vAlign w:val="center"/>
          </w:tcPr>
          <w:p w14:paraId="482023C1" w14:textId="354D84F9" w:rsidR="00A112D6" w:rsidRDefault="00A112D6" w:rsidP="00A112D6">
            <w:pPr>
              <w:spacing w:before="100" w:beforeAutospacing="1" w:after="100" w:afterAutospacing="1"/>
              <w:rPr>
                <w:rFonts w:ascii="Times New Roman" w:hAnsi="Times New Roman"/>
                <w:sz w:val="24"/>
                <w:szCs w:val="24"/>
              </w:rPr>
            </w:pPr>
            <w:r w:rsidRPr="00487EA8">
              <w:rPr>
                <w:rFonts w:asciiTheme="minorHAnsi" w:hAnsiTheme="minorHAnsi"/>
                <w:sz w:val="22"/>
                <w:szCs w:val="22"/>
                <w:lang w:eastAsia="en-CA"/>
              </w:rPr>
              <w:t xml:space="preserve">Function </w:t>
            </w:r>
            <w:r w:rsidR="00A234E8">
              <w:rPr>
                <w:rFonts w:asciiTheme="minorHAnsi" w:hAnsiTheme="minorHAnsi"/>
                <w:sz w:val="22"/>
                <w:szCs w:val="22"/>
                <w:lang w:eastAsia="en-CA"/>
              </w:rPr>
              <w:t>CalculatedAE for RetroYear</w:t>
            </w:r>
            <w:r w:rsidRPr="00487EA8">
              <w:rPr>
                <w:rFonts w:asciiTheme="minorHAnsi" w:hAnsiTheme="minorHAnsi"/>
                <w:sz w:val="22"/>
                <w:szCs w:val="22"/>
                <w:lang w:eastAsia="en-CA"/>
              </w:rPr>
              <w:t xml:space="preserve"> (SIN, Employer, Year) {</w:t>
            </w:r>
          </w:p>
          <w:p w14:paraId="14087DDB" w14:textId="77777777" w:rsidR="00A112D6" w:rsidRDefault="00A112D6" w:rsidP="00A112D6">
            <w:pPr>
              <w:spacing w:before="100" w:beforeAutospacing="1" w:after="100" w:afterAutospacing="1"/>
              <w:ind w:left="720"/>
              <w:rPr>
                <w:rFonts w:ascii="Times New Roman" w:hAnsi="Times New Roman"/>
                <w:sz w:val="24"/>
                <w:szCs w:val="24"/>
              </w:rPr>
            </w:pPr>
            <w:r w:rsidRPr="00487EA8">
              <w:rPr>
                <w:rFonts w:asciiTheme="minorHAnsi" w:hAnsiTheme="minorHAnsi"/>
                <w:sz w:val="22"/>
                <w:szCs w:val="22"/>
                <w:lang w:eastAsia="en-CA"/>
              </w:rPr>
              <w:t>If a SalaryRate record exists where</w:t>
            </w:r>
          </w:p>
          <w:p w14:paraId="24D0ECC3" w14:textId="77777777" w:rsidR="00A112D6" w:rsidRPr="00487EA8" w:rsidRDefault="00A112D6" w:rsidP="00A112D6">
            <w:pPr>
              <w:pStyle w:val="ListParagraph"/>
              <w:numPr>
                <w:ilvl w:val="0"/>
                <w:numId w:val="43"/>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REPORT</w:t>
            </w:r>
          </w:p>
          <w:p w14:paraId="7E17C323" w14:textId="77777777" w:rsidR="00A112D6" w:rsidRDefault="00A112D6" w:rsidP="00A112D6">
            <w:pPr>
              <w:pStyle w:val="ListParagraph"/>
              <w:numPr>
                <w:ilvl w:val="0"/>
                <w:numId w:val="43"/>
              </w:numPr>
              <w:spacing w:before="100" w:beforeAutospacing="1" w:after="100" w:afterAutospacing="1" w:line="240" w:lineRule="auto"/>
              <w:contextualSpacing w:val="0"/>
              <w:rPr>
                <w:rFonts w:ascii="Times New Roman" w:hAnsi="Times New Roman"/>
                <w:sz w:val="24"/>
                <w:szCs w:val="24"/>
              </w:rPr>
            </w:pPr>
            <w:r w:rsidRPr="00487EA8">
              <w:rPr>
                <w:rFonts w:asciiTheme="minorHAnsi" w:hAnsiTheme="minorHAnsi"/>
                <w:sz w:val="22"/>
                <w:szCs w:val="22"/>
                <w:lang w:eastAsia="en-CA"/>
              </w:rPr>
              <w:t>Year(EffectiveDate) = Year</w:t>
            </w:r>
          </w:p>
          <w:p w14:paraId="70A60ECC" w14:textId="77777777" w:rsidR="00A112D6" w:rsidRDefault="00A112D6" w:rsidP="00A112D6">
            <w:pPr>
              <w:spacing w:before="100" w:beforeAutospacing="1" w:after="100" w:afterAutospacing="1"/>
              <w:ind w:left="1440"/>
              <w:rPr>
                <w:rFonts w:ascii="Times New Roman" w:hAnsi="Times New Roman"/>
                <w:sz w:val="24"/>
                <w:szCs w:val="24"/>
              </w:rPr>
            </w:pPr>
            <w:r w:rsidRPr="00487EA8">
              <w:rPr>
                <w:rFonts w:asciiTheme="minorHAnsi" w:hAnsiTheme="minorHAnsi"/>
                <w:sz w:val="22"/>
                <w:szCs w:val="22"/>
                <w:lang w:eastAsia="en-CA"/>
              </w:rPr>
              <w:t>Return SalaryRate.Rate</w:t>
            </w:r>
          </w:p>
          <w:p w14:paraId="2D929655" w14:textId="77777777" w:rsidR="00A112D6" w:rsidRDefault="00A112D6" w:rsidP="00A112D6">
            <w:pPr>
              <w:spacing w:before="100" w:beforeAutospacing="1" w:after="100" w:afterAutospacing="1"/>
              <w:ind w:left="720"/>
              <w:rPr>
                <w:rFonts w:ascii="Times New Roman" w:hAnsi="Times New Roman"/>
                <w:sz w:val="24"/>
                <w:szCs w:val="24"/>
              </w:rPr>
            </w:pPr>
            <w:r w:rsidRPr="00487EA8">
              <w:rPr>
                <w:rFonts w:asciiTheme="minorHAnsi" w:hAnsiTheme="minorHAnsi"/>
                <w:sz w:val="22"/>
                <w:szCs w:val="22"/>
                <w:lang w:eastAsia="en-CA"/>
              </w:rPr>
              <w:t>Else</w:t>
            </w:r>
          </w:p>
          <w:p w14:paraId="6B9DF5D8" w14:textId="77777777" w:rsidR="00A112D6" w:rsidRDefault="00A112D6" w:rsidP="00A112D6">
            <w:pPr>
              <w:spacing w:before="100" w:beforeAutospacing="1" w:after="100" w:afterAutospacing="1"/>
              <w:ind w:left="1440"/>
              <w:rPr>
                <w:rFonts w:ascii="Times New Roman" w:hAnsi="Times New Roman"/>
                <w:sz w:val="24"/>
                <w:szCs w:val="24"/>
              </w:rPr>
            </w:pPr>
            <w:r w:rsidRPr="00487EA8">
              <w:rPr>
                <w:rFonts w:asciiTheme="minorHAnsi" w:hAnsiTheme="minorHAnsi"/>
                <w:sz w:val="22"/>
                <w:szCs w:val="22"/>
                <w:lang w:eastAsia="en-CA"/>
              </w:rPr>
              <w:t>Service = the SUM of Service.Amount of all Service records where</w:t>
            </w:r>
            <w:r>
              <w:rPr>
                <w:rFonts w:ascii="Times New Roman" w:hAnsi="Times New Roman"/>
                <w:sz w:val="24"/>
                <w:szCs w:val="24"/>
              </w:rPr>
              <w:t xml:space="preserve"> </w:t>
            </w:r>
          </w:p>
          <w:p w14:paraId="25ED5DCD" w14:textId="77777777" w:rsidR="00A112D6"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CTSRV</w:t>
            </w:r>
          </w:p>
          <w:p w14:paraId="1E343E8B" w14:textId="77777777" w:rsidR="00A112D6" w:rsidRPr="00487EA8"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55500F65" w14:textId="77777777" w:rsidR="00A112D6" w:rsidRDefault="00A112D6" w:rsidP="00A112D6">
            <w:pPr>
              <w:pStyle w:val="ListParagraph"/>
              <w:numPr>
                <w:ilvl w:val="0"/>
                <w:numId w:val="42"/>
              </w:numPr>
              <w:spacing w:before="100" w:beforeAutospacing="1" w:after="100" w:afterAutospacing="1" w:line="240" w:lineRule="auto"/>
              <w:contextualSpacing w:val="0"/>
              <w:rPr>
                <w:rFonts w:ascii="Times New Roman" w:hAnsi="Times New Roman"/>
                <w:sz w:val="24"/>
                <w:szCs w:val="24"/>
              </w:rPr>
            </w:pPr>
            <w:r w:rsidRPr="00487EA8">
              <w:rPr>
                <w:rFonts w:asciiTheme="minorHAnsi" w:hAnsiTheme="minorHAnsi"/>
                <w:sz w:val="22"/>
                <w:szCs w:val="22"/>
                <w:lang w:eastAsia="en-CA"/>
              </w:rPr>
              <w:t>Member = SIN</w:t>
            </w:r>
          </w:p>
          <w:p w14:paraId="7B6B78AB" w14:textId="77777777" w:rsidR="00A112D6" w:rsidRDefault="00A112D6" w:rsidP="00A112D6">
            <w:pPr>
              <w:pStyle w:val="ListParagraph"/>
              <w:numPr>
                <w:ilvl w:val="0"/>
                <w:numId w:val="42"/>
              </w:numPr>
              <w:spacing w:before="100" w:beforeAutospacing="1" w:after="100" w:afterAutospacing="1" w:line="240" w:lineRule="auto"/>
              <w:contextualSpacing w:val="0"/>
              <w:rPr>
                <w:rFonts w:ascii="Times New Roman" w:hAnsi="Times New Roman"/>
                <w:sz w:val="24"/>
                <w:szCs w:val="24"/>
              </w:rPr>
            </w:pPr>
            <w:r w:rsidRPr="00487EA8">
              <w:rPr>
                <w:rFonts w:asciiTheme="minorHAnsi" w:hAnsiTheme="minorHAnsi"/>
                <w:sz w:val="22"/>
                <w:szCs w:val="22"/>
                <w:lang w:eastAsia="en-CA"/>
              </w:rPr>
              <w:t>Employer = Employer</w:t>
            </w:r>
          </w:p>
          <w:p w14:paraId="6501364C" w14:textId="77777777" w:rsidR="00A112D6" w:rsidRDefault="00A112D6" w:rsidP="00A112D6">
            <w:pPr>
              <w:pStyle w:val="ListParagraph"/>
              <w:numPr>
                <w:ilvl w:val="0"/>
                <w:numId w:val="42"/>
              </w:numPr>
              <w:spacing w:before="100" w:beforeAutospacing="1" w:after="100" w:afterAutospacing="1" w:line="240" w:lineRule="auto"/>
              <w:contextualSpacing w:val="0"/>
              <w:rPr>
                <w:rFonts w:ascii="Times New Roman" w:hAnsi="Times New Roman"/>
                <w:sz w:val="24"/>
                <w:szCs w:val="24"/>
              </w:rPr>
            </w:pPr>
            <w:r w:rsidRPr="00487EA8">
              <w:rPr>
                <w:rFonts w:asciiTheme="minorHAnsi" w:hAnsiTheme="minorHAnsi"/>
                <w:sz w:val="22"/>
                <w:szCs w:val="22"/>
                <w:lang w:eastAsia="en-CA"/>
              </w:rPr>
              <w:t>Year(BeginDate) = Year</w:t>
            </w:r>
          </w:p>
          <w:p w14:paraId="7A8CFD50" w14:textId="77777777" w:rsidR="00A112D6" w:rsidRPr="00487EA8" w:rsidRDefault="00A112D6" w:rsidP="00A112D6">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If (Service = 0) then:</w:t>
            </w:r>
          </w:p>
          <w:p w14:paraId="0DDEE1FF" w14:textId="77777777" w:rsidR="00A112D6" w:rsidRPr="00487EA8" w:rsidRDefault="00A112D6" w:rsidP="00A112D6">
            <w:pPr>
              <w:spacing w:before="100" w:beforeAutospacing="1" w:after="100" w:afterAutospacing="1"/>
              <w:ind w:left="2160"/>
              <w:rPr>
                <w:rFonts w:asciiTheme="minorHAnsi" w:hAnsiTheme="minorHAnsi"/>
                <w:sz w:val="22"/>
                <w:szCs w:val="22"/>
                <w:lang w:eastAsia="en-CA"/>
              </w:rPr>
            </w:pPr>
            <w:r w:rsidRPr="00487EA8">
              <w:rPr>
                <w:rFonts w:asciiTheme="minorHAnsi" w:hAnsiTheme="minorHAnsi"/>
                <w:sz w:val="22"/>
                <w:szCs w:val="22"/>
                <w:lang w:eastAsia="en-CA"/>
              </w:rPr>
              <w:t>return 0</w:t>
            </w:r>
          </w:p>
          <w:p w14:paraId="3A90B7E6" w14:textId="77777777" w:rsidR="00A112D6" w:rsidRPr="00487EA8" w:rsidRDefault="00A112D6" w:rsidP="00A112D6">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End If</w:t>
            </w:r>
          </w:p>
          <w:p w14:paraId="5CEBB83D" w14:textId="77777777" w:rsidR="00A112D6" w:rsidRPr="00487EA8" w:rsidRDefault="00A112D6" w:rsidP="00A112D6">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LowContributions = the SUM* of Contributions.Amount of all Contributions records where </w:t>
            </w:r>
          </w:p>
          <w:p w14:paraId="5A07D327" w14:textId="77777777" w:rsidR="00A112D6"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LowRPP</w:t>
            </w:r>
          </w:p>
          <w:p w14:paraId="793C5495" w14:textId="77777777" w:rsidR="00A112D6" w:rsidRPr="005D7314"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1A85DB08" w14:textId="77777777" w:rsidR="00A112D6" w:rsidRPr="00487EA8"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1C3081F9" w14:textId="77777777" w:rsidR="00A112D6" w:rsidRPr="00487EA8"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0BF6EC8D" w14:textId="77777777" w:rsidR="00A112D6" w:rsidRPr="00487EA8"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1ADD8E74" w14:textId="77777777" w:rsidR="00A112D6" w:rsidRPr="00487EA8"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*do not include contributions with Summary Attribute = RRETRO or FRETRO coming from the file (only take what is in Ariel when it comes to retro transactions – do not take those in “create” mode)</w:t>
            </w:r>
          </w:p>
          <w:p w14:paraId="40AEB894" w14:textId="77777777" w:rsidR="00A112D6" w:rsidRPr="00487EA8" w:rsidRDefault="00A112D6" w:rsidP="00A112D6">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HighContributions = the SUM* of Contributions.Amount of all Contributions records where </w:t>
            </w:r>
          </w:p>
          <w:p w14:paraId="09EBE7B3" w14:textId="77777777" w:rsidR="00A112D6"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HghRPP or HghRCA</w:t>
            </w:r>
          </w:p>
          <w:p w14:paraId="3A248104" w14:textId="77777777" w:rsidR="00A112D6" w:rsidRPr="005D7314"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257638C4" w14:textId="77777777" w:rsidR="00A112D6" w:rsidRPr="00487EA8"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436C8787" w14:textId="77777777" w:rsidR="00A112D6" w:rsidRPr="00487EA8"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35981518" w14:textId="77777777" w:rsidR="00A112D6" w:rsidRPr="00487EA8"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266E0566" w14:textId="77777777" w:rsidR="00A112D6" w:rsidRPr="00487EA8" w:rsidRDefault="00A112D6" w:rsidP="00A112D6">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*do not include contrinutions with Summary Attribute = RRETRO or FRETRO coming from the file (only take what is in Ariel when it comes to retro transactions – do not take those in create mode)</w:t>
            </w:r>
          </w:p>
          <w:p w14:paraId="65D1DF10" w14:textId="77777777" w:rsidR="00A112D6" w:rsidRDefault="00A112D6" w:rsidP="00A112D6">
            <w:pPr>
              <w:pStyle w:val="ListParagraph"/>
              <w:numPr>
                <w:ilvl w:val="0"/>
                <w:numId w:val="42"/>
              </w:numPr>
              <w:spacing w:before="100" w:beforeAutospacing="1" w:after="100" w:afterAutospacing="1" w:line="240" w:lineRule="auto"/>
              <w:contextualSpacing w:val="0"/>
              <w:rPr>
                <w:rFonts w:ascii="Times New Roman" w:hAnsi="Times New Roman"/>
                <w:sz w:val="24"/>
                <w:szCs w:val="24"/>
              </w:rPr>
            </w:pPr>
          </w:p>
          <w:p w14:paraId="3F674DD1" w14:textId="77777777" w:rsidR="00A112D6" w:rsidRPr="00487EA8" w:rsidRDefault="00A112D6" w:rsidP="00A112D6">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AE = ((LowContributions / LowContributionsRate) + (HighContributions / HighContributionsRate)) / (Service / 52)</w:t>
            </w:r>
          </w:p>
          <w:p w14:paraId="79211F11" w14:textId="77777777" w:rsidR="00A112D6" w:rsidRPr="00487EA8" w:rsidRDefault="00A112D6" w:rsidP="00A112D6">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Return AE</w:t>
            </w:r>
          </w:p>
          <w:p w14:paraId="06B1CEB5" w14:textId="77777777" w:rsidR="00A112D6" w:rsidRDefault="00A112D6" w:rsidP="00A112D6">
            <w:pPr>
              <w:spacing w:before="100" w:beforeAutospacing="1" w:after="100" w:afterAutospacing="1"/>
              <w:ind w:left="720"/>
              <w:rPr>
                <w:rFonts w:ascii="Times New Roman" w:hAnsi="Times New Roman"/>
                <w:sz w:val="24"/>
                <w:szCs w:val="24"/>
              </w:rPr>
            </w:pPr>
            <w:r w:rsidRPr="00487EA8">
              <w:rPr>
                <w:rFonts w:asciiTheme="minorHAnsi" w:hAnsiTheme="minorHAnsi"/>
                <w:sz w:val="22"/>
                <w:szCs w:val="22"/>
                <w:lang w:eastAsia="en-CA"/>
              </w:rPr>
              <w:t>End</w:t>
            </w:r>
            <w:r>
              <w:rPr>
                <w:rFonts w:ascii="Times New Roman" w:hAnsi="Times New Roman"/>
                <w:sz w:val="24"/>
                <w:szCs w:val="24"/>
              </w:rPr>
              <w:t xml:space="preserve"> If</w:t>
            </w:r>
          </w:p>
          <w:p w14:paraId="6E53AF39" w14:textId="77777777" w:rsidR="00A112D6" w:rsidRDefault="00A112D6" w:rsidP="00A112D6">
            <w:pPr>
              <w:spacing w:before="100" w:beforeAutospacing="1" w:after="100" w:afterAutospacing="1"/>
              <w:rPr>
                <w:rFonts w:ascii="Times New Roman" w:hAnsi="Times New Roman"/>
                <w:sz w:val="24"/>
                <w:szCs w:val="24"/>
              </w:rPr>
            </w:pPr>
            <w:r w:rsidRPr="00487EA8">
              <w:rPr>
                <w:rFonts w:asciiTheme="minorHAnsi" w:hAnsiTheme="minorHAnsi"/>
                <w:sz w:val="22"/>
                <w:szCs w:val="22"/>
                <w:lang w:eastAsia="en-CA"/>
              </w:rPr>
              <w:t>End Function</w:t>
            </w:r>
          </w:p>
          <w:p w14:paraId="23289E3F" w14:textId="77777777" w:rsidR="00A112D6" w:rsidRDefault="00A112D6" w:rsidP="003333E7">
            <w:pPr>
              <w:spacing w:before="60" w:after="60"/>
              <w:rPr>
                <w:lang w:eastAsia="en-CA"/>
              </w:rPr>
            </w:pPr>
          </w:p>
        </w:tc>
      </w:tr>
    </w:tbl>
    <w:p w14:paraId="1D665876" w14:textId="77777777" w:rsidR="003333E7" w:rsidRDefault="003333E7" w:rsidP="003333E7">
      <w:pPr>
        <w:spacing w:before="0" w:after="0" w:line="240" w:lineRule="auto"/>
        <w:ind w:left="0"/>
        <w:rPr>
          <w:lang w:val="en-US"/>
        </w:rPr>
      </w:pPr>
    </w:p>
    <w:p w14:paraId="7A5C6534" w14:textId="77777777" w:rsidR="003333E7" w:rsidRPr="006D100D" w:rsidRDefault="003333E7" w:rsidP="003333E7">
      <w:pPr>
        <w:rPr>
          <w:sz w:val="18"/>
          <w:szCs w:val="18"/>
        </w:rPr>
      </w:pPr>
    </w:p>
    <w:p w14:paraId="2AA5750C" w14:textId="71EF1EB1" w:rsidR="008D492F" w:rsidRDefault="008D492F">
      <w:pPr>
        <w:spacing w:before="0" w:after="0" w:line="240" w:lineRule="auto"/>
        <w:ind w:left="0"/>
        <w:rPr>
          <w:lang w:val="en-US"/>
        </w:rPr>
      </w:pPr>
      <w:r>
        <w:rPr>
          <w:lang w:val="en-US"/>
        </w:rPr>
        <w:br w:type="page"/>
      </w:r>
    </w:p>
    <w:p w14:paraId="57BCF7C4" w14:textId="77777777" w:rsidR="008D492F" w:rsidRPr="006F5B03" w:rsidRDefault="008D492F" w:rsidP="008D492F">
      <w:pPr>
        <w:pStyle w:val="Heading3"/>
        <w:rPr>
          <w:lang w:val="en-US"/>
        </w:rPr>
      </w:pPr>
      <w:r w:rsidRPr="006B06A8">
        <w:t xml:space="preserve">Validation – </w:t>
      </w:r>
      <w:r>
        <w:t>Annualized Earnings Should Not Be Reported</w:t>
      </w:r>
    </w:p>
    <w:p w14:paraId="69F45E9C" w14:textId="77777777" w:rsidR="008D492F" w:rsidRPr="006B06A8" w:rsidRDefault="008D492F" w:rsidP="008D492F">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D492F" w14:paraId="5C4C60B7"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DE8586"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19B55361" w14:textId="4A08D7A6" w:rsidR="008D492F" w:rsidRPr="000862E2" w:rsidRDefault="008D492F" w:rsidP="007B2137">
            <w:pPr>
              <w:pStyle w:val="Heading1"/>
            </w:pPr>
            <w:bookmarkStart w:id="119" w:name="_Toc43372844"/>
            <w:r w:rsidRPr="00B464B9">
              <w:rPr>
                <w:rFonts w:cs="Calibri"/>
              </w:rPr>
              <w:t>B</w:t>
            </w:r>
            <w:r>
              <w:rPr>
                <w:rFonts w:cs="Calibri"/>
              </w:rPr>
              <w:t>19_Annualized_Earnings_Should_Not_Be_Reported</w:t>
            </w:r>
            <w:bookmarkEnd w:id="119"/>
          </w:p>
        </w:tc>
      </w:tr>
      <w:tr w:rsidR="008D492F" w14:paraId="117A9E24"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9273A52"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0F566EE" w14:textId="78852676" w:rsidR="008D492F" w:rsidRPr="000862E2" w:rsidRDefault="008D492F" w:rsidP="007B2137">
            <w:pPr>
              <w:spacing w:before="60" w:after="60" w:line="240" w:lineRule="auto"/>
              <w:ind w:left="0"/>
              <w:rPr>
                <w:rFonts w:asciiTheme="minorHAnsi" w:eastAsia="Times New Roman" w:hAnsiTheme="minorHAnsi" w:cs="Calibri"/>
                <w:color w:val="auto"/>
                <w:sz w:val="22"/>
                <w:szCs w:val="22"/>
                <w:lang w:eastAsia="en-CA"/>
              </w:rPr>
            </w:pPr>
            <w:r w:rsidRPr="008D492F">
              <w:rPr>
                <w:rFonts w:asciiTheme="minorHAnsi" w:eastAsia="Times New Roman" w:hAnsiTheme="minorHAnsi" w:cs="Calibri"/>
                <w:color w:val="auto"/>
                <w:sz w:val="22"/>
                <w:szCs w:val="22"/>
                <w:lang w:eastAsia="en-CA"/>
              </w:rPr>
              <w:t>9815</w:t>
            </w:r>
          </w:p>
        </w:tc>
      </w:tr>
      <w:tr w:rsidR="008D492F" w14:paraId="18B52909"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811914A"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4FF7EED" w14:textId="02ECF95E" w:rsidR="008D492F" w:rsidRDefault="00145188" w:rsidP="007B2137">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8D492F" w14:paraId="14DFBD27"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8F3F710"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25A14E0" w14:textId="7DB66193" w:rsidR="008D492F" w:rsidRPr="00B464B9" w:rsidRDefault="00145188" w:rsidP="00FA3AB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145188">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w:t>
            </w:r>
            <w:r w:rsidR="00FA3ABF">
              <w:rPr>
                <w:rFonts w:asciiTheme="minorHAnsi" w:eastAsia="Times New Roman" w:hAnsiTheme="minorHAnsi" w:cs="Calibri"/>
                <w:color w:val="auto"/>
                <w:sz w:val="22"/>
                <w:szCs w:val="22"/>
                <w:lang w:eastAsia="en-CA"/>
              </w:rPr>
              <w:t>level validation</w:t>
            </w:r>
          </w:p>
        </w:tc>
      </w:tr>
      <w:tr w:rsidR="008D492F" w14:paraId="6335E563"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684A98"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A02A9B8" w14:textId="45CF40CC" w:rsidR="008D492F" w:rsidRPr="009675FB" w:rsidRDefault="008D492F" w:rsidP="007B2137">
            <w:pPr>
              <w:spacing w:before="60" w:after="60" w:line="240" w:lineRule="auto"/>
              <w:ind w:left="0"/>
              <w:rPr>
                <w:rFonts w:asciiTheme="minorHAnsi" w:hAnsiTheme="minorHAnsi"/>
                <w:color w:val="auto"/>
                <w:sz w:val="22"/>
                <w:szCs w:val="22"/>
                <w:lang w:eastAsia="en-CA"/>
              </w:rPr>
            </w:pPr>
            <w:r>
              <w:rPr>
                <w:rFonts w:asciiTheme="minorHAnsi" w:hAnsiTheme="minorHAnsi"/>
                <w:sz w:val="22"/>
                <w:szCs w:val="22"/>
                <w:lang w:eastAsia="en-CA"/>
              </w:rPr>
              <w:t>Core Data and Events</w:t>
            </w:r>
          </w:p>
        </w:tc>
      </w:tr>
      <w:tr w:rsidR="008D492F" w14:paraId="3CAE7159"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ADF63C"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DCC2B86" w14:textId="77777777" w:rsidR="008D492F" w:rsidRDefault="008D492F" w:rsidP="007B213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8D492F" w14:paraId="6CAF1AF5"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3F299E"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12C546A" w14:textId="77777777" w:rsidR="008D492F" w:rsidRPr="00B464B9" w:rsidRDefault="008D492F" w:rsidP="007B2137">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8D492F" w:rsidRPr="00A61AB1" w14:paraId="70AE431E"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4AA088A"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A166063"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77C9008" w14:textId="4C7C5C86" w:rsidR="008D492F" w:rsidRPr="00C301FC" w:rsidRDefault="008D492F" w:rsidP="007B2137">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 when Annualized Earnings should be reported.</w:t>
            </w:r>
          </w:p>
        </w:tc>
      </w:tr>
      <w:tr w:rsidR="008D492F" w:rsidRPr="009151F9" w14:paraId="4A7F276F"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851C949"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E7EEC79" w14:textId="77777777" w:rsidR="008D492F" w:rsidRDefault="008D492F" w:rsidP="008D492F">
            <w:pPr>
              <w:ind w:left="0"/>
              <w:rPr>
                <w:rFonts w:asciiTheme="minorHAnsi" w:hAnsiTheme="minorHAnsi"/>
                <w:sz w:val="22"/>
                <w:szCs w:val="22"/>
                <w:u w:val="single"/>
                <w:lang w:eastAsia="en-CA"/>
              </w:rPr>
            </w:pPr>
            <w:r w:rsidRPr="000546B3">
              <w:rPr>
                <w:rFonts w:asciiTheme="minorHAnsi" w:hAnsiTheme="minorHAnsi"/>
                <w:sz w:val="22"/>
                <w:szCs w:val="22"/>
                <w:lang w:eastAsia="en-CA"/>
              </w:rPr>
              <w:t>Reject member if</w:t>
            </w:r>
            <w:r>
              <w:rPr>
                <w:rFonts w:asciiTheme="minorHAnsi" w:hAnsiTheme="minorHAnsi"/>
                <w:sz w:val="22"/>
                <w:szCs w:val="22"/>
                <w:lang w:eastAsia="en-CA"/>
              </w:rPr>
              <w:t xml:space="preserve"> in </w:t>
            </w:r>
            <w:r w:rsidRPr="000546B3">
              <w:rPr>
                <w:rFonts w:asciiTheme="minorHAnsi" w:hAnsiTheme="minorHAnsi"/>
                <w:sz w:val="22"/>
                <w:szCs w:val="22"/>
                <w:lang w:eastAsia="en-CA"/>
              </w:rPr>
              <w:t>:</w:t>
            </w:r>
          </w:p>
          <w:p w14:paraId="1642C044" w14:textId="77777777" w:rsidR="008D492F" w:rsidRPr="00AE6190" w:rsidRDefault="008D492F" w:rsidP="008D492F">
            <w:pPr>
              <w:ind w:left="0"/>
              <w:rPr>
                <w:rFonts w:asciiTheme="minorHAnsi" w:hAnsiTheme="minorHAnsi"/>
                <w:sz w:val="22"/>
                <w:szCs w:val="22"/>
                <w:u w:val="single"/>
                <w:lang w:eastAsia="en-CA"/>
              </w:rPr>
            </w:pPr>
            <w:r w:rsidRPr="00AE6190">
              <w:rPr>
                <w:rFonts w:asciiTheme="minorHAnsi" w:hAnsiTheme="minorHAnsi"/>
                <w:sz w:val="22"/>
                <w:szCs w:val="22"/>
                <w:u w:val="single"/>
                <w:lang w:eastAsia="en-CA"/>
              </w:rPr>
              <w:t>Core Data</w:t>
            </w:r>
          </w:p>
          <w:p w14:paraId="365930BF" w14:textId="22142770" w:rsidR="00831266" w:rsidRDefault="00831266" w:rsidP="008D492F">
            <w:pPr>
              <w:ind w:left="720"/>
              <w:rPr>
                <w:rFonts w:asciiTheme="minorHAnsi" w:hAnsiTheme="minorHAnsi"/>
                <w:sz w:val="22"/>
                <w:szCs w:val="22"/>
                <w:lang w:eastAsia="en-CA"/>
              </w:rPr>
            </w:pPr>
            <w:r w:rsidRPr="00831266">
              <w:rPr>
                <w:rFonts w:asciiTheme="minorHAnsi" w:hAnsiTheme="minorHAnsi"/>
                <w:sz w:val="22"/>
                <w:szCs w:val="22"/>
                <w:lang w:eastAsia="en-CA"/>
              </w:rPr>
              <w:t>Ariel.Employment = FileDerived.Employment</w:t>
            </w:r>
          </w:p>
          <w:p w14:paraId="7A39C3B5" w14:textId="77777777" w:rsidR="00831266" w:rsidRDefault="00831266" w:rsidP="008D492F">
            <w:pPr>
              <w:ind w:left="720"/>
              <w:rPr>
                <w:rFonts w:asciiTheme="minorHAnsi" w:hAnsiTheme="minorHAnsi"/>
                <w:sz w:val="22"/>
                <w:szCs w:val="22"/>
                <w:lang w:eastAsia="en-CA"/>
              </w:rPr>
            </w:pPr>
            <w:r>
              <w:rPr>
                <w:rFonts w:asciiTheme="minorHAnsi" w:hAnsiTheme="minorHAnsi"/>
                <w:sz w:val="22"/>
                <w:szCs w:val="22"/>
                <w:lang w:eastAsia="en-CA"/>
              </w:rPr>
              <w:t>AND</w:t>
            </w:r>
          </w:p>
          <w:p w14:paraId="1515F6A9" w14:textId="6C1A8C8B" w:rsidR="00831266" w:rsidRDefault="00831266" w:rsidP="008D492F">
            <w:pPr>
              <w:ind w:left="720"/>
              <w:rPr>
                <w:rFonts w:asciiTheme="minorHAnsi" w:hAnsiTheme="minorHAnsi"/>
                <w:sz w:val="22"/>
                <w:szCs w:val="22"/>
                <w:lang w:eastAsia="en-CA"/>
              </w:rPr>
            </w:pPr>
            <w:r>
              <w:rPr>
                <w:rFonts w:asciiTheme="minorHAnsi" w:hAnsiTheme="minorHAnsi"/>
                <w:sz w:val="22"/>
                <w:szCs w:val="22"/>
                <w:lang w:eastAsia="en-CA"/>
              </w:rPr>
              <w:t>{</w:t>
            </w:r>
          </w:p>
          <w:p w14:paraId="19D6B02C" w14:textId="77777777" w:rsidR="008D492F" w:rsidRDefault="008D492F" w:rsidP="008D492F">
            <w:pPr>
              <w:ind w:left="720"/>
              <w:rPr>
                <w:color w:val="1F497D"/>
                <w:lang w:val="en-US"/>
              </w:rPr>
            </w:pPr>
            <w:r>
              <w:rPr>
                <w:rFonts w:asciiTheme="minorHAnsi" w:hAnsiTheme="minorHAnsi"/>
                <w:sz w:val="22"/>
                <w:szCs w:val="22"/>
                <w:lang w:eastAsia="en-CA"/>
              </w:rPr>
              <w:t>File.AnnualizedEarnings</w:t>
            </w:r>
            <w:r w:rsidRPr="009151F9">
              <w:rPr>
                <w:color w:val="1F497D"/>
                <w:lang w:val="en-US"/>
              </w:rPr>
              <w:t xml:space="preserve"> </w:t>
            </w:r>
            <w:r w:rsidRPr="000546B3">
              <w:rPr>
                <w:color w:val="auto"/>
                <w:lang w:val="en-US"/>
              </w:rPr>
              <w:t>&gt; 0</w:t>
            </w:r>
          </w:p>
          <w:p w14:paraId="5C3135B0" w14:textId="77777777" w:rsidR="008D492F" w:rsidRPr="00D71677" w:rsidRDefault="008D492F" w:rsidP="008D492F">
            <w:pPr>
              <w:ind w:left="720"/>
              <w:rPr>
                <w:rFonts w:asciiTheme="minorHAnsi" w:hAnsiTheme="minorHAnsi"/>
                <w:sz w:val="22"/>
                <w:szCs w:val="22"/>
                <w:lang w:eastAsia="en-CA"/>
              </w:rPr>
            </w:pPr>
            <w:r w:rsidRPr="00D71677">
              <w:rPr>
                <w:rFonts w:asciiTheme="minorHAnsi" w:hAnsiTheme="minorHAnsi"/>
                <w:sz w:val="22"/>
                <w:szCs w:val="22"/>
                <w:lang w:eastAsia="en-CA"/>
              </w:rPr>
              <w:t>AND</w:t>
            </w:r>
          </w:p>
          <w:p w14:paraId="66E5997F" w14:textId="77777777" w:rsidR="008D492F" w:rsidRPr="00D71677" w:rsidRDefault="008D492F" w:rsidP="008D492F">
            <w:pPr>
              <w:ind w:left="720"/>
              <w:rPr>
                <w:rFonts w:asciiTheme="minorHAnsi" w:hAnsiTheme="minorHAnsi"/>
                <w:sz w:val="22"/>
                <w:szCs w:val="22"/>
                <w:lang w:eastAsia="en-CA"/>
              </w:rPr>
            </w:pPr>
            <w:r w:rsidRPr="00D71677">
              <w:rPr>
                <w:rFonts w:asciiTheme="minorHAnsi" w:hAnsiTheme="minorHAnsi"/>
                <w:sz w:val="22"/>
                <w:szCs w:val="22"/>
                <w:lang w:eastAsia="en-CA"/>
              </w:rPr>
              <w:t>No Ariel.ServiceBreak exists where:</w:t>
            </w:r>
          </w:p>
          <w:p w14:paraId="113E80F2" w14:textId="77777777" w:rsidR="008D492F" w:rsidRPr="00245FF7" w:rsidRDefault="008D492F" w:rsidP="00295A35">
            <w:pPr>
              <w:pStyle w:val="ListParagraph"/>
              <w:numPr>
                <w:ilvl w:val="0"/>
                <w:numId w:val="44"/>
              </w:numPr>
              <w:rPr>
                <w:rFonts w:asciiTheme="minorHAnsi" w:hAnsiTheme="minorHAnsi"/>
                <w:color w:val="auto"/>
                <w:sz w:val="22"/>
                <w:szCs w:val="22"/>
                <w:lang w:eastAsia="en-CA"/>
              </w:rPr>
            </w:pPr>
            <w:r w:rsidRPr="00245FF7">
              <w:rPr>
                <w:rFonts w:asciiTheme="minorHAnsi" w:hAnsiTheme="minorHAnsi"/>
                <w:color w:val="auto"/>
                <w:sz w:val="22"/>
                <w:szCs w:val="22"/>
                <w:lang w:eastAsia="en-CA"/>
              </w:rPr>
              <w:t>ServiceBreak.Type = “WSO”</w:t>
            </w:r>
          </w:p>
          <w:p w14:paraId="25E5754B" w14:textId="77777777" w:rsidR="008D492F" w:rsidRPr="00245FF7" w:rsidRDefault="008D492F" w:rsidP="00295A35">
            <w:pPr>
              <w:pStyle w:val="ListParagraph"/>
              <w:numPr>
                <w:ilvl w:val="0"/>
                <w:numId w:val="44"/>
              </w:numPr>
              <w:rPr>
                <w:rFonts w:asciiTheme="minorHAnsi" w:hAnsiTheme="minorHAnsi"/>
                <w:color w:val="auto"/>
                <w:sz w:val="22"/>
                <w:szCs w:val="22"/>
                <w:lang w:eastAsia="en-CA"/>
              </w:rPr>
            </w:pPr>
            <w:r w:rsidRPr="00245FF7">
              <w:rPr>
                <w:rFonts w:asciiTheme="minorHAnsi" w:hAnsiTheme="minorHAnsi"/>
                <w:color w:val="auto"/>
                <w:sz w:val="22"/>
                <w:szCs w:val="22"/>
                <w:lang w:eastAsia="en-CA"/>
              </w:rPr>
              <w:t>ServiceBreak.StartDate &lt;= MAX(Year(ExecutionParameter.StartDate)-01-01; Member.PermanencyDate)</w:t>
            </w:r>
          </w:p>
          <w:p w14:paraId="6ED18C9E" w14:textId="77777777" w:rsidR="008D492F" w:rsidRPr="00245FF7" w:rsidRDefault="008D492F" w:rsidP="00295A35">
            <w:pPr>
              <w:pStyle w:val="ListParagraph"/>
              <w:numPr>
                <w:ilvl w:val="0"/>
                <w:numId w:val="44"/>
              </w:numPr>
              <w:rPr>
                <w:rFonts w:asciiTheme="minorHAnsi" w:hAnsiTheme="minorHAnsi"/>
                <w:color w:val="auto"/>
                <w:sz w:val="22"/>
                <w:szCs w:val="22"/>
                <w:lang w:eastAsia="en-CA"/>
              </w:rPr>
            </w:pPr>
            <w:r w:rsidRPr="00245FF7">
              <w:rPr>
                <w:rFonts w:asciiTheme="minorHAnsi" w:hAnsiTheme="minorHAnsi"/>
                <w:color w:val="auto"/>
                <w:sz w:val="22"/>
                <w:szCs w:val="22"/>
                <w:lang w:eastAsia="en-CA"/>
              </w:rPr>
              <w:t>ServiceBreak.EndDate &gt; MIN(Year(ExecutionParameter.StartDate)-12-31; Member.TerminationDate)</w:t>
            </w:r>
          </w:p>
          <w:p w14:paraId="1401EAF4" w14:textId="789E2D6F" w:rsidR="008D492F" w:rsidRDefault="008D6787" w:rsidP="00D816EF">
            <w:pPr>
              <w:ind w:left="742"/>
              <w:rPr>
                <w:rFonts w:asciiTheme="minorHAnsi" w:hAnsiTheme="minorHAnsi"/>
                <w:sz w:val="22"/>
                <w:szCs w:val="22"/>
                <w:u w:val="single"/>
                <w:lang w:eastAsia="en-CA"/>
              </w:rPr>
            </w:pPr>
            <w:r>
              <w:rPr>
                <w:rFonts w:asciiTheme="minorHAnsi" w:hAnsiTheme="minorHAnsi"/>
                <w:sz w:val="22"/>
                <w:szCs w:val="22"/>
                <w:u w:val="single"/>
                <w:lang w:eastAsia="en-CA"/>
              </w:rPr>
              <w:t>}</w:t>
            </w:r>
          </w:p>
          <w:p w14:paraId="289F54F4" w14:textId="77777777" w:rsidR="008D492F" w:rsidRPr="00AE6190" w:rsidRDefault="008D492F" w:rsidP="008D492F">
            <w:pPr>
              <w:ind w:left="0"/>
              <w:rPr>
                <w:rFonts w:asciiTheme="minorHAnsi" w:hAnsiTheme="minorHAnsi"/>
                <w:sz w:val="22"/>
                <w:szCs w:val="22"/>
                <w:u w:val="single"/>
                <w:lang w:eastAsia="en-CA"/>
              </w:rPr>
            </w:pPr>
            <w:r w:rsidRPr="00AE6190">
              <w:rPr>
                <w:rFonts w:asciiTheme="minorHAnsi" w:hAnsiTheme="minorHAnsi"/>
                <w:sz w:val="22"/>
                <w:szCs w:val="22"/>
                <w:u w:val="single"/>
                <w:lang w:eastAsia="en-CA"/>
              </w:rPr>
              <w:t xml:space="preserve">Events </w:t>
            </w:r>
            <w:r>
              <w:rPr>
                <w:rFonts w:asciiTheme="minorHAnsi" w:hAnsiTheme="minorHAnsi"/>
                <w:sz w:val="22"/>
                <w:szCs w:val="22"/>
                <w:u w:val="single"/>
                <w:lang w:eastAsia="en-CA"/>
              </w:rPr>
              <w:t>(Current Year Field)</w:t>
            </w:r>
          </w:p>
          <w:p w14:paraId="25F79D23" w14:textId="77777777" w:rsidR="008D6787" w:rsidRDefault="008D6787" w:rsidP="008D6787">
            <w:pPr>
              <w:ind w:left="720"/>
              <w:rPr>
                <w:rFonts w:asciiTheme="minorHAnsi" w:hAnsiTheme="minorHAnsi"/>
                <w:sz w:val="22"/>
                <w:szCs w:val="22"/>
                <w:lang w:eastAsia="en-CA"/>
              </w:rPr>
            </w:pPr>
            <w:r w:rsidRPr="00831266">
              <w:rPr>
                <w:rFonts w:asciiTheme="minorHAnsi" w:hAnsiTheme="minorHAnsi"/>
                <w:sz w:val="22"/>
                <w:szCs w:val="22"/>
                <w:lang w:eastAsia="en-CA"/>
              </w:rPr>
              <w:t>Ariel.Employment = FileDerived.Employment</w:t>
            </w:r>
          </w:p>
          <w:p w14:paraId="2753FBCB" w14:textId="77777777" w:rsidR="008D6787" w:rsidRDefault="008D6787" w:rsidP="008D6787">
            <w:pPr>
              <w:ind w:left="720"/>
              <w:rPr>
                <w:rFonts w:asciiTheme="minorHAnsi" w:hAnsiTheme="minorHAnsi"/>
                <w:sz w:val="22"/>
                <w:szCs w:val="22"/>
                <w:lang w:eastAsia="en-CA"/>
              </w:rPr>
            </w:pPr>
            <w:r>
              <w:rPr>
                <w:rFonts w:asciiTheme="minorHAnsi" w:hAnsiTheme="minorHAnsi"/>
                <w:sz w:val="22"/>
                <w:szCs w:val="22"/>
                <w:lang w:eastAsia="en-CA"/>
              </w:rPr>
              <w:t>AND</w:t>
            </w:r>
          </w:p>
          <w:p w14:paraId="5BEF5770" w14:textId="77777777" w:rsidR="008D6787" w:rsidRDefault="008D6787" w:rsidP="008D6787">
            <w:pPr>
              <w:ind w:left="720"/>
              <w:rPr>
                <w:rFonts w:asciiTheme="minorHAnsi" w:hAnsiTheme="minorHAnsi"/>
                <w:sz w:val="22"/>
                <w:szCs w:val="22"/>
                <w:lang w:eastAsia="en-CA"/>
              </w:rPr>
            </w:pPr>
            <w:r>
              <w:rPr>
                <w:rFonts w:asciiTheme="minorHAnsi" w:hAnsiTheme="minorHAnsi"/>
                <w:sz w:val="22"/>
                <w:szCs w:val="22"/>
                <w:lang w:eastAsia="en-CA"/>
              </w:rPr>
              <w:t>{</w:t>
            </w:r>
          </w:p>
          <w:p w14:paraId="4A88E2B0" w14:textId="32987FF8" w:rsidR="00D816EF" w:rsidRDefault="008D492F" w:rsidP="00D816EF">
            <w:pPr>
              <w:ind w:left="720"/>
              <w:rPr>
                <w:rFonts w:asciiTheme="minorHAnsi" w:hAnsiTheme="minorHAnsi"/>
                <w:sz w:val="22"/>
                <w:szCs w:val="22"/>
                <w:lang w:eastAsia="en-CA"/>
              </w:rPr>
            </w:pPr>
            <w:r w:rsidRPr="00D816EF">
              <w:rPr>
                <w:rFonts w:asciiTheme="minorHAnsi" w:hAnsiTheme="minorHAnsi"/>
                <w:sz w:val="22"/>
                <w:szCs w:val="22"/>
                <w:lang w:eastAsia="en-CA"/>
              </w:rPr>
              <w:t>File.AnnualizedEarnings &gt; 0</w:t>
            </w:r>
            <w:r w:rsidRPr="00D816EF">
              <w:rPr>
                <w:rFonts w:asciiTheme="minorHAnsi" w:hAnsiTheme="minorHAnsi"/>
                <w:sz w:val="22"/>
                <w:szCs w:val="22"/>
                <w:lang w:eastAsia="en-CA"/>
              </w:rPr>
              <w:br/>
              <w:t>AND</w:t>
            </w:r>
            <w:r w:rsidRPr="00D816EF">
              <w:rPr>
                <w:rFonts w:asciiTheme="minorHAnsi" w:hAnsiTheme="minorHAnsi"/>
                <w:sz w:val="22"/>
                <w:szCs w:val="22"/>
                <w:lang w:eastAsia="en-CA"/>
              </w:rPr>
              <w:br/>
              <w:t>No Ariel.ServiceBreak exists where:</w:t>
            </w:r>
            <w:r w:rsidRPr="00D816EF">
              <w:rPr>
                <w:rFonts w:asciiTheme="minorHAnsi" w:hAnsiTheme="minorHAnsi"/>
                <w:sz w:val="22"/>
                <w:szCs w:val="22"/>
                <w:lang w:eastAsia="en-CA"/>
              </w:rPr>
              <w:br/>
              <w:t>- ServiceBreak.Type = “WSO”</w:t>
            </w:r>
            <w:r w:rsidRPr="00D816EF">
              <w:rPr>
                <w:rFonts w:asciiTheme="minorHAnsi" w:hAnsiTheme="minorHAnsi"/>
                <w:sz w:val="22"/>
                <w:szCs w:val="22"/>
                <w:lang w:eastAsia="en-CA"/>
              </w:rPr>
              <w:br/>
              <w:t>- ServiceBreak.StartDate &lt;= MAX(Year(TerminationDate)-01-01; Member.PermanencyDate)</w:t>
            </w:r>
            <w:r w:rsidRPr="006E6FBE">
              <w:rPr>
                <w:rFonts w:asciiTheme="minorHAnsi" w:hAnsiTheme="minorHAnsi"/>
                <w:sz w:val="22"/>
                <w:szCs w:val="22"/>
                <w:lang w:eastAsia="en-CA"/>
              </w:rPr>
              <w:br/>
              <w:t>- ServiceBreak.EndDate &gt; Member.TerminationDate</w:t>
            </w:r>
          </w:p>
          <w:p w14:paraId="6EE36859" w14:textId="25270549" w:rsidR="00D816EF" w:rsidRDefault="00D816EF" w:rsidP="00D816EF">
            <w:pPr>
              <w:ind w:left="720"/>
              <w:rPr>
                <w:rFonts w:asciiTheme="minorHAnsi" w:hAnsiTheme="minorHAnsi"/>
                <w:sz w:val="22"/>
                <w:szCs w:val="22"/>
                <w:lang w:eastAsia="en-CA"/>
              </w:rPr>
            </w:pPr>
            <w:r>
              <w:rPr>
                <w:rFonts w:asciiTheme="minorHAnsi" w:hAnsiTheme="minorHAnsi"/>
                <w:sz w:val="22"/>
                <w:szCs w:val="22"/>
                <w:lang w:eastAsia="en-CA"/>
              </w:rPr>
              <w:t>}</w:t>
            </w:r>
          </w:p>
          <w:p w14:paraId="176E580F" w14:textId="006D4B17" w:rsidR="008D492F" w:rsidRPr="00D816EF" w:rsidRDefault="008D492F" w:rsidP="00D816EF">
            <w:pPr>
              <w:ind w:left="0"/>
              <w:rPr>
                <w:rFonts w:asciiTheme="minorHAnsi" w:hAnsiTheme="minorHAnsi"/>
                <w:sz w:val="22"/>
                <w:szCs w:val="22"/>
                <w:u w:val="single"/>
                <w:lang w:eastAsia="en-CA"/>
              </w:rPr>
            </w:pPr>
            <w:r w:rsidRPr="00D816EF">
              <w:rPr>
                <w:rFonts w:asciiTheme="minorHAnsi" w:hAnsiTheme="minorHAnsi"/>
                <w:sz w:val="22"/>
                <w:szCs w:val="22"/>
                <w:u w:val="single"/>
                <w:lang w:eastAsia="en-CA"/>
              </w:rPr>
              <w:t>Events (Previous Year Field)</w:t>
            </w:r>
          </w:p>
          <w:p w14:paraId="554BB1FA" w14:textId="77777777" w:rsidR="00D816EF" w:rsidRDefault="00D816EF" w:rsidP="00D816EF">
            <w:pPr>
              <w:ind w:left="720"/>
              <w:rPr>
                <w:rFonts w:asciiTheme="minorHAnsi" w:hAnsiTheme="minorHAnsi"/>
                <w:sz w:val="22"/>
                <w:szCs w:val="22"/>
                <w:lang w:eastAsia="en-CA"/>
              </w:rPr>
            </w:pPr>
            <w:r w:rsidRPr="00831266">
              <w:rPr>
                <w:rFonts w:asciiTheme="minorHAnsi" w:hAnsiTheme="minorHAnsi"/>
                <w:sz w:val="22"/>
                <w:szCs w:val="22"/>
                <w:lang w:eastAsia="en-CA"/>
              </w:rPr>
              <w:t>Ariel.Employment = FileDerived.Employment</w:t>
            </w:r>
          </w:p>
          <w:p w14:paraId="53F7A29B" w14:textId="77777777" w:rsidR="00D816EF" w:rsidRDefault="00D816EF" w:rsidP="00D816EF">
            <w:pPr>
              <w:ind w:left="720"/>
              <w:rPr>
                <w:rFonts w:asciiTheme="minorHAnsi" w:hAnsiTheme="minorHAnsi"/>
                <w:sz w:val="22"/>
                <w:szCs w:val="22"/>
                <w:lang w:eastAsia="en-CA"/>
              </w:rPr>
            </w:pPr>
            <w:r>
              <w:rPr>
                <w:rFonts w:asciiTheme="minorHAnsi" w:hAnsiTheme="minorHAnsi"/>
                <w:sz w:val="22"/>
                <w:szCs w:val="22"/>
                <w:lang w:eastAsia="en-CA"/>
              </w:rPr>
              <w:t>AND</w:t>
            </w:r>
          </w:p>
          <w:p w14:paraId="5829C3DC" w14:textId="5E25E588" w:rsidR="00D816EF" w:rsidRDefault="00D816EF" w:rsidP="00D816EF">
            <w:pPr>
              <w:ind w:left="720"/>
              <w:rPr>
                <w:rFonts w:asciiTheme="minorHAnsi" w:hAnsiTheme="minorHAnsi"/>
                <w:sz w:val="22"/>
                <w:szCs w:val="22"/>
                <w:lang w:eastAsia="en-CA"/>
              </w:rPr>
            </w:pPr>
            <w:r>
              <w:rPr>
                <w:rFonts w:asciiTheme="minorHAnsi" w:hAnsiTheme="minorHAnsi"/>
                <w:sz w:val="22"/>
                <w:szCs w:val="22"/>
                <w:lang w:eastAsia="en-CA"/>
              </w:rPr>
              <w:t>{</w:t>
            </w:r>
          </w:p>
          <w:p w14:paraId="7F34EB12" w14:textId="074363C3" w:rsidR="008D492F" w:rsidRPr="00D816EF" w:rsidRDefault="008D492F" w:rsidP="00D816EF">
            <w:pPr>
              <w:ind w:left="720"/>
              <w:rPr>
                <w:rFonts w:asciiTheme="minorHAnsi" w:hAnsiTheme="minorHAnsi"/>
                <w:sz w:val="22"/>
                <w:szCs w:val="22"/>
                <w:lang w:eastAsia="en-CA"/>
              </w:rPr>
            </w:pPr>
            <w:r w:rsidRPr="00D816EF">
              <w:rPr>
                <w:rFonts w:asciiTheme="minorHAnsi" w:hAnsiTheme="minorHAnsi"/>
                <w:sz w:val="22"/>
                <w:szCs w:val="22"/>
                <w:lang w:eastAsia="en-CA"/>
              </w:rPr>
              <w:t>File.AnnualizedEarnings &gt; 0</w:t>
            </w:r>
            <w:r w:rsidRPr="00D816EF">
              <w:rPr>
                <w:rFonts w:asciiTheme="minorHAnsi" w:hAnsiTheme="minorHAnsi"/>
                <w:sz w:val="22"/>
                <w:szCs w:val="22"/>
                <w:lang w:eastAsia="en-CA"/>
              </w:rPr>
              <w:br/>
              <w:t>AND</w:t>
            </w:r>
            <w:r w:rsidRPr="00D816EF">
              <w:rPr>
                <w:rFonts w:asciiTheme="minorHAnsi" w:hAnsiTheme="minorHAnsi"/>
                <w:sz w:val="22"/>
                <w:szCs w:val="22"/>
                <w:lang w:eastAsia="en-CA"/>
              </w:rPr>
              <w:br/>
              <w:t>And No Ariel.ServiceBreak exists where:</w:t>
            </w:r>
            <w:r w:rsidRPr="00D816EF">
              <w:rPr>
                <w:rFonts w:asciiTheme="minorHAnsi" w:hAnsiTheme="minorHAnsi"/>
                <w:sz w:val="22"/>
                <w:szCs w:val="22"/>
                <w:lang w:eastAsia="en-CA"/>
              </w:rPr>
              <w:br/>
              <w:t>- ServiceBreak.Type = “WSO”</w:t>
            </w:r>
            <w:r w:rsidRPr="00D816EF">
              <w:rPr>
                <w:rFonts w:asciiTheme="minorHAnsi" w:hAnsiTheme="minorHAnsi"/>
                <w:sz w:val="22"/>
                <w:szCs w:val="22"/>
                <w:lang w:eastAsia="en-CA"/>
              </w:rPr>
              <w:br/>
              <w:t>- ServiceBreak.StartDate &lt;= MAX( [Year(TerminationDate) -1] -01-01; Member.PermanencyDate)</w:t>
            </w:r>
            <w:r w:rsidRPr="00D816EF">
              <w:rPr>
                <w:rFonts w:asciiTheme="minorHAnsi" w:hAnsiTheme="minorHAnsi"/>
                <w:sz w:val="22"/>
                <w:szCs w:val="22"/>
                <w:lang w:eastAsia="en-CA"/>
              </w:rPr>
              <w:br/>
              <w:t>- ServiceBreak.EndDate &gt; [Year(TerminationDate) -1]-12-31</w:t>
            </w:r>
          </w:p>
          <w:p w14:paraId="3F841DFC" w14:textId="519BD3A7" w:rsidR="008D492F" w:rsidRPr="00D816EF" w:rsidRDefault="008D6787" w:rsidP="00D816EF">
            <w:pPr>
              <w:ind w:left="742"/>
              <w:rPr>
                <w:rFonts w:asciiTheme="minorHAnsi" w:hAnsiTheme="minorHAnsi"/>
                <w:sz w:val="22"/>
                <w:szCs w:val="22"/>
                <w:u w:val="single"/>
                <w:lang w:eastAsia="en-CA"/>
              </w:rPr>
            </w:pPr>
            <w:r>
              <w:rPr>
                <w:rFonts w:asciiTheme="minorHAnsi" w:hAnsiTheme="minorHAnsi"/>
                <w:sz w:val="22"/>
                <w:szCs w:val="22"/>
                <w:u w:val="single"/>
                <w:lang w:eastAsia="en-CA"/>
              </w:rPr>
              <w:t>}</w:t>
            </w:r>
          </w:p>
        </w:tc>
      </w:tr>
      <w:tr w:rsidR="008D492F" w:rsidRPr="00A61AB1" w14:paraId="166BB660"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18B3D4" w14:textId="06A46746"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DB79213" w14:textId="182CC69C" w:rsidR="008D492F" w:rsidRPr="00A762CE" w:rsidRDefault="00B36C04" w:rsidP="007B2137">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8D492F" w:rsidRPr="00A61AB1" w14:paraId="51FFBA13"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D4041B0"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524DB58" w14:textId="6CEA9CA2" w:rsidR="008D492F" w:rsidRPr="00463474" w:rsidRDefault="00463474" w:rsidP="007B2137">
            <w:pPr>
              <w:pStyle w:val="NormalWeb"/>
              <w:spacing w:line="276" w:lineRule="auto"/>
              <w:rPr>
                <w:rFonts w:asciiTheme="minorHAnsi" w:hAnsiTheme="minorHAnsi"/>
                <w:color w:val="000000"/>
                <w:sz w:val="22"/>
                <w:szCs w:val="22"/>
                <w:lang w:val="en-US"/>
              </w:rPr>
            </w:pPr>
            <w:r w:rsidRPr="00463474">
              <w:rPr>
                <w:rFonts w:asciiTheme="minorHAnsi" w:hAnsiTheme="minorHAnsi" w:cs="Arial"/>
                <w:sz w:val="22"/>
                <w:szCs w:val="22"/>
                <w:lang w:val="en-US"/>
              </w:rPr>
              <w:t>Annualized earnings should not be reported for this member.</w:t>
            </w:r>
          </w:p>
        </w:tc>
      </w:tr>
      <w:tr w:rsidR="008D492F" w:rsidRPr="00A61AB1" w14:paraId="50D0E087"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A925573"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AE501DB"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E8509AB" w14:textId="664A5957" w:rsidR="008D492F" w:rsidRPr="00B464B9" w:rsidRDefault="00463474" w:rsidP="007B2137">
            <w:pPr>
              <w:spacing w:before="60" w:after="60"/>
              <w:ind w:left="0"/>
              <w:rPr>
                <w:rFonts w:asciiTheme="minorHAnsi" w:hAnsiTheme="minorHAnsi"/>
                <w:sz w:val="22"/>
                <w:szCs w:val="22"/>
                <w:lang w:eastAsia="en-CA"/>
              </w:rPr>
            </w:pPr>
            <w:r w:rsidRPr="000C7BA0">
              <w:rPr>
                <w:rFonts w:asciiTheme="minorHAnsi" w:hAnsiTheme="minorHAnsi" w:cs="Arial"/>
                <w:sz w:val="22"/>
                <w:szCs w:val="22"/>
              </w:rPr>
              <w:t>Annualized earnings should not be reported for this member.</w:t>
            </w:r>
          </w:p>
        </w:tc>
      </w:tr>
      <w:tr w:rsidR="008D492F" w:rsidRPr="0085712F" w14:paraId="2005EB49"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8427B2C" w14:textId="77777777" w:rsidR="008D492F" w:rsidRPr="0085712F" w:rsidRDefault="008D492F" w:rsidP="007B2137">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97C48E9" w14:textId="19B40CDA" w:rsidR="008D492F" w:rsidRPr="009C43D2" w:rsidRDefault="00B36C04" w:rsidP="007B2137">
            <w:pPr>
              <w:ind w:left="0"/>
              <w:rPr>
                <w:rFonts w:asciiTheme="minorHAnsi" w:hAnsiTheme="minorHAnsi" w:cs="Calibri"/>
                <w:color w:val="auto"/>
                <w:sz w:val="22"/>
                <w:szCs w:val="22"/>
              </w:rPr>
            </w:pPr>
            <w:r>
              <w:rPr>
                <w:rFonts w:asciiTheme="minorHAnsi" w:hAnsiTheme="minorHAnsi"/>
                <w:sz w:val="22"/>
                <w:szCs w:val="22"/>
                <w:lang w:eastAsia="en-CA"/>
              </w:rPr>
              <w:t>N/A</w:t>
            </w:r>
          </w:p>
        </w:tc>
      </w:tr>
      <w:tr w:rsidR="008D492F" w:rsidRPr="0085712F" w14:paraId="1C7AB6C8"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E2024CA" w14:textId="77777777" w:rsidR="008D492F" w:rsidRPr="008571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23027FB" w14:textId="493EC295" w:rsidR="008D492F" w:rsidRPr="006100CE" w:rsidRDefault="00B36C04" w:rsidP="007B213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8D492F" w:rsidRPr="0085712F" w14:paraId="17ABDDE3"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AC2CE08"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E66C54D" w14:textId="77777777" w:rsidR="008D492F" w:rsidRPr="006100CE" w:rsidRDefault="008D492F" w:rsidP="007B2137">
            <w:pPr>
              <w:spacing w:before="60" w:after="60" w:line="240" w:lineRule="auto"/>
              <w:ind w:left="0"/>
              <w:rPr>
                <w:rFonts w:asciiTheme="minorHAnsi" w:hAnsiTheme="minorHAnsi"/>
                <w:sz w:val="22"/>
                <w:szCs w:val="22"/>
                <w:lang w:eastAsia="en-CA"/>
              </w:rPr>
            </w:pPr>
          </w:p>
        </w:tc>
      </w:tr>
      <w:tr w:rsidR="008D492F" w:rsidRPr="0085712F" w14:paraId="3A7A6032" w14:textId="77777777" w:rsidTr="007B213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6C08CF" w14:textId="77777777" w:rsidR="008D492F" w:rsidRDefault="008D492F" w:rsidP="007B213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69AC1A5" w14:textId="77777777" w:rsidR="008D492F" w:rsidRPr="0085712F" w:rsidRDefault="008D492F" w:rsidP="007B2137">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16AE72A" w14:textId="751A683D" w:rsidR="00516025" w:rsidRDefault="00516025" w:rsidP="00F5140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20180413:</w:t>
            </w:r>
          </w:p>
          <w:p w14:paraId="111DE001" w14:textId="4EE1E9B8" w:rsidR="00516025" w:rsidRPr="00F5140D" w:rsidRDefault="00516025" w:rsidP="00295A35">
            <w:pPr>
              <w:pStyle w:val="ListParagraph"/>
              <w:numPr>
                <w:ilvl w:val="0"/>
                <w:numId w:val="32"/>
              </w:numPr>
              <w:rPr>
                <w:rFonts w:ascii="Calibri" w:hAnsi="Calibri"/>
                <w:sz w:val="22"/>
                <w:szCs w:val="22"/>
                <w:lang w:eastAsia="en-CA"/>
              </w:rPr>
            </w:pPr>
            <w:r>
              <w:rPr>
                <w:rFonts w:ascii="Calibri" w:hAnsi="Calibri"/>
                <w:sz w:val="22"/>
                <w:szCs w:val="22"/>
                <w:lang w:val="en-US" w:eastAsia="en-CA"/>
              </w:rPr>
              <w:t>Added condition “</w:t>
            </w:r>
            <w:r>
              <w:rPr>
                <w:rFonts w:ascii="Calibri" w:hAnsi="Calibri"/>
                <w:sz w:val="22"/>
                <w:szCs w:val="22"/>
                <w:lang w:eastAsia="en-CA"/>
              </w:rPr>
              <w:t xml:space="preserve">Ariel.Employment = FileDerived.Employment”. </w:t>
            </w:r>
          </w:p>
          <w:p w14:paraId="249FFE23"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28E54707" w14:textId="77777777" w:rsidR="00F93DA0" w:rsidRPr="00E8794C" w:rsidRDefault="00F93DA0" w:rsidP="00295A35">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38F56D99" w14:textId="125D695E" w:rsidR="008D492F" w:rsidRPr="00CA5805" w:rsidRDefault="008D492F" w:rsidP="00463474">
            <w:pPr>
              <w:spacing w:before="60" w:after="60" w:line="240" w:lineRule="auto"/>
              <w:ind w:left="0"/>
              <w:rPr>
                <w:rFonts w:asciiTheme="minorHAnsi" w:hAnsiTheme="minorHAnsi"/>
                <w:sz w:val="22"/>
                <w:szCs w:val="22"/>
                <w:lang w:eastAsia="en-CA"/>
              </w:rPr>
            </w:pPr>
          </w:p>
        </w:tc>
      </w:tr>
    </w:tbl>
    <w:p w14:paraId="3586BDB4" w14:textId="6D330647" w:rsidR="00F76EA8" w:rsidRDefault="00F76EA8">
      <w:pPr>
        <w:spacing w:before="0" w:after="0" w:line="240" w:lineRule="auto"/>
        <w:ind w:left="0"/>
        <w:rPr>
          <w:lang w:val="en-US"/>
        </w:rPr>
      </w:pPr>
    </w:p>
    <w:p w14:paraId="62A07E2F" w14:textId="77777777" w:rsidR="00F76EA8" w:rsidRDefault="00F76EA8">
      <w:pPr>
        <w:spacing w:before="0" w:after="0" w:line="240" w:lineRule="auto"/>
        <w:ind w:left="0"/>
        <w:rPr>
          <w:lang w:val="en-US"/>
        </w:rPr>
      </w:pPr>
      <w:r>
        <w:rPr>
          <w:lang w:val="en-US"/>
        </w:rPr>
        <w:br w:type="page"/>
      </w:r>
    </w:p>
    <w:p w14:paraId="03046E8F" w14:textId="77777777" w:rsidR="00194655" w:rsidRPr="006F5B03" w:rsidRDefault="00194655" w:rsidP="00194655">
      <w:pPr>
        <w:pStyle w:val="Heading3"/>
        <w:rPr>
          <w:lang w:val="en-US"/>
        </w:rPr>
      </w:pPr>
      <w:r w:rsidRPr="006B06A8">
        <w:t xml:space="preserve">Validation – </w:t>
      </w:r>
      <w:r>
        <w:t>Annualized Earnings Have Not Be Reported</w:t>
      </w:r>
    </w:p>
    <w:p w14:paraId="00912E75" w14:textId="77777777" w:rsidR="00194655" w:rsidRPr="006B06A8" w:rsidRDefault="00194655" w:rsidP="00194655">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194655" w14:paraId="3FFC5E7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AFE64A"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3229008" w14:textId="03B17E60" w:rsidR="00194655" w:rsidRPr="000862E2" w:rsidRDefault="00194655" w:rsidP="000836DD">
            <w:pPr>
              <w:pStyle w:val="Heading1"/>
            </w:pPr>
            <w:bookmarkStart w:id="120" w:name="_Toc43372845"/>
            <w:r w:rsidRPr="00B464B9">
              <w:rPr>
                <w:rFonts w:cs="Calibri"/>
              </w:rPr>
              <w:t>B</w:t>
            </w:r>
            <w:r>
              <w:rPr>
                <w:rFonts w:cs="Calibri"/>
              </w:rPr>
              <w:t>19</w:t>
            </w:r>
            <w:r w:rsidRPr="0090251D">
              <w:rPr>
                <w:rFonts w:cs="Calibri"/>
                <w:color w:val="auto"/>
              </w:rPr>
              <w:t>b</w:t>
            </w:r>
            <w:r>
              <w:rPr>
                <w:rFonts w:cs="Calibri"/>
              </w:rPr>
              <w:t>_Annualized_Earnings_Have_Not_Be_Reported</w:t>
            </w:r>
            <w:bookmarkEnd w:id="120"/>
          </w:p>
        </w:tc>
      </w:tr>
      <w:tr w:rsidR="00194655" w14:paraId="6FD877F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FC0FA15"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946E553" w14:textId="50757005" w:rsidR="00194655" w:rsidRPr="000862E2" w:rsidRDefault="00100572" w:rsidP="000836DD">
            <w:pPr>
              <w:spacing w:before="60" w:after="60" w:line="240" w:lineRule="auto"/>
              <w:ind w:left="0"/>
              <w:rPr>
                <w:rFonts w:asciiTheme="minorHAnsi" w:eastAsia="Times New Roman" w:hAnsiTheme="minorHAnsi" w:cs="Calibri"/>
                <w:color w:val="auto"/>
                <w:sz w:val="22"/>
                <w:szCs w:val="22"/>
                <w:lang w:eastAsia="en-CA"/>
              </w:rPr>
            </w:pPr>
            <w:r w:rsidRPr="00100572">
              <w:rPr>
                <w:rFonts w:asciiTheme="minorHAnsi" w:eastAsia="Times New Roman" w:hAnsiTheme="minorHAnsi" w:cs="Calibri"/>
                <w:color w:val="auto"/>
                <w:sz w:val="22"/>
                <w:szCs w:val="22"/>
                <w:lang w:eastAsia="en-CA"/>
              </w:rPr>
              <w:t>2955</w:t>
            </w:r>
          </w:p>
        </w:tc>
      </w:tr>
      <w:tr w:rsidR="00194655" w14:paraId="68F14A3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80391E"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81C18D3" w14:textId="035AE2C5" w:rsidR="00194655" w:rsidRDefault="00A62EFE"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194655" w14:paraId="786BE76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B8173D"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060460B" w14:textId="4BE676BC" w:rsidR="00194655" w:rsidRPr="00B464B9" w:rsidRDefault="00A62EFE"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A62EF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194655" w14:paraId="75D71F5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98C789"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62BB54D" w14:textId="77777777" w:rsidR="00194655" w:rsidRPr="009675FB" w:rsidRDefault="00194655" w:rsidP="000836DD">
            <w:pPr>
              <w:spacing w:before="60" w:after="60" w:line="240" w:lineRule="auto"/>
              <w:ind w:left="0"/>
              <w:rPr>
                <w:rFonts w:asciiTheme="minorHAnsi" w:hAnsiTheme="minorHAnsi"/>
                <w:color w:val="auto"/>
                <w:sz w:val="22"/>
                <w:szCs w:val="22"/>
                <w:lang w:eastAsia="en-CA"/>
              </w:rPr>
            </w:pPr>
            <w:r>
              <w:rPr>
                <w:rFonts w:asciiTheme="minorHAnsi" w:hAnsiTheme="minorHAnsi"/>
                <w:sz w:val="22"/>
                <w:szCs w:val="22"/>
                <w:lang w:eastAsia="en-CA"/>
              </w:rPr>
              <w:t>Core Data and Events</w:t>
            </w:r>
          </w:p>
        </w:tc>
      </w:tr>
      <w:tr w:rsidR="00194655" w14:paraId="5ED374B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DA3AAD"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709D23E" w14:textId="77777777" w:rsidR="00194655" w:rsidRDefault="00194655"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194655" w14:paraId="4984ACC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1320C76"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815059A" w14:textId="77777777" w:rsidR="00194655" w:rsidRPr="00B464B9" w:rsidRDefault="00194655"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194655" w:rsidRPr="00A61AB1" w14:paraId="6D4D1E5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1E615BC"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2DC77EE"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EF1CCDE" w14:textId="5B094D8F" w:rsidR="00194655" w:rsidRPr="00C301FC" w:rsidRDefault="00100572" w:rsidP="000836DD">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 when Annualized Earnings have not been reported.</w:t>
            </w:r>
          </w:p>
        </w:tc>
      </w:tr>
      <w:tr w:rsidR="00194655" w:rsidRPr="009151F9" w14:paraId="1ED2861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290CFB5"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5D2BAEC" w14:textId="77777777" w:rsidR="00100572" w:rsidRDefault="00100572" w:rsidP="00100572">
            <w:pPr>
              <w:ind w:left="0"/>
              <w:rPr>
                <w:rFonts w:asciiTheme="minorHAnsi" w:hAnsiTheme="minorHAnsi"/>
                <w:sz w:val="22"/>
                <w:szCs w:val="22"/>
                <w:u w:val="single"/>
                <w:lang w:eastAsia="en-CA"/>
              </w:rPr>
            </w:pPr>
            <w:r w:rsidRPr="000546B3">
              <w:rPr>
                <w:rFonts w:asciiTheme="minorHAnsi" w:hAnsiTheme="minorHAnsi"/>
                <w:sz w:val="22"/>
                <w:szCs w:val="22"/>
                <w:lang w:eastAsia="en-CA"/>
              </w:rPr>
              <w:t>Reject member if</w:t>
            </w:r>
            <w:r>
              <w:rPr>
                <w:rFonts w:asciiTheme="minorHAnsi" w:hAnsiTheme="minorHAnsi"/>
                <w:sz w:val="22"/>
                <w:szCs w:val="22"/>
                <w:lang w:eastAsia="en-CA"/>
              </w:rPr>
              <w:t xml:space="preserve"> in </w:t>
            </w:r>
            <w:r w:rsidRPr="000546B3">
              <w:rPr>
                <w:rFonts w:asciiTheme="minorHAnsi" w:hAnsiTheme="minorHAnsi"/>
                <w:sz w:val="22"/>
                <w:szCs w:val="22"/>
                <w:lang w:eastAsia="en-CA"/>
              </w:rPr>
              <w:t>:</w:t>
            </w:r>
          </w:p>
          <w:p w14:paraId="2059A9E2" w14:textId="77777777" w:rsidR="00100572" w:rsidRPr="00AE6190" w:rsidRDefault="00100572" w:rsidP="00100572">
            <w:pPr>
              <w:ind w:left="0"/>
              <w:rPr>
                <w:rFonts w:asciiTheme="minorHAnsi" w:hAnsiTheme="minorHAnsi"/>
                <w:sz w:val="22"/>
                <w:szCs w:val="22"/>
                <w:u w:val="single"/>
                <w:lang w:eastAsia="en-CA"/>
              </w:rPr>
            </w:pPr>
            <w:r w:rsidRPr="00AE6190">
              <w:rPr>
                <w:rFonts w:asciiTheme="minorHAnsi" w:hAnsiTheme="minorHAnsi"/>
                <w:sz w:val="22"/>
                <w:szCs w:val="22"/>
                <w:u w:val="single"/>
                <w:lang w:eastAsia="en-CA"/>
              </w:rPr>
              <w:t>Core Data</w:t>
            </w:r>
          </w:p>
          <w:p w14:paraId="2AD6F4C8" w14:textId="77777777" w:rsidR="00100572" w:rsidRDefault="00100572" w:rsidP="00100572">
            <w:pPr>
              <w:ind w:left="720"/>
              <w:rPr>
                <w:color w:val="auto"/>
                <w:lang w:val="en-US"/>
              </w:rPr>
            </w:pPr>
            <w:r>
              <w:rPr>
                <w:rFonts w:asciiTheme="minorHAnsi" w:hAnsiTheme="minorHAnsi"/>
                <w:sz w:val="22"/>
                <w:szCs w:val="22"/>
                <w:lang w:eastAsia="en-CA"/>
              </w:rPr>
              <w:t>File.A</w:t>
            </w:r>
            <w:r w:rsidRPr="0090251D">
              <w:rPr>
                <w:rFonts w:asciiTheme="minorHAnsi" w:hAnsiTheme="minorHAnsi"/>
                <w:color w:val="auto"/>
                <w:sz w:val="22"/>
                <w:szCs w:val="22"/>
                <w:lang w:eastAsia="en-CA"/>
              </w:rPr>
              <w:t>nnualizedEarnings</w:t>
            </w:r>
            <w:r w:rsidRPr="0090251D">
              <w:rPr>
                <w:color w:val="auto"/>
                <w:lang w:val="en-US"/>
              </w:rPr>
              <w:t xml:space="preserve"> = 0 or blank</w:t>
            </w:r>
          </w:p>
          <w:p w14:paraId="0AAD03D6" w14:textId="2A78E30A" w:rsidR="006E6FBE" w:rsidRPr="0090251D" w:rsidRDefault="006E6FBE" w:rsidP="00100572">
            <w:pPr>
              <w:ind w:left="720"/>
              <w:rPr>
                <w:color w:val="auto"/>
                <w:lang w:val="en-US"/>
              </w:rPr>
            </w:pPr>
            <w:r>
              <w:rPr>
                <w:color w:val="auto"/>
                <w:lang w:val="en-US"/>
              </w:rPr>
              <w:t>AND</w:t>
            </w:r>
          </w:p>
          <w:p w14:paraId="37D80A3D" w14:textId="77777777" w:rsidR="008A711D" w:rsidRDefault="008A711D" w:rsidP="008A711D">
            <w:pPr>
              <w:ind w:left="720"/>
              <w:rPr>
                <w:rFonts w:asciiTheme="minorHAnsi" w:hAnsiTheme="minorHAnsi"/>
                <w:sz w:val="22"/>
                <w:szCs w:val="22"/>
                <w:lang w:eastAsia="en-CA"/>
              </w:rPr>
            </w:pPr>
            <w:r w:rsidRPr="00831266">
              <w:rPr>
                <w:rFonts w:asciiTheme="minorHAnsi" w:hAnsiTheme="minorHAnsi"/>
                <w:sz w:val="22"/>
                <w:szCs w:val="22"/>
                <w:lang w:eastAsia="en-CA"/>
              </w:rPr>
              <w:t>Ariel.Employment = FileDerived.Employment</w:t>
            </w:r>
          </w:p>
          <w:p w14:paraId="760DA29E" w14:textId="77777777" w:rsidR="008A711D" w:rsidRDefault="008A711D" w:rsidP="008A711D">
            <w:pPr>
              <w:ind w:left="720"/>
              <w:rPr>
                <w:rFonts w:asciiTheme="minorHAnsi" w:hAnsiTheme="minorHAnsi"/>
                <w:sz w:val="22"/>
                <w:szCs w:val="22"/>
                <w:lang w:eastAsia="en-CA"/>
              </w:rPr>
            </w:pPr>
            <w:r>
              <w:rPr>
                <w:rFonts w:asciiTheme="minorHAnsi" w:hAnsiTheme="minorHAnsi"/>
                <w:sz w:val="22"/>
                <w:szCs w:val="22"/>
                <w:lang w:eastAsia="en-CA"/>
              </w:rPr>
              <w:t>AND</w:t>
            </w:r>
          </w:p>
          <w:p w14:paraId="04248D26" w14:textId="77777777" w:rsidR="008A711D" w:rsidRDefault="008A711D" w:rsidP="008A711D">
            <w:pPr>
              <w:ind w:left="720"/>
              <w:rPr>
                <w:rFonts w:asciiTheme="minorHAnsi" w:hAnsiTheme="minorHAnsi"/>
                <w:sz w:val="22"/>
                <w:szCs w:val="22"/>
                <w:lang w:eastAsia="en-CA"/>
              </w:rPr>
            </w:pPr>
            <w:r>
              <w:rPr>
                <w:rFonts w:asciiTheme="minorHAnsi" w:hAnsiTheme="minorHAnsi"/>
                <w:sz w:val="22"/>
                <w:szCs w:val="22"/>
                <w:lang w:eastAsia="en-CA"/>
              </w:rPr>
              <w:t>{</w:t>
            </w:r>
          </w:p>
          <w:p w14:paraId="32797DB4" w14:textId="77777777" w:rsidR="00100572" w:rsidRPr="006E6FBE" w:rsidRDefault="00100572" w:rsidP="00100572">
            <w:pPr>
              <w:ind w:left="720"/>
              <w:rPr>
                <w:rFonts w:asciiTheme="minorHAnsi" w:hAnsiTheme="minorHAnsi"/>
                <w:color w:val="auto"/>
                <w:sz w:val="22"/>
                <w:szCs w:val="22"/>
                <w:lang w:eastAsia="en-CA"/>
              </w:rPr>
            </w:pPr>
            <w:r w:rsidRPr="006E6FBE">
              <w:rPr>
                <w:rFonts w:asciiTheme="minorHAnsi" w:hAnsiTheme="minorHAnsi"/>
                <w:color w:val="auto"/>
                <w:sz w:val="22"/>
                <w:szCs w:val="22"/>
                <w:lang w:eastAsia="en-CA"/>
              </w:rPr>
              <w:t>An Ariel.ServiceBreak exists where:</w:t>
            </w:r>
          </w:p>
          <w:p w14:paraId="79D8279F" w14:textId="77777777" w:rsidR="00100572" w:rsidRPr="0090251D" w:rsidRDefault="00100572" w:rsidP="00295A35">
            <w:pPr>
              <w:pStyle w:val="ListParagraph"/>
              <w:numPr>
                <w:ilvl w:val="0"/>
                <w:numId w:val="44"/>
              </w:numPr>
              <w:rPr>
                <w:rFonts w:asciiTheme="minorHAnsi" w:hAnsiTheme="minorHAnsi"/>
                <w:color w:val="auto"/>
                <w:sz w:val="22"/>
                <w:szCs w:val="22"/>
                <w:lang w:eastAsia="en-CA"/>
              </w:rPr>
            </w:pPr>
            <w:r w:rsidRPr="0090251D">
              <w:rPr>
                <w:rFonts w:asciiTheme="minorHAnsi" w:hAnsiTheme="minorHAnsi"/>
                <w:color w:val="auto"/>
                <w:sz w:val="22"/>
                <w:szCs w:val="22"/>
                <w:lang w:eastAsia="en-CA"/>
              </w:rPr>
              <w:t>ServiceBreak.Type = “WSO”</w:t>
            </w:r>
          </w:p>
          <w:p w14:paraId="7474F8AB" w14:textId="77777777" w:rsidR="00100572" w:rsidRPr="0090251D" w:rsidRDefault="00100572" w:rsidP="00295A35">
            <w:pPr>
              <w:pStyle w:val="ListParagraph"/>
              <w:numPr>
                <w:ilvl w:val="0"/>
                <w:numId w:val="44"/>
              </w:numPr>
              <w:rPr>
                <w:rFonts w:asciiTheme="minorHAnsi" w:hAnsiTheme="minorHAnsi"/>
                <w:color w:val="auto"/>
                <w:sz w:val="22"/>
                <w:szCs w:val="22"/>
                <w:lang w:eastAsia="en-CA"/>
              </w:rPr>
            </w:pPr>
            <w:r w:rsidRPr="0090251D">
              <w:rPr>
                <w:rFonts w:asciiTheme="minorHAnsi" w:hAnsiTheme="minorHAnsi"/>
                <w:color w:val="auto"/>
                <w:sz w:val="22"/>
                <w:szCs w:val="22"/>
                <w:lang w:eastAsia="en-CA"/>
              </w:rPr>
              <w:t>ServiceBreak.StartDate &lt;= MAX(Year(ExecutionParameter.StartDate)-01-01; Member.PermanencyDate)</w:t>
            </w:r>
          </w:p>
          <w:p w14:paraId="4674A657" w14:textId="77777777" w:rsidR="00100572" w:rsidRDefault="00100572" w:rsidP="00295A35">
            <w:pPr>
              <w:pStyle w:val="ListParagraph"/>
              <w:numPr>
                <w:ilvl w:val="0"/>
                <w:numId w:val="44"/>
              </w:numPr>
              <w:rPr>
                <w:rFonts w:asciiTheme="minorHAnsi" w:hAnsiTheme="minorHAnsi"/>
                <w:color w:val="auto"/>
                <w:sz w:val="22"/>
                <w:szCs w:val="22"/>
                <w:lang w:eastAsia="en-CA"/>
              </w:rPr>
            </w:pPr>
            <w:r w:rsidRPr="0090251D">
              <w:rPr>
                <w:rFonts w:asciiTheme="minorHAnsi" w:hAnsiTheme="minorHAnsi"/>
                <w:color w:val="auto"/>
                <w:sz w:val="22"/>
                <w:szCs w:val="22"/>
                <w:lang w:eastAsia="en-CA"/>
              </w:rPr>
              <w:t>ServiceBreak.EndDate &gt; MIN(Year(ExecutionParameter.StartDate)-12-31; Member.TerminationDate)</w:t>
            </w:r>
          </w:p>
          <w:p w14:paraId="637307E4" w14:textId="4BCD3EB7" w:rsidR="00C868C7" w:rsidRPr="006E6FBE" w:rsidRDefault="00C868C7" w:rsidP="006E6FBE">
            <w:pPr>
              <w:rPr>
                <w:rFonts w:asciiTheme="minorHAnsi" w:hAnsiTheme="minorHAnsi"/>
                <w:color w:val="auto"/>
                <w:sz w:val="22"/>
                <w:szCs w:val="22"/>
                <w:lang w:eastAsia="en-CA"/>
              </w:rPr>
            </w:pPr>
            <w:r>
              <w:rPr>
                <w:rFonts w:asciiTheme="minorHAnsi" w:hAnsiTheme="minorHAnsi"/>
                <w:sz w:val="22"/>
                <w:szCs w:val="22"/>
                <w:u w:val="single"/>
                <w:lang w:eastAsia="en-CA"/>
              </w:rPr>
              <w:t>}</w:t>
            </w:r>
          </w:p>
          <w:p w14:paraId="041E38F1" w14:textId="77777777" w:rsidR="00100572" w:rsidRPr="0090251D" w:rsidRDefault="00100572" w:rsidP="00100572">
            <w:pPr>
              <w:ind w:left="0"/>
              <w:rPr>
                <w:rFonts w:asciiTheme="minorHAnsi" w:hAnsiTheme="minorHAnsi"/>
                <w:color w:val="auto"/>
                <w:sz w:val="22"/>
                <w:szCs w:val="22"/>
                <w:u w:val="single"/>
                <w:lang w:eastAsia="en-CA"/>
              </w:rPr>
            </w:pPr>
          </w:p>
          <w:p w14:paraId="167B2728" w14:textId="77777777" w:rsidR="00100572" w:rsidRPr="0090251D" w:rsidRDefault="00100572" w:rsidP="00100572">
            <w:pPr>
              <w:ind w:left="0"/>
              <w:rPr>
                <w:rFonts w:asciiTheme="minorHAnsi" w:hAnsiTheme="minorHAnsi"/>
                <w:color w:val="auto"/>
                <w:sz w:val="22"/>
                <w:szCs w:val="22"/>
                <w:u w:val="single"/>
                <w:lang w:eastAsia="en-CA"/>
              </w:rPr>
            </w:pPr>
            <w:r w:rsidRPr="0090251D">
              <w:rPr>
                <w:rFonts w:asciiTheme="minorHAnsi" w:hAnsiTheme="minorHAnsi"/>
                <w:color w:val="auto"/>
                <w:sz w:val="22"/>
                <w:szCs w:val="22"/>
                <w:u w:val="single"/>
                <w:lang w:eastAsia="en-CA"/>
              </w:rPr>
              <w:t>Events (Current Year Field)</w:t>
            </w:r>
          </w:p>
          <w:p w14:paraId="784F118F" w14:textId="77777777" w:rsidR="006E6FBE" w:rsidRDefault="00100572" w:rsidP="008A711D">
            <w:pPr>
              <w:ind w:left="720"/>
              <w:rPr>
                <w:rFonts w:asciiTheme="minorHAnsi" w:hAnsiTheme="minorHAnsi"/>
                <w:sz w:val="22"/>
                <w:szCs w:val="22"/>
                <w:lang w:eastAsia="en-CA"/>
              </w:rPr>
            </w:pPr>
            <w:r w:rsidRPr="006E6FBE">
              <w:rPr>
                <w:rFonts w:asciiTheme="minorHAnsi" w:hAnsiTheme="minorHAnsi"/>
                <w:sz w:val="22"/>
                <w:szCs w:val="22"/>
                <w:lang w:eastAsia="en-CA"/>
              </w:rPr>
              <w:t>File.AnnualizedEarnings = 0 or blank</w:t>
            </w:r>
          </w:p>
          <w:p w14:paraId="2B7BFBDA" w14:textId="191C66D0" w:rsidR="008A711D" w:rsidRDefault="006E6FBE" w:rsidP="008A711D">
            <w:pPr>
              <w:ind w:left="720"/>
              <w:rPr>
                <w:rFonts w:asciiTheme="minorHAnsi" w:hAnsiTheme="minorHAnsi"/>
                <w:sz w:val="22"/>
                <w:szCs w:val="22"/>
                <w:lang w:eastAsia="en-CA"/>
              </w:rPr>
            </w:pPr>
            <w:r>
              <w:rPr>
                <w:rFonts w:asciiTheme="minorHAnsi" w:hAnsiTheme="minorHAnsi"/>
                <w:sz w:val="22"/>
                <w:szCs w:val="22"/>
                <w:lang w:eastAsia="en-CA"/>
              </w:rPr>
              <w:t>AND</w:t>
            </w:r>
            <w:r w:rsidR="00100572" w:rsidRPr="006E6FBE">
              <w:rPr>
                <w:rFonts w:asciiTheme="minorHAnsi" w:hAnsiTheme="minorHAnsi"/>
                <w:sz w:val="22"/>
                <w:szCs w:val="22"/>
                <w:lang w:eastAsia="en-CA"/>
              </w:rPr>
              <w:br/>
            </w:r>
            <w:r w:rsidR="008A711D" w:rsidRPr="00831266">
              <w:rPr>
                <w:rFonts w:asciiTheme="minorHAnsi" w:hAnsiTheme="minorHAnsi"/>
                <w:sz w:val="22"/>
                <w:szCs w:val="22"/>
                <w:lang w:eastAsia="en-CA"/>
              </w:rPr>
              <w:t>Ariel.Employment = FileDerived.Employment</w:t>
            </w:r>
          </w:p>
          <w:p w14:paraId="4E799E01" w14:textId="77777777" w:rsidR="008A711D" w:rsidRDefault="008A711D" w:rsidP="008A711D">
            <w:pPr>
              <w:ind w:left="720"/>
              <w:rPr>
                <w:rFonts w:asciiTheme="minorHAnsi" w:hAnsiTheme="minorHAnsi"/>
                <w:sz w:val="22"/>
                <w:szCs w:val="22"/>
                <w:lang w:eastAsia="en-CA"/>
              </w:rPr>
            </w:pPr>
            <w:r>
              <w:rPr>
                <w:rFonts w:asciiTheme="minorHAnsi" w:hAnsiTheme="minorHAnsi"/>
                <w:sz w:val="22"/>
                <w:szCs w:val="22"/>
                <w:lang w:eastAsia="en-CA"/>
              </w:rPr>
              <w:t>AND</w:t>
            </w:r>
          </w:p>
          <w:p w14:paraId="2AAF74F7" w14:textId="77777777" w:rsidR="008A711D" w:rsidRPr="00364212" w:rsidRDefault="008A711D" w:rsidP="008A711D">
            <w:pPr>
              <w:ind w:left="720"/>
              <w:rPr>
                <w:rFonts w:asciiTheme="minorHAnsi" w:hAnsiTheme="minorHAnsi"/>
                <w:sz w:val="22"/>
                <w:szCs w:val="22"/>
                <w:lang w:eastAsia="en-CA"/>
              </w:rPr>
            </w:pPr>
            <w:r>
              <w:rPr>
                <w:rFonts w:asciiTheme="minorHAnsi" w:hAnsiTheme="minorHAnsi"/>
                <w:sz w:val="22"/>
                <w:szCs w:val="22"/>
                <w:lang w:eastAsia="en-CA"/>
              </w:rPr>
              <w:t>{</w:t>
            </w:r>
          </w:p>
          <w:p w14:paraId="1C66F395" w14:textId="135F4416" w:rsidR="00FA1035" w:rsidRDefault="00100572" w:rsidP="008A711D">
            <w:pPr>
              <w:ind w:left="742"/>
              <w:rPr>
                <w:rFonts w:asciiTheme="minorHAnsi" w:hAnsiTheme="minorHAnsi"/>
                <w:sz w:val="22"/>
                <w:szCs w:val="22"/>
                <w:u w:val="single"/>
                <w:lang w:eastAsia="en-CA"/>
              </w:rPr>
            </w:pPr>
            <w:r w:rsidRPr="006E6FBE">
              <w:rPr>
                <w:rFonts w:asciiTheme="minorHAnsi" w:hAnsiTheme="minorHAnsi"/>
                <w:sz w:val="22"/>
                <w:szCs w:val="22"/>
                <w:lang w:eastAsia="en-CA"/>
              </w:rPr>
              <w:t>An Ariel.ServiceBreak exists where:</w:t>
            </w:r>
            <w:r w:rsidRPr="006E6FBE">
              <w:rPr>
                <w:rFonts w:asciiTheme="minorHAnsi" w:hAnsiTheme="minorHAnsi"/>
                <w:color w:val="auto"/>
                <w:sz w:val="22"/>
                <w:szCs w:val="22"/>
                <w:lang w:eastAsia="en-CA"/>
              </w:rPr>
              <w:br/>
              <w:t>- ServiceBreak.Type = “WSO”</w:t>
            </w:r>
            <w:r w:rsidRPr="006E6FBE">
              <w:rPr>
                <w:rFonts w:asciiTheme="minorHAnsi" w:hAnsiTheme="minorHAnsi"/>
                <w:color w:val="auto"/>
                <w:sz w:val="22"/>
                <w:szCs w:val="22"/>
                <w:lang w:eastAsia="en-CA"/>
              </w:rPr>
              <w:br/>
              <w:t>- ServiceBreak.StartDate &lt;= MAX(Year(TerminationDate)-01-01; Member.PermanencyDate)</w:t>
            </w:r>
            <w:r w:rsidRPr="006E6FBE">
              <w:rPr>
                <w:rFonts w:asciiTheme="minorHAnsi" w:hAnsiTheme="minorHAnsi"/>
                <w:color w:val="auto"/>
                <w:sz w:val="22"/>
                <w:szCs w:val="22"/>
                <w:lang w:eastAsia="en-CA"/>
              </w:rPr>
              <w:br/>
              <w:t>- ServiceBreak.EndDate &gt; Member.TerminationDate</w:t>
            </w:r>
            <w:r w:rsidR="008A711D">
              <w:rPr>
                <w:rFonts w:asciiTheme="minorHAnsi" w:hAnsiTheme="minorHAnsi"/>
                <w:sz w:val="22"/>
                <w:szCs w:val="22"/>
                <w:u w:val="single"/>
                <w:lang w:eastAsia="en-CA"/>
              </w:rPr>
              <w:t>}</w:t>
            </w:r>
          </w:p>
          <w:p w14:paraId="5D433DE1" w14:textId="6EF6BB27" w:rsidR="00FA1035" w:rsidRDefault="00FA1035" w:rsidP="00100572">
            <w:pPr>
              <w:ind w:left="0"/>
              <w:rPr>
                <w:rFonts w:asciiTheme="minorHAnsi" w:hAnsiTheme="minorHAnsi"/>
                <w:sz w:val="22"/>
                <w:szCs w:val="22"/>
                <w:u w:val="single"/>
                <w:lang w:eastAsia="en-CA"/>
              </w:rPr>
            </w:pPr>
          </w:p>
          <w:p w14:paraId="01ABD0E8" w14:textId="77777777" w:rsidR="00100572" w:rsidRPr="00AE6190" w:rsidRDefault="00100572" w:rsidP="00100572">
            <w:pPr>
              <w:ind w:left="0"/>
              <w:rPr>
                <w:rFonts w:asciiTheme="minorHAnsi" w:hAnsiTheme="minorHAnsi"/>
                <w:sz w:val="22"/>
                <w:szCs w:val="22"/>
                <w:u w:val="single"/>
                <w:lang w:eastAsia="en-CA"/>
              </w:rPr>
            </w:pPr>
            <w:r w:rsidRPr="00AE6190">
              <w:rPr>
                <w:rFonts w:asciiTheme="minorHAnsi" w:hAnsiTheme="minorHAnsi"/>
                <w:sz w:val="22"/>
                <w:szCs w:val="22"/>
                <w:u w:val="single"/>
                <w:lang w:eastAsia="en-CA"/>
              </w:rPr>
              <w:t xml:space="preserve">Events </w:t>
            </w:r>
            <w:r>
              <w:rPr>
                <w:rFonts w:asciiTheme="minorHAnsi" w:hAnsiTheme="minorHAnsi"/>
                <w:sz w:val="22"/>
                <w:szCs w:val="22"/>
                <w:u w:val="single"/>
                <w:lang w:eastAsia="en-CA"/>
              </w:rPr>
              <w:t>(Previous Year Field)</w:t>
            </w:r>
          </w:p>
          <w:p w14:paraId="377A08E2" w14:textId="77777777" w:rsidR="00100572" w:rsidRPr="006E6FBE" w:rsidRDefault="00100572" w:rsidP="00100572">
            <w:pPr>
              <w:spacing w:before="0" w:after="0" w:line="240" w:lineRule="auto"/>
              <w:ind w:left="505"/>
              <w:rPr>
                <w:rFonts w:asciiTheme="minorHAnsi" w:hAnsiTheme="minorHAnsi"/>
                <w:color w:val="auto"/>
                <w:sz w:val="22"/>
                <w:szCs w:val="22"/>
                <w:lang w:eastAsia="en-CA"/>
              </w:rPr>
            </w:pPr>
            <w:r w:rsidRPr="006E6FBE">
              <w:rPr>
                <w:rFonts w:asciiTheme="minorHAnsi" w:hAnsiTheme="minorHAnsi"/>
                <w:color w:val="auto"/>
                <w:sz w:val="22"/>
                <w:szCs w:val="22"/>
                <w:lang w:eastAsia="en-CA"/>
              </w:rPr>
              <w:t>File.AnnualizedEarnings = 0 or blank</w:t>
            </w:r>
          </w:p>
          <w:p w14:paraId="5FB38D36" w14:textId="77777777" w:rsidR="00100572" w:rsidRDefault="00100572" w:rsidP="00100572">
            <w:pPr>
              <w:spacing w:before="0" w:after="0" w:line="240" w:lineRule="auto"/>
              <w:ind w:left="505"/>
              <w:rPr>
                <w:rFonts w:asciiTheme="minorHAnsi" w:hAnsiTheme="minorHAnsi"/>
                <w:color w:val="auto"/>
                <w:sz w:val="22"/>
                <w:szCs w:val="22"/>
                <w:lang w:eastAsia="en-CA"/>
              </w:rPr>
            </w:pPr>
            <w:r w:rsidRPr="006E6FBE">
              <w:rPr>
                <w:rFonts w:asciiTheme="minorHAnsi" w:hAnsiTheme="minorHAnsi"/>
                <w:color w:val="auto"/>
                <w:sz w:val="22"/>
                <w:szCs w:val="22"/>
                <w:lang w:eastAsia="en-CA"/>
              </w:rPr>
              <w:t>AND</w:t>
            </w:r>
          </w:p>
          <w:p w14:paraId="4D8E1B58" w14:textId="77777777" w:rsidR="008A711D" w:rsidRDefault="008A711D" w:rsidP="006E6FBE">
            <w:pPr>
              <w:rPr>
                <w:rFonts w:asciiTheme="minorHAnsi" w:hAnsiTheme="minorHAnsi"/>
                <w:sz w:val="22"/>
                <w:szCs w:val="22"/>
                <w:lang w:eastAsia="en-CA"/>
              </w:rPr>
            </w:pPr>
            <w:r w:rsidRPr="00831266">
              <w:rPr>
                <w:rFonts w:asciiTheme="minorHAnsi" w:hAnsiTheme="minorHAnsi"/>
                <w:sz w:val="22"/>
                <w:szCs w:val="22"/>
                <w:lang w:eastAsia="en-CA"/>
              </w:rPr>
              <w:t>Ariel.Employment = FileDerived.Employment</w:t>
            </w:r>
          </w:p>
          <w:p w14:paraId="5FBBD6A2" w14:textId="77777777" w:rsidR="008A711D" w:rsidRDefault="008A711D" w:rsidP="006E6FBE">
            <w:pPr>
              <w:rPr>
                <w:rFonts w:asciiTheme="minorHAnsi" w:hAnsiTheme="minorHAnsi"/>
                <w:sz w:val="22"/>
                <w:szCs w:val="22"/>
                <w:lang w:eastAsia="en-CA"/>
              </w:rPr>
            </w:pPr>
            <w:r>
              <w:rPr>
                <w:rFonts w:asciiTheme="minorHAnsi" w:hAnsiTheme="minorHAnsi"/>
                <w:sz w:val="22"/>
                <w:szCs w:val="22"/>
                <w:lang w:eastAsia="en-CA"/>
              </w:rPr>
              <w:t>AND</w:t>
            </w:r>
          </w:p>
          <w:p w14:paraId="4DBC5823" w14:textId="48F7AE9D" w:rsidR="008A711D" w:rsidRPr="006E6FBE" w:rsidRDefault="008A711D" w:rsidP="006E6FBE">
            <w:pPr>
              <w:rPr>
                <w:rFonts w:asciiTheme="minorHAnsi" w:hAnsiTheme="minorHAnsi"/>
                <w:sz w:val="22"/>
                <w:szCs w:val="22"/>
                <w:lang w:eastAsia="en-CA"/>
              </w:rPr>
            </w:pPr>
            <w:r>
              <w:rPr>
                <w:rFonts w:asciiTheme="minorHAnsi" w:hAnsiTheme="minorHAnsi"/>
                <w:sz w:val="22"/>
                <w:szCs w:val="22"/>
                <w:lang w:eastAsia="en-CA"/>
              </w:rPr>
              <w:t>{</w:t>
            </w:r>
          </w:p>
          <w:p w14:paraId="063D2990" w14:textId="77777777" w:rsidR="00100572" w:rsidRPr="006E6FBE" w:rsidRDefault="00100572" w:rsidP="00100572">
            <w:pPr>
              <w:spacing w:before="0" w:after="0" w:line="240" w:lineRule="auto"/>
              <w:ind w:left="505"/>
              <w:rPr>
                <w:rFonts w:asciiTheme="minorHAnsi" w:hAnsiTheme="minorHAnsi"/>
                <w:color w:val="auto"/>
                <w:sz w:val="22"/>
                <w:szCs w:val="22"/>
                <w:lang w:eastAsia="en-CA"/>
              </w:rPr>
            </w:pPr>
            <w:r w:rsidRPr="006E6FBE">
              <w:rPr>
                <w:rFonts w:asciiTheme="minorHAnsi" w:hAnsiTheme="minorHAnsi"/>
                <w:color w:val="auto"/>
                <w:sz w:val="22"/>
                <w:szCs w:val="22"/>
                <w:lang w:eastAsia="en-CA"/>
              </w:rPr>
              <w:t>There is no Salary Rate event transaction in Ariel where:</w:t>
            </w:r>
          </w:p>
          <w:p w14:paraId="73701DBA" w14:textId="77777777" w:rsidR="00100572" w:rsidRPr="006E6FBE" w:rsidRDefault="00100572" w:rsidP="00295A35">
            <w:pPr>
              <w:pStyle w:val="ListParagraph"/>
              <w:numPr>
                <w:ilvl w:val="0"/>
                <w:numId w:val="45"/>
              </w:numPr>
              <w:spacing w:before="0" w:after="0" w:line="240" w:lineRule="auto"/>
              <w:rPr>
                <w:rFonts w:asciiTheme="minorHAnsi" w:hAnsiTheme="minorHAnsi"/>
                <w:color w:val="auto"/>
                <w:sz w:val="22"/>
                <w:szCs w:val="22"/>
                <w:lang w:eastAsia="en-CA"/>
              </w:rPr>
            </w:pPr>
            <w:r w:rsidRPr="006E6FBE">
              <w:rPr>
                <w:rFonts w:asciiTheme="minorHAnsi" w:hAnsiTheme="minorHAnsi"/>
                <w:color w:val="auto"/>
                <w:sz w:val="22"/>
                <w:szCs w:val="22"/>
                <w:lang w:eastAsia="en-CA"/>
              </w:rPr>
              <w:t>Ariel.SalaryRateType = “REPORT”</w:t>
            </w:r>
          </w:p>
          <w:p w14:paraId="2F314D0D" w14:textId="77777777" w:rsidR="00100572" w:rsidRPr="006E6FBE" w:rsidRDefault="00100572" w:rsidP="00295A35">
            <w:pPr>
              <w:pStyle w:val="ListParagraph"/>
              <w:numPr>
                <w:ilvl w:val="0"/>
                <w:numId w:val="45"/>
              </w:numPr>
              <w:spacing w:before="0" w:after="0" w:line="240" w:lineRule="auto"/>
              <w:rPr>
                <w:rFonts w:asciiTheme="minorHAnsi" w:hAnsiTheme="minorHAnsi"/>
                <w:color w:val="auto"/>
                <w:sz w:val="22"/>
                <w:szCs w:val="22"/>
                <w:lang w:eastAsia="en-CA"/>
              </w:rPr>
            </w:pPr>
            <w:r w:rsidRPr="006E6FBE">
              <w:rPr>
                <w:rFonts w:asciiTheme="minorHAnsi" w:hAnsiTheme="minorHAnsi"/>
                <w:color w:val="auto"/>
                <w:sz w:val="22"/>
                <w:szCs w:val="22"/>
                <w:lang w:eastAsia="en-CA"/>
              </w:rPr>
              <w:t>Y</w:t>
            </w:r>
            <w:r w:rsidRPr="0090251D">
              <w:rPr>
                <w:rFonts w:ascii="Segoe UI" w:hAnsi="Segoe UI" w:cs="Segoe UI"/>
              </w:rPr>
              <w:t>e</w:t>
            </w:r>
            <w:r w:rsidRPr="006E6FBE">
              <w:rPr>
                <w:rFonts w:asciiTheme="minorHAnsi" w:hAnsiTheme="minorHAnsi"/>
                <w:color w:val="auto"/>
                <w:sz w:val="22"/>
                <w:szCs w:val="22"/>
                <w:lang w:eastAsia="en-CA"/>
              </w:rPr>
              <w:t>ar(Ariel.SalaryRateEffectiveDate) = Year(File.EmploymentEndDate)-1</w:t>
            </w:r>
          </w:p>
          <w:p w14:paraId="4FACBDF7" w14:textId="77777777" w:rsidR="00C76EE1" w:rsidRDefault="00100572" w:rsidP="00100572">
            <w:pPr>
              <w:spacing w:before="0" w:after="0" w:line="240" w:lineRule="auto"/>
              <w:ind w:left="505"/>
              <w:rPr>
                <w:rFonts w:asciiTheme="minorHAnsi" w:hAnsiTheme="minorHAnsi"/>
                <w:color w:val="auto"/>
                <w:sz w:val="22"/>
                <w:szCs w:val="22"/>
                <w:lang w:eastAsia="en-CA"/>
              </w:rPr>
            </w:pPr>
            <w:r w:rsidRPr="006E6FBE">
              <w:rPr>
                <w:rFonts w:asciiTheme="minorHAnsi" w:hAnsiTheme="minorHAnsi"/>
                <w:color w:val="auto"/>
                <w:sz w:val="22"/>
                <w:szCs w:val="22"/>
                <w:lang w:eastAsia="en-CA"/>
              </w:rPr>
              <w:t>AND</w:t>
            </w:r>
          </w:p>
          <w:p w14:paraId="7C541F6A" w14:textId="618BC0DE" w:rsidR="00C76EE1" w:rsidRDefault="00C76EE1" w:rsidP="00100572">
            <w:pPr>
              <w:spacing w:before="0" w:after="0" w:line="240" w:lineRule="auto"/>
              <w:ind w:left="505"/>
              <w:rPr>
                <w:rFonts w:asciiTheme="minorHAnsi" w:hAnsiTheme="minorHAnsi"/>
                <w:color w:val="auto"/>
                <w:sz w:val="22"/>
                <w:szCs w:val="22"/>
                <w:lang w:eastAsia="en-CA"/>
              </w:rPr>
            </w:pPr>
            <w:r w:rsidRPr="00C76EE1">
              <w:rPr>
                <w:rFonts w:asciiTheme="minorHAnsi" w:hAnsiTheme="minorHAnsi"/>
                <w:color w:val="auto"/>
                <w:sz w:val="22"/>
                <w:szCs w:val="22"/>
                <w:lang w:eastAsia="en-CA"/>
              </w:rPr>
              <w:t>Year(PermanencyDate) &lt;= Year(TerminationDate) -1</w:t>
            </w:r>
          </w:p>
          <w:p w14:paraId="4972F770" w14:textId="77777777" w:rsidR="00C76EE1" w:rsidRDefault="00C76EE1" w:rsidP="00100572">
            <w:pPr>
              <w:spacing w:before="0" w:after="0" w:line="240" w:lineRule="auto"/>
              <w:ind w:left="505"/>
              <w:rPr>
                <w:rFonts w:asciiTheme="minorHAnsi" w:hAnsiTheme="minorHAnsi"/>
                <w:color w:val="auto"/>
                <w:sz w:val="22"/>
                <w:szCs w:val="22"/>
                <w:lang w:eastAsia="en-CA"/>
              </w:rPr>
            </w:pPr>
          </w:p>
          <w:p w14:paraId="1165B588" w14:textId="15FF5D43" w:rsidR="00100572" w:rsidRDefault="00C76EE1" w:rsidP="00C76EE1">
            <w:pPr>
              <w:spacing w:before="0" w:after="0" w:line="240" w:lineRule="auto"/>
              <w:ind w:left="505"/>
              <w:rPr>
                <w:rFonts w:asciiTheme="minorHAnsi" w:hAnsiTheme="minorHAnsi"/>
                <w:color w:val="auto"/>
                <w:sz w:val="22"/>
                <w:szCs w:val="22"/>
                <w:lang w:eastAsia="en-CA"/>
              </w:rPr>
            </w:pPr>
            <w:r>
              <w:rPr>
                <w:rFonts w:asciiTheme="minorHAnsi" w:hAnsiTheme="minorHAnsi"/>
                <w:color w:val="auto"/>
                <w:sz w:val="22"/>
                <w:szCs w:val="22"/>
                <w:lang w:eastAsia="en-CA"/>
              </w:rPr>
              <w:t>AND</w:t>
            </w:r>
            <w:r w:rsidR="00100572" w:rsidRPr="006E6FBE">
              <w:rPr>
                <w:rFonts w:asciiTheme="minorHAnsi" w:hAnsiTheme="minorHAnsi"/>
                <w:color w:val="auto"/>
                <w:sz w:val="22"/>
                <w:szCs w:val="22"/>
                <w:lang w:eastAsia="en-CA"/>
              </w:rPr>
              <w:t>An Ariel.ServiceBreak exists where:</w:t>
            </w:r>
            <w:r w:rsidR="00100572" w:rsidRPr="006E6FBE">
              <w:rPr>
                <w:rFonts w:asciiTheme="minorHAnsi" w:hAnsiTheme="minorHAnsi"/>
                <w:color w:val="auto"/>
                <w:sz w:val="22"/>
                <w:szCs w:val="22"/>
                <w:lang w:eastAsia="en-CA"/>
              </w:rPr>
              <w:br/>
              <w:t>- ServiceBreak.Type = “WSO”</w:t>
            </w:r>
            <w:r w:rsidR="00100572" w:rsidRPr="006E6FBE">
              <w:rPr>
                <w:rFonts w:asciiTheme="minorHAnsi" w:hAnsiTheme="minorHAnsi"/>
                <w:color w:val="auto"/>
                <w:sz w:val="22"/>
                <w:szCs w:val="22"/>
                <w:lang w:eastAsia="en-CA"/>
              </w:rPr>
              <w:br/>
              <w:t>- ServiceBreak.StartDate &lt;= MAX( [Year(TerminationDate) -1] -01-01; Member.PermanencyDate)</w:t>
            </w:r>
            <w:r w:rsidR="00100572" w:rsidRPr="006E6FBE">
              <w:rPr>
                <w:rFonts w:asciiTheme="minorHAnsi" w:hAnsiTheme="minorHAnsi"/>
                <w:color w:val="auto"/>
                <w:sz w:val="22"/>
                <w:szCs w:val="22"/>
                <w:lang w:eastAsia="en-CA"/>
              </w:rPr>
              <w:br/>
              <w:t>- ServiceBreak.EndDate &gt; [Year(TerminationDate) -1]-12-31</w:t>
            </w:r>
          </w:p>
          <w:p w14:paraId="30D2B766" w14:textId="64B3A179" w:rsidR="00194655" w:rsidRPr="0078068E" w:rsidRDefault="008A711D" w:rsidP="000836DD">
            <w:pPr>
              <w:ind w:left="0"/>
              <w:rPr>
                <w:rFonts w:asciiTheme="minorHAnsi" w:hAnsiTheme="minorHAnsi"/>
                <w:sz w:val="22"/>
                <w:szCs w:val="22"/>
                <w:lang w:eastAsia="en-CA"/>
              </w:rPr>
            </w:pPr>
            <w:r>
              <w:rPr>
                <w:rFonts w:asciiTheme="minorHAnsi" w:hAnsiTheme="minorHAnsi"/>
                <w:sz w:val="22"/>
                <w:szCs w:val="22"/>
                <w:u w:val="single"/>
                <w:lang w:eastAsia="en-CA"/>
              </w:rPr>
              <w:t>}</w:t>
            </w:r>
          </w:p>
        </w:tc>
      </w:tr>
      <w:tr w:rsidR="00194655" w:rsidRPr="00A61AB1" w14:paraId="4298989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6E14FE"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3280D71" w14:textId="07BBAC78" w:rsidR="00194655" w:rsidRPr="00A762CE" w:rsidRDefault="00B36C04"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194655" w:rsidRPr="00A61AB1" w14:paraId="6EE0D27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322D250"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9EB31C3" w14:textId="7F764924" w:rsidR="00194655" w:rsidRPr="0021645B" w:rsidRDefault="0021645B" w:rsidP="005A4810">
            <w:pPr>
              <w:pStyle w:val="NormalWeb"/>
              <w:spacing w:line="276" w:lineRule="auto"/>
              <w:rPr>
                <w:rFonts w:asciiTheme="minorHAnsi" w:hAnsiTheme="minorHAnsi"/>
                <w:color w:val="000000"/>
                <w:sz w:val="22"/>
                <w:szCs w:val="22"/>
                <w:lang w:val="en-US"/>
              </w:rPr>
            </w:pPr>
            <w:r w:rsidRPr="0021645B">
              <w:rPr>
                <w:rFonts w:asciiTheme="minorHAnsi" w:hAnsiTheme="minorHAnsi" w:cs="Arial"/>
                <w:sz w:val="22"/>
                <w:szCs w:val="22"/>
                <w:lang w:val="en-US"/>
              </w:rPr>
              <w:t>Annualized earnings for {</w:t>
            </w:r>
            <w:r w:rsidR="005A4810">
              <w:rPr>
                <w:rFonts w:asciiTheme="minorHAnsi" w:hAnsiTheme="minorHAnsi" w:cs="Arial"/>
                <w:sz w:val="22"/>
                <w:szCs w:val="22"/>
                <w:lang w:val="en-US"/>
              </w:rPr>
              <w:t>1</w:t>
            </w:r>
            <w:r w:rsidRPr="0021645B">
              <w:rPr>
                <w:rFonts w:asciiTheme="minorHAnsi" w:hAnsiTheme="minorHAnsi" w:cs="Arial"/>
                <w:sz w:val="22"/>
                <w:szCs w:val="22"/>
                <w:lang w:val="en-US"/>
              </w:rPr>
              <w:t>} must be provided for this member.</w:t>
            </w:r>
          </w:p>
        </w:tc>
      </w:tr>
      <w:tr w:rsidR="00194655" w:rsidRPr="00A61AB1" w14:paraId="0AA2B09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1F7FEA5"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1F0D5E2"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F4A260D" w14:textId="7EB62A45" w:rsidR="00194655" w:rsidRPr="00B464B9" w:rsidRDefault="0021645B" w:rsidP="000836DD">
            <w:pPr>
              <w:spacing w:before="60" w:after="60"/>
              <w:ind w:left="0"/>
              <w:rPr>
                <w:rFonts w:asciiTheme="minorHAnsi" w:hAnsiTheme="minorHAnsi"/>
                <w:sz w:val="22"/>
                <w:szCs w:val="22"/>
                <w:lang w:eastAsia="en-CA"/>
              </w:rPr>
            </w:pPr>
            <w:r>
              <w:rPr>
                <w:rFonts w:asciiTheme="minorHAnsi" w:hAnsiTheme="minorHAnsi"/>
                <w:sz w:val="22"/>
                <w:szCs w:val="22"/>
                <w:lang w:eastAsia="en-CA"/>
              </w:rPr>
              <w:t>Annualized earnings must</w:t>
            </w:r>
            <w:r w:rsidRPr="000C7BA0">
              <w:rPr>
                <w:rFonts w:asciiTheme="minorHAnsi" w:hAnsiTheme="minorHAnsi"/>
                <w:sz w:val="22"/>
                <w:szCs w:val="22"/>
                <w:lang w:eastAsia="en-CA"/>
              </w:rPr>
              <w:t xml:space="preserve"> be reported for this member.</w:t>
            </w:r>
          </w:p>
        </w:tc>
      </w:tr>
      <w:tr w:rsidR="00194655" w:rsidRPr="0085712F" w14:paraId="70B545E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E5D720A" w14:textId="77777777" w:rsidR="00194655" w:rsidRPr="0085712F" w:rsidRDefault="00194655"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1ECB3AB" w14:textId="3705CF13" w:rsidR="00194655" w:rsidRPr="009C43D2" w:rsidRDefault="005A4810" w:rsidP="000836DD">
            <w:pPr>
              <w:ind w:left="0"/>
              <w:rPr>
                <w:rFonts w:asciiTheme="minorHAnsi" w:hAnsiTheme="minorHAnsi" w:cs="Calibri"/>
                <w:color w:val="auto"/>
                <w:sz w:val="22"/>
                <w:szCs w:val="22"/>
              </w:rPr>
            </w:pPr>
            <w:r w:rsidRPr="0021645B">
              <w:rPr>
                <w:rFonts w:asciiTheme="minorHAnsi" w:hAnsiTheme="minorHAnsi" w:cs="Arial"/>
                <w:sz w:val="22"/>
                <w:szCs w:val="22"/>
                <w:lang w:val="en-US"/>
              </w:rPr>
              <w:t>{</w:t>
            </w:r>
            <w:r>
              <w:rPr>
                <w:rFonts w:asciiTheme="minorHAnsi" w:hAnsiTheme="minorHAnsi" w:cs="Arial"/>
                <w:sz w:val="22"/>
                <w:szCs w:val="22"/>
                <w:lang w:val="en-US"/>
              </w:rPr>
              <w:t>1</w:t>
            </w:r>
            <w:r w:rsidRPr="0021645B">
              <w:rPr>
                <w:rFonts w:asciiTheme="minorHAnsi" w:hAnsiTheme="minorHAnsi" w:cs="Arial"/>
                <w:sz w:val="22"/>
                <w:szCs w:val="22"/>
                <w:lang w:val="en-US"/>
              </w:rPr>
              <w:t>}</w:t>
            </w:r>
            <w:r>
              <w:rPr>
                <w:rFonts w:asciiTheme="minorHAnsi" w:hAnsiTheme="minorHAnsi" w:cs="Arial"/>
                <w:sz w:val="22"/>
                <w:szCs w:val="22"/>
                <w:lang w:val="en-US"/>
              </w:rPr>
              <w:t>: Termination Year</w:t>
            </w:r>
          </w:p>
        </w:tc>
      </w:tr>
      <w:tr w:rsidR="00194655" w:rsidRPr="0085712F" w14:paraId="05C968D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4814F2" w14:textId="77777777" w:rsidR="00194655" w:rsidRPr="0085712F" w:rsidRDefault="00194655"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9589141" w14:textId="75B65808" w:rsidR="00194655" w:rsidRPr="006100CE" w:rsidRDefault="00B36C04"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194655" w:rsidRPr="0085712F" w14:paraId="4F12746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C8E8F6"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89DF6D1" w14:textId="77777777" w:rsidR="00194655" w:rsidRPr="006100CE" w:rsidRDefault="00194655" w:rsidP="000836DD">
            <w:pPr>
              <w:spacing w:before="60" w:after="60" w:line="240" w:lineRule="auto"/>
              <w:ind w:left="0"/>
              <w:rPr>
                <w:rFonts w:asciiTheme="minorHAnsi" w:hAnsiTheme="minorHAnsi"/>
                <w:sz w:val="22"/>
                <w:szCs w:val="22"/>
                <w:lang w:eastAsia="en-CA"/>
              </w:rPr>
            </w:pPr>
          </w:p>
        </w:tc>
      </w:tr>
      <w:tr w:rsidR="00194655" w:rsidRPr="0085712F" w14:paraId="3D54DFA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08BABC" w14:textId="77777777" w:rsidR="00194655" w:rsidRDefault="0019465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3F088EC" w14:textId="77777777" w:rsidR="00194655" w:rsidRPr="0085712F" w:rsidRDefault="00194655"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2B2910F" w14:textId="175E5723" w:rsidR="00C76EE1" w:rsidRDefault="00C76EE1" w:rsidP="00C76EE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20180524:</w:t>
            </w:r>
          </w:p>
          <w:p w14:paraId="6773AFCF" w14:textId="7A6A00C7" w:rsidR="00C76EE1" w:rsidRPr="00364212" w:rsidRDefault="00C76EE1" w:rsidP="00295A35">
            <w:pPr>
              <w:pStyle w:val="ListParagraph"/>
              <w:numPr>
                <w:ilvl w:val="0"/>
                <w:numId w:val="32"/>
              </w:numPr>
              <w:rPr>
                <w:rFonts w:ascii="Calibri" w:hAnsi="Calibri"/>
                <w:sz w:val="22"/>
                <w:szCs w:val="22"/>
                <w:lang w:eastAsia="en-CA"/>
              </w:rPr>
            </w:pPr>
            <w:r>
              <w:rPr>
                <w:rFonts w:ascii="Calibri" w:hAnsi="Calibri"/>
                <w:sz w:val="22"/>
                <w:szCs w:val="22"/>
                <w:lang w:val="en-US" w:eastAsia="en-CA"/>
              </w:rPr>
              <w:t xml:space="preserve">Added condition in </w:t>
            </w:r>
            <w:r w:rsidRPr="00C76EE1">
              <w:rPr>
                <w:rFonts w:ascii="Calibri" w:hAnsi="Calibri"/>
                <w:sz w:val="22"/>
                <w:szCs w:val="22"/>
                <w:lang w:val="en-US" w:eastAsia="en-CA"/>
              </w:rPr>
              <w:t>Events (Previous Year Field)</w:t>
            </w:r>
            <w:r>
              <w:rPr>
                <w:rFonts w:ascii="Calibri" w:hAnsi="Calibri"/>
                <w:sz w:val="22"/>
                <w:szCs w:val="22"/>
                <w:lang w:val="en-US" w:eastAsia="en-CA"/>
              </w:rPr>
              <w:t xml:space="preserve"> “</w:t>
            </w:r>
            <w:r w:rsidRPr="00C76EE1">
              <w:rPr>
                <w:rFonts w:ascii="Calibri" w:hAnsi="Calibri"/>
                <w:sz w:val="22"/>
                <w:szCs w:val="22"/>
                <w:lang w:eastAsia="en-CA"/>
              </w:rPr>
              <w:t>Year(PermanencyDate) &lt;= Year(TerminationDate) -1</w:t>
            </w:r>
            <w:r>
              <w:rPr>
                <w:rFonts w:ascii="Calibri" w:hAnsi="Calibri"/>
                <w:sz w:val="22"/>
                <w:szCs w:val="22"/>
                <w:lang w:eastAsia="en-CA"/>
              </w:rPr>
              <w:t xml:space="preserve">”. </w:t>
            </w:r>
          </w:p>
          <w:p w14:paraId="5A7A2ED5" w14:textId="77777777" w:rsidR="00C76EE1" w:rsidRDefault="00C76EE1" w:rsidP="001031D2">
            <w:pPr>
              <w:spacing w:before="60" w:after="60" w:line="240" w:lineRule="auto"/>
              <w:ind w:left="0"/>
              <w:rPr>
                <w:rFonts w:asciiTheme="minorHAnsi" w:hAnsiTheme="minorHAnsi"/>
                <w:sz w:val="22"/>
                <w:szCs w:val="22"/>
                <w:lang w:eastAsia="en-CA"/>
              </w:rPr>
            </w:pPr>
          </w:p>
          <w:p w14:paraId="3660C4DE" w14:textId="51DB3E11" w:rsidR="001031D2" w:rsidRDefault="001031D2" w:rsidP="001031D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20180417:</w:t>
            </w:r>
          </w:p>
          <w:p w14:paraId="396D594F" w14:textId="6B760BF4" w:rsidR="001031D2" w:rsidRPr="00364212" w:rsidRDefault="001031D2" w:rsidP="00295A35">
            <w:pPr>
              <w:pStyle w:val="ListParagraph"/>
              <w:numPr>
                <w:ilvl w:val="0"/>
                <w:numId w:val="32"/>
              </w:numPr>
              <w:rPr>
                <w:rFonts w:ascii="Calibri" w:hAnsi="Calibri"/>
                <w:sz w:val="22"/>
                <w:szCs w:val="22"/>
                <w:lang w:eastAsia="en-CA"/>
              </w:rPr>
            </w:pPr>
            <w:r>
              <w:rPr>
                <w:rFonts w:ascii="Calibri" w:hAnsi="Calibri"/>
                <w:sz w:val="22"/>
                <w:szCs w:val="22"/>
                <w:lang w:val="en-US" w:eastAsia="en-CA"/>
              </w:rPr>
              <w:t>Added condition “</w:t>
            </w:r>
            <w:r>
              <w:rPr>
                <w:rFonts w:ascii="Calibri" w:hAnsi="Calibri"/>
                <w:sz w:val="22"/>
                <w:szCs w:val="22"/>
                <w:lang w:eastAsia="en-CA"/>
              </w:rPr>
              <w:t xml:space="preserve">Ariel.Employment = FileDerived.Employment”. </w:t>
            </w:r>
          </w:p>
          <w:p w14:paraId="68203366" w14:textId="77777777" w:rsidR="001031D2" w:rsidRDefault="001031D2" w:rsidP="00F93DA0">
            <w:pPr>
              <w:spacing w:before="60" w:after="60" w:line="240" w:lineRule="auto"/>
              <w:ind w:left="0"/>
              <w:rPr>
                <w:rFonts w:asciiTheme="minorHAnsi" w:hAnsiTheme="minorHAnsi"/>
                <w:sz w:val="22"/>
                <w:szCs w:val="22"/>
                <w:lang w:eastAsia="en-CA"/>
              </w:rPr>
            </w:pPr>
          </w:p>
          <w:p w14:paraId="7EE2A7DD"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584EBEB2" w14:textId="77777777" w:rsidR="00F93DA0" w:rsidRPr="00E8794C" w:rsidRDefault="00F93DA0" w:rsidP="00295A35">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7107AE80" w14:textId="77777777" w:rsidR="00CC35A0" w:rsidRDefault="0021645B" w:rsidP="000836DD">
            <w:pPr>
              <w:spacing w:before="60" w:after="60" w:line="240" w:lineRule="auto"/>
              <w:ind w:left="0"/>
              <w:rPr>
                <w:rFonts w:asciiTheme="minorHAnsi" w:hAnsiTheme="minorHAnsi"/>
                <w:color w:val="auto"/>
                <w:sz w:val="22"/>
                <w:szCs w:val="22"/>
                <w:lang w:eastAsia="en-CA"/>
              </w:rPr>
            </w:pPr>
            <w:r w:rsidRPr="004E3E0E">
              <w:rPr>
                <w:rFonts w:asciiTheme="minorHAnsi" w:hAnsiTheme="minorHAnsi"/>
                <w:color w:val="auto"/>
                <w:sz w:val="22"/>
                <w:szCs w:val="22"/>
                <w:lang w:eastAsia="en-CA"/>
              </w:rPr>
              <w:t xml:space="preserve">CS 20170511: </w:t>
            </w:r>
          </w:p>
          <w:p w14:paraId="52A925A0" w14:textId="77777777" w:rsidR="00CC35A0" w:rsidRDefault="00CC35A0" w:rsidP="000836DD">
            <w:pPr>
              <w:spacing w:before="60" w:after="60" w:line="240" w:lineRule="auto"/>
              <w:ind w:left="0"/>
              <w:rPr>
                <w:rFonts w:asciiTheme="minorHAnsi" w:hAnsiTheme="minorHAnsi"/>
                <w:color w:val="auto"/>
                <w:sz w:val="22"/>
                <w:szCs w:val="22"/>
                <w:lang w:eastAsia="en-CA"/>
              </w:rPr>
            </w:pPr>
          </w:p>
          <w:p w14:paraId="6FBA39CE" w14:textId="6BFA1511" w:rsidR="00CC35A0" w:rsidRPr="00E8794C" w:rsidRDefault="00CC35A0" w:rsidP="00295A35">
            <w:pPr>
              <w:pStyle w:val="ListParagraph"/>
              <w:numPr>
                <w:ilvl w:val="0"/>
                <w:numId w:val="32"/>
              </w:numPr>
              <w:spacing w:before="60" w:after="60" w:line="240" w:lineRule="auto"/>
              <w:rPr>
                <w:rFonts w:asciiTheme="minorHAnsi" w:hAnsiTheme="minorHAnsi"/>
                <w:sz w:val="22"/>
                <w:szCs w:val="22"/>
                <w:lang w:eastAsia="en-CA"/>
              </w:rPr>
            </w:pPr>
            <w:r w:rsidRPr="004E3E0E">
              <w:rPr>
                <w:rFonts w:asciiTheme="minorHAnsi" w:hAnsiTheme="minorHAnsi"/>
                <w:color w:val="auto"/>
                <w:sz w:val="22"/>
                <w:szCs w:val="22"/>
                <w:lang w:eastAsia="en-CA"/>
              </w:rPr>
              <w:t>Updated the spec to look at File.AnnualizedEarnings = 0 or blank</w:t>
            </w:r>
          </w:p>
          <w:p w14:paraId="6DC1C2A3" w14:textId="44A55BCF" w:rsidR="0021645B" w:rsidRPr="00CA5805" w:rsidRDefault="0021645B" w:rsidP="000836DD">
            <w:pPr>
              <w:spacing w:before="60" w:after="60" w:line="240" w:lineRule="auto"/>
              <w:ind w:left="0"/>
              <w:rPr>
                <w:rFonts w:asciiTheme="minorHAnsi" w:hAnsiTheme="minorHAnsi"/>
                <w:sz w:val="22"/>
                <w:szCs w:val="22"/>
                <w:lang w:eastAsia="en-CA"/>
              </w:rPr>
            </w:pPr>
          </w:p>
        </w:tc>
      </w:tr>
    </w:tbl>
    <w:p w14:paraId="24E72201" w14:textId="77777777" w:rsidR="009B09EC" w:rsidRDefault="009B09EC" w:rsidP="009B09EC">
      <w:pPr>
        <w:pStyle w:val="Heading3"/>
      </w:pPr>
      <w:r w:rsidRPr="006B06A8">
        <w:t xml:space="preserve">Validation – </w:t>
      </w:r>
      <w:r>
        <w:t>Validate Service Provided For Member on Free Accrual</w:t>
      </w:r>
      <w:r w:rsidR="009721A5">
        <w:t xml:space="preserve"> Entire Year</w:t>
      </w:r>
    </w:p>
    <w:p w14:paraId="52103809" w14:textId="77777777" w:rsidR="009B09EC" w:rsidRPr="00C209EC" w:rsidRDefault="009B09EC" w:rsidP="009B09EC"/>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9B09EC" w14:paraId="1FE4C228"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428989"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AA3258F" w14:textId="77777777" w:rsidR="009B09EC" w:rsidRPr="00CB4E2A" w:rsidRDefault="009B09EC" w:rsidP="009721A5">
            <w:pPr>
              <w:pStyle w:val="Heading1"/>
              <w:rPr>
                <w:lang w:val="en-US"/>
              </w:rPr>
            </w:pPr>
            <w:bookmarkStart w:id="121" w:name="_Toc479243652"/>
            <w:bookmarkStart w:id="122" w:name="_Toc43372846"/>
            <w:r>
              <w:rPr>
                <w:lang w:val="en-US"/>
              </w:rPr>
              <w:t>B22_MemberOnFreeAccrualEntireYearNoService</w:t>
            </w:r>
            <w:r w:rsidR="009721A5">
              <w:rPr>
                <w:lang w:val="en-US"/>
              </w:rPr>
              <w:t>Required</w:t>
            </w:r>
            <w:bookmarkEnd w:id="121"/>
            <w:bookmarkEnd w:id="122"/>
          </w:p>
        </w:tc>
      </w:tr>
      <w:tr w:rsidR="009B09EC" w14:paraId="08C3D0E5"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F93EE4"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5EE79CE" w14:textId="77777777" w:rsidR="009B09EC" w:rsidRDefault="009B09EC" w:rsidP="009B09E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5604</w:t>
            </w:r>
          </w:p>
        </w:tc>
      </w:tr>
      <w:tr w:rsidR="007D114E" w14:paraId="39D3D12F"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C1AE0D" w14:textId="0E0CDC8E" w:rsidR="007D114E" w:rsidRDefault="007D114E"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B3EF898" w14:textId="1E75FD51" w:rsidR="007D114E" w:rsidRDefault="007D114E" w:rsidP="009B09E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9B09EC" w14:paraId="31610748"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319ABC"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90A0B52" w14:textId="77777777" w:rsidR="009B09EC" w:rsidRDefault="009B09EC" w:rsidP="009B09E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D52D3B">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9B09EC" w14:paraId="130556BD"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2611B5C"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263A032" w14:textId="77777777" w:rsidR="009B09EC" w:rsidRPr="00220C33" w:rsidRDefault="00A93D6A" w:rsidP="00213EE3">
            <w:pPr>
              <w:spacing w:before="60" w:after="60" w:line="240" w:lineRule="auto"/>
              <w:ind w:left="0"/>
              <w:rPr>
                <w:rFonts w:asciiTheme="minorHAnsi" w:eastAsia="Times New Roman" w:hAnsiTheme="minorHAnsi" w:cs="Calibri"/>
                <w:color w:val="auto"/>
                <w:sz w:val="22"/>
                <w:szCs w:val="22"/>
                <w:lang w:eastAsia="en-CA"/>
              </w:rPr>
            </w:pPr>
            <w:r w:rsidRPr="00625AEC">
              <w:rPr>
                <w:rFonts w:asciiTheme="minorHAnsi" w:hAnsiTheme="minorHAnsi" w:cs="Calibri"/>
                <w:sz w:val="22"/>
                <w:szCs w:val="22"/>
                <w:lang w:eastAsia="en-CA"/>
              </w:rPr>
              <w:t>CoreData (MDC), Events (Final Data)</w:t>
            </w:r>
            <w:r>
              <w:rPr>
                <w:rFonts w:asciiTheme="minorHAnsi" w:hAnsiTheme="minorHAnsi" w:cs="Calibri"/>
                <w:sz w:val="22"/>
                <w:szCs w:val="22"/>
                <w:lang w:eastAsia="en-CA"/>
              </w:rPr>
              <w:t>, Previous Year Adjustment (Remittance</w:t>
            </w:r>
            <w:r w:rsidR="00213EE3">
              <w:rPr>
                <w:rFonts w:asciiTheme="minorHAnsi" w:hAnsiTheme="minorHAnsi" w:cs="Calibri"/>
                <w:sz w:val="22"/>
                <w:szCs w:val="22"/>
                <w:lang w:eastAsia="en-CA"/>
              </w:rPr>
              <w:t>)</w:t>
            </w:r>
          </w:p>
        </w:tc>
      </w:tr>
      <w:tr w:rsidR="009B09EC" w14:paraId="37814198"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DD4975"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A57DB35" w14:textId="77777777" w:rsidR="009B09EC" w:rsidRDefault="009B09EC" w:rsidP="009B09E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9B09EC" w14:paraId="25644BEB"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4BE26AD"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DDEBF79" w14:textId="77777777" w:rsidR="009B09EC" w:rsidRPr="00B464B9" w:rsidRDefault="009B09EC" w:rsidP="009B09EC">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9B09EC" w:rsidRPr="00A61AB1" w14:paraId="6295C642"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3C12A60"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4835A99"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8350623" w14:textId="77777777" w:rsidR="009B09EC" w:rsidRDefault="009B09EC" w:rsidP="009B09EC">
            <w:pPr>
              <w:ind w:left="0"/>
              <w:rPr>
                <w:ins w:id="123" w:author="Tima Abboud" w:date="2021-05-05T14:05:00Z"/>
                <w:rFonts w:asciiTheme="minorHAnsi" w:hAnsiTheme="minorHAnsi"/>
                <w:sz w:val="22"/>
                <w:szCs w:val="22"/>
                <w:lang w:val="en-US" w:eastAsia="en-CA"/>
              </w:rPr>
            </w:pPr>
            <w:r w:rsidRPr="009B09EC">
              <w:rPr>
                <w:rFonts w:asciiTheme="minorHAnsi" w:hAnsiTheme="minorHAnsi"/>
                <w:sz w:val="22"/>
                <w:szCs w:val="22"/>
                <w:lang w:val="en-US" w:eastAsia="en-CA"/>
              </w:rPr>
              <w:t>Service should not be reported for a member that is on free accrual for the entire MDC year.</w:t>
            </w:r>
          </w:p>
          <w:p w14:paraId="6E37827C" w14:textId="79D197B9" w:rsidR="002C61BE" w:rsidRPr="00C301FC" w:rsidRDefault="002C61BE" w:rsidP="009B09EC">
            <w:pPr>
              <w:ind w:left="0"/>
              <w:rPr>
                <w:rFonts w:asciiTheme="minorHAnsi" w:hAnsiTheme="minorHAnsi"/>
                <w:sz w:val="22"/>
                <w:szCs w:val="22"/>
                <w:lang w:val="en-US" w:eastAsia="en-CA"/>
              </w:rPr>
            </w:pPr>
            <w:ins w:id="124" w:author="Tima Abboud" w:date="2021-05-05T14:05:00Z">
              <w:r w:rsidRPr="00561D15">
                <w:rPr>
                  <w:rFonts w:asciiTheme="minorHAnsi" w:hAnsiTheme="minorHAnsi"/>
                  <w:color w:val="auto"/>
                  <w:sz w:val="22"/>
                  <w:szCs w:val="22"/>
                  <w:lang w:eastAsia="en-CA"/>
                  <w:rPrChange w:id="125" w:author="Nikhil Shenoy" w:date="2021-05-11T15:48:00Z">
                    <w:rPr>
                      <w:rFonts w:asciiTheme="minorHAnsi" w:hAnsiTheme="minorHAnsi"/>
                      <w:sz w:val="22"/>
                      <w:szCs w:val="22"/>
                      <w:lang w:eastAsia="en-CA"/>
                    </w:rPr>
                  </w:rPrChange>
                </w:rPr>
                <w:t xml:space="preserve">Note: In case of amalgamation, the validation will consider all employments as the same one and look for the transactions that exist under the first employer FROM.   </w:t>
              </w:r>
            </w:ins>
          </w:p>
        </w:tc>
      </w:tr>
      <w:tr w:rsidR="009B09EC" w:rsidRPr="009151F9" w14:paraId="2A070097"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6E3AB85"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737C31E" w14:textId="77777777" w:rsidR="009751FF" w:rsidRPr="00844691" w:rsidRDefault="009751FF" w:rsidP="009751FF">
            <w:pPr>
              <w:ind w:left="0"/>
              <w:rPr>
                <w:rFonts w:asciiTheme="minorHAnsi" w:hAnsiTheme="minorHAnsi"/>
                <w:sz w:val="22"/>
                <w:szCs w:val="22"/>
                <w:u w:val="single"/>
                <w:lang w:eastAsia="en-CA"/>
              </w:rPr>
            </w:pPr>
            <w:r w:rsidRPr="00844691">
              <w:rPr>
                <w:rFonts w:asciiTheme="minorHAnsi" w:hAnsiTheme="minorHAnsi"/>
                <w:sz w:val="22"/>
                <w:szCs w:val="22"/>
                <w:u w:val="single"/>
                <w:lang w:eastAsia="en-CA"/>
              </w:rPr>
              <w:t>Previous Year Adjustment</w:t>
            </w:r>
          </w:p>
          <w:p w14:paraId="0145196A" w14:textId="77777777" w:rsidR="009751FF" w:rsidRDefault="009751FF" w:rsidP="009751FF">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52EC9DDF" w14:textId="77777777" w:rsidR="009751FF" w:rsidRDefault="009751FF" w:rsidP="009751FF">
            <w:pPr>
              <w:ind w:left="720"/>
              <w:rPr>
                <w:rFonts w:asciiTheme="minorHAnsi" w:hAnsiTheme="minorHAnsi"/>
                <w:sz w:val="22"/>
                <w:szCs w:val="22"/>
                <w:lang w:eastAsia="en-CA"/>
              </w:rPr>
            </w:pPr>
            <w:r>
              <w:rPr>
                <w:rFonts w:asciiTheme="minorHAnsi" w:hAnsiTheme="minorHAnsi"/>
                <w:sz w:val="22"/>
                <w:szCs w:val="22"/>
                <w:lang w:eastAsia="en-CA"/>
              </w:rPr>
              <w:t>File.SIN = Ariel.SIN</w:t>
            </w:r>
          </w:p>
          <w:p w14:paraId="5A714DDA" w14:textId="77777777" w:rsidR="009751FF" w:rsidRDefault="009751FF" w:rsidP="009751FF">
            <w:pPr>
              <w:ind w:left="720"/>
              <w:rPr>
                <w:rFonts w:asciiTheme="minorHAnsi" w:hAnsiTheme="minorHAnsi"/>
                <w:sz w:val="22"/>
                <w:szCs w:val="22"/>
                <w:lang w:eastAsia="en-CA"/>
              </w:rPr>
            </w:pPr>
            <w:r>
              <w:rPr>
                <w:rFonts w:asciiTheme="minorHAnsi" w:hAnsiTheme="minorHAnsi"/>
                <w:sz w:val="22"/>
                <w:szCs w:val="22"/>
                <w:lang w:eastAsia="en-CA"/>
              </w:rPr>
              <w:t>And</w:t>
            </w:r>
          </w:p>
          <w:p w14:paraId="47C48155" w14:textId="1640FAF3" w:rsidR="009751FF" w:rsidRDefault="009751FF" w:rsidP="009751FF">
            <w:pPr>
              <w:ind w:left="720"/>
              <w:rPr>
                <w:rFonts w:asciiTheme="minorHAnsi" w:hAnsiTheme="minorHAnsi"/>
                <w:sz w:val="22"/>
                <w:szCs w:val="22"/>
                <w:lang w:eastAsia="en-CA"/>
              </w:rPr>
            </w:pPr>
            <w:r>
              <w:rPr>
                <w:rFonts w:asciiTheme="minorHAnsi" w:hAnsiTheme="minorHAnsi"/>
                <w:sz w:val="22"/>
                <w:szCs w:val="22"/>
                <w:lang w:eastAsia="en-CA"/>
              </w:rPr>
              <w:t>File.Employer = Ariel.Employer</w:t>
            </w:r>
            <w:ins w:id="126" w:author="Tima Abboud" w:date="2021-05-05T14:07:00Z">
              <w:r w:rsidR="002C61BE">
                <w:rPr>
                  <w:rFonts w:asciiTheme="minorHAnsi" w:hAnsiTheme="minorHAnsi"/>
                  <w:sz w:val="22"/>
                  <w:szCs w:val="22"/>
                  <w:lang w:eastAsia="en-CA"/>
                </w:rPr>
                <w:t>*</w:t>
              </w:r>
            </w:ins>
          </w:p>
          <w:p w14:paraId="58A26B40" w14:textId="77777777" w:rsidR="009751FF" w:rsidRDefault="009751FF" w:rsidP="009751FF">
            <w:pPr>
              <w:ind w:left="720"/>
              <w:rPr>
                <w:rFonts w:asciiTheme="minorHAnsi" w:hAnsiTheme="minorHAnsi"/>
                <w:sz w:val="22"/>
                <w:szCs w:val="22"/>
                <w:lang w:eastAsia="en-CA"/>
              </w:rPr>
            </w:pPr>
            <w:r>
              <w:rPr>
                <w:rFonts w:asciiTheme="minorHAnsi" w:hAnsiTheme="minorHAnsi"/>
                <w:sz w:val="22"/>
                <w:szCs w:val="22"/>
                <w:lang w:eastAsia="en-CA"/>
              </w:rPr>
              <w:t>And</w:t>
            </w:r>
          </w:p>
          <w:p w14:paraId="69F95A21" w14:textId="77777777" w:rsidR="009751FF" w:rsidRDefault="009751FF" w:rsidP="009751FF">
            <w:pPr>
              <w:ind w:left="720"/>
              <w:rPr>
                <w:rFonts w:asciiTheme="minorHAnsi" w:hAnsiTheme="minorHAnsi"/>
                <w:sz w:val="22"/>
                <w:szCs w:val="22"/>
                <w:lang w:eastAsia="en-CA"/>
              </w:rPr>
            </w:pPr>
            <w:r>
              <w:rPr>
                <w:rFonts w:asciiTheme="minorHAnsi" w:hAnsiTheme="minorHAnsi"/>
                <w:sz w:val="22"/>
                <w:szCs w:val="22"/>
                <w:lang w:eastAsia="en-CA"/>
              </w:rPr>
              <w:t>Ariel.Service Break = LTD where</w:t>
            </w:r>
          </w:p>
          <w:p w14:paraId="1E0382B3" w14:textId="77777777" w:rsidR="009751FF" w:rsidRDefault="009751FF" w:rsidP="009751FF">
            <w:pPr>
              <w:ind w:left="1440"/>
              <w:rPr>
                <w:rFonts w:asciiTheme="minorHAnsi" w:hAnsiTheme="minorHAnsi"/>
                <w:sz w:val="22"/>
                <w:szCs w:val="22"/>
                <w:lang w:eastAsia="en-CA"/>
              </w:rPr>
            </w:pPr>
            <w:r>
              <w:rPr>
                <w:rFonts w:asciiTheme="minorHAnsi" w:hAnsiTheme="minorHAnsi"/>
                <w:sz w:val="22"/>
                <w:szCs w:val="22"/>
                <w:lang w:eastAsia="en-CA"/>
              </w:rPr>
              <w:t>Ariel.ServiceBreakStartDate &lt;= January 1 of File.AdjustmentYear and</w:t>
            </w:r>
          </w:p>
          <w:p w14:paraId="07B9D749" w14:textId="77777777" w:rsidR="009751FF" w:rsidRDefault="009751FF" w:rsidP="009751FF">
            <w:pPr>
              <w:ind w:left="1440"/>
              <w:rPr>
                <w:rFonts w:asciiTheme="minorHAnsi" w:hAnsiTheme="minorHAnsi"/>
                <w:sz w:val="22"/>
                <w:szCs w:val="22"/>
                <w:lang w:eastAsia="en-CA"/>
              </w:rPr>
            </w:pPr>
            <w:r>
              <w:rPr>
                <w:rFonts w:asciiTheme="minorHAnsi" w:hAnsiTheme="minorHAnsi"/>
                <w:sz w:val="22"/>
                <w:szCs w:val="22"/>
                <w:lang w:eastAsia="en-CA"/>
              </w:rPr>
              <w:t>Ariel.ServiceBreakEndDate &gt;</w:t>
            </w:r>
            <w:r w:rsidR="00DE4531">
              <w:rPr>
                <w:rFonts w:asciiTheme="minorHAnsi" w:hAnsiTheme="minorHAnsi"/>
                <w:sz w:val="22"/>
                <w:szCs w:val="22"/>
                <w:lang w:eastAsia="en-CA"/>
              </w:rPr>
              <w:t>=</w:t>
            </w:r>
            <w:r>
              <w:rPr>
                <w:rFonts w:asciiTheme="minorHAnsi" w:hAnsiTheme="minorHAnsi"/>
                <w:sz w:val="22"/>
                <w:szCs w:val="22"/>
                <w:lang w:eastAsia="en-CA"/>
              </w:rPr>
              <w:t xml:space="preserve"> Dec 31 of  File.AdjustmentYear</w:t>
            </w:r>
          </w:p>
          <w:p w14:paraId="7F84BF37" w14:textId="77777777" w:rsidR="009751FF" w:rsidRDefault="009751FF" w:rsidP="009751FF">
            <w:pPr>
              <w:ind w:left="720"/>
              <w:rPr>
                <w:rFonts w:asciiTheme="minorHAnsi" w:hAnsiTheme="minorHAnsi"/>
                <w:sz w:val="22"/>
                <w:szCs w:val="22"/>
                <w:lang w:eastAsia="en-CA"/>
              </w:rPr>
            </w:pPr>
            <w:r>
              <w:rPr>
                <w:rFonts w:asciiTheme="minorHAnsi" w:hAnsiTheme="minorHAnsi"/>
                <w:sz w:val="22"/>
                <w:szCs w:val="22"/>
                <w:lang w:eastAsia="en-CA"/>
              </w:rPr>
              <w:t>And</w:t>
            </w:r>
          </w:p>
          <w:p w14:paraId="22A8ADEC" w14:textId="77777777" w:rsidR="009751FF" w:rsidRDefault="009751FF" w:rsidP="009751FF">
            <w:pPr>
              <w:ind w:left="1440"/>
              <w:rPr>
                <w:rFonts w:asciiTheme="minorHAnsi" w:hAnsiTheme="minorHAnsi"/>
                <w:sz w:val="22"/>
                <w:szCs w:val="22"/>
                <w:lang w:eastAsia="en-CA"/>
              </w:rPr>
            </w:pPr>
            <w:r>
              <w:rPr>
                <w:rFonts w:asciiTheme="minorHAnsi" w:hAnsiTheme="minorHAnsi"/>
                <w:sz w:val="22"/>
                <w:szCs w:val="22"/>
                <w:lang w:eastAsia="en-CA"/>
              </w:rPr>
              <w:t>File.</w:t>
            </w:r>
            <w:r w:rsidRPr="009B09EC">
              <w:rPr>
                <w:rFonts w:asciiTheme="minorHAnsi" w:hAnsiTheme="minorHAnsi"/>
                <w:sz w:val="22"/>
                <w:szCs w:val="22"/>
                <w:lang w:eastAsia="en-CA"/>
              </w:rPr>
              <w:t>Week</w:t>
            </w:r>
            <w:r>
              <w:rPr>
                <w:rFonts w:asciiTheme="minorHAnsi" w:hAnsiTheme="minorHAnsi"/>
                <w:sz w:val="22"/>
                <w:szCs w:val="22"/>
                <w:lang w:eastAsia="en-CA"/>
              </w:rPr>
              <w:t>s</w:t>
            </w:r>
            <w:r w:rsidRPr="009B09EC">
              <w:rPr>
                <w:rFonts w:asciiTheme="minorHAnsi" w:hAnsiTheme="minorHAnsi"/>
                <w:sz w:val="22"/>
                <w:szCs w:val="22"/>
                <w:lang w:eastAsia="en-CA"/>
              </w:rPr>
              <w:t xml:space="preserve"> &gt; 0,</w:t>
            </w:r>
            <w:r>
              <w:rPr>
                <w:rFonts w:asciiTheme="minorHAnsi" w:hAnsiTheme="minorHAnsi"/>
                <w:sz w:val="22"/>
                <w:szCs w:val="22"/>
                <w:lang w:eastAsia="en-CA"/>
              </w:rPr>
              <w:t xml:space="preserve"> or</w:t>
            </w:r>
          </w:p>
          <w:p w14:paraId="3C2503D6" w14:textId="77777777" w:rsidR="009751FF" w:rsidRDefault="009751FF" w:rsidP="009751FF">
            <w:pPr>
              <w:ind w:left="1440"/>
              <w:rPr>
                <w:rFonts w:asciiTheme="minorHAnsi" w:hAnsiTheme="minorHAnsi"/>
                <w:sz w:val="22"/>
                <w:szCs w:val="22"/>
                <w:lang w:eastAsia="en-CA"/>
              </w:rPr>
            </w:pPr>
            <w:r>
              <w:rPr>
                <w:rFonts w:asciiTheme="minorHAnsi" w:hAnsiTheme="minorHAnsi"/>
                <w:sz w:val="22"/>
                <w:szCs w:val="22"/>
                <w:lang w:eastAsia="en-CA"/>
              </w:rPr>
              <w:t>File.LowContributions &gt; 0, or</w:t>
            </w:r>
          </w:p>
          <w:p w14:paraId="7310FF0F" w14:textId="77777777" w:rsidR="009751FF" w:rsidRDefault="009751FF" w:rsidP="009751FF">
            <w:pPr>
              <w:ind w:left="1440"/>
              <w:rPr>
                <w:rFonts w:asciiTheme="minorHAnsi" w:hAnsiTheme="minorHAnsi"/>
                <w:sz w:val="22"/>
                <w:szCs w:val="22"/>
                <w:lang w:eastAsia="en-CA"/>
              </w:rPr>
            </w:pPr>
            <w:r>
              <w:rPr>
                <w:rFonts w:asciiTheme="minorHAnsi" w:hAnsiTheme="minorHAnsi"/>
                <w:sz w:val="22"/>
                <w:szCs w:val="22"/>
                <w:lang w:eastAsia="en-CA"/>
              </w:rPr>
              <w:t>File.</w:t>
            </w:r>
            <w:r w:rsidRPr="009B09EC">
              <w:rPr>
                <w:rFonts w:asciiTheme="minorHAnsi" w:hAnsiTheme="minorHAnsi"/>
                <w:sz w:val="22"/>
                <w:szCs w:val="22"/>
                <w:lang w:eastAsia="en-CA"/>
              </w:rPr>
              <w:t>High</w:t>
            </w:r>
            <w:r>
              <w:rPr>
                <w:rFonts w:asciiTheme="minorHAnsi" w:hAnsiTheme="minorHAnsi"/>
                <w:sz w:val="22"/>
                <w:szCs w:val="22"/>
                <w:lang w:eastAsia="en-CA"/>
              </w:rPr>
              <w:t xml:space="preserve">Contributions </w:t>
            </w:r>
            <w:r w:rsidRPr="009B09EC">
              <w:rPr>
                <w:rFonts w:asciiTheme="minorHAnsi" w:hAnsiTheme="minorHAnsi"/>
                <w:sz w:val="22"/>
                <w:szCs w:val="22"/>
                <w:lang w:eastAsia="en-CA"/>
              </w:rPr>
              <w:t>&gt; 0</w:t>
            </w:r>
            <w:r>
              <w:rPr>
                <w:rFonts w:asciiTheme="minorHAnsi" w:hAnsiTheme="minorHAnsi"/>
                <w:sz w:val="22"/>
                <w:szCs w:val="22"/>
                <w:lang w:eastAsia="en-CA"/>
              </w:rPr>
              <w:t>, or</w:t>
            </w:r>
          </w:p>
          <w:p w14:paraId="2AA724F3" w14:textId="77777777" w:rsidR="002C61BE" w:rsidRDefault="002C61BE" w:rsidP="009B09EC">
            <w:pPr>
              <w:ind w:left="0"/>
              <w:rPr>
                <w:ins w:id="127" w:author="Tima Abboud" w:date="2021-05-05T14:07:00Z"/>
                <w:rFonts w:asciiTheme="minorHAnsi" w:hAnsiTheme="minorHAnsi"/>
                <w:sz w:val="22"/>
                <w:szCs w:val="22"/>
                <w:lang w:eastAsia="en-CA"/>
              </w:rPr>
            </w:pPr>
          </w:p>
          <w:p w14:paraId="54552413" w14:textId="3A3F2722" w:rsidR="009751FF" w:rsidRPr="002C61BE" w:rsidRDefault="002C61BE" w:rsidP="009B09EC">
            <w:pPr>
              <w:ind w:left="0"/>
              <w:rPr>
                <w:ins w:id="128" w:author="Tima Abboud" w:date="2021-05-05T14:07:00Z"/>
                <w:rFonts w:asciiTheme="minorHAnsi" w:hAnsiTheme="minorHAnsi"/>
                <w:color w:val="FF0000"/>
                <w:sz w:val="22"/>
                <w:szCs w:val="22"/>
                <w:rPrChange w:id="129" w:author="Tima Abboud" w:date="2021-05-05T14:10:00Z">
                  <w:rPr>
                    <w:ins w:id="130" w:author="Tima Abboud" w:date="2021-05-05T14:07:00Z"/>
                    <w:rFonts w:asciiTheme="minorHAnsi" w:hAnsiTheme="minorHAnsi"/>
                    <w:sz w:val="22"/>
                    <w:szCs w:val="22"/>
                  </w:rPr>
                </w:rPrChange>
              </w:rPr>
            </w:pPr>
            <w:ins w:id="131" w:author="Tima Abboud" w:date="2021-05-05T14:09:00Z">
              <w:r w:rsidRPr="00561D15">
                <w:rPr>
                  <w:rFonts w:asciiTheme="minorHAnsi" w:hAnsiTheme="minorHAnsi"/>
                  <w:color w:val="auto"/>
                  <w:sz w:val="22"/>
                  <w:szCs w:val="22"/>
                  <w:lang w:eastAsia="en-CA"/>
                  <w:rPrChange w:id="132" w:author="Nikhil Shenoy" w:date="2021-05-11T15:50:00Z">
                    <w:rPr>
                      <w:rFonts w:asciiTheme="minorHAnsi" w:hAnsiTheme="minorHAnsi"/>
                      <w:sz w:val="22"/>
                      <w:szCs w:val="22"/>
                      <w:lang w:eastAsia="en-CA"/>
                    </w:rPr>
                  </w:rPrChange>
                </w:rPr>
                <w:t>*</w:t>
              </w:r>
            </w:ins>
            <w:ins w:id="133" w:author="Tima Abboud" w:date="2021-05-05T14:06:00Z">
              <w:r w:rsidRPr="00561D15">
                <w:rPr>
                  <w:rFonts w:asciiTheme="minorHAnsi" w:hAnsiTheme="minorHAnsi"/>
                  <w:color w:val="auto"/>
                  <w:sz w:val="22"/>
                  <w:szCs w:val="22"/>
                  <w:lang w:eastAsia="en-CA"/>
                  <w:rPrChange w:id="134" w:author="Nikhil Shenoy" w:date="2021-05-11T15:50:00Z">
                    <w:rPr>
                      <w:rFonts w:asciiTheme="minorHAnsi" w:hAnsiTheme="minorHAnsi"/>
                      <w:sz w:val="22"/>
                      <w:szCs w:val="22"/>
                      <w:lang w:eastAsia="en-CA"/>
                    </w:rPr>
                  </w:rPrChange>
                </w:rPr>
                <w:t xml:space="preserve">Note: </w:t>
              </w:r>
            </w:ins>
            <w:ins w:id="135" w:author="Tima Abboud" w:date="2021-05-05T14:07:00Z">
              <w:r w:rsidRPr="00561D15">
                <w:rPr>
                  <w:rFonts w:asciiTheme="minorHAnsi" w:hAnsiTheme="minorHAnsi"/>
                  <w:color w:val="auto"/>
                  <w:sz w:val="22"/>
                  <w:szCs w:val="22"/>
                </w:rPr>
                <w:t xml:space="preserve">In </w:t>
              </w:r>
              <w:r w:rsidRPr="00561D15">
                <w:rPr>
                  <w:rFonts w:asciiTheme="minorHAnsi" w:hAnsiTheme="minorHAnsi"/>
                  <w:color w:val="auto"/>
                  <w:sz w:val="22"/>
                  <w:szCs w:val="22"/>
                  <w:rPrChange w:id="136" w:author="Nikhil Shenoy" w:date="2021-05-11T15:50:00Z">
                    <w:rPr>
                      <w:rFonts w:asciiTheme="minorHAnsi" w:hAnsiTheme="minorHAnsi"/>
                      <w:sz w:val="22"/>
                      <w:szCs w:val="22"/>
                    </w:rPr>
                  </w:rPrChange>
                </w:rPr>
                <w:t xml:space="preserve">the case of amalgamation, the validation will account for any </w:t>
              </w:r>
              <w:del w:id="137" w:author="Nikhil Shenoy" w:date="2021-05-11T13:40:00Z">
                <w:r w:rsidRPr="00561D15" w:rsidDel="00BD503B">
                  <w:rPr>
                    <w:rFonts w:asciiTheme="minorHAnsi" w:hAnsiTheme="minorHAnsi"/>
                    <w:color w:val="auto"/>
                    <w:sz w:val="22"/>
                    <w:szCs w:val="22"/>
                    <w:rPrChange w:id="138" w:author="Nikhil Shenoy" w:date="2021-05-11T15:50:00Z">
                      <w:rPr>
                        <w:rFonts w:asciiTheme="minorHAnsi" w:hAnsiTheme="minorHAnsi"/>
                        <w:sz w:val="22"/>
                        <w:szCs w:val="22"/>
                      </w:rPr>
                    </w:rPrChange>
                  </w:rPr>
                  <w:delText>data reported</w:delText>
                </w:r>
              </w:del>
            </w:ins>
            <w:ins w:id="139" w:author="Nikhil Shenoy" w:date="2021-05-11T13:40:00Z">
              <w:r w:rsidR="00BD503B" w:rsidRPr="00561D15">
                <w:rPr>
                  <w:rFonts w:asciiTheme="minorHAnsi" w:hAnsiTheme="minorHAnsi"/>
                  <w:color w:val="auto"/>
                  <w:sz w:val="22"/>
                  <w:szCs w:val="22"/>
                  <w:rPrChange w:id="140" w:author="Nikhil Shenoy" w:date="2021-05-11T15:50:00Z">
                    <w:rPr>
                      <w:rFonts w:asciiTheme="minorHAnsi" w:hAnsiTheme="minorHAnsi"/>
                      <w:color w:val="FF0000"/>
                      <w:sz w:val="22"/>
                      <w:szCs w:val="22"/>
                    </w:rPr>
                  </w:rPrChange>
                </w:rPr>
                <w:t>existing service break</w:t>
              </w:r>
            </w:ins>
            <w:ins w:id="141" w:author="Tima Abboud" w:date="2021-05-05T14:07:00Z">
              <w:r w:rsidRPr="00561D15">
                <w:rPr>
                  <w:rFonts w:asciiTheme="minorHAnsi" w:hAnsiTheme="minorHAnsi"/>
                  <w:color w:val="auto"/>
                  <w:sz w:val="22"/>
                  <w:szCs w:val="22"/>
                  <w:rPrChange w:id="142" w:author="Nikhil Shenoy" w:date="2021-05-11T15:50:00Z">
                    <w:rPr>
                      <w:rFonts w:asciiTheme="minorHAnsi" w:hAnsiTheme="minorHAnsi"/>
                      <w:sz w:val="22"/>
                      <w:szCs w:val="22"/>
                    </w:rPr>
                  </w:rPrChange>
                </w:rPr>
                <w:t xml:space="preserve"> </w:t>
              </w:r>
            </w:ins>
            <w:ins w:id="143" w:author="Nikhil Shenoy" w:date="2021-05-11T13:41:00Z">
              <w:r w:rsidR="00BD503B" w:rsidRPr="00561D15">
                <w:rPr>
                  <w:rFonts w:asciiTheme="minorHAnsi" w:hAnsiTheme="minorHAnsi"/>
                  <w:color w:val="auto"/>
                  <w:sz w:val="22"/>
                  <w:szCs w:val="22"/>
                  <w:rPrChange w:id="144" w:author="Nikhil Shenoy" w:date="2021-05-11T15:50:00Z">
                    <w:rPr>
                      <w:rFonts w:asciiTheme="minorHAnsi" w:hAnsiTheme="minorHAnsi"/>
                      <w:color w:val="FF0000"/>
                      <w:sz w:val="22"/>
                      <w:szCs w:val="22"/>
                    </w:rPr>
                  </w:rPrChange>
                </w:rPr>
                <w:t xml:space="preserve">reported </w:t>
              </w:r>
            </w:ins>
            <w:ins w:id="145" w:author="Tima Abboud" w:date="2021-05-05T14:09:00Z">
              <w:r w:rsidRPr="00561D15">
                <w:rPr>
                  <w:rFonts w:asciiTheme="minorHAnsi" w:hAnsiTheme="minorHAnsi"/>
                  <w:color w:val="auto"/>
                  <w:sz w:val="22"/>
                  <w:szCs w:val="22"/>
                  <w:rPrChange w:id="146" w:author="Nikhil Shenoy" w:date="2021-05-11T15:50:00Z">
                    <w:rPr>
                      <w:rFonts w:asciiTheme="minorHAnsi" w:hAnsiTheme="minorHAnsi"/>
                      <w:sz w:val="22"/>
                      <w:szCs w:val="22"/>
                    </w:rPr>
                  </w:rPrChange>
                </w:rPr>
                <w:t>for both</w:t>
              </w:r>
            </w:ins>
            <w:ins w:id="147" w:author="Tima Abboud" w:date="2021-05-05T14:07:00Z">
              <w:r w:rsidRPr="00561D15">
                <w:rPr>
                  <w:rFonts w:asciiTheme="minorHAnsi" w:hAnsiTheme="minorHAnsi"/>
                  <w:color w:val="auto"/>
                  <w:sz w:val="22"/>
                  <w:szCs w:val="22"/>
                  <w:rPrChange w:id="148" w:author="Nikhil Shenoy" w:date="2021-05-11T15:50:00Z">
                    <w:rPr>
                      <w:rFonts w:asciiTheme="minorHAnsi" w:hAnsiTheme="minorHAnsi"/>
                      <w:sz w:val="22"/>
                      <w:szCs w:val="22"/>
                    </w:rPr>
                  </w:rPrChange>
                </w:rPr>
                <w:t xml:space="preserve"> the AFE employer</w:t>
              </w:r>
            </w:ins>
            <w:ins w:id="149" w:author="Tima Abboud" w:date="2021-05-05T14:09:00Z">
              <w:r w:rsidRPr="00561D15">
                <w:rPr>
                  <w:rFonts w:asciiTheme="minorHAnsi" w:hAnsiTheme="minorHAnsi"/>
                  <w:color w:val="auto"/>
                  <w:sz w:val="22"/>
                  <w:szCs w:val="22"/>
                  <w:rPrChange w:id="150" w:author="Nikhil Shenoy" w:date="2021-05-11T15:50:00Z">
                    <w:rPr>
                      <w:rFonts w:asciiTheme="minorHAnsi" w:hAnsiTheme="minorHAnsi"/>
                      <w:sz w:val="22"/>
                      <w:szCs w:val="22"/>
                    </w:rPr>
                  </w:rPrChange>
                </w:rPr>
                <w:t xml:space="preserve"> and the ATE employer.</w:t>
              </w:r>
            </w:ins>
          </w:p>
          <w:p w14:paraId="423FB757" w14:textId="77777777" w:rsidR="002C61BE" w:rsidRDefault="002C61BE" w:rsidP="009B09EC">
            <w:pPr>
              <w:ind w:left="0"/>
              <w:rPr>
                <w:rFonts w:asciiTheme="minorHAnsi" w:hAnsiTheme="minorHAnsi"/>
                <w:sz w:val="22"/>
                <w:szCs w:val="22"/>
                <w:lang w:eastAsia="en-CA"/>
              </w:rPr>
            </w:pPr>
          </w:p>
          <w:p w14:paraId="6155D6ED" w14:textId="77777777" w:rsidR="009B09EC" w:rsidRPr="00844691" w:rsidRDefault="009B09EC" w:rsidP="009B09EC">
            <w:pPr>
              <w:ind w:left="0"/>
              <w:rPr>
                <w:rFonts w:asciiTheme="minorHAnsi" w:hAnsiTheme="minorHAnsi"/>
                <w:sz w:val="22"/>
                <w:szCs w:val="22"/>
                <w:u w:val="single"/>
                <w:lang w:eastAsia="en-CA"/>
              </w:rPr>
            </w:pPr>
            <w:r w:rsidRPr="00844691">
              <w:rPr>
                <w:rFonts w:asciiTheme="minorHAnsi" w:hAnsiTheme="minorHAnsi"/>
                <w:sz w:val="22"/>
                <w:szCs w:val="22"/>
                <w:u w:val="single"/>
                <w:lang w:eastAsia="en-CA"/>
              </w:rPr>
              <w:t>Core Data</w:t>
            </w:r>
          </w:p>
          <w:p w14:paraId="35231CC3" w14:textId="77777777" w:rsidR="009B09EC" w:rsidRDefault="009B09EC" w:rsidP="009B09EC">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1F133670" w14:textId="77777777" w:rsidR="009B09EC" w:rsidRDefault="00D962A8" w:rsidP="009B09EC">
            <w:pPr>
              <w:ind w:left="720"/>
              <w:rPr>
                <w:rFonts w:asciiTheme="minorHAnsi" w:hAnsiTheme="minorHAnsi"/>
                <w:sz w:val="22"/>
                <w:szCs w:val="22"/>
                <w:lang w:eastAsia="en-CA"/>
              </w:rPr>
            </w:pPr>
            <w:r>
              <w:rPr>
                <w:rFonts w:asciiTheme="minorHAnsi" w:hAnsiTheme="minorHAnsi"/>
                <w:sz w:val="22"/>
                <w:szCs w:val="22"/>
                <w:lang w:eastAsia="en-CA"/>
              </w:rPr>
              <w:t>File.SIN = Ariel.SIN</w:t>
            </w:r>
          </w:p>
          <w:p w14:paraId="3F1C391C" w14:textId="77777777" w:rsidR="00D962A8" w:rsidRDefault="00D962A8" w:rsidP="009B09EC">
            <w:pPr>
              <w:ind w:left="720"/>
              <w:rPr>
                <w:rFonts w:asciiTheme="minorHAnsi" w:hAnsiTheme="minorHAnsi"/>
                <w:sz w:val="22"/>
                <w:szCs w:val="22"/>
                <w:lang w:eastAsia="en-CA"/>
              </w:rPr>
            </w:pPr>
            <w:r>
              <w:rPr>
                <w:rFonts w:asciiTheme="minorHAnsi" w:hAnsiTheme="minorHAnsi"/>
                <w:sz w:val="22"/>
                <w:szCs w:val="22"/>
                <w:lang w:eastAsia="en-CA"/>
              </w:rPr>
              <w:t>And</w:t>
            </w:r>
          </w:p>
          <w:p w14:paraId="38C7B985" w14:textId="77777777" w:rsidR="00D962A8" w:rsidRDefault="009B09EC" w:rsidP="009B09EC">
            <w:pPr>
              <w:ind w:left="720"/>
              <w:rPr>
                <w:rFonts w:asciiTheme="minorHAnsi" w:hAnsiTheme="minorHAnsi"/>
                <w:sz w:val="22"/>
                <w:szCs w:val="22"/>
                <w:lang w:eastAsia="en-CA"/>
              </w:rPr>
            </w:pPr>
            <w:r>
              <w:rPr>
                <w:rFonts w:asciiTheme="minorHAnsi" w:hAnsiTheme="minorHAnsi"/>
                <w:sz w:val="22"/>
                <w:szCs w:val="22"/>
                <w:lang w:eastAsia="en-CA"/>
              </w:rPr>
              <w:t>File.Employer = Ariel.Employer</w:t>
            </w:r>
          </w:p>
          <w:p w14:paraId="6124EEB1" w14:textId="77777777" w:rsidR="009B09EC" w:rsidRDefault="00D962A8" w:rsidP="009B09EC">
            <w:pPr>
              <w:ind w:left="720"/>
              <w:rPr>
                <w:rFonts w:asciiTheme="minorHAnsi" w:hAnsiTheme="minorHAnsi"/>
                <w:sz w:val="22"/>
                <w:szCs w:val="22"/>
                <w:lang w:eastAsia="en-CA"/>
              </w:rPr>
            </w:pPr>
            <w:r>
              <w:rPr>
                <w:rFonts w:asciiTheme="minorHAnsi" w:hAnsiTheme="minorHAnsi"/>
                <w:sz w:val="22"/>
                <w:szCs w:val="22"/>
                <w:lang w:eastAsia="en-CA"/>
              </w:rPr>
              <w:t>And</w:t>
            </w:r>
          </w:p>
          <w:p w14:paraId="60E5F229" w14:textId="77777777" w:rsidR="007C15BA" w:rsidRDefault="007C15BA" w:rsidP="007C15BA">
            <w:pPr>
              <w:ind w:left="720"/>
              <w:rPr>
                <w:rFonts w:asciiTheme="minorHAnsi" w:hAnsiTheme="minorHAnsi"/>
                <w:sz w:val="22"/>
                <w:szCs w:val="22"/>
                <w:lang w:eastAsia="en-CA"/>
              </w:rPr>
            </w:pPr>
            <w:r>
              <w:rPr>
                <w:rFonts w:asciiTheme="minorHAnsi" w:hAnsiTheme="minorHAnsi"/>
                <w:sz w:val="22"/>
                <w:szCs w:val="22"/>
                <w:lang w:eastAsia="en-CA"/>
              </w:rPr>
              <w:t>Ariel.Service Break = LTD where</w:t>
            </w:r>
          </w:p>
          <w:p w14:paraId="70880461" w14:textId="77777777" w:rsidR="007C15BA" w:rsidRDefault="007C15BA" w:rsidP="00D962A8">
            <w:pPr>
              <w:ind w:left="1440"/>
              <w:rPr>
                <w:rFonts w:asciiTheme="minorHAnsi" w:hAnsiTheme="minorHAnsi"/>
                <w:sz w:val="22"/>
                <w:szCs w:val="22"/>
                <w:lang w:eastAsia="en-CA"/>
              </w:rPr>
            </w:pPr>
            <w:r>
              <w:rPr>
                <w:rFonts w:asciiTheme="minorHAnsi" w:hAnsiTheme="minorHAnsi"/>
                <w:sz w:val="22"/>
                <w:szCs w:val="22"/>
                <w:lang w:eastAsia="en-CA"/>
              </w:rPr>
              <w:t>Ariel.ServiceBreakStartDate &lt;= January 1 of Year</w:t>
            </w:r>
            <w:r w:rsidR="00A93D6A">
              <w:rPr>
                <w:rFonts w:asciiTheme="minorHAnsi" w:hAnsiTheme="minorHAnsi"/>
                <w:sz w:val="22"/>
                <w:szCs w:val="22"/>
                <w:lang w:eastAsia="en-CA"/>
              </w:rPr>
              <w:t xml:space="preserve"> </w:t>
            </w:r>
            <w:r>
              <w:rPr>
                <w:rFonts w:asciiTheme="minorHAnsi" w:hAnsiTheme="minorHAnsi"/>
                <w:sz w:val="22"/>
                <w:szCs w:val="22"/>
                <w:lang w:eastAsia="en-CA"/>
              </w:rPr>
              <w:t>Of</w:t>
            </w:r>
            <w:r w:rsidR="00A93D6A">
              <w:rPr>
                <w:rFonts w:asciiTheme="minorHAnsi" w:hAnsiTheme="minorHAnsi"/>
                <w:sz w:val="22"/>
                <w:szCs w:val="22"/>
                <w:lang w:eastAsia="en-CA"/>
              </w:rPr>
              <w:t xml:space="preserve"> </w:t>
            </w:r>
            <w:r>
              <w:rPr>
                <w:rFonts w:asciiTheme="minorHAnsi" w:hAnsiTheme="minorHAnsi"/>
                <w:sz w:val="22"/>
                <w:szCs w:val="22"/>
                <w:lang w:eastAsia="en-CA"/>
              </w:rPr>
              <w:t>Collect</w:t>
            </w:r>
            <w:r w:rsidR="00A93D6A">
              <w:rPr>
                <w:rFonts w:asciiTheme="minorHAnsi" w:hAnsiTheme="minorHAnsi"/>
                <w:sz w:val="22"/>
                <w:szCs w:val="22"/>
                <w:lang w:eastAsia="en-CA"/>
              </w:rPr>
              <w:t xml:space="preserve"> </w:t>
            </w:r>
            <w:r>
              <w:rPr>
                <w:rFonts w:asciiTheme="minorHAnsi" w:hAnsiTheme="minorHAnsi"/>
                <w:sz w:val="22"/>
                <w:szCs w:val="22"/>
                <w:lang w:eastAsia="en-CA"/>
              </w:rPr>
              <w:t>Start</w:t>
            </w:r>
            <w:r w:rsidR="00A93D6A">
              <w:rPr>
                <w:rFonts w:asciiTheme="minorHAnsi" w:hAnsiTheme="minorHAnsi"/>
                <w:sz w:val="22"/>
                <w:szCs w:val="22"/>
                <w:lang w:eastAsia="en-CA"/>
              </w:rPr>
              <w:t xml:space="preserve"> </w:t>
            </w:r>
            <w:r>
              <w:rPr>
                <w:rFonts w:asciiTheme="minorHAnsi" w:hAnsiTheme="minorHAnsi"/>
                <w:sz w:val="22"/>
                <w:szCs w:val="22"/>
                <w:lang w:eastAsia="en-CA"/>
              </w:rPr>
              <w:t>Date and</w:t>
            </w:r>
          </w:p>
          <w:p w14:paraId="2D1CF640" w14:textId="77777777" w:rsidR="007C15BA" w:rsidRDefault="007C15BA" w:rsidP="007C15BA">
            <w:pPr>
              <w:ind w:left="1440"/>
              <w:rPr>
                <w:rFonts w:asciiTheme="minorHAnsi" w:hAnsiTheme="minorHAnsi"/>
                <w:sz w:val="22"/>
                <w:szCs w:val="22"/>
                <w:lang w:eastAsia="en-CA"/>
              </w:rPr>
            </w:pPr>
            <w:r>
              <w:rPr>
                <w:rFonts w:asciiTheme="minorHAnsi" w:hAnsiTheme="minorHAnsi"/>
                <w:sz w:val="22"/>
                <w:szCs w:val="22"/>
                <w:lang w:eastAsia="en-CA"/>
              </w:rPr>
              <w:t>Ariel.ServiceBreakEnd</w:t>
            </w:r>
            <w:r w:rsidR="00D962A8">
              <w:rPr>
                <w:rFonts w:asciiTheme="minorHAnsi" w:hAnsiTheme="minorHAnsi"/>
                <w:sz w:val="22"/>
                <w:szCs w:val="22"/>
                <w:lang w:eastAsia="en-CA"/>
              </w:rPr>
              <w:t>Date &gt;</w:t>
            </w:r>
            <w:r w:rsidR="00DE4531">
              <w:rPr>
                <w:rFonts w:asciiTheme="minorHAnsi" w:hAnsiTheme="minorHAnsi"/>
                <w:sz w:val="22"/>
                <w:szCs w:val="22"/>
                <w:lang w:eastAsia="en-CA"/>
              </w:rPr>
              <w:t>=</w:t>
            </w:r>
            <w:r w:rsidR="00D962A8">
              <w:rPr>
                <w:rFonts w:asciiTheme="minorHAnsi" w:hAnsiTheme="minorHAnsi"/>
                <w:sz w:val="22"/>
                <w:szCs w:val="22"/>
                <w:lang w:eastAsia="en-CA"/>
              </w:rPr>
              <w:t xml:space="preserve"> Dec 31</w:t>
            </w:r>
            <w:r>
              <w:rPr>
                <w:rFonts w:asciiTheme="minorHAnsi" w:hAnsiTheme="minorHAnsi"/>
                <w:sz w:val="22"/>
                <w:szCs w:val="22"/>
                <w:lang w:eastAsia="en-CA"/>
              </w:rPr>
              <w:t xml:space="preserve"> </w:t>
            </w:r>
            <w:r w:rsidR="00D962A8">
              <w:rPr>
                <w:rFonts w:asciiTheme="minorHAnsi" w:hAnsiTheme="minorHAnsi"/>
                <w:sz w:val="22"/>
                <w:szCs w:val="22"/>
                <w:lang w:eastAsia="en-CA"/>
              </w:rPr>
              <w:t xml:space="preserve">of </w:t>
            </w:r>
            <w:r>
              <w:rPr>
                <w:rFonts w:asciiTheme="minorHAnsi" w:hAnsiTheme="minorHAnsi"/>
                <w:sz w:val="22"/>
                <w:szCs w:val="22"/>
                <w:lang w:eastAsia="en-CA"/>
              </w:rPr>
              <w:t xml:space="preserve"> Year</w:t>
            </w:r>
            <w:r w:rsidR="00A93D6A">
              <w:rPr>
                <w:rFonts w:asciiTheme="minorHAnsi" w:hAnsiTheme="minorHAnsi"/>
                <w:sz w:val="22"/>
                <w:szCs w:val="22"/>
                <w:lang w:eastAsia="en-CA"/>
              </w:rPr>
              <w:t xml:space="preserve"> </w:t>
            </w:r>
            <w:r>
              <w:rPr>
                <w:rFonts w:asciiTheme="minorHAnsi" w:hAnsiTheme="minorHAnsi"/>
                <w:sz w:val="22"/>
                <w:szCs w:val="22"/>
                <w:lang w:eastAsia="en-CA"/>
              </w:rPr>
              <w:t>Of</w:t>
            </w:r>
            <w:r w:rsidR="00A93D6A">
              <w:rPr>
                <w:rFonts w:asciiTheme="minorHAnsi" w:hAnsiTheme="minorHAnsi"/>
                <w:sz w:val="22"/>
                <w:szCs w:val="22"/>
                <w:lang w:eastAsia="en-CA"/>
              </w:rPr>
              <w:t xml:space="preserve"> </w:t>
            </w:r>
            <w:r>
              <w:rPr>
                <w:rFonts w:asciiTheme="minorHAnsi" w:hAnsiTheme="minorHAnsi"/>
                <w:sz w:val="22"/>
                <w:szCs w:val="22"/>
                <w:lang w:eastAsia="en-CA"/>
              </w:rPr>
              <w:t>Collect</w:t>
            </w:r>
            <w:r w:rsidR="00A93D6A">
              <w:rPr>
                <w:rFonts w:asciiTheme="minorHAnsi" w:hAnsiTheme="minorHAnsi"/>
                <w:sz w:val="22"/>
                <w:szCs w:val="22"/>
                <w:lang w:eastAsia="en-CA"/>
              </w:rPr>
              <w:t xml:space="preserve"> </w:t>
            </w:r>
            <w:r>
              <w:rPr>
                <w:rFonts w:asciiTheme="minorHAnsi" w:hAnsiTheme="minorHAnsi"/>
                <w:sz w:val="22"/>
                <w:szCs w:val="22"/>
                <w:lang w:eastAsia="en-CA"/>
              </w:rPr>
              <w:t>Start</w:t>
            </w:r>
            <w:r w:rsidR="00A93D6A">
              <w:rPr>
                <w:rFonts w:asciiTheme="minorHAnsi" w:hAnsiTheme="minorHAnsi"/>
                <w:sz w:val="22"/>
                <w:szCs w:val="22"/>
                <w:lang w:eastAsia="en-CA"/>
              </w:rPr>
              <w:t xml:space="preserve"> </w:t>
            </w:r>
            <w:r>
              <w:rPr>
                <w:rFonts w:asciiTheme="minorHAnsi" w:hAnsiTheme="minorHAnsi"/>
                <w:sz w:val="22"/>
                <w:szCs w:val="22"/>
                <w:lang w:eastAsia="en-CA"/>
              </w:rPr>
              <w:t>Date</w:t>
            </w:r>
            <w:r w:rsidR="00D962A8">
              <w:rPr>
                <w:rFonts w:asciiTheme="minorHAnsi" w:hAnsiTheme="minorHAnsi"/>
                <w:sz w:val="22"/>
                <w:szCs w:val="22"/>
                <w:lang w:eastAsia="en-CA"/>
              </w:rPr>
              <w:t xml:space="preserve"> </w:t>
            </w:r>
          </w:p>
          <w:p w14:paraId="4B1FB636" w14:textId="77777777" w:rsidR="007C15BA" w:rsidRDefault="00D962A8" w:rsidP="00D962A8">
            <w:pPr>
              <w:ind w:left="720"/>
              <w:rPr>
                <w:rFonts w:asciiTheme="minorHAnsi" w:hAnsiTheme="minorHAnsi"/>
                <w:sz w:val="22"/>
                <w:szCs w:val="22"/>
                <w:lang w:eastAsia="en-CA"/>
              </w:rPr>
            </w:pPr>
            <w:r>
              <w:rPr>
                <w:rFonts w:asciiTheme="minorHAnsi" w:hAnsiTheme="minorHAnsi"/>
                <w:sz w:val="22"/>
                <w:szCs w:val="22"/>
                <w:lang w:eastAsia="en-CA"/>
              </w:rPr>
              <w:t>And</w:t>
            </w:r>
          </w:p>
          <w:p w14:paraId="1A9E21F7" w14:textId="77777777" w:rsidR="00D962A8" w:rsidRDefault="00D962A8" w:rsidP="009751FF">
            <w:pPr>
              <w:ind w:left="1440"/>
              <w:rPr>
                <w:rFonts w:asciiTheme="minorHAnsi" w:hAnsiTheme="minorHAnsi"/>
                <w:sz w:val="22"/>
                <w:szCs w:val="22"/>
                <w:lang w:eastAsia="en-CA"/>
              </w:rPr>
            </w:pPr>
            <w:r>
              <w:rPr>
                <w:rFonts w:asciiTheme="minorHAnsi" w:hAnsiTheme="minorHAnsi"/>
                <w:sz w:val="22"/>
                <w:szCs w:val="22"/>
                <w:lang w:eastAsia="en-CA"/>
              </w:rPr>
              <w:t>File.</w:t>
            </w:r>
            <w:r w:rsidR="009B09EC" w:rsidRPr="009B09EC">
              <w:rPr>
                <w:rFonts w:asciiTheme="minorHAnsi" w:hAnsiTheme="minorHAnsi"/>
                <w:sz w:val="22"/>
                <w:szCs w:val="22"/>
                <w:lang w:eastAsia="en-CA"/>
              </w:rPr>
              <w:t>Week</w:t>
            </w:r>
            <w:r>
              <w:rPr>
                <w:rFonts w:asciiTheme="minorHAnsi" w:hAnsiTheme="minorHAnsi"/>
                <w:sz w:val="22"/>
                <w:szCs w:val="22"/>
                <w:lang w:eastAsia="en-CA"/>
              </w:rPr>
              <w:t>s</w:t>
            </w:r>
            <w:r w:rsidR="009B09EC" w:rsidRPr="009B09EC">
              <w:rPr>
                <w:rFonts w:asciiTheme="minorHAnsi" w:hAnsiTheme="minorHAnsi"/>
                <w:sz w:val="22"/>
                <w:szCs w:val="22"/>
                <w:lang w:eastAsia="en-CA"/>
              </w:rPr>
              <w:t xml:space="preserve"> &gt; 0,</w:t>
            </w:r>
            <w:r w:rsidR="009751FF">
              <w:rPr>
                <w:rFonts w:asciiTheme="minorHAnsi" w:hAnsiTheme="minorHAnsi"/>
                <w:sz w:val="22"/>
                <w:szCs w:val="22"/>
                <w:lang w:eastAsia="en-CA"/>
              </w:rPr>
              <w:t xml:space="preserve"> or</w:t>
            </w:r>
          </w:p>
          <w:p w14:paraId="3F89CD3C" w14:textId="77777777" w:rsidR="00D962A8" w:rsidRDefault="00D962A8" w:rsidP="009751FF">
            <w:pPr>
              <w:ind w:left="1440"/>
              <w:rPr>
                <w:rFonts w:asciiTheme="minorHAnsi" w:hAnsiTheme="minorHAnsi"/>
                <w:sz w:val="22"/>
                <w:szCs w:val="22"/>
                <w:lang w:eastAsia="en-CA"/>
              </w:rPr>
            </w:pPr>
            <w:r>
              <w:rPr>
                <w:rFonts w:asciiTheme="minorHAnsi" w:hAnsiTheme="minorHAnsi"/>
                <w:sz w:val="22"/>
                <w:szCs w:val="22"/>
                <w:lang w:eastAsia="en-CA"/>
              </w:rPr>
              <w:t>File.LowContributions &gt; 0</w:t>
            </w:r>
            <w:r w:rsidR="009751FF">
              <w:rPr>
                <w:rFonts w:asciiTheme="minorHAnsi" w:hAnsiTheme="minorHAnsi"/>
                <w:sz w:val="22"/>
                <w:szCs w:val="22"/>
                <w:lang w:eastAsia="en-CA"/>
              </w:rPr>
              <w:t>, or</w:t>
            </w:r>
          </w:p>
          <w:p w14:paraId="24933BBC" w14:textId="77777777" w:rsidR="00D962A8" w:rsidRDefault="00D962A8" w:rsidP="00D962A8">
            <w:pPr>
              <w:ind w:left="1440"/>
              <w:rPr>
                <w:rFonts w:asciiTheme="minorHAnsi" w:hAnsiTheme="minorHAnsi"/>
                <w:sz w:val="22"/>
                <w:szCs w:val="22"/>
                <w:lang w:eastAsia="en-CA"/>
              </w:rPr>
            </w:pPr>
            <w:r>
              <w:rPr>
                <w:rFonts w:asciiTheme="minorHAnsi" w:hAnsiTheme="minorHAnsi"/>
                <w:sz w:val="22"/>
                <w:szCs w:val="22"/>
                <w:lang w:eastAsia="en-CA"/>
              </w:rPr>
              <w:t>File.</w:t>
            </w:r>
            <w:r w:rsidR="009B09EC" w:rsidRPr="009B09EC">
              <w:rPr>
                <w:rFonts w:asciiTheme="minorHAnsi" w:hAnsiTheme="minorHAnsi"/>
                <w:sz w:val="22"/>
                <w:szCs w:val="22"/>
                <w:lang w:eastAsia="en-CA"/>
              </w:rPr>
              <w:t>High</w:t>
            </w:r>
            <w:r>
              <w:rPr>
                <w:rFonts w:asciiTheme="minorHAnsi" w:hAnsiTheme="minorHAnsi"/>
                <w:sz w:val="22"/>
                <w:szCs w:val="22"/>
                <w:lang w:eastAsia="en-CA"/>
              </w:rPr>
              <w:t xml:space="preserve">Contributions </w:t>
            </w:r>
            <w:r w:rsidR="009B09EC" w:rsidRPr="009B09EC">
              <w:rPr>
                <w:rFonts w:asciiTheme="minorHAnsi" w:hAnsiTheme="minorHAnsi"/>
                <w:sz w:val="22"/>
                <w:szCs w:val="22"/>
                <w:lang w:eastAsia="en-CA"/>
              </w:rPr>
              <w:t>&gt; 0</w:t>
            </w:r>
            <w:r w:rsidR="009751FF">
              <w:rPr>
                <w:rFonts w:asciiTheme="minorHAnsi" w:hAnsiTheme="minorHAnsi"/>
                <w:sz w:val="22"/>
                <w:szCs w:val="22"/>
                <w:lang w:eastAsia="en-CA"/>
              </w:rPr>
              <w:t>, or</w:t>
            </w:r>
          </w:p>
          <w:p w14:paraId="3F6752F8" w14:textId="77777777" w:rsidR="009B09EC" w:rsidRDefault="00D962A8" w:rsidP="00D962A8">
            <w:pPr>
              <w:ind w:left="1440"/>
              <w:rPr>
                <w:rFonts w:asciiTheme="minorHAnsi" w:hAnsiTheme="minorHAnsi"/>
                <w:sz w:val="22"/>
                <w:szCs w:val="22"/>
                <w:lang w:eastAsia="en-CA"/>
              </w:rPr>
            </w:pPr>
            <w:r>
              <w:rPr>
                <w:rFonts w:asciiTheme="minorHAnsi" w:hAnsiTheme="minorHAnsi"/>
                <w:sz w:val="22"/>
                <w:szCs w:val="22"/>
                <w:lang w:eastAsia="en-CA"/>
              </w:rPr>
              <w:t>File.</w:t>
            </w:r>
            <w:r w:rsidR="009B09EC" w:rsidRPr="009B09EC">
              <w:rPr>
                <w:rFonts w:asciiTheme="minorHAnsi" w:hAnsiTheme="minorHAnsi"/>
                <w:sz w:val="22"/>
                <w:szCs w:val="22"/>
                <w:lang w:eastAsia="en-CA"/>
              </w:rPr>
              <w:t xml:space="preserve">PA &gt; 0  </w:t>
            </w:r>
          </w:p>
          <w:p w14:paraId="79E6CC5B" w14:textId="77777777" w:rsidR="009751FF" w:rsidRDefault="009751FF" w:rsidP="009B09EC">
            <w:pPr>
              <w:ind w:left="0"/>
              <w:rPr>
                <w:rFonts w:asciiTheme="minorHAnsi" w:hAnsiTheme="minorHAnsi"/>
                <w:sz w:val="22"/>
                <w:szCs w:val="22"/>
                <w:lang w:eastAsia="en-CA"/>
              </w:rPr>
            </w:pPr>
          </w:p>
          <w:p w14:paraId="263ABE37" w14:textId="77777777" w:rsidR="009B09EC" w:rsidRPr="00844691" w:rsidRDefault="009B09EC" w:rsidP="009B09EC">
            <w:pPr>
              <w:ind w:left="0"/>
              <w:rPr>
                <w:rFonts w:asciiTheme="minorHAnsi" w:hAnsiTheme="minorHAnsi"/>
                <w:sz w:val="22"/>
                <w:szCs w:val="22"/>
                <w:u w:val="single"/>
                <w:lang w:eastAsia="en-CA"/>
              </w:rPr>
            </w:pPr>
            <w:r w:rsidRPr="00844691">
              <w:rPr>
                <w:rFonts w:asciiTheme="minorHAnsi" w:hAnsiTheme="minorHAnsi"/>
                <w:sz w:val="22"/>
                <w:szCs w:val="22"/>
                <w:u w:val="single"/>
                <w:lang w:eastAsia="en-CA"/>
              </w:rPr>
              <w:t>Events</w:t>
            </w:r>
          </w:p>
          <w:p w14:paraId="1063857E" w14:textId="77777777" w:rsidR="00C768FD" w:rsidRDefault="00C768FD" w:rsidP="00C768FD">
            <w:pPr>
              <w:ind w:left="0"/>
              <w:rPr>
                <w:rFonts w:asciiTheme="minorHAnsi" w:hAnsiTheme="minorHAnsi"/>
                <w:sz w:val="22"/>
                <w:szCs w:val="22"/>
                <w:lang w:eastAsia="en-CA"/>
              </w:rPr>
            </w:pPr>
            <w:r>
              <w:rPr>
                <w:rFonts w:asciiTheme="minorHAnsi" w:hAnsiTheme="minorHAnsi"/>
                <w:sz w:val="22"/>
                <w:szCs w:val="22"/>
                <w:lang w:eastAsia="en-CA"/>
              </w:rPr>
              <w:t>Validation will have to be executed twice:</w:t>
            </w:r>
          </w:p>
          <w:p w14:paraId="5504DAC9" w14:textId="77777777" w:rsidR="00C768FD" w:rsidRDefault="00C768FD" w:rsidP="00C768FD">
            <w:pPr>
              <w:ind w:left="0"/>
              <w:rPr>
                <w:rFonts w:asciiTheme="minorHAnsi" w:hAnsiTheme="minorHAnsi"/>
                <w:sz w:val="22"/>
                <w:szCs w:val="22"/>
                <w:lang w:eastAsia="en-CA"/>
              </w:rPr>
            </w:pPr>
          </w:p>
          <w:p w14:paraId="41D12ACB" w14:textId="364A2AB6" w:rsidR="00C768FD" w:rsidRDefault="00C768FD" w:rsidP="00C768FD">
            <w:pPr>
              <w:ind w:left="0"/>
              <w:rPr>
                <w:rFonts w:asciiTheme="minorHAnsi" w:hAnsiTheme="minorHAnsi"/>
                <w:sz w:val="22"/>
                <w:szCs w:val="22"/>
                <w:lang w:eastAsia="en-CA"/>
              </w:rPr>
            </w:pPr>
            <w:r w:rsidRPr="000B3C67">
              <w:rPr>
                <w:rFonts w:asciiTheme="minorHAnsi" w:hAnsiTheme="minorHAnsi"/>
                <w:b/>
                <w:sz w:val="22"/>
                <w:szCs w:val="22"/>
                <w:lang w:eastAsia="en-CA"/>
              </w:rPr>
              <w:t>For current year:</w:t>
            </w:r>
          </w:p>
          <w:p w14:paraId="36A000E6" w14:textId="77777777" w:rsidR="009B09EC" w:rsidRDefault="009B09EC" w:rsidP="009B09EC">
            <w:pPr>
              <w:ind w:left="0"/>
              <w:rPr>
                <w:rFonts w:asciiTheme="minorHAnsi" w:hAnsiTheme="minorHAnsi"/>
                <w:sz w:val="22"/>
                <w:szCs w:val="22"/>
                <w:lang w:eastAsia="en-CA"/>
              </w:rPr>
            </w:pPr>
            <w:r>
              <w:rPr>
                <w:rFonts w:asciiTheme="minorHAnsi" w:hAnsiTheme="minorHAnsi"/>
                <w:sz w:val="22"/>
                <w:szCs w:val="22"/>
                <w:lang w:eastAsia="en-CA"/>
              </w:rPr>
              <w:t xml:space="preserve">Reject the member if </w:t>
            </w:r>
          </w:p>
          <w:p w14:paraId="334F44E2" w14:textId="77777777" w:rsidR="00D962A8" w:rsidRDefault="00D962A8" w:rsidP="00D962A8">
            <w:pPr>
              <w:ind w:left="720"/>
              <w:rPr>
                <w:rFonts w:asciiTheme="minorHAnsi" w:hAnsiTheme="minorHAnsi"/>
                <w:sz w:val="22"/>
                <w:szCs w:val="22"/>
                <w:lang w:eastAsia="en-CA"/>
              </w:rPr>
            </w:pPr>
            <w:r>
              <w:rPr>
                <w:rFonts w:asciiTheme="minorHAnsi" w:hAnsiTheme="minorHAnsi"/>
                <w:sz w:val="22"/>
                <w:szCs w:val="22"/>
                <w:lang w:eastAsia="en-CA"/>
              </w:rPr>
              <w:t>File.SIN = Ariel.SIN</w:t>
            </w:r>
          </w:p>
          <w:p w14:paraId="031256F7" w14:textId="77777777" w:rsidR="00D962A8" w:rsidRDefault="00D962A8" w:rsidP="00D962A8">
            <w:pPr>
              <w:ind w:left="720"/>
              <w:rPr>
                <w:rFonts w:asciiTheme="minorHAnsi" w:hAnsiTheme="minorHAnsi"/>
                <w:sz w:val="22"/>
                <w:szCs w:val="22"/>
                <w:lang w:eastAsia="en-CA"/>
              </w:rPr>
            </w:pPr>
            <w:r>
              <w:rPr>
                <w:rFonts w:asciiTheme="minorHAnsi" w:hAnsiTheme="minorHAnsi"/>
                <w:sz w:val="22"/>
                <w:szCs w:val="22"/>
                <w:lang w:eastAsia="en-CA"/>
              </w:rPr>
              <w:t>And</w:t>
            </w:r>
          </w:p>
          <w:p w14:paraId="719EF26E" w14:textId="77777777" w:rsidR="00D962A8" w:rsidRDefault="00D962A8" w:rsidP="00D962A8">
            <w:pPr>
              <w:ind w:left="720"/>
              <w:rPr>
                <w:rFonts w:asciiTheme="minorHAnsi" w:hAnsiTheme="minorHAnsi"/>
                <w:sz w:val="22"/>
                <w:szCs w:val="22"/>
                <w:lang w:eastAsia="en-CA"/>
              </w:rPr>
            </w:pPr>
            <w:r>
              <w:rPr>
                <w:rFonts w:asciiTheme="minorHAnsi" w:hAnsiTheme="minorHAnsi"/>
                <w:sz w:val="22"/>
                <w:szCs w:val="22"/>
                <w:lang w:eastAsia="en-CA"/>
              </w:rPr>
              <w:t>File.Employer = Ariel.Employer</w:t>
            </w:r>
          </w:p>
          <w:p w14:paraId="79C768B6" w14:textId="77777777" w:rsidR="00D962A8" w:rsidRDefault="00D962A8" w:rsidP="00D962A8">
            <w:pPr>
              <w:ind w:left="720"/>
              <w:rPr>
                <w:rFonts w:asciiTheme="minorHAnsi" w:hAnsiTheme="minorHAnsi"/>
                <w:sz w:val="22"/>
                <w:szCs w:val="22"/>
                <w:lang w:eastAsia="en-CA"/>
              </w:rPr>
            </w:pPr>
            <w:r>
              <w:rPr>
                <w:rFonts w:asciiTheme="minorHAnsi" w:hAnsiTheme="minorHAnsi"/>
                <w:sz w:val="22"/>
                <w:szCs w:val="22"/>
                <w:lang w:eastAsia="en-CA"/>
              </w:rPr>
              <w:t>And</w:t>
            </w:r>
          </w:p>
          <w:p w14:paraId="7208FD88" w14:textId="77777777" w:rsidR="00B366FA" w:rsidRDefault="00B366FA" w:rsidP="00B366FA">
            <w:pPr>
              <w:ind w:left="1440"/>
              <w:rPr>
                <w:rFonts w:asciiTheme="minorHAnsi" w:hAnsiTheme="minorHAnsi"/>
                <w:sz w:val="22"/>
                <w:szCs w:val="22"/>
                <w:lang w:eastAsia="en-CA"/>
              </w:rPr>
            </w:pPr>
            <w:r>
              <w:rPr>
                <w:rFonts w:asciiTheme="minorHAnsi" w:hAnsiTheme="minorHAnsi"/>
                <w:sz w:val="22"/>
                <w:szCs w:val="22"/>
                <w:lang w:eastAsia="en-CA"/>
              </w:rPr>
              <w:t xml:space="preserve">{ </w:t>
            </w:r>
          </w:p>
          <w:p w14:paraId="5DF34E81" w14:textId="77777777" w:rsidR="00D962A8" w:rsidRDefault="00D962A8" w:rsidP="00B366FA">
            <w:pPr>
              <w:ind w:left="1440"/>
              <w:rPr>
                <w:rFonts w:asciiTheme="minorHAnsi" w:hAnsiTheme="minorHAnsi"/>
                <w:sz w:val="22"/>
                <w:szCs w:val="22"/>
                <w:lang w:eastAsia="en-CA"/>
              </w:rPr>
            </w:pPr>
            <w:r>
              <w:rPr>
                <w:rFonts w:asciiTheme="minorHAnsi" w:hAnsiTheme="minorHAnsi"/>
                <w:sz w:val="22"/>
                <w:szCs w:val="22"/>
                <w:lang w:eastAsia="en-CA"/>
              </w:rPr>
              <w:t>Ariel.Service Break = LTD where</w:t>
            </w:r>
          </w:p>
          <w:p w14:paraId="5A178DB1" w14:textId="77777777" w:rsidR="00D962A8" w:rsidRDefault="00D962A8" w:rsidP="00B366FA">
            <w:pPr>
              <w:ind w:left="2160"/>
              <w:rPr>
                <w:rFonts w:asciiTheme="minorHAnsi" w:hAnsiTheme="minorHAnsi"/>
                <w:sz w:val="22"/>
                <w:szCs w:val="22"/>
                <w:lang w:eastAsia="en-CA"/>
              </w:rPr>
            </w:pPr>
            <w:r>
              <w:rPr>
                <w:rFonts w:asciiTheme="minorHAnsi" w:hAnsiTheme="minorHAnsi"/>
                <w:sz w:val="22"/>
                <w:szCs w:val="22"/>
                <w:lang w:eastAsia="en-CA"/>
              </w:rPr>
              <w:t>Ariel.ServiceBreakStartDate &lt;= January 1 of Year</w:t>
            </w:r>
            <w:r w:rsidR="009751FF">
              <w:rPr>
                <w:rFonts w:asciiTheme="minorHAnsi" w:hAnsiTheme="minorHAnsi"/>
                <w:sz w:val="22"/>
                <w:szCs w:val="22"/>
                <w:lang w:eastAsia="en-CA"/>
              </w:rPr>
              <w:t xml:space="preserve"> </w:t>
            </w:r>
            <w:r>
              <w:rPr>
                <w:rFonts w:asciiTheme="minorHAnsi" w:hAnsiTheme="minorHAnsi"/>
                <w:sz w:val="22"/>
                <w:szCs w:val="22"/>
                <w:lang w:eastAsia="en-CA"/>
              </w:rPr>
              <w:t>Of</w:t>
            </w:r>
            <w:r w:rsidR="009751FF">
              <w:rPr>
                <w:rFonts w:asciiTheme="minorHAnsi" w:hAnsiTheme="minorHAnsi"/>
                <w:sz w:val="22"/>
                <w:szCs w:val="22"/>
                <w:lang w:eastAsia="en-CA"/>
              </w:rPr>
              <w:t xml:space="preserve">  File.EmploymentEndDate or File.DeathDate,</w:t>
            </w:r>
            <w:r>
              <w:rPr>
                <w:rFonts w:asciiTheme="minorHAnsi" w:hAnsiTheme="minorHAnsi"/>
                <w:sz w:val="22"/>
                <w:szCs w:val="22"/>
                <w:lang w:eastAsia="en-CA"/>
              </w:rPr>
              <w:t xml:space="preserve"> and</w:t>
            </w:r>
          </w:p>
          <w:p w14:paraId="54A3AF8B" w14:textId="1D0F38B4" w:rsidR="00A93D6A" w:rsidRDefault="00A93D6A" w:rsidP="00B366FA">
            <w:pPr>
              <w:ind w:left="2160"/>
              <w:rPr>
                <w:rFonts w:asciiTheme="minorHAnsi" w:hAnsiTheme="minorHAnsi"/>
                <w:sz w:val="22"/>
                <w:szCs w:val="22"/>
                <w:lang w:eastAsia="en-CA"/>
              </w:rPr>
            </w:pPr>
            <w:r>
              <w:rPr>
                <w:rFonts w:asciiTheme="minorHAnsi" w:hAnsiTheme="minorHAnsi"/>
                <w:sz w:val="22"/>
                <w:szCs w:val="22"/>
                <w:lang w:eastAsia="en-CA"/>
              </w:rPr>
              <w:t>Ariel.ServiceBreakEndDate &gt;</w:t>
            </w:r>
            <w:r w:rsidR="00DE4531">
              <w:rPr>
                <w:rFonts w:asciiTheme="minorHAnsi" w:hAnsiTheme="minorHAnsi"/>
                <w:sz w:val="22"/>
                <w:szCs w:val="22"/>
                <w:lang w:eastAsia="en-CA"/>
              </w:rPr>
              <w:t>=</w:t>
            </w:r>
            <w:r>
              <w:rPr>
                <w:rFonts w:asciiTheme="minorHAnsi" w:hAnsiTheme="minorHAnsi"/>
                <w:sz w:val="22"/>
                <w:szCs w:val="22"/>
                <w:lang w:eastAsia="en-CA"/>
              </w:rPr>
              <w:t xml:space="preserve">(File.EmploymentEndDate or File.DeathDate) </w:t>
            </w:r>
          </w:p>
          <w:p w14:paraId="26924515" w14:textId="77777777" w:rsidR="00D962A8" w:rsidRDefault="00D962A8" w:rsidP="00B366FA">
            <w:pPr>
              <w:ind w:left="1440"/>
              <w:rPr>
                <w:rFonts w:asciiTheme="minorHAnsi" w:hAnsiTheme="minorHAnsi"/>
                <w:sz w:val="22"/>
                <w:szCs w:val="22"/>
                <w:lang w:eastAsia="en-CA"/>
              </w:rPr>
            </w:pPr>
            <w:r>
              <w:rPr>
                <w:rFonts w:asciiTheme="minorHAnsi" w:hAnsiTheme="minorHAnsi"/>
                <w:sz w:val="22"/>
                <w:szCs w:val="22"/>
                <w:lang w:eastAsia="en-CA"/>
              </w:rPr>
              <w:t>And</w:t>
            </w:r>
          </w:p>
          <w:p w14:paraId="54710B72" w14:textId="77777777" w:rsidR="00D962A8" w:rsidRDefault="00D962A8" w:rsidP="00B366FA">
            <w:pPr>
              <w:ind w:left="2160"/>
              <w:rPr>
                <w:rFonts w:asciiTheme="minorHAnsi" w:hAnsiTheme="minorHAnsi"/>
                <w:sz w:val="22"/>
                <w:szCs w:val="22"/>
                <w:lang w:eastAsia="en-CA"/>
              </w:rPr>
            </w:pPr>
            <w:r>
              <w:rPr>
                <w:rFonts w:asciiTheme="minorHAnsi" w:hAnsiTheme="minorHAnsi"/>
                <w:sz w:val="22"/>
                <w:szCs w:val="22"/>
                <w:lang w:eastAsia="en-CA"/>
              </w:rPr>
              <w:t>File.</w:t>
            </w:r>
            <w:r w:rsidRPr="009B09EC">
              <w:rPr>
                <w:rFonts w:asciiTheme="minorHAnsi" w:hAnsiTheme="minorHAnsi"/>
                <w:sz w:val="22"/>
                <w:szCs w:val="22"/>
                <w:lang w:eastAsia="en-CA"/>
              </w:rPr>
              <w:t>Week</w:t>
            </w:r>
            <w:r>
              <w:rPr>
                <w:rFonts w:asciiTheme="minorHAnsi" w:hAnsiTheme="minorHAnsi"/>
                <w:sz w:val="22"/>
                <w:szCs w:val="22"/>
                <w:lang w:eastAsia="en-CA"/>
              </w:rPr>
              <w:t>s</w:t>
            </w:r>
            <w:r w:rsidR="00B366FA">
              <w:rPr>
                <w:rFonts w:asciiTheme="minorHAnsi" w:hAnsiTheme="minorHAnsi"/>
                <w:sz w:val="22"/>
                <w:szCs w:val="22"/>
                <w:lang w:eastAsia="en-CA"/>
              </w:rPr>
              <w:t>_CurrentYear</w:t>
            </w:r>
            <w:r w:rsidRPr="009B09EC">
              <w:rPr>
                <w:rFonts w:asciiTheme="minorHAnsi" w:hAnsiTheme="minorHAnsi"/>
                <w:sz w:val="22"/>
                <w:szCs w:val="22"/>
                <w:lang w:eastAsia="en-CA"/>
              </w:rPr>
              <w:t xml:space="preserve"> &gt; 0,</w:t>
            </w:r>
            <w:r w:rsidR="00B366FA">
              <w:rPr>
                <w:rFonts w:asciiTheme="minorHAnsi" w:hAnsiTheme="minorHAnsi"/>
                <w:sz w:val="22"/>
                <w:szCs w:val="22"/>
                <w:lang w:eastAsia="en-CA"/>
              </w:rPr>
              <w:t xml:space="preserve"> or</w:t>
            </w:r>
          </w:p>
          <w:p w14:paraId="0FD105EF" w14:textId="77777777" w:rsidR="00D962A8" w:rsidRDefault="00D962A8" w:rsidP="00B366FA">
            <w:pPr>
              <w:ind w:left="2160"/>
              <w:rPr>
                <w:rFonts w:asciiTheme="minorHAnsi" w:hAnsiTheme="minorHAnsi"/>
                <w:sz w:val="22"/>
                <w:szCs w:val="22"/>
                <w:lang w:eastAsia="en-CA"/>
              </w:rPr>
            </w:pPr>
            <w:r>
              <w:rPr>
                <w:rFonts w:asciiTheme="minorHAnsi" w:hAnsiTheme="minorHAnsi"/>
                <w:sz w:val="22"/>
                <w:szCs w:val="22"/>
                <w:lang w:eastAsia="en-CA"/>
              </w:rPr>
              <w:t>File.</w:t>
            </w:r>
            <w:r w:rsidR="009751FF">
              <w:t xml:space="preserve"> </w:t>
            </w:r>
            <w:r w:rsidR="009751FF" w:rsidRPr="009751FF">
              <w:rPr>
                <w:rFonts w:asciiTheme="minorHAnsi" w:hAnsiTheme="minorHAnsi"/>
                <w:sz w:val="22"/>
                <w:szCs w:val="22"/>
                <w:lang w:eastAsia="en-CA"/>
              </w:rPr>
              <w:t>LowContributions_CurrentYear</w:t>
            </w:r>
            <w:r>
              <w:rPr>
                <w:rFonts w:asciiTheme="minorHAnsi" w:hAnsiTheme="minorHAnsi"/>
                <w:sz w:val="22"/>
                <w:szCs w:val="22"/>
                <w:lang w:eastAsia="en-CA"/>
              </w:rPr>
              <w:t xml:space="preserve"> &gt; 0</w:t>
            </w:r>
            <w:r w:rsidR="00B366FA">
              <w:rPr>
                <w:rFonts w:asciiTheme="minorHAnsi" w:hAnsiTheme="minorHAnsi"/>
                <w:sz w:val="22"/>
                <w:szCs w:val="22"/>
                <w:lang w:eastAsia="en-CA"/>
              </w:rPr>
              <w:t>, or</w:t>
            </w:r>
          </w:p>
          <w:p w14:paraId="60DD5C6B" w14:textId="77777777" w:rsidR="009751FF" w:rsidRDefault="00D962A8" w:rsidP="00B366FA">
            <w:pPr>
              <w:ind w:left="2160"/>
              <w:rPr>
                <w:rFonts w:asciiTheme="minorHAnsi" w:hAnsiTheme="minorHAnsi"/>
                <w:sz w:val="22"/>
                <w:szCs w:val="22"/>
                <w:lang w:eastAsia="en-CA"/>
              </w:rPr>
            </w:pPr>
            <w:r>
              <w:rPr>
                <w:rFonts w:asciiTheme="minorHAnsi" w:hAnsiTheme="minorHAnsi"/>
                <w:sz w:val="22"/>
                <w:szCs w:val="22"/>
                <w:lang w:eastAsia="en-CA"/>
              </w:rPr>
              <w:t>File.</w:t>
            </w:r>
            <w:r w:rsidR="009751FF" w:rsidRPr="009751FF">
              <w:rPr>
                <w:rFonts w:asciiTheme="minorHAnsi" w:hAnsiTheme="minorHAnsi"/>
                <w:sz w:val="22"/>
                <w:szCs w:val="22"/>
                <w:lang w:eastAsia="en-CA"/>
              </w:rPr>
              <w:t xml:space="preserve"> </w:t>
            </w:r>
            <w:r w:rsidR="009751FF">
              <w:rPr>
                <w:rFonts w:asciiTheme="minorHAnsi" w:hAnsiTheme="minorHAnsi"/>
                <w:sz w:val="22"/>
                <w:szCs w:val="22"/>
                <w:lang w:eastAsia="en-CA"/>
              </w:rPr>
              <w:t>High</w:t>
            </w:r>
            <w:r w:rsidR="009751FF" w:rsidRPr="009751FF">
              <w:rPr>
                <w:rFonts w:asciiTheme="minorHAnsi" w:hAnsiTheme="minorHAnsi"/>
                <w:sz w:val="22"/>
                <w:szCs w:val="22"/>
                <w:lang w:eastAsia="en-CA"/>
              </w:rPr>
              <w:t>Contributions_CurrentYear</w:t>
            </w:r>
            <w:r w:rsidR="009751FF">
              <w:rPr>
                <w:rFonts w:asciiTheme="minorHAnsi" w:hAnsiTheme="minorHAnsi"/>
                <w:sz w:val="22"/>
                <w:szCs w:val="22"/>
                <w:lang w:eastAsia="en-CA"/>
              </w:rPr>
              <w:t xml:space="preserve"> &gt; 0</w:t>
            </w:r>
            <w:r w:rsidR="00B366FA">
              <w:rPr>
                <w:rFonts w:asciiTheme="minorHAnsi" w:hAnsiTheme="minorHAnsi"/>
                <w:sz w:val="22"/>
                <w:szCs w:val="22"/>
                <w:lang w:eastAsia="en-CA"/>
              </w:rPr>
              <w:t>, or</w:t>
            </w:r>
          </w:p>
          <w:p w14:paraId="272F505C" w14:textId="77777777" w:rsidR="00D962A8" w:rsidRDefault="00D962A8" w:rsidP="00B366FA">
            <w:pPr>
              <w:ind w:left="2160"/>
              <w:rPr>
                <w:rFonts w:asciiTheme="minorHAnsi" w:hAnsiTheme="minorHAnsi"/>
                <w:sz w:val="22"/>
                <w:szCs w:val="22"/>
                <w:lang w:eastAsia="en-CA"/>
              </w:rPr>
            </w:pPr>
            <w:r>
              <w:rPr>
                <w:rFonts w:asciiTheme="minorHAnsi" w:hAnsiTheme="minorHAnsi"/>
                <w:sz w:val="22"/>
                <w:szCs w:val="22"/>
                <w:lang w:eastAsia="en-CA"/>
              </w:rPr>
              <w:t>File.</w:t>
            </w:r>
            <w:r w:rsidRPr="009B09EC">
              <w:rPr>
                <w:rFonts w:asciiTheme="minorHAnsi" w:hAnsiTheme="minorHAnsi"/>
                <w:sz w:val="22"/>
                <w:szCs w:val="22"/>
                <w:lang w:eastAsia="en-CA"/>
              </w:rPr>
              <w:t>PA</w:t>
            </w:r>
            <w:r w:rsidR="00B366FA">
              <w:rPr>
                <w:rFonts w:asciiTheme="minorHAnsi" w:hAnsiTheme="minorHAnsi"/>
                <w:sz w:val="22"/>
                <w:szCs w:val="22"/>
                <w:lang w:eastAsia="en-CA"/>
              </w:rPr>
              <w:t xml:space="preserve">_CurrentYear &gt; 0 </w:t>
            </w:r>
          </w:p>
          <w:p w14:paraId="5D2AAAF1" w14:textId="77777777" w:rsidR="007C15BA" w:rsidRDefault="00B366FA" w:rsidP="007B6FA8">
            <w:pPr>
              <w:ind w:left="1440"/>
              <w:rPr>
                <w:rFonts w:asciiTheme="minorHAnsi" w:hAnsiTheme="minorHAnsi"/>
                <w:sz w:val="22"/>
                <w:szCs w:val="22"/>
                <w:lang w:eastAsia="en-CA"/>
              </w:rPr>
            </w:pPr>
            <w:r>
              <w:rPr>
                <w:rFonts w:asciiTheme="minorHAnsi" w:hAnsiTheme="minorHAnsi"/>
                <w:sz w:val="22"/>
                <w:szCs w:val="22"/>
                <w:lang w:eastAsia="en-CA"/>
              </w:rPr>
              <w:t>}</w:t>
            </w:r>
          </w:p>
          <w:p w14:paraId="71252083" w14:textId="77777777" w:rsidR="00C768FD" w:rsidRPr="000B3C67" w:rsidRDefault="00C768FD" w:rsidP="00C768FD">
            <w:pPr>
              <w:ind w:left="0"/>
              <w:rPr>
                <w:rFonts w:asciiTheme="minorHAnsi" w:hAnsiTheme="minorHAnsi"/>
                <w:b/>
                <w:sz w:val="22"/>
                <w:szCs w:val="22"/>
                <w:lang w:eastAsia="en-CA"/>
              </w:rPr>
            </w:pPr>
            <w:r w:rsidRPr="000B3C67">
              <w:rPr>
                <w:rFonts w:asciiTheme="minorHAnsi" w:hAnsiTheme="minorHAnsi"/>
                <w:b/>
                <w:sz w:val="22"/>
                <w:szCs w:val="22"/>
                <w:lang w:eastAsia="en-CA"/>
              </w:rPr>
              <w:t>For previous year:</w:t>
            </w:r>
          </w:p>
          <w:p w14:paraId="385D43F7" w14:textId="77777777" w:rsidR="00C768FD" w:rsidRDefault="00C768FD" w:rsidP="00C768FD">
            <w:pPr>
              <w:ind w:left="0"/>
              <w:rPr>
                <w:rFonts w:asciiTheme="minorHAnsi" w:hAnsiTheme="minorHAnsi"/>
                <w:sz w:val="22"/>
                <w:szCs w:val="22"/>
                <w:lang w:eastAsia="en-CA"/>
              </w:rPr>
            </w:pPr>
            <w:r>
              <w:rPr>
                <w:rFonts w:asciiTheme="minorHAnsi" w:hAnsiTheme="minorHAnsi"/>
                <w:sz w:val="22"/>
                <w:szCs w:val="22"/>
                <w:lang w:eastAsia="en-CA"/>
              </w:rPr>
              <w:t xml:space="preserve">Reject the member if </w:t>
            </w:r>
          </w:p>
          <w:p w14:paraId="6D0536AA" w14:textId="77777777" w:rsidR="00C768FD" w:rsidRDefault="00C768FD" w:rsidP="00C768FD">
            <w:pPr>
              <w:ind w:left="720"/>
              <w:rPr>
                <w:rFonts w:asciiTheme="minorHAnsi" w:hAnsiTheme="minorHAnsi"/>
                <w:sz w:val="22"/>
                <w:szCs w:val="22"/>
                <w:lang w:eastAsia="en-CA"/>
              </w:rPr>
            </w:pPr>
            <w:r>
              <w:rPr>
                <w:rFonts w:asciiTheme="minorHAnsi" w:hAnsiTheme="minorHAnsi"/>
                <w:sz w:val="22"/>
                <w:szCs w:val="22"/>
                <w:lang w:eastAsia="en-CA"/>
              </w:rPr>
              <w:t>File.SIN = Ariel.SIN</w:t>
            </w:r>
          </w:p>
          <w:p w14:paraId="7C0F1316" w14:textId="77777777" w:rsidR="00C768FD" w:rsidRDefault="00C768FD" w:rsidP="00C768FD">
            <w:pPr>
              <w:ind w:left="720"/>
              <w:rPr>
                <w:rFonts w:asciiTheme="minorHAnsi" w:hAnsiTheme="minorHAnsi"/>
                <w:sz w:val="22"/>
                <w:szCs w:val="22"/>
                <w:lang w:eastAsia="en-CA"/>
              </w:rPr>
            </w:pPr>
            <w:r>
              <w:rPr>
                <w:rFonts w:asciiTheme="minorHAnsi" w:hAnsiTheme="minorHAnsi"/>
                <w:sz w:val="22"/>
                <w:szCs w:val="22"/>
                <w:lang w:eastAsia="en-CA"/>
              </w:rPr>
              <w:t>And</w:t>
            </w:r>
          </w:p>
          <w:p w14:paraId="695C3271" w14:textId="77777777" w:rsidR="00C768FD" w:rsidRDefault="00C768FD" w:rsidP="00C768FD">
            <w:pPr>
              <w:ind w:left="720"/>
              <w:rPr>
                <w:rFonts w:asciiTheme="minorHAnsi" w:hAnsiTheme="minorHAnsi"/>
                <w:sz w:val="22"/>
                <w:szCs w:val="22"/>
                <w:lang w:eastAsia="en-CA"/>
              </w:rPr>
            </w:pPr>
            <w:r>
              <w:rPr>
                <w:rFonts w:asciiTheme="minorHAnsi" w:hAnsiTheme="minorHAnsi"/>
                <w:sz w:val="22"/>
                <w:szCs w:val="22"/>
                <w:lang w:eastAsia="en-CA"/>
              </w:rPr>
              <w:t>File.Employer = Ariel.Employer</w:t>
            </w:r>
          </w:p>
          <w:p w14:paraId="11081835" w14:textId="77777777" w:rsidR="00C768FD" w:rsidRDefault="00C768FD" w:rsidP="00C768FD">
            <w:pPr>
              <w:ind w:left="720"/>
              <w:rPr>
                <w:rFonts w:asciiTheme="minorHAnsi" w:hAnsiTheme="minorHAnsi"/>
                <w:sz w:val="22"/>
                <w:szCs w:val="22"/>
                <w:lang w:eastAsia="en-CA"/>
              </w:rPr>
            </w:pPr>
            <w:r>
              <w:rPr>
                <w:rFonts w:asciiTheme="minorHAnsi" w:hAnsiTheme="minorHAnsi"/>
                <w:sz w:val="22"/>
                <w:szCs w:val="22"/>
                <w:lang w:eastAsia="en-CA"/>
              </w:rPr>
              <w:t>And</w:t>
            </w:r>
          </w:p>
          <w:p w14:paraId="4028D99E" w14:textId="77777777" w:rsidR="00B366FA" w:rsidRDefault="00B366FA" w:rsidP="00B366FA">
            <w:pPr>
              <w:ind w:left="1440"/>
              <w:rPr>
                <w:rFonts w:asciiTheme="minorHAnsi" w:hAnsiTheme="minorHAnsi"/>
                <w:sz w:val="22"/>
                <w:szCs w:val="22"/>
                <w:lang w:eastAsia="en-CA"/>
              </w:rPr>
            </w:pPr>
            <w:r>
              <w:rPr>
                <w:rFonts w:asciiTheme="minorHAnsi" w:hAnsiTheme="minorHAnsi"/>
                <w:sz w:val="22"/>
                <w:szCs w:val="22"/>
                <w:lang w:eastAsia="en-CA"/>
              </w:rPr>
              <w:t>{</w:t>
            </w:r>
          </w:p>
          <w:p w14:paraId="7A314D66" w14:textId="77777777" w:rsidR="00B366FA" w:rsidRDefault="00B366FA" w:rsidP="00B366FA">
            <w:pPr>
              <w:ind w:left="1440"/>
              <w:rPr>
                <w:rFonts w:asciiTheme="minorHAnsi" w:hAnsiTheme="minorHAnsi"/>
                <w:sz w:val="22"/>
                <w:szCs w:val="22"/>
                <w:lang w:eastAsia="en-CA"/>
              </w:rPr>
            </w:pPr>
            <w:r>
              <w:rPr>
                <w:rFonts w:asciiTheme="minorHAnsi" w:hAnsiTheme="minorHAnsi"/>
                <w:sz w:val="22"/>
                <w:szCs w:val="22"/>
                <w:lang w:eastAsia="en-CA"/>
              </w:rPr>
              <w:t>Ariel.Service Break = LTD where</w:t>
            </w:r>
          </w:p>
          <w:p w14:paraId="50733B70" w14:textId="77777777" w:rsidR="00B366FA" w:rsidRDefault="00B366FA" w:rsidP="00B366FA">
            <w:pPr>
              <w:ind w:left="2160"/>
              <w:rPr>
                <w:rFonts w:asciiTheme="minorHAnsi" w:hAnsiTheme="minorHAnsi"/>
                <w:sz w:val="22"/>
                <w:szCs w:val="22"/>
                <w:lang w:eastAsia="en-CA"/>
              </w:rPr>
            </w:pPr>
            <w:r>
              <w:rPr>
                <w:rFonts w:asciiTheme="minorHAnsi" w:hAnsiTheme="minorHAnsi"/>
                <w:sz w:val="22"/>
                <w:szCs w:val="22"/>
                <w:lang w:eastAsia="en-CA"/>
              </w:rPr>
              <w:t>Ariel.ServiceBreakStartDate &lt;= January 1 of Year Of  File.EmploymentEndDate – 1year or File.DeathDate – 1year, and</w:t>
            </w:r>
          </w:p>
          <w:p w14:paraId="6FBC1B6A" w14:textId="77777777" w:rsidR="00B366FA" w:rsidRDefault="00B366FA" w:rsidP="00B366FA">
            <w:pPr>
              <w:ind w:left="2160"/>
              <w:rPr>
                <w:rFonts w:asciiTheme="minorHAnsi" w:hAnsiTheme="minorHAnsi"/>
                <w:sz w:val="22"/>
                <w:szCs w:val="22"/>
                <w:lang w:eastAsia="en-CA"/>
              </w:rPr>
            </w:pPr>
            <w:r>
              <w:rPr>
                <w:rFonts w:asciiTheme="minorHAnsi" w:hAnsiTheme="minorHAnsi"/>
                <w:sz w:val="22"/>
                <w:szCs w:val="22"/>
                <w:lang w:eastAsia="en-CA"/>
              </w:rPr>
              <w:t>Ariel.ServiceBreakEndDate &gt;</w:t>
            </w:r>
            <w:r w:rsidR="00DE4531">
              <w:rPr>
                <w:rFonts w:asciiTheme="minorHAnsi" w:hAnsiTheme="minorHAnsi"/>
                <w:sz w:val="22"/>
                <w:szCs w:val="22"/>
                <w:lang w:eastAsia="en-CA"/>
              </w:rPr>
              <w:t>=</w:t>
            </w:r>
            <w:r>
              <w:rPr>
                <w:rFonts w:asciiTheme="minorHAnsi" w:hAnsiTheme="minorHAnsi"/>
                <w:sz w:val="22"/>
                <w:szCs w:val="22"/>
                <w:lang w:eastAsia="en-CA"/>
              </w:rPr>
              <w:t xml:space="preserve"> (File.EmploymentEndDate – 1year or File.DeathDate – 1year) </w:t>
            </w:r>
          </w:p>
          <w:p w14:paraId="1E74A8A5" w14:textId="77777777" w:rsidR="00B366FA" w:rsidRDefault="00B366FA" w:rsidP="00B366FA">
            <w:pPr>
              <w:ind w:left="1440"/>
              <w:rPr>
                <w:rFonts w:asciiTheme="minorHAnsi" w:hAnsiTheme="minorHAnsi"/>
                <w:sz w:val="22"/>
                <w:szCs w:val="22"/>
                <w:lang w:eastAsia="en-CA"/>
              </w:rPr>
            </w:pPr>
            <w:r>
              <w:rPr>
                <w:rFonts w:asciiTheme="minorHAnsi" w:hAnsiTheme="minorHAnsi"/>
                <w:sz w:val="22"/>
                <w:szCs w:val="22"/>
                <w:lang w:eastAsia="en-CA"/>
              </w:rPr>
              <w:t>And</w:t>
            </w:r>
          </w:p>
          <w:p w14:paraId="7C769495" w14:textId="77777777" w:rsidR="00B366FA" w:rsidRDefault="00B366FA" w:rsidP="00B366FA">
            <w:pPr>
              <w:ind w:left="2160"/>
              <w:rPr>
                <w:rFonts w:asciiTheme="minorHAnsi" w:hAnsiTheme="minorHAnsi"/>
                <w:sz w:val="22"/>
                <w:szCs w:val="22"/>
                <w:lang w:eastAsia="en-CA"/>
              </w:rPr>
            </w:pPr>
            <w:r>
              <w:rPr>
                <w:rFonts w:asciiTheme="minorHAnsi" w:hAnsiTheme="minorHAnsi"/>
                <w:sz w:val="22"/>
                <w:szCs w:val="22"/>
                <w:lang w:eastAsia="en-CA"/>
              </w:rPr>
              <w:t>File.</w:t>
            </w:r>
            <w:r w:rsidRPr="009B09EC">
              <w:rPr>
                <w:rFonts w:asciiTheme="minorHAnsi" w:hAnsiTheme="minorHAnsi"/>
                <w:sz w:val="22"/>
                <w:szCs w:val="22"/>
                <w:lang w:eastAsia="en-CA"/>
              </w:rPr>
              <w:t>Week</w:t>
            </w:r>
            <w:r>
              <w:rPr>
                <w:rFonts w:asciiTheme="minorHAnsi" w:hAnsiTheme="minorHAnsi"/>
                <w:sz w:val="22"/>
                <w:szCs w:val="22"/>
                <w:lang w:eastAsia="en-CA"/>
              </w:rPr>
              <w:t>s_PreviousYear</w:t>
            </w:r>
            <w:r w:rsidRPr="009B09EC">
              <w:rPr>
                <w:rFonts w:asciiTheme="minorHAnsi" w:hAnsiTheme="minorHAnsi"/>
                <w:sz w:val="22"/>
                <w:szCs w:val="22"/>
                <w:lang w:eastAsia="en-CA"/>
              </w:rPr>
              <w:t xml:space="preserve"> &gt; 0,</w:t>
            </w:r>
            <w:r>
              <w:rPr>
                <w:rFonts w:asciiTheme="minorHAnsi" w:hAnsiTheme="minorHAnsi"/>
                <w:sz w:val="22"/>
                <w:szCs w:val="22"/>
                <w:lang w:eastAsia="en-CA"/>
              </w:rPr>
              <w:t xml:space="preserve"> or</w:t>
            </w:r>
          </w:p>
          <w:p w14:paraId="6C2F25BE" w14:textId="77777777" w:rsidR="00B366FA" w:rsidRDefault="00B366FA" w:rsidP="00B366FA">
            <w:pPr>
              <w:ind w:left="2160"/>
              <w:rPr>
                <w:rFonts w:asciiTheme="minorHAnsi" w:hAnsiTheme="minorHAnsi"/>
                <w:sz w:val="22"/>
                <w:szCs w:val="22"/>
                <w:lang w:eastAsia="en-CA"/>
              </w:rPr>
            </w:pPr>
            <w:r>
              <w:rPr>
                <w:rFonts w:asciiTheme="minorHAnsi" w:hAnsiTheme="minorHAnsi"/>
                <w:sz w:val="22"/>
                <w:szCs w:val="22"/>
                <w:lang w:eastAsia="en-CA"/>
              </w:rPr>
              <w:t>File.</w:t>
            </w:r>
            <w:r>
              <w:t xml:space="preserve"> </w:t>
            </w:r>
            <w:r w:rsidRPr="009751FF">
              <w:rPr>
                <w:rFonts w:asciiTheme="minorHAnsi" w:hAnsiTheme="minorHAnsi"/>
                <w:sz w:val="22"/>
                <w:szCs w:val="22"/>
                <w:lang w:eastAsia="en-CA"/>
              </w:rPr>
              <w:t>LowContributions_</w:t>
            </w:r>
            <w:r>
              <w:rPr>
                <w:rFonts w:asciiTheme="minorHAnsi" w:hAnsiTheme="minorHAnsi"/>
                <w:sz w:val="22"/>
                <w:szCs w:val="22"/>
                <w:lang w:eastAsia="en-CA"/>
              </w:rPr>
              <w:t>Previous</w:t>
            </w:r>
            <w:r w:rsidRPr="009751FF">
              <w:rPr>
                <w:rFonts w:asciiTheme="minorHAnsi" w:hAnsiTheme="minorHAnsi"/>
                <w:sz w:val="22"/>
                <w:szCs w:val="22"/>
                <w:lang w:eastAsia="en-CA"/>
              </w:rPr>
              <w:t>Year</w:t>
            </w:r>
            <w:r>
              <w:rPr>
                <w:rFonts w:asciiTheme="minorHAnsi" w:hAnsiTheme="minorHAnsi"/>
                <w:sz w:val="22"/>
                <w:szCs w:val="22"/>
                <w:lang w:eastAsia="en-CA"/>
              </w:rPr>
              <w:t xml:space="preserve"> &gt; 0, or</w:t>
            </w:r>
          </w:p>
          <w:p w14:paraId="67C7CF8D" w14:textId="77777777" w:rsidR="00B366FA" w:rsidRDefault="00B366FA" w:rsidP="00B366FA">
            <w:pPr>
              <w:ind w:left="2160"/>
              <w:rPr>
                <w:rFonts w:asciiTheme="minorHAnsi" w:hAnsiTheme="minorHAnsi"/>
                <w:sz w:val="22"/>
                <w:szCs w:val="22"/>
                <w:lang w:eastAsia="en-CA"/>
              </w:rPr>
            </w:pPr>
            <w:r>
              <w:rPr>
                <w:rFonts w:asciiTheme="minorHAnsi" w:hAnsiTheme="minorHAnsi"/>
                <w:sz w:val="22"/>
                <w:szCs w:val="22"/>
                <w:lang w:eastAsia="en-CA"/>
              </w:rPr>
              <w:t>File.</w:t>
            </w:r>
            <w:r w:rsidRPr="009751FF">
              <w:rPr>
                <w:rFonts w:asciiTheme="minorHAnsi" w:hAnsiTheme="minorHAnsi"/>
                <w:sz w:val="22"/>
                <w:szCs w:val="22"/>
                <w:lang w:eastAsia="en-CA"/>
              </w:rPr>
              <w:t xml:space="preserve"> </w:t>
            </w:r>
            <w:r>
              <w:rPr>
                <w:rFonts w:asciiTheme="minorHAnsi" w:hAnsiTheme="minorHAnsi"/>
                <w:sz w:val="22"/>
                <w:szCs w:val="22"/>
                <w:lang w:eastAsia="en-CA"/>
              </w:rPr>
              <w:t>High</w:t>
            </w:r>
            <w:r w:rsidRPr="009751FF">
              <w:rPr>
                <w:rFonts w:asciiTheme="minorHAnsi" w:hAnsiTheme="minorHAnsi"/>
                <w:sz w:val="22"/>
                <w:szCs w:val="22"/>
                <w:lang w:eastAsia="en-CA"/>
              </w:rPr>
              <w:t>Contributions_</w:t>
            </w:r>
            <w:r>
              <w:rPr>
                <w:rFonts w:asciiTheme="minorHAnsi" w:hAnsiTheme="minorHAnsi"/>
                <w:sz w:val="22"/>
                <w:szCs w:val="22"/>
                <w:lang w:eastAsia="en-CA"/>
              </w:rPr>
              <w:t>Previous</w:t>
            </w:r>
            <w:r w:rsidRPr="009751FF">
              <w:rPr>
                <w:rFonts w:asciiTheme="minorHAnsi" w:hAnsiTheme="minorHAnsi"/>
                <w:sz w:val="22"/>
                <w:szCs w:val="22"/>
                <w:lang w:eastAsia="en-CA"/>
              </w:rPr>
              <w:t>Year</w:t>
            </w:r>
            <w:r>
              <w:rPr>
                <w:rFonts w:asciiTheme="minorHAnsi" w:hAnsiTheme="minorHAnsi"/>
                <w:sz w:val="22"/>
                <w:szCs w:val="22"/>
                <w:lang w:eastAsia="en-CA"/>
              </w:rPr>
              <w:t xml:space="preserve"> &gt; 0, or</w:t>
            </w:r>
          </w:p>
          <w:p w14:paraId="7315E534" w14:textId="77777777" w:rsidR="00B366FA" w:rsidRPr="00411EBD" w:rsidRDefault="00B366FA" w:rsidP="007B6FA8">
            <w:pPr>
              <w:ind w:left="1440"/>
              <w:rPr>
                <w:rFonts w:asciiTheme="minorHAnsi" w:hAnsiTheme="minorHAnsi"/>
                <w:sz w:val="22"/>
                <w:szCs w:val="22"/>
                <w:lang w:eastAsia="en-CA"/>
              </w:rPr>
            </w:pPr>
            <w:r>
              <w:rPr>
                <w:rFonts w:asciiTheme="minorHAnsi" w:hAnsiTheme="minorHAnsi"/>
                <w:sz w:val="22"/>
                <w:szCs w:val="22"/>
                <w:lang w:eastAsia="en-CA"/>
              </w:rPr>
              <w:t>}</w:t>
            </w:r>
          </w:p>
        </w:tc>
      </w:tr>
      <w:tr w:rsidR="009B09EC" w:rsidRPr="00A61AB1" w14:paraId="39341E20"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AE6EB4"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3D9E507" w14:textId="77777777" w:rsidR="009B09EC" w:rsidRPr="000C2EC4" w:rsidRDefault="009B09EC" w:rsidP="009B09EC">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9B09EC" w:rsidRPr="00A61AB1" w14:paraId="2D1072C4"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F7490A3"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5DD7CFA" w14:textId="77777777" w:rsidR="00336DA0" w:rsidRPr="00A72B28" w:rsidRDefault="009B09EC" w:rsidP="00336DA0">
            <w:pPr>
              <w:pStyle w:val="NormalWeb"/>
              <w:spacing w:line="276" w:lineRule="auto"/>
              <w:rPr>
                <w:rFonts w:asciiTheme="minorHAnsi" w:hAnsiTheme="minorHAnsi"/>
                <w:color w:val="000000"/>
                <w:sz w:val="22"/>
                <w:szCs w:val="22"/>
                <w:lang w:val="en-CA"/>
              </w:rPr>
            </w:pPr>
            <w:r w:rsidRPr="009B09EC">
              <w:rPr>
                <w:rFonts w:asciiTheme="minorHAnsi" w:hAnsiTheme="minorHAnsi"/>
                <w:color w:val="000000"/>
                <w:sz w:val="22"/>
                <w:szCs w:val="22"/>
                <w:lang w:val="en-CA"/>
              </w:rPr>
              <w:t>This member is on a health leave and receiving free accrual during the reporting period. If the member has returned to work and resumed contributions in {2}, please report the Leave End Date.</w:t>
            </w:r>
          </w:p>
        </w:tc>
      </w:tr>
      <w:tr w:rsidR="009B09EC" w:rsidRPr="00A61AB1" w14:paraId="64F02186"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B0F8AEA"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E51184F"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81E7EB8" w14:textId="77777777" w:rsidR="009B09EC" w:rsidRPr="00B464B9" w:rsidRDefault="009B09EC" w:rsidP="00EB7FC3">
            <w:pPr>
              <w:spacing w:before="60" w:after="60"/>
              <w:ind w:left="0"/>
              <w:rPr>
                <w:rFonts w:asciiTheme="minorHAnsi" w:hAnsiTheme="minorHAnsi"/>
                <w:sz w:val="22"/>
                <w:szCs w:val="22"/>
                <w:lang w:eastAsia="en-CA"/>
              </w:rPr>
            </w:pPr>
            <w:r w:rsidRPr="009B09EC">
              <w:rPr>
                <w:rFonts w:asciiTheme="minorHAnsi" w:hAnsiTheme="minorHAnsi"/>
                <w:sz w:val="22"/>
                <w:szCs w:val="22"/>
                <w:lang w:eastAsia="en-CA"/>
              </w:rPr>
              <w:t xml:space="preserve">This member is on a health leave and receiving free accrual during the reporting period. If the member has returned to work and resumed contributions in </w:t>
            </w:r>
            <w:r w:rsidR="00EB7FC3">
              <w:rPr>
                <w:rFonts w:asciiTheme="minorHAnsi" w:hAnsiTheme="minorHAnsi"/>
                <w:sz w:val="22"/>
                <w:szCs w:val="22"/>
                <w:lang w:eastAsia="en-CA"/>
              </w:rPr>
              <w:t>reporting year</w:t>
            </w:r>
            <w:r w:rsidRPr="009B09EC">
              <w:rPr>
                <w:rFonts w:asciiTheme="minorHAnsi" w:hAnsiTheme="minorHAnsi"/>
                <w:sz w:val="22"/>
                <w:szCs w:val="22"/>
                <w:lang w:eastAsia="en-CA"/>
              </w:rPr>
              <w:t>, please report the Leave End Date.</w:t>
            </w:r>
          </w:p>
        </w:tc>
      </w:tr>
      <w:tr w:rsidR="009B09EC" w:rsidRPr="0085712F" w14:paraId="106C3B3C"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B42F2DC" w14:textId="77777777" w:rsidR="009B09EC" w:rsidRPr="0085712F" w:rsidRDefault="009B09EC" w:rsidP="009B09EC">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26BD252" w14:textId="77777777" w:rsidR="009751FF" w:rsidRDefault="009751FF" w:rsidP="009751FF">
            <w:pPr>
              <w:ind w:left="0"/>
              <w:rPr>
                <w:rFonts w:asciiTheme="minorHAnsi" w:hAnsiTheme="minorHAnsi" w:cs="Calibri"/>
                <w:color w:val="auto"/>
                <w:sz w:val="22"/>
                <w:szCs w:val="22"/>
              </w:rPr>
            </w:pPr>
            <w:r>
              <w:rPr>
                <w:rFonts w:asciiTheme="minorHAnsi" w:hAnsiTheme="minorHAnsi" w:cs="Calibri"/>
                <w:color w:val="auto"/>
                <w:sz w:val="22"/>
                <w:szCs w:val="22"/>
              </w:rPr>
              <w:t>2: {AdjustmentYear} if File = Previous Year Adjustment; or</w:t>
            </w:r>
          </w:p>
          <w:p w14:paraId="7D703295" w14:textId="77777777" w:rsidR="009B09EC" w:rsidRDefault="009B09EC" w:rsidP="009B09EC">
            <w:pPr>
              <w:ind w:left="0"/>
              <w:rPr>
                <w:rFonts w:asciiTheme="minorHAnsi" w:hAnsiTheme="minorHAnsi" w:cs="Calibri"/>
                <w:color w:val="auto"/>
                <w:sz w:val="22"/>
                <w:szCs w:val="22"/>
              </w:rPr>
            </w:pPr>
            <w:r>
              <w:rPr>
                <w:rFonts w:asciiTheme="minorHAnsi" w:hAnsiTheme="minorHAnsi" w:cs="Calibri"/>
                <w:color w:val="auto"/>
                <w:sz w:val="22"/>
                <w:szCs w:val="22"/>
              </w:rPr>
              <w:t>2: {</w:t>
            </w:r>
            <w:r w:rsidR="00A93D6A">
              <w:rPr>
                <w:rFonts w:asciiTheme="minorHAnsi" w:hAnsiTheme="minorHAnsi" w:cs="Calibri"/>
                <w:color w:val="auto"/>
                <w:sz w:val="22"/>
                <w:szCs w:val="22"/>
              </w:rPr>
              <w:t>Year of Collect Start Date</w:t>
            </w:r>
            <w:r>
              <w:rPr>
                <w:rFonts w:asciiTheme="minorHAnsi" w:hAnsiTheme="minorHAnsi" w:cs="Calibri"/>
                <w:color w:val="auto"/>
                <w:sz w:val="22"/>
                <w:szCs w:val="22"/>
              </w:rPr>
              <w:t>}</w:t>
            </w:r>
            <w:r w:rsidR="00A93D6A">
              <w:rPr>
                <w:rFonts w:asciiTheme="minorHAnsi" w:hAnsiTheme="minorHAnsi" w:cs="Calibri"/>
                <w:color w:val="auto"/>
                <w:sz w:val="22"/>
                <w:szCs w:val="22"/>
              </w:rPr>
              <w:t xml:space="preserve"> if File = Core Data then; or</w:t>
            </w:r>
          </w:p>
          <w:p w14:paraId="54517112" w14:textId="77777777" w:rsidR="009B09EC" w:rsidRDefault="009B09EC" w:rsidP="00A93D6A">
            <w:pPr>
              <w:ind w:left="0"/>
              <w:rPr>
                <w:rFonts w:asciiTheme="minorHAnsi" w:hAnsiTheme="minorHAnsi" w:cs="Calibri"/>
                <w:color w:val="auto"/>
                <w:sz w:val="22"/>
                <w:szCs w:val="22"/>
              </w:rPr>
            </w:pPr>
            <w:r>
              <w:rPr>
                <w:rFonts w:asciiTheme="minorHAnsi" w:hAnsiTheme="minorHAnsi" w:cs="Calibri"/>
                <w:color w:val="auto"/>
                <w:sz w:val="22"/>
                <w:szCs w:val="22"/>
              </w:rPr>
              <w:t>2: {</w:t>
            </w:r>
            <w:r w:rsidR="00A93D6A">
              <w:rPr>
                <w:rFonts w:asciiTheme="minorHAnsi" w:hAnsiTheme="minorHAnsi" w:cs="Calibri"/>
                <w:color w:val="auto"/>
                <w:sz w:val="22"/>
                <w:szCs w:val="22"/>
              </w:rPr>
              <w:t>Year of File.EmploymentEndDate</w:t>
            </w:r>
            <w:r>
              <w:rPr>
                <w:rFonts w:asciiTheme="minorHAnsi" w:hAnsiTheme="minorHAnsi" w:cs="Calibri"/>
                <w:color w:val="auto"/>
                <w:sz w:val="22"/>
                <w:szCs w:val="22"/>
              </w:rPr>
              <w:t>}</w:t>
            </w:r>
            <w:r w:rsidR="00A93D6A">
              <w:rPr>
                <w:rFonts w:asciiTheme="minorHAnsi" w:hAnsiTheme="minorHAnsi" w:cs="Calibri"/>
                <w:color w:val="auto"/>
                <w:sz w:val="22"/>
                <w:szCs w:val="22"/>
              </w:rPr>
              <w:t xml:space="preserve"> if File = Events (TERFIN or RETFIN)</w:t>
            </w:r>
            <w:r w:rsidR="007B6FA8">
              <w:rPr>
                <w:rFonts w:asciiTheme="minorHAnsi" w:hAnsiTheme="minorHAnsi" w:cs="Calibri"/>
                <w:color w:val="auto"/>
                <w:sz w:val="22"/>
                <w:szCs w:val="22"/>
              </w:rPr>
              <w:t xml:space="preserve"> for Current Year data</w:t>
            </w:r>
            <w:r w:rsidR="00A93D6A">
              <w:rPr>
                <w:rFonts w:asciiTheme="minorHAnsi" w:hAnsiTheme="minorHAnsi" w:cs="Calibri"/>
                <w:color w:val="auto"/>
                <w:sz w:val="22"/>
                <w:szCs w:val="22"/>
              </w:rPr>
              <w:t>; or</w:t>
            </w:r>
          </w:p>
          <w:p w14:paraId="536BA285" w14:textId="77777777" w:rsidR="007B6FA8" w:rsidRDefault="007B6FA8" w:rsidP="007B6FA8">
            <w:pPr>
              <w:ind w:left="0"/>
              <w:rPr>
                <w:rFonts w:asciiTheme="minorHAnsi" w:hAnsiTheme="minorHAnsi" w:cs="Calibri"/>
                <w:color w:val="auto"/>
                <w:sz w:val="22"/>
                <w:szCs w:val="22"/>
              </w:rPr>
            </w:pPr>
            <w:r>
              <w:rPr>
                <w:rFonts w:asciiTheme="minorHAnsi" w:hAnsiTheme="minorHAnsi" w:cs="Calibri"/>
                <w:color w:val="auto"/>
                <w:sz w:val="22"/>
                <w:szCs w:val="22"/>
              </w:rPr>
              <w:t>2: {Year of File.EmploymentEndDate – 1 year} if File = Events (TERFIN or RETFIN) for Previous Year data; or</w:t>
            </w:r>
          </w:p>
          <w:p w14:paraId="6346A021" w14:textId="77777777" w:rsidR="00A93D6A" w:rsidRDefault="00A93D6A" w:rsidP="00A93D6A">
            <w:pPr>
              <w:ind w:left="0"/>
              <w:rPr>
                <w:rFonts w:asciiTheme="minorHAnsi" w:hAnsiTheme="minorHAnsi" w:cs="Calibri"/>
                <w:color w:val="auto"/>
                <w:sz w:val="22"/>
                <w:szCs w:val="22"/>
              </w:rPr>
            </w:pPr>
            <w:r>
              <w:rPr>
                <w:rFonts w:asciiTheme="minorHAnsi" w:hAnsiTheme="minorHAnsi" w:cs="Calibri"/>
                <w:color w:val="auto"/>
                <w:sz w:val="22"/>
                <w:szCs w:val="22"/>
              </w:rPr>
              <w:t>2: {Year of File.DeathDate} if File = Events (DECFIN)</w:t>
            </w:r>
            <w:r w:rsidR="007B6FA8">
              <w:rPr>
                <w:rFonts w:asciiTheme="minorHAnsi" w:hAnsiTheme="minorHAnsi" w:cs="Calibri"/>
                <w:color w:val="auto"/>
                <w:sz w:val="22"/>
                <w:szCs w:val="22"/>
              </w:rPr>
              <w:t xml:space="preserve"> for Current Year data; or</w:t>
            </w:r>
          </w:p>
          <w:p w14:paraId="277A0DB2" w14:textId="77777777" w:rsidR="007B6FA8" w:rsidRPr="009C43D2" w:rsidRDefault="007B6FA8" w:rsidP="00A93D6A">
            <w:pPr>
              <w:ind w:left="0"/>
              <w:rPr>
                <w:rFonts w:asciiTheme="minorHAnsi" w:hAnsiTheme="minorHAnsi" w:cs="Calibri"/>
                <w:color w:val="auto"/>
                <w:sz w:val="22"/>
                <w:szCs w:val="22"/>
              </w:rPr>
            </w:pPr>
            <w:r>
              <w:rPr>
                <w:rFonts w:asciiTheme="minorHAnsi" w:hAnsiTheme="minorHAnsi" w:cs="Calibri"/>
                <w:color w:val="auto"/>
                <w:sz w:val="22"/>
                <w:szCs w:val="22"/>
              </w:rPr>
              <w:t>2: {Year of File.DeathDate – 1year} if File = Events (DECFIN) for Previous Year data</w:t>
            </w:r>
          </w:p>
        </w:tc>
      </w:tr>
      <w:tr w:rsidR="009B09EC" w:rsidRPr="0085712F" w14:paraId="613C658F"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2930E9" w14:textId="77777777" w:rsidR="009B09EC" w:rsidRPr="0085712F" w:rsidRDefault="009B09EC" w:rsidP="009B09EC">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E461263" w14:textId="77777777" w:rsidR="009B09EC" w:rsidRPr="006100CE" w:rsidRDefault="009B09EC" w:rsidP="009B09E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9B09EC" w:rsidRPr="0085712F" w14:paraId="0AAAACEF"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5111A0E" w14:textId="77777777" w:rsidR="009B09EC" w:rsidRPr="0085712F"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C2175A2" w14:textId="77777777" w:rsidR="009B09EC" w:rsidRPr="006100CE" w:rsidRDefault="009B09EC" w:rsidP="009B09E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9B09EC" w:rsidRPr="00BF2855" w14:paraId="3448C65B" w14:textId="77777777" w:rsidTr="009B09E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0B90193" w14:textId="77777777" w:rsidR="009B09EC" w:rsidRDefault="009B09EC" w:rsidP="009B09E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47E3972" w14:textId="77777777" w:rsidR="009B09EC" w:rsidRPr="0085712F" w:rsidRDefault="009B09EC" w:rsidP="009B09EC">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FC5BEF7" w14:textId="291871EE" w:rsidR="002C61BE" w:rsidRDefault="002C61BE" w:rsidP="00320FA8">
            <w:pPr>
              <w:ind w:left="0"/>
              <w:rPr>
                <w:ins w:id="151" w:author="Tima Abboud" w:date="2021-05-05T14:10:00Z"/>
                <w:rFonts w:asciiTheme="minorHAnsi" w:hAnsiTheme="minorHAnsi"/>
                <w:sz w:val="22"/>
                <w:szCs w:val="22"/>
                <w:lang w:val="en-US" w:eastAsia="en-CA"/>
              </w:rPr>
            </w:pPr>
            <w:ins w:id="152" w:author="Tima Abboud" w:date="2021-05-05T14:10:00Z">
              <w:r>
                <w:rPr>
                  <w:rFonts w:asciiTheme="minorHAnsi" w:hAnsiTheme="minorHAnsi"/>
                  <w:sz w:val="22"/>
                  <w:szCs w:val="22"/>
                  <w:lang w:val="en-US" w:eastAsia="en-CA"/>
                </w:rPr>
                <w:t>TA 20210505:</w:t>
              </w:r>
            </w:ins>
          </w:p>
          <w:p w14:paraId="0B4B06AF" w14:textId="77777777" w:rsidR="002C61BE" w:rsidRPr="00380AC0" w:rsidRDefault="002C61BE" w:rsidP="002C61BE">
            <w:pPr>
              <w:pStyle w:val="ListParagraph"/>
              <w:numPr>
                <w:ilvl w:val="0"/>
                <w:numId w:val="32"/>
              </w:numPr>
              <w:spacing w:before="60" w:after="60" w:line="240" w:lineRule="auto"/>
              <w:rPr>
                <w:ins w:id="153" w:author="Tima Abboud" w:date="2021-05-05T14:10:00Z"/>
                <w:rFonts w:asciiTheme="minorHAnsi" w:hAnsiTheme="minorHAnsi"/>
                <w:sz w:val="22"/>
                <w:szCs w:val="22"/>
                <w:lang w:eastAsia="en-CA"/>
              </w:rPr>
            </w:pPr>
            <w:ins w:id="154" w:author="Tima Abboud" w:date="2021-05-05T14:10:00Z">
              <w:r>
                <w:rPr>
                  <w:rFonts w:asciiTheme="minorHAnsi" w:hAnsiTheme="minorHAnsi"/>
                  <w:sz w:val="22"/>
                  <w:szCs w:val="22"/>
                  <w:lang w:eastAsia="en-CA"/>
                </w:rPr>
                <w:t>Updated Validation Rule and Validation Logic to account for amalgamation.</w:t>
              </w:r>
            </w:ins>
          </w:p>
          <w:p w14:paraId="29D77774" w14:textId="4E27C3A4" w:rsidR="002C61BE" w:rsidRPr="002C61BE" w:rsidRDefault="002C61BE">
            <w:pPr>
              <w:ind w:left="720"/>
              <w:rPr>
                <w:ins w:id="155" w:author="Tima Abboud" w:date="2021-05-05T14:10:00Z"/>
                <w:rFonts w:asciiTheme="minorHAnsi" w:hAnsiTheme="minorHAnsi"/>
                <w:sz w:val="22"/>
                <w:szCs w:val="22"/>
                <w:lang w:val="en-US" w:eastAsia="en-CA"/>
                <w:rPrChange w:id="156" w:author="Tima Abboud" w:date="2021-05-05T14:11:00Z">
                  <w:rPr>
                    <w:ins w:id="157" w:author="Tima Abboud" w:date="2021-05-05T14:10:00Z"/>
                    <w:lang w:val="en-US" w:eastAsia="en-CA"/>
                  </w:rPr>
                </w:rPrChange>
              </w:rPr>
              <w:pPrChange w:id="158" w:author="Tima Abboud" w:date="2021-05-05T14:11:00Z">
                <w:pPr>
                  <w:ind w:left="0"/>
                </w:pPr>
              </w:pPrChange>
            </w:pPr>
          </w:p>
          <w:p w14:paraId="104F92C1" w14:textId="4EFD8AE1" w:rsidR="00EB3528" w:rsidRDefault="00EB3528" w:rsidP="00320FA8">
            <w:pPr>
              <w:ind w:left="0"/>
              <w:rPr>
                <w:rFonts w:asciiTheme="minorHAnsi" w:hAnsiTheme="minorHAnsi"/>
                <w:sz w:val="22"/>
                <w:szCs w:val="22"/>
                <w:lang w:val="en-US" w:eastAsia="en-CA"/>
              </w:rPr>
            </w:pPr>
            <w:r>
              <w:rPr>
                <w:rFonts w:asciiTheme="minorHAnsi" w:hAnsiTheme="minorHAnsi"/>
                <w:sz w:val="22"/>
                <w:szCs w:val="22"/>
                <w:lang w:val="en-US" w:eastAsia="en-CA"/>
              </w:rPr>
              <w:t>CS 20170913:</w:t>
            </w:r>
          </w:p>
          <w:p w14:paraId="07C268B5" w14:textId="77DC7166" w:rsidR="0054545F" w:rsidRDefault="0054545F" w:rsidP="002C61BE">
            <w:pPr>
              <w:pStyle w:val="ListParagraph"/>
              <w:numPr>
                <w:ilvl w:val="0"/>
                <w:numId w:val="32"/>
              </w:numPr>
              <w:rPr>
                <w:rFonts w:asciiTheme="minorHAnsi" w:hAnsiTheme="minorHAnsi"/>
                <w:sz w:val="22"/>
                <w:szCs w:val="22"/>
                <w:lang w:val="en-US" w:eastAsia="en-CA"/>
              </w:rPr>
            </w:pPr>
            <w:r w:rsidRPr="00EB3528">
              <w:rPr>
                <w:rFonts w:asciiTheme="minorHAnsi" w:hAnsiTheme="minorHAnsi"/>
                <w:sz w:val="22"/>
                <w:szCs w:val="22"/>
                <w:lang w:val="en-US" w:eastAsia="en-CA"/>
              </w:rPr>
              <w:t>Change requested during R13.</w:t>
            </w:r>
            <w:r w:rsidR="00EB3528" w:rsidRPr="00EB3528">
              <w:rPr>
                <w:rFonts w:asciiTheme="minorHAnsi" w:hAnsiTheme="minorHAnsi"/>
                <w:sz w:val="22"/>
                <w:szCs w:val="22"/>
                <w:lang w:val="en-US" w:eastAsia="en-CA"/>
              </w:rPr>
              <w:t>50.</w:t>
            </w:r>
            <w:r w:rsidRPr="00EB3528">
              <w:rPr>
                <w:rFonts w:asciiTheme="minorHAnsi" w:hAnsiTheme="minorHAnsi"/>
                <w:sz w:val="22"/>
                <w:szCs w:val="22"/>
                <w:lang w:val="en-US" w:eastAsia="en-CA"/>
              </w:rPr>
              <w:t>6 because there was looping between B22 and B53b</w:t>
            </w:r>
            <w:r w:rsidR="00EB3528" w:rsidRPr="00EB3528">
              <w:rPr>
                <w:rFonts w:asciiTheme="minorHAnsi" w:hAnsiTheme="minorHAnsi"/>
                <w:sz w:val="22"/>
                <w:szCs w:val="22"/>
                <w:lang w:val="en-US" w:eastAsia="en-CA"/>
              </w:rPr>
              <w:t>. The solution was to remove the condition on PA &gt; 0.</w:t>
            </w:r>
            <w:r w:rsidR="00EB3528">
              <w:rPr>
                <w:rFonts w:asciiTheme="minorHAnsi" w:hAnsiTheme="minorHAnsi"/>
                <w:sz w:val="22"/>
                <w:szCs w:val="22"/>
                <w:lang w:val="en-US" w:eastAsia="en-CA"/>
              </w:rPr>
              <w:t xml:space="preserve"> This</w:t>
            </w:r>
            <w:r w:rsidR="00A4401C">
              <w:rPr>
                <w:rFonts w:asciiTheme="minorHAnsi" w:hAnsiTheme="minorHAnsi"/>
                <w:sz w:val="22"/>
                <w:szCs w:val="22"/>
                <w:lang w:val="en-US" w:eastAsia="en-CA"/>
              </w:rPr>
              <w:t xml:space="preserve"> fix is applicable as of R13.50.6</w:t>
            </w:r>
            <w:r w:rsidR="00EB3528">
              <w:rPr>
                <w:rFonts w:asciiTheme="minorHAnsi" w:hAnsiTheme="minorHAnsi"/>
                <w:sz w:val="22"/>
                <w:szCs w:val="22"/>
                <w:lang w:val="en-US" w:eastAsia="en-CA"/>
              </w:rPr>
              <w:t xml:space="preserve"> </w:t>
            </w:r>
          </w:p>
          <w:p w14:paraId="78346D64" w14:textId="209D476A" w:rsidR="00EB3528" w:rsidRPr="00EB3528" w:rsidRDefault="00EB3528" w:rsidP="002C61BE">
            <w:pPr>
              <w:pStyle w:val="ListParagraph"/>
              <w:numPr>
                <w:ilvl w:val="0"/>
                <w:numId w:val="32"/>
              </w:numPr>
              <w:rPr>
                <w:rFonts w:asciiTheme="minorHAnsi" w:hAnsiTheme="minorHAnsi"/>
                <w:sz w:val="22"/>
                <w:szCs w:val="22"/>
                <w:lang w:val="en-US" w:eastAsia="en-CA"/>
              </w:rPr>
            </w:pPr>
            <w:r>
              <w:rPr>
                <w:rFonts w:asciiTheme="minorHAnsi" w:hAnsiTheme="minorHAnsi"/>
                <w:sz w:val="22"/>
                <w:szCs w:val="22"/>
                <w:lang w:val="en-US" w:eastAsia="en-CA"/>
              </w:rPr>
              <w:t xml:space="preserve">Precision added to the Events sections to ensure that the validation </w:t>
            </w:r>
            <w:r w:rsidR="005C52AB">
              <w:rPr>
                <w:rFonts w:asciiTheme="minorHAnsi" w:hAnsiTheme="minorHAnsi"/>
                <w:sz w:val="22"/>
                <w:szCs w:val="22"/>
                <w:lang w:val="en-US" w:eastAsia="en-CA"/>
              </w:rPr>
              <w:t xml:space="preserve">executes </w:t>
            </w:r>
            <w:r>
              <w:rPr>
                <w:rFonts w:asciiTheme="minorHAnsi" w:hAnsiTheme="minorHAnsi"/>
                <w:sz w:val="22"/>
                <w:szCs w:val="22"/>
                <w:lang w:val="en-US" w:eastAsia="en-CA"/>
              </w:rPr>
              <w:t>twice if error occurs in both Previous and Current Year data. Validation logic has been updated but fix will be available as early as R14.1.</w:t>
            </w:r>
          </w:p>
          <w:p w14:paraId="596EAA79" w14:textId="77777777" w:rsidR="00320FA8" w:rsidRDefault="00320FA8" w:rsidP="00320FA8">
            <w:pPr>
              <w:ind w:left="0"/>
              <w:rPr>
                <w:rFonts w:asciiTheme="minorHAnsi" w:hAnsiTheme="minorHAnsi"/>
                <w:sz w:val="22"/>
                <w:szCs w:val="22"/>
                <w:lang w:val="en-US" w:eastAsia="en-CA"/>
              </w:rPr>
            </w:pPr>
            <w:r>
              <w:rPr>
                <w:rFonts w:asciiTheme="minorHAnsi" w:hAnsiTheme="minorHAnsi"/>
                <w:sz w:val="22"/>
                <w:szCs w:val="22"/>
                <w:lang w:val="en-US" w:eastAsia="en-CA"/>
              </w:rPr>
              <w:t>AD 20170324:</w:t>
            </w:r>
          </w:p>
          <w:p w14:paraId="4F4AD5D5" w14:textId="6BFF2229" w:rsidR="00320FA8" w:rsidRPr="00551DE2" w:rsidRDefault="00320FA8" w:rsidP="002C61BE">
            <w:pPr>
              <w:pStyle w:val="ListParagraph"/>
              <w:numPr>
                <w:ilvl w:val="0"/>
                <w:numId w:val="32"/>
              </w:numPr>
              <w:rPr>
                <w:rFonts w:asciiTheme="minorHAnsi" w:hAnsiTheme="minorHAnsi"/>
                <w:sz w:val="22"/>
                <w:szCs w:val="22"/>
                <w:lang w:val="en-US"/>
              </w:rPr>
            </w:pPr>
            <w:r>
              <w:rPr>
                <w:rFonts w:asciiTheme="minorHAnsi" w:hAnsiTheme="minorHAnsi"/>
                <w:sz w:val="22"/>
                <w:szCs w:val="22"/>
                <w:lang w:val="en-US" w:eastAsia="en-CA"/>
              </w:rPr>
              <w:t xml:space="preserve">The updates for this val should now also cover the invalid scenarios for val B84 (which has been removed).  </w:t>
            </w:r>
          </w:p>
          <w:p w14:paraId="04FA39B4" w14:textId="77777777" w:rsidR="009751FF" w:rsidRDefault="009751FF" w:rsidP="009751FF">
            <w:pPr>
              <w:spacing w:before="60" w:after="60"/>
              <w:ind w:left="0"/>
              <w:rPr>
                <w:rFonts w:asciiTheme="minorHAnsi" w:hAnsiTheme="minorHAnsi"/>
                <w:sz w:val="22"/>
                <w:szCs w:val="22"/>
                <w:lang w:val="en-US"/>
              </w:rPr>
            </w:pPr>
            <w:r>
              <w:rPr>
                <w:rFonts w:asciiTheme="minorHAnsi" w:hAnsiTheme="minorHAnsi"/>
                <w:sz w:val="22"/>
                <w:szCs w:val="22"/>
                <w:lang w:val="en-US"/>
              </w:rPr>
              <w:t>CS 20170321:</w:t>
            </w:r>
          </w:p>
          <w:p w14:paraId="0E846265" w14:textId="77777777" w:rsidR="009751FF" w:rsidRDefault="009751FF" w:rsidP="002C61BE">
            <w:pPr>
              <w:pStyle w:val="ListParagraph"/>
              <w:numPr>
                <w:ilvl w:val="0"/>
                <w:numId w:val="32"/>
              </w:numPr>
              <w:spacing w:before="60" w:after="60"/>
              <w:rPr>
                <w:rFonts w:asciiTheme="minorHAnsi" w:hAnsiTheme="minorHAnsi"/>
                <w:sz w:val="22"/>
                <w:szCs w:val="22"/>
                <w:lang w:val="en-US"/>
              </w:rPr>
            </w:pPr>
            <w:r>
              <w:rPr>
                <w:rFonts w:asciiTheme="minorHAnsi" w:hAnsiTheme="minorHAnsi"/>
                <w:sz w:val="22"/>
                <w:szCs w:val="22"/>
                <w:lang w:val="en-US"/>
              </w:rPr>
              <w:t>Brought validation from EXO to Full Office Validation Spec</w:t>
            </w:r>
          </w:p>
          <w:p w14:paraId="07BF726B" w14:textId="77777777" w:rsidR="009B09EC" w:rsidRPr="00EB7FC3" w:rsidRDefault="009751FF" w:rsidP="002C61BE">
            <w:pPr>
              <w:pStyle w:val="ListParagraph"/>
              <w:numPr>
                <w:ilvl w:val="0"/>
                <w:numId w:val="32"/>
              </w:numPr>
              <w:rPr>
                <w:rFonts w:asciiTheme="minorHAnsi" w:hAnsiTheme="minorHAnsi"/>
                <w:sz w:val="22"/>
                <w:szCs w:val="22"/>
                <w:lang w:eastAsia="en-CA"/>
              </w:rPr>
            </w:pPr>
            <w:r>
              <w:rPr>
                <w:rFonts w:asciiTheme="minorHAnsi" w:hAnsiTheme="minorHAnsi"/>
                <w:sz w:val="22"/>
                <w:szCs w:val="22"/>
                <w:lang w:val="en-US"/>
              </w:rPr>
              <w:t>In Full Office we will now apply this validation to the Previous Year Adjustment section (for both Remittance and Final Data collects)</w:t>
            </w:r>
          </w:p>
          <w:p w14:paraId="56952F69" w14:textId="77777777" w:rsidR="009751FF" w:rsidRPr="00A052A3" w:rsidRDefault="009751FF" w:rsidP="002C61BE">
            <w:pPr>
              <w:pStyle w:val="ListParagraph"/>
              <w:numPr>
                <w:ilvl w:val="0"/>
                <w:numId w:val="32"/>
              </w:numPr>
              <w:rPr>
                <w:rFonts w:asciiTheme="minorHAnsi" w:hAnsiTheme="minorHAnsi"/>
                <w:sz w:val="22"/>
                <w:szCs w:val="22"/>
                <w:lang w:eastAsia="en-CA"/>
              </w:rPr>
            </w:pPr>
            <w:r>
              <w:rPr>
                <w:rFonts w:asciiTheme="minorHAnsi" w:hAnsiTheme="minorHAnsi"/>
                <w:sz w:val="22"/>
                <w:szCs w:val="22"/>
              </w:rPr>
              <w:t>HOOPP to review Validation Logic</w:t>
            </w:r>
          </w:p>
        </w:tc>
      </w:tr>
    </w:tbl>
    <w:p w14:paraId="66EE6A85" w14:textId="57BDA8B0" w:rsidR="009B09EC" w:rsidRDefault="009B09EC" w:rsidP="009B09EC">
      <w:pPr>
        <w:spacing w:before="0" w:after="0" w:line="240" w:lineRule="auto"/>
        <w:ind w:left="0"/>
      </w:pPr>
    </w:p>
    <w:p w14:paraId="63796BDF" w14:textId="77777777" w:rsidR="009B09EC" w:rsidRDefault="009B09EC" w:rsidP="009B09EC">
      <w:pPr>
        <w:spacing w:before="0" w:after="0" w:line="240" w:lineRule="auto"/>
        <w:ind w:left="0"/>
      </w:pPr>
      <w:r>
        <w:br w:type="page"/>
      </w:r>
    </w:p>
    <w:p w14:paraId="3AFC15E6" w14:textId="26FED238" w:rsidR="005F7E0A" w:rsidRPr="00873EB9" w:rsidRDefault="005F7E0A" w:rsidP="005F7E0A">
      <w:pPr>
        <w:pStyle w:val="Heading3"/>
        <w:rPr>
          <w:lang w:val="en-US"/>
        </w:rPr>
      </w:pPr>
      <w:r w:rsidRPr="006B06A8">
        <w:t xml:space="preserve">Validation – </w:t>
      </w:r>
      <w:r w:rsidR="0035679E">
        <w:t>Employment Type Change For Already EXisting MDC Data</w:t>
      </w:r>
    </w:p>
    <w:p w14:paraId="73E0DFA9" w14:textId="77777777" w:rsidR="005F7E0A" w:rsidRPr="00522349" w:rsidRDefault="005F7E0A" w:rsidP="009527EA"/>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F7E0A" w14:paraId="23A98CE2"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4F13EB3" w14:textId="77777777" w:rsidR="005F7E0A" w:rsidRDefault="005F7E0A"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05FF0683" w14:textId="39043F02" w:rsidR="005F7E0A" w:rsidRPr="007E257A" w:rsidRDefault="005F7E0A" w:rsidP="0035679E">
            <w:pPr>
              <w:pStyle w:val="Heading1"/>
              <w:rPr>
                <w:rFonts w:cs="Calibri"/>
                <w:color w:val="auto"/>
              </w:rPr>
            </w:pPr>
            <w:bookmarkStart w:id="159" w:name="_Toc43372847"/>
            <w:r w:rsidRPr="00BE1995">
              <w:rPr>
                <w:lang w:val="en-US"/>
              </w:rPr>
              <w:t>B</w:t>
            </w:r>
            <w:r>
              <w:rPr>
                <w:lang w:val="en-US"/>
              </w:rPr>
              <w:t>24a</w:t>
            </w:r>
            <w:r w:rsidRPr="00BE1995">
              <w:rPr>
                <w:lang w:val="en-US"/>
              </w:rPr>
              <w:t>_</w:t>
            </w:r>
            <w:r w:rsidR="000D4F08">
              <w:rPr>
                <w:lang w:val="en-US"/>
              </w:rPr>
              <w:t>EmploymentTypeChangeForAlreadyExistingMDC</w:t>
            </w:r>
            <w:r w:rsidR="0035679E">
              <w:rPr>
                <w:lang w:val="en-US"/>
              </w:rPr>
              <w:t>Data</w:t>
            </w:r>
            <w:bookmarkEnd w:id="159"/>
          </w:p>
        </w:tc>
      </w:tr>
      <w:tr w:rsidR="005F7E0A" w14:paraId="79F21D7E"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A8E83E8" w14:textId="77777777" w:rsidR="005F7E0A" w:rsidRDefault="005F7E0A"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86731E7" w14:textId="5D2C41C8" w:rsidR="005F7E0A" w:rsidRDefault="00241BCE" w:rsidP="00AB35E9">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 9072</w:t>
            </w:r>
          </w:p>
        </w:tc>
      </w:tr>
      <w:tr w:rsidR="007D114E" w14:paraId="41B91DE7"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B84B23" w14:textId="75BCF092" w:rsidR="007D114E" w:rsidRDefault="007D114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9273F6E" w14:textId="6C660015" w:rsidR="007D114E" w:rsidRDefault="007D114E" w:rsidP="00AB35E9">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Data Import</w:t>
            </w:r>
          </w:p>
        </w:tc>
      </w:tr>
      <w:tr w:rsidR="005F7E0A" w14:paraId="0151F925"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625BEA" w14:textId="77777777" w:rsidR="005F7E0A" w:rsidRDefault="005F7E0A"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06D047C" w14:textId="77777777" w:rsidR="005F7E0A" w:rsidRDefault="005F7E0A" w:rsidP="00AB35E9">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5F7E0A" w14:paraId="4EAA19B8"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CFA9BA" w14:textId="77777777" w:rsidR="005F7E0A" w:rsidRDefault="005F7E0A"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9AF21A1" w14:textId="7851EB84" w:rsidR="005F7E0A" w:rsidRPr="007E257A" w:rsidRDefault="005F7E0A" w:rsidP="00AB35E9">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Member Basic Information </w:t>
            </w:r>
            <w:r w:rsidRPr="00484CEA">
              <w:rPr>
                <w:rFonts w:asciiTheme="minorHAnsi" w:hAnsiTheme="minorHAnsi" w:cs="Calibri"/>
                <w:color w:val="auto"/>
                <w:sz w:val="22"/>
                <w:szCs w:val="22"/>
              </w:rPr>
              <w:t>and Core Data</w:t>
            </w:r>
          </w:p>
        </w:tc>
      </w:tr>
      <w:tr w:rsidR="005F7E0A" w14:paraId="5CC87D4F"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EA987D3" w14:textId="77777777" w:rsidR="005F7E0A" w:rsidRDefault="005F7E0A"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8CC9DA3" w14:textId="02EC2A00" w:rsidR="005F7E0A" w:rsidRPr="00B464B9" w:rsidRDefault="005F7E0A"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Warning</w:t>
            </w:r>
          </w:p>
        </w:tc>
      </w:tr>
      <w:tr w:rsidR="005F7E0A" w14:paraId="7E7F603B"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7C2CB9" w14:textId="77777777" w:rsidR="005F7E0A" w:rsidRDefault="005F7E0A"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0CC73B3" w14:textId="77777777" w:rsidR="005F7E0A" w:rsidRPr="00B464B9" w:rsidRDefault="005F7E0A" w:rsidP="00AB35E9">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5F7E0A" w:rsidRPr="00A61AB1" w14:paraId="2026AE23"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9BBF33" w14:textId="77777777" w:rsidR="005F7E0A" w:rsidRDefault="005F7E0A"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D030CD4" w14:textId="4F85C51B" w:rsidR="005F7E0A" w:rsidRDefault="000D4F08"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90FD9E2" w14:textId="18741DD5" w:rsidR="0035679E" w:rsidRDefault="0035679E" w:rsidP="00AB35E9">
            <w:pPr>
              <w:ind w:left="0"/>
              <w:rPr>
                <w:rFonts w:asciiTheme="minorHAnsi" w:hAnsiTheme="minorHAnsi"/>
                <w:sz w:val="22"/>
                <w:szCs w:val="22"/>
                <w:lang w:eastAsia="en-CA"/>
              </w:rPr>
            </w:pPr>
            <w:r w:rsidRPr="000D4F08">
              <w:rPr>
                <w:rFonts w:asciiTheme="minorHAnsi" w:hAnsiTheme="minorHAnsi"/>
                <w:sz w:val="22"/>
                <w:szCs w:val="22"/>
                <w:lang w:eastAsia="en-CA"/>
              </w:rPr>
              <w:t xml:space="preserve">If the reported Employment Type compared to Employment Type on file for the reporting year is changing; and MDC data has already been submitted for the year of the Employment Type Effective Date.  </w:t>
            </w:r>
          </w:p>
        </w:tc>
      </w:tr>
      <w:tr w:rsidR="005F7E0A" w:rsidRPr="00575A54" w14:paraId="04BF686F"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6F331EF" w14:textId="0E061E9C" w:rsidR="005F7E0A" w:rsidRDefault="005F7E0A" w:rsidP="000D4F0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w:t>
            </w:r>
            <w:r w:rsidR="000D4F08">
              <w:rPr>
                <w:rFonts w:asciiTheme="minorHAnsi" w:eastAsia="Times New Roman" w:hAnsiTheme="minorHAnsi" w:cs="Calibri"/>
                <w:b/>
                <w:color w:val="FFFFFF"/>
                <w:sz w:val="22"/>
                <w:szCs w:val="22"/>
                <w:lang w:eastAsia="en-CA"/>
              </w:rPr>
              <w:t>Logic</w:t>
            </w:r>
          </w:p>
        </w:tc>
        <w:tc>
          <w:tcPr>
            <w:tcW w:w="8448" w:type="dxa"/>
            <w:tcBorders>
              <w:top w:val="single" w:sz="4" w:space="0" w:color="auto"/>
              <w:left w:val="single" w:sz="4" w:space="0" w:color="auto"/>
              <w:bottom w:val="single" w:sz="4" w:space="0" w:color="auto"/>
              <w:right w:val="single" w:sz="4" w:space="0" w:color="auto"/>
            </w:tcBorders>
            <w:vAlign w:val="center"/>
          </w:tcPr>
          <w:p w14:paraId="2732D935" w14:textId="77777777" w:rsidR="000D4F08" w:rsidRDefault="000D4F08" w:rsidP="000D4F08">
            <w:pPr>
              <w:ind w:left="0"/>
              <w:rPr>
                <w:rFonts w:asciiTheme="minorHAnsi" w:hAnsiTheme="minorHAnsi"/>
                <w:sz w:val="22"/>
                <w:szCs w:val="22"/>
                <w:lang w:eastAsia="en-CA"/>
              </w:rPr>
            </w:pPr>
            <w:r>
              <w:rPr>
                <w:rFonts w:asciiTheme="minorHAnsi" w:hAnsiTheme="minorHAnsi"/>
                <w:sz w:val="22"/>
                <w:szCs w:val="22"/>
                <w:lang w:eastAsia="en-CA"/>
              </w:rPr>
              <w:t>Trigger Warning if:</w:t>
            </w:r>
          </w:p>
          <w:p w14:paraId="11FB3692" w14:textId="3300F27C" w:rsidR="00735097" w:rsidRDefault="00735097" w:rsidP="000D4F08">
            <w:pPr>
              <w:ind w:left="0"/>
              <w:rPr>
                <w:rFonts w:asciiTheme="minorHAnsi" w:hAnsiTheme="minorHAnsi"/>
                <w:sz w:val="22"/>
                <w:szCs w:val="22"/>
                <w:lang w:eastAsia="en-CA"/>
              </w:rPr>
            </w:pPr>
            <w:r>
              <w:rPr>
                <w:rFonts w:asciiTheme="minorHAnsi" w:hAnsiTheme="minorHAnsi"/>
                <w:sz w:val="22"/>
                <w:szCs w:val="22"/>
                <w:lang w:eastAsia="en-CA"/>
              </w:rPr>
              <w:t>What we have in R13:</w:t>
            </w:r>
          </w:p>
          <w:p w14:paraId="441188BC" w14:textId="67B5EE93" w:rsidR="00735097" w:rsidRDefault="00735097" w:rsidP="00735097">
            <w:pPr>
              <w:pStyle w:val="BodyText"/>
              <w:ind w:left="491"/>
              <w:rPr>
                <w:rFonts w:eastAsiaTheme="minorHAnsi" w:cs="Arial"/>
                <w:noProof/>
                <w:lang w:val="en-US"/>
              </w:rPr>
            </w:pPr>
            <w:r>
              <w:t xml:space="preserve">File.EmploymentTypeEffectiveDate </w:t>
            </w:r>
            <w:r>
              <w:rPr>
                <w:rFonts w:eastAsiaTheme="minorHAnsi" w:cs="Arial"/>
                <w:noProof/>
                <w:lang w:val="en-US"/>
              </w:rPr>
              <w:t>&lt;= ERYearEndClosedIndicator</w:t>
            </w:r>
          </w:p>
          <w:p w14:paraId="6FB76F42" w14:textId="77777777" w:rsidR="00735097" w:rsidRDefault="00735097" w:rsidP="00735097">
            <w:pPr>
              <w:pStyle w:val="BodyText"/>
              <w:ind w:left="491"/>
              <w:rPr>
                <w:rFonts w:eastAsiaTheme="minorHAnsi" w:cs="Arial"/>
                <w:noProof/>
                <w:color w:val="000000" w:themeColor="text1"/>
                <w:lang w:val="en-US"/>
              </w:rPr>
            </w:pPr>
            <w:r>
              <w:rPr>
                <w:rFonts w:eastAsiaTheme="minorHAnsi" w:cs="Arial"/>
                <w:noProof/>
                <w:color w:val="000000" w:themeColor="text1"/>
                <w:lang w:val="en-US"/>
              </w:rPr>
              <w:t>And</w:t>
            </w:r>
          </w:p>
          <w:p w14:paraId="6B342472" w14:textId="77777777" w:rsidR="00735097" w:rsidRDefault="00735097" w:rsidP="00735097">
            <w:pPr>
              <w:pStyle w:val="BodyText"/>
              <w:ind w:left="491"/>
              <w:rPr>
                <w:rFonts w:eastAsiaTheme="minorHAnsi" w:cs="Arial"/>
                <w:noProof/>
                <w:color w:val="000000" w:themeColor="text1"/>
                <w:lang w:val="en-US"/>
              </w:rPr>
            </w:pPr>
            <w:r>
              <w:rPr>
                <w:rFonts w:eastAsiaTheme="minorHAnsi" w:cs="Arial"/>
                <w:noProof/>
                <w:color w:val="000000" w:themeColor="text1"/>
                <w:lang w:val="en-US"/>
              </w:rPr>
              <w:t>File.EmploymentType is &lt;&gt; Ariel.EmploymentType</w:t>
            </w:r>
          </w:p>
          <w:p w14:paraId="4B0CC5EA" w14:textId="0C3F9E83" w:rsidR="00735097" w:rsidRPr="00735097" w:rsidRDefault="00735097" w:rsidP="000D4F08">
            <w:pPr>
              <w:ind w:left="0"/>
              <w:rPr>
                <w:rFonts w:asciiTheme="minorHAnsi" w:hAnsiTheme="minorHAnsi"/>
                <w:sz w:val="22"/>
                <w:szCs w:val="22"/>
                <w:lang w:val="en-US" w:eastAsia="en-CA"/>
              </w:rPr>
            </w:pPr>
            <w:r w:rsidRPr="00735097">
              <w:rPr>
                <w:rFonts w:asciiTheme="minorHAnsi" w:hAnsiTheme="minorHAnsi"/>
                <w:sz w:val="22"/>
                <w:szCs w:val="22"/>
                <w:lang w:val="en-US" w:eastAsia="en-CA"/>
              </w:rPr>
              <w:t>In R14 HOOPP is requesting</w:t>
            </w:r>
            <w:r w:rsidR="008D7534">
              <w:rPr>
                <w:rFonts w:asciiTheme="minorHAnsi" w:hAnsiTheme="minorHAnsi"/>
                <w:sz w:val="22"/>
                <w:szCs w:val="22"/>
                <w:lang w:val="en-US" w:eastAsia="en-CA"/>
              </w:rPr>
              <w:t xml:space="preserve"> the following</w:t>
            </w:r>
            <w:r w:rsidRPr="00735097">
              <w:rPr>
                <w:rFonts w:asciiTheme="minorHAnsi" w:hAnsiTheme="minorHAnsi"/>
                <w:sz w:val="22"/>
                <w:szCs w:val="22"/>
                <w:lang w:val="en-US" w:eastAsia="en-CA"/>
              </w:rPr>
              <w:t>:</w:t>
            </w:r>
          </w:p>
          <w:p w14:paraId="733AB016" w14:textId="2D8226FE" w:rsidR="000D4F08" w:rsidRDefault="000D4F08" w:rsidP="000D4F08">
            <w:pPr>
              <w:ind w:left="720"/>
              <w:rPr>
                <w:rFonts w:asciiTheme="minorHAnsi" w:hAnsiTheme="minorHAnsi"/>
                <w:sz w:val="22"/>
                <w:szCs w:val="22"/>
                <w:lang w:eastAsia="en-CA"/>
              </w:rPr>
            </w:pPr>
            <w:r>
              <w:rPr>
                <w:rFonts w:asciiTheme="minorHAnsi" w:hAnsiTheme="minorHAnsi"/>
                <w:sz w:val="22"/>
                <w:szCs w:val="22"/>
                <w:lang w:eastAsia="en-CA"/>
              </w:rPr>
              <w:t>File.Employer = Ariel.Employer</w:t>
            </w:r>
          </w:p>
          <w:p w14:paraId="751EA06F" w14:textId="32FDAB13" w:rsidR="000D4F08" w:rsidRDefault="000D4F08" w:rsidP="000D4F08">
            <w:pPr>
              <w:ind w:left="720"/>
              <w:rPr>
                <w:rFonts w:asciiTheme="minorHAnsi" w:hAnsiTheme="minorHAnsi"/>
                <w:sz w:val="22"/>
                <w:szCs w:val="22"/>
                <w:lang w:eastAsia="en-CA"/>
              </w:rPr>
            </w:pPr>
            <w:r>
              <w:rPr>
                <w:rFonts w:asciiTheme="minorHAnsi" w:hAnsiTheme="minorHAnsi"/>
                <w:sz w:val="22"/>
                <w:szCs w:val="22"/>
                <w:lang w:eastAsia="en-CA"/>
              </w:rPr>
              <w:t>and</w:t>
            </w:r>
          </w:p>
          <w:p w14:paraId="4898CF32" w14:textId="41A81A0D" w:rsidR="000D4F08" w:rsidRDefault="000D4F08" w:rsidP="000D4F08">
            <w:pPr>
              <w:ind w:left="720"/>
              <w:rPr>
                <w:rFonts w:asciiTheme="minorHAnsi" w:hAnsiTheme="minorHAnsi"/>
                <w:sz w:val="22"/>
                <w:szCs w:val="22"/>
                <w:lang w:eastAsia="en-CA"/>
              </w:rPr>
            </w:pPr>
            <w:r>
              <w:rPr>
                <w:rFonts w:asciiTheme="minorHAnsi" w:hAnsiTheme="minorHAnsi"/>
                <w:sz w:val="22"/>
                <w:szCs w:val="22"/>
                <w:lang w:eastAsia="en-CA"/>
              </w:rPr>
              <w:t>File.EmploymentType &lt;&gt; Ariel.EmploymentType</w:t>
            </w:r>
          </w:p>
          <w:p w14:paraId="64323703" w14:textId="77777777" w:rsidR="00F16AD9" w:rsidRDefault="00F16AD9" w:rsidP="000D4F08">
            <w:pPr>
              <w:ind w:left="720"/>
              <w:rPr>
                <w:rFonts w:asciiTheme="minorHAnsi" w:hAnsiTheme="minorHAnsi"/>
                <w:sz w:val="22"/>
                <w:szCs w:val="22"/>
                <w:lang w:eastAsia="en-CA"/>
              </w:rPr>
            </w:pPr>
            <w:r>
              <w:rPr>
                <w:rFonts w:asciiTheme="minorHAnsi" w:hAnsiTheme="minorHAnsi"/>
                <w:sz w:val="22"/>
                <w:szCs w:val="22"/>
                <w:lang w:eastAsia="en-CA"/>
              </w:rPr>
              <w:t>And</w:t>
            </w:r>
          </w:p>
          <w:p w14:paraId="75755F01" w14:textId="2F2773EE" w:rsidR="00F16AD9" w:rsidRDefault="00F16AD9" w:rsidP="000D4F08">
            <w:pPr>
              <w:ind w:left="720"/>
              <w:rPr>
                <w:rFonts w:asciiTheme="minorHAnsi" w:hAnsiTheme="minorHAnsi"/>
                <w:sz w:val="22"/>
                <w:szCs w:val="22"/>
                <w:lang w:eastAsia="en-CA"/>
              </w:rPr>
            </w:pPr>
            <w:r>
              <w:rPr>
                <w:rFonts w:asciiTheme="minorHAnsi" w:hAnsiTheme="minorHAnsi"/>
                <w:sz w:val="22"/>
                <w:szCs w:val="22"/>
                <w:lang w:eastAsia="en-CA"/>
              </w:rPr>
              <w:t>File.EmploymentType is not blank</w:t>
            </w:r>
          </w:p>
          <w:p w14:paraId="68FC3412" w14:textId="4D798A9A" w:rsidR="000D4F08" w:rsidRDefault="000D4F08" w:rsidP="000D4F08">
            <w:pPr>
              <w:ind w:left="720"/>
              <w:rPr>
                <w:rFonts w:asciiTheme="minorHAnsi" w:hAnsiTheme="minorHAnsi"/>
                <w:sz w:val="22"/>
                <w:szCs w:val="22"/>
                <w:lang w:eastAsia="en-CA"/>
              </w:rPr>
            </w:pPr>
            <w:r>
              <w:rPr>
                <w:rFonts w:asciiTheme="minorHAnsi" w:hAnsiTheme="minorHAnsi"/>
                <w:sz w:val="22"/>
                <w:szCs w:val="22"/>
                <w:lang w:eastAsia="en-CA"/>
              </w:rPr>
              <w:t>And</w:t>
            </w:r>
          </w:p>
          <w:p w14:paraId="3FB85949" w14:textId="40BB146D" w:rsidR="0035679E" w:rsidRPr="00484CEA" w:rsidRDefault="0035679E" w:rsidP="0035679E">
            <w:pPr>
              <w:ind w:left="720"/>
              <w:rPr>
                <w:rFonts w:asciiTheme="minorHAnsi" w:hAnsiTheme="minorHAnsi"/>
                <w:color w:val="auto"/>
                <w:sz w:val="22"/>
                <w:szCs w:val="22"/>
                <w:lang w:eastAsia="en-CA"/>
              </w:rPr>
            </w:pPr>
            <w:r w:rsidRPr="00484CEA">
              <w:rPr>
                <w:rFonts w:asciiTheme="minorHAnsi" w:hAnsiTheme="minorHAnsi"/>
                <w:color w:val="auto"/>
                <w:sz w:val="22"/>
                <w:szCs w:val="22"/>
                <w:lang w:eastAsia="en-CA"/>
              </w:rPr>
              <w:t xml:space="preserve">Ariel.ServiceRecord exists where </w:t>
            </w:r>
          </w:p>
          <w:p w14:paraId="470162F2" w14:textId="05E46D2D" w:rsidR="00735097" w:rsidRDefault="0035679E" w:rsidP="008D7534">
            <w:pPr>
              <w:ind w:left="1440"/>
              <w:rPr>
                <w:rFonts w:asciiTheme="minorHAnsi" w:hAnsiTheme="minorHAnsi"/>
                <w:color w:val="auto"/>
                <w:sz w:val="22"/>
                <w:szCs w:val="22"/>
                <w:lang w:eastAsia="en-CA"/>
              </w:rPr>
            </w:pPr>
            <w:r w:rsidRPr="00484CEA">
              <w:rPr>
                <w:rFonts w:asciiTheme="minorHAnsi" w:hAnsiTheme="minorHAnsi"/>
                <w:color w:val="auto"/>
                <w:sz w:val="22"/>
                <w:szCs w:val="22"/>
                <w:lang w:eastAsia="en-CA"/>
              </w:rPr>
              <w:t xml:space="preserve">Ariel.SummaryAttribute = </w:t>
            </w:r>
            <w:r w:rsidR="00484CEA" w:rsidRPr="00484CEA">
              <w:rPr>
                <w:rFonts w:asciiTheme="minorHAnsi" w:hAnsiTheme="minorHAnsi"/>
                <w:color w:val="auto"/>
                <w:sz w:val="22"/>
                <w:szCs w:val="22"/>
                <w:lang w:eastAsia="en-CA"/>
              </w:rPr>
              <w:t>“</w:t>
            </w:r>
            <w:r w:rsidRPr="00484CEA">
              <w:rPr>
                <w:rFonts w:asciiTheme="minorHAnsi" w:hAnsiTheme="minorHAnsi"/>
                <w:color w:val="auto"/>
                <w:sz w:val="22"/>
                <w:szCs w:val="22"/>
                <w:lang w:eastAsia="en-CA"/>
              </w:rPr>
              <w:t>MDC – Core Data</w:t>
            </w:r>
            <w:r w:rsidR="00484CEA" w:rsidRPr="00484CEA">
              <w:rPr>
                <w:rFonts w:asciiTheme="minorHAnsi" w:hAnsiTheme="minorHAnsi"/>
                <w:color w:val="auto"/>
                <w:sz w:val="22"/>
                <w:szCs w:val="22"/>
                <w:lang w:eastAsia="en-CA"/>
              </w:rPr>
              <w:t>”</w:t>
            </w:r>
            <w:r w:rsidRPr="00484CEA">
              <w:rPr>
                <w:rFonts w:asciiTheme="minorHAnsi" w:hAnsiTheme="minorHAnsi"/>
                <w:color w:val="auto"/>
                <w:sz w:val="22"/>
                <w:szCs w:val="22"/>
                <w:lang w:eastAsia="en-CA"/>
              </w:rPr>
              <w:t xml:space="preserve"> of </w:t>
            </w:r>
            <w:r w:rsidR="005E57AA" w:rsidRPr="00484CEA">
              <w:rPr>
                <w:rFonts w:asciiTheme="minorHAnsi" w:hAnsiTheme="minorHAnsi"/>
                <w:color w:val="auto"/>
                <w:sz w:val="22"/>
                <w:szCs w:val="22"/>
                <w:lang w:eastAsia="en-CA"/>
              </w:rPr>
              <w:t>Year</w:t>
            </w:r>
            <w:r w:rsidR="005E57AA">
              <w:rPr>
                <w:rFonts w:asciiTheme="minorHAnsi" w:hAnsiTheme="minorHAnsi"/>
                <w:color w:val="auto"/>
                <w:sz w:val="22"/>
                <w:szCs w:val="22"/>
                <w:lang w:eastAsia="en-CA"/>
              </w:rPr>
              <w:t>(</w:t>
            </w:r>
            <w:r w:rsidRPr="00484CEA">
              <w:rPr>
                <w:rFonts w:asciiTheme="minorHAnsi" w:hAnsiTheme="minorHAnsi"/>
                <w:color w:val="auto"/>
                <w:sz w:val="22"/>
                <w:szCs w:val="22"/>
                <w:lang w:eastAsia="en-CA"/>
              </w:rPr>
              <w:t>File.EmploymentEffectiveDate</w:t>
            </w:r>
            <w:r w:rsidR="005E57AA">
              <w:rPr>
                <w:rFonts w:asciiTheme="minorHAnsi" w:hAnsiTheme="minorHAnsi"/>
                <w:color w:val="auto"/>
                <w:sz w:val="22"/>
                <w:szCs w:val="22"/>
                <w:lang w:eastAsia="en-CA"/>
              </w:rPr>
              <w:t>)</w:t>
            </w:r>
            <w:r>
              <w:rPr>
                <w:rFonts w:asciiTheme="minorHAnsi" w:hAnsiTheme="minorHAnsi"/>
                <w:color w:val="auto"/>
                <w:sz w:val="22"/>
                <w:szCs w:val="22"/>
                <w:lang w:eastAsia="en-CA"/>
              </w:rPr>
              <w:t xml:space="preserve"> </w:t>
            </w:r>
          </w:p>
          <w:p w14:paraId="5838591C" w14:textId="1B3DC9F7" w:rsidR="00474970" w:rsidRPr="0035679E" w:rsidRDefault="00474970" w:rsidP="00474970">
            <w:pPr>
              <w:ind w:left="0"/>
              <w:rPr>
                <w:rFonts w:asciiTheme="minorHAnsi" w:hAnsiTheme="minorHAnsi"/>
                <w:color w:val="auto"/>
                <w:sz w:val="22"/>
                <w:szCs w:val="22"/>
                <w:lang w:eastAsia="en-CA"/>
              </w:rPr>
            </w:pPr>
            <w:r>
              <w:rPr>
                <w:rFonts w:asciiTheme="minorHAnsi" w:hAnsiTheme="minorHAnsi"/>
                <w:color w:val="auto"/>
                <w:sz w:val="22"/>
                <w:szCs w:val="22"/>
                <w:lang w:eastAsia="en-CA"/>
              </w:rPr>
              <w:t>*Specifically for Core Data do not take the Summary Attribute from the incoming file. Look at the existence of a Summary Attribute already in Ariel.</w:t>
            </w:r>
          </w:p>
        </w:tc>
      </w:tr>
      <w:tr w:rsidR="000D4F08" w:rsidRPr="00A61AB1" w14:paraId="78C87BBA"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BB8513" w14:textId="32CA9F4D" w:rsidR="000D4F08"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 </w:t>
            </w:r>
            <w:r w:rsidR="000D4F08">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FED2C46" w14:textId="4A637C7E" w:rsidR="000D4F08" w:rsidRPr="00B464B9" w:rsidRDefault="000D4F08" w:rsidP="00AB35E9">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5F7E0A" w:rsidRPr="00A61AB1" w14:paraId="7AAE00C0"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E1614F5" w14:textId="77777777" w:rsidR="005F7E0A" w:rsidRDefault="005F7E0A"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702EE267" w14:textId="77777777" w:rsidR="005F7E0A" w:rsidRDefault="005F7E0A" w:rsidP="00AB35E9">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51B07CBB" w14:textId="35CE77C1" w:rsidR="005F7E0A" w:rsidRPr="00B464B9" w:rsidRDefault="00270B2A" w:rsidP="00AB35E9">
            <w:pPr>
              <w:spacing w:before="60" w:after="60"/>
              <w:ind w:left="0"/>
              <w:rPr>
                <w:rFonts w:asciiTheme="minorHAnsi" w:hAnsiTheme="minorHAnsi"/>
                <w:sz w:val="22"/>
                <w:szCs w:val="22"/>
                <w:lang w:eastAsia="en-CA"/>
              </w:rPr>
            </w:pPr>
            <w:r w:rsidRPr="00487EA8">
              <w:rPr>
                <w:rFonts w:asciiTheme="minorHAnsi" w:hAnsiTheme="minorHAnsi"/>
                <w:color w:val="auto"/>
                <w:sz w:val="22"/>
                <w:szCs w:val="22"/>
                <w:lang w:eastAsia="en-CA"/>
              </w:rPr>
              <w:t>You are trying to change an Employment Type for a year that already has annual data. Please confirm you want to proceed with this change. </w:t>
            </w:r>
          </w:p>
        </w:tc>
      </w:tr>
      <w:tr w:rsidR="005F7E0A" w:rsidRPr="00A61AB1" w14:paraId="6DDA130C"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05FB865" w14:textId="77777777" w:rsidR="005F7E0A" w:rsidRDefault="005F7E0A"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331AAB8" w14:textId="77777777" w:rsidR="005F7E0A" w:rsidRDefault="005F7E0A"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36F3F3E" w14:textId="4CD50081" w:rsidR="005F7E0A" w:rsidRPr="009F4786" w:rsidRDefault="00270B2A" w:rsidP="00AB35E9">
            <w:pPr>
              <w:spacing w:before="60" w:after="60"/>
              <w:ind w:left="0"/>
              <w:rPr>
                <w:rFonts w:asciiTheme="minorHAnsi" w:hAnsiTheme="minorHAnsi"/>
                <w:color w:val="FF0000"/>
                <w:sz w:val="22"/>
                <w:szCs w:val="22"/>
                <w:lang w:eastAsia="en-CA"/>
              </w:rPr>
            </w:pPr>
            <w:r w:rsidRPr="00487EA8">
              <w:rPr>
                <w:rFonts w:asciiTheme="minorHAnsi" w:hAnsiTheme="minorHAnsi"/>
                <w:color w:val="auto"/>
                <w:sz w:val="22"/>
                <w:szCs w:val="22"/>
                <w:lang w:eastAsia="en-CA"/>
              </w:rPr>
              <w:t>You are trying to change an Employment Type for a year that already has annual data. Please confirm you want to proceed with this change. </w:t>
            </w:r>
          </w:p>
        </w:tc>
      </w:tr>
      <w:tr w:rsidR="005F7E0A" w:rsidRPr="0085712F" w14:paraId="4157E80C"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219B848" w14:textId="77777777" w:rsidR="005F7E0A" w:rsidRPr="0085712F" w:rsidRDefault="005F7E0A" w:rsidP="00AB35E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FBF84D7" w14:textId="77777777" w:rsidR="005F7E0A" w:rsidRPr="00D55E54" w:rsidRDefault="005F7E0A" w:rsidP="00AB35E9">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5F7E0A" w:rsidRPr="0085712F" w14:paraId="7C0F686B"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46DFA2F" w14:textId="77777777" w:rsidR="005F7E0A" w:rsidRPr="0085712F" w:rsidRDefault="005F7E0A" w:rsidP="00AB35E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108E94FA" w14:textId="77777777" w:rsidR="00270B2A" w:rsidRDefault="00270B2A" w:rsidP="003C1777">
            <w:pPr>
              <w:ind w:left="0"/>
              <w:rPr>
                <w:rFonts w:ascii="Calibri" w:eastAsiaTheme="minorHAnsi" w:hAnsi="Calibri"/>
                <w:color w:val="auto"/>
                <w:lang w:val="en-US"/>
              </w:rPr>
            </w:pPr>
            <w:r w:rsidRPr="00487EA8">
              <w:rPr>
                <w:rFonts w:asciiTheme="minorHAnsi" w:hAnsiTheme="minorHAnsi"/>
                <w:color w:val="auto"/>
                <w:sz w:val="22"/>
                <w:szCs w:val="22"/>
                <w:lang w:eastAsia="en-CA"/>
              </w:rPr>
              <w:t xml:space="preserve">The reported Employment Type change and the reported Employment Type Effective Date are correct.  </w:t>
            </w:r>
          </w:p>
          <w:p w14:paraId="6A23D781" w14:textId="22812317" w:rsidR="005F7E0A" w:rsidRPr="00D55E54" w:rsidRDefault="005F7E0A" w:rsidP="00AB35E9">
            <w:pPr>
              <w:spacing w:before="60" w:after="60"/>
              <w:ind w:left="0"/>
              <w:rPr>
                <w:rFonts w:asciiTheme="minorHAnsi" w:hAnsiTheme="minorHAnsi"/>
                <w:sz w:val="22"/>
                <w:szCs w:val="22"/>
                <w:lang w:eastAsia="en-CA"/>
              </w:rPr>
            </w:pPr>
          </w:p>
        </w:tc>
      </w:tr>
      <w:tr w:rsidR="005F7E0A" w:rsidRPr="0085712F" w14:paraId="2D59AEE5"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8DC7B9" w14:textId="38163DC7" w:rsidR="005F7E0A" w:rsidRDefault="005F7E0A" w:rsidP="005F7E0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533C002" w14:textId="718CFE7F" w:rsidR="005F7E0A" w:rsidRDefault="000D4F08" w:rsidP="00AB35E9">
            <w:pPr>
              <w:pStyle w:val="NormalWeb"/>
              <w:rPr>
                <w:rFonts w:asciiTheme="minorHAnsi" w:hAnsiTheme="minorHAnsi"/>
                <w:sz w:val="22"/>
                <w:szCs w:val="22"/>
                <w:lang w:val="en-US" w:eastAsia="en-CA"/>
              </w:rPr>
            </w:pPr>
            <w:r>
              <w:rPr>
                <w:rFonts w:asciiTheme="minorHAnsi" w:hAnsiTheme="minorHAnsi"/>
                <w:sz w:val="22"/>
                <w:szCs w:val="22"/>
                <w:lang w:val="en-US" w:eastAsia="en-CA"/>
              </w:rPr>
              <w:t>V</w:t>
            </w:r>
            <w:r w:rsidRPr="000D4F08">
              <w:rPr>
                <w:rFonts w:asciiTheme="minorHAnsi" w:hAnsiTheme="minorHAnsi"/>
                <w:sz w:val="22"/>
                <w:szCs w:val="22"/>
                <w:lang w:val="en-US" w:eastAsia="en-CA"/>
              </w:rPr>
              <w:t xml:space="preserve">alidation </w:t>
            </w:r>
            <w:r w:rsidR="00735097" w:rsidRPr="000D4F08">
              <w:rPr>
                <w:rFonts w:asciiTheme="minorHAnsi" w:hAnsiTheme="minorHAnsi"/>
                <w:sz w:val="22"/>
                <w:szCs w:val="22"/>
                <w:lang w:val="en-US" w:eastAsia="en-CA"/>
              </w:rPr>
              <w:t>formerly</w:t>
            </w:r>
            <w:r w:rsidRPr="000D4F08">
              <w:rPr>
                <w:rFonts w:asciiTheme="minorHAnsi" w:hAnsiTheme="minorHAnsi"/>
                <w:sz w:val="22"/>
                <w:szCs w:val="22"/>
                <w:lang w:val="en-US" w:eastAsia="en-CA"/>
              </w:rPr>
              <w:t xml:space="preserve"> known as B24.  </w:t>
            </w:r>
          </w:p>
        </w:tc>
      </w:tr>
      <w:tr w:rsidR="005F7E0A" w:rsidRPr="0085712F" w14:paraId="442E6CA4"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25DB09" w14:textId="77777777" w:rsidR="005F7E0A" w:rsidRDefault="005F7E0A"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550E660" w14:textId="77777777" w:rsidR="005F7E0A" w:rsidRPr="0085712F" w:rsidRDefault="005F7E0A" w:rsidP="00AB35E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26AA151" w14:textId="38504C96" w:rsidR="003C1777" w:rsidRDefault="003C1777" w:rsidP="003C1777">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AD </w:t>
            </w:r>
            <w:r w:rsidR="000F3909">
              <w:rPr>
                <w:rFonts w:asciiTheme="minorHAnsi" w:hAnsiTheme="minorHAnsi"/>
                <w:sz w:val="22"/>
                <w:szCs w:val="22"/>
                <w:lang w:val="en-US" w:eastAsia="en-CA"/>
              </w:rPr>
              <w:t>20170519</w:t>
            </w:r>
            <w:r>
              <w:rPr>
                <w:rFonts w:asciiTheme="minorHAnsi" w:hAnsiTheme="minorHAnsi"/>
                <w:sz w:val="22"/>
                <w:szCs w:val="22"/>
                <w:lang w:val="en-US" w:eastAsia="en-CA"/>
              </w:rPr>
              <w:t>:</w:t>
            </w:r>
          </w:p>
          <w:p w14:paraId="2CD92B9B" w14:textId="1E8C1E59" w:rsidR="003C1777" w:rsidRPr="003C1777" w:rsidRDefault="003C1777" w:rsidP="00295A35">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Ready for sign off.  </w:t>
            </w:r>
          </w:p>
          <w:p w14:paraId="02BAA860" w14:textId="5DB7B721" w:rsidR="00484CEA" w:rsidRDefault="00484CEA" w:rsidP="00AB35E9">
            <w:pPr>
              <w:pStyle w:val="NormalWeb"/>
              <w:rPr>
                <w:rFonts w:asciiTheme="minorHAnsi" w:hAnsiTheme="minorHAnsi"/>
                <w:sz w:val="22"/>
                <w:szCs w:val="22"/>
                <w:lang w:val="en-US" w:eastAsia="en-CA"/>
              </w:rPr>
            </w:pPr>
            <w:r>
              <w:rPr>
                <w:rFonts w:asciiTheme="minorHAnsi" w:hAnsiTheme="minorHAnsi"/>
                <w:sz w:val="22"/>
                <w:szCs w:val="22"/>
                <w:lang w:val="en-US" w:eastAsia="en-CA"/>
              </w:rPr>
              <w:t>CS 20170517:</w:t>
            </w:r>
          </w:p>
          <w:p w14:paraId="4DDA210C" w14:textId="54AEE9BB" w:rsidR="00484CEA" w:rsidRDefault="00484CEA" w:rsidP="00295A35">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Proposed logic for R14 has been reviewed.</w:t>
            </w:r>
          </w:p>
          <w:p w14:paraId="55498BAA" w14:textId="56F6561F" w:rsidR="00484CEA" w:rsidRDefault="00484CEA" w:rsidP="00295A35">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Ready for sign-off.</w:t>
            </w:r>
          </w:p>
          <w:p w14:paraId="2BA2BF54" w14:textId="06559474" w:rsidR="005F7E0A" w:rsidRDefault="005F7E0A" w:rsidP="00AB35E9">
            <w:pPr>
              <w:pStyle w:val="NormalWeb"/>
              <w:rPr>
                <w:rFonts w:asciiTheme="minorHAnsi" w:hAnsiTheme="minorHAnsi"/>
                <w:sz w:val="22"/>
                <w:szCs w:val="22"/>
                <w:lang w:val="en-US" w:eastAsia="en-CA"/>
              </w:rPr>
            </w:pPr>
            <w:r>
              <w:rPr>
                <w:rFonts w:asciiTheme="minorHAnsi" w:hAnsiTheme="minorHAnsi"/>
                <w:sz w:val="22"/>
                <w:szCs w:val="22"/>
                <w:lang w:val="en-US" w:eastAsia="en-CA"/>
              </w:rPr>
              <w:t>CS 20170510:</w:t>
            </w:r>
          </w:p>
          <w:p w14:paraId="2E15F51A" w14:textId="77777777" w:rsidR="00735097" w:rsidRDefault="00735097" w:rsidP="00295A35">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Change applied in R13 :</w:t>
            </w:r>
          </w:p>
          <w:p w14:paraId="7C577C01" w14:textId="11CB7D39" w:rsidR="00735097" w:rsidRDefault="00735097" w:rsidP="00295A35">
            <w:pPr>
              <w:pStyle w:val="NormalWeb"/>
              <w:numPr>
                <w:ilvl w:val="1"/>
                <w:numId w:val="14"/>
              </w:numPr>
              <w:rPr>
                <w:rFonts w:asciiTheme="minorHAnsi" w:hAnsiTheme="minorHAnsi"/>
                <w:sz w:val="22"/>
                <w:szCs w:val="22"/>
                <w:lang w:val="en-US" w:eastAsia="en-CA"/>
              </w:rPr>
            </w:pPr>
            <w:r>
              <w:rPr>
                <w:rFonts w:asciiTheme="minorHAnsi" w:hAnsiTheme="minorHAnsi"/>
                <w:sz w:val="22"/>
                <w:szCs w:val="22"/>
                <w:lang w:val="en-US" w:eastAsia="en-CA"/>
              </w:rPr>
              <w:t>severity changed from Error to Warning</w:t>
            </w:r>
          </w:p>
          <w:p w14:paraId="468FBA70" w14:textId="26CDD1AE" w:rsidR="00735097" w:rsidRDefault="00735097" w:rsidP="00295A35">
            <w:pPr>
              <w:pStyle w:val="NormalWeb"/>
              <w:numPr>
                <w:ilvl w:val="1"/>
                <w:numId w:val="14"/>
              </w:numPr>
              <w:rPr>
                <w:rFonts w:asciiTheme="minorHAnsi" w:hAnsiTheme="minorHAnsi"/>
                <w:sz w:val="22"/>
                <w:szCs w:val="22"/>
                <w:lang w:val="en-US" w:eastAsia="en-CA"/>
              </w:rPr>
            </w:pPr>
            <w:r w:rsidRPr="00735097">
              <w:rPr>
                <w:rFonts w:asciiTheme="minorHAnsi" w:hAnsiTheme="minorHAnsi"/>
                <w:sz w:val="22"/>
                <w:szCs w:val="22"/>
                <w:lang w:val="en-US" w:eastAsia="en-CA"/>
              </w:rPr>
              <w:t>If Employment Type is NOT changing, and Employment Type Effective Date is &lt; LAU, then DO NOT trigger validation.</w:t>
            </w:r>
          </w:p>
          <w:p w14:paraId="129A4AA6" w14:textId="4EE7A056" w:rsidR="005F7E0A" w:rsidRPr="00030CE3" w:rsidRDefault="0035679E" w:rsidP="00295A35">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The validation logic in yellow above will need to be reviewed with respect to the trigger of B24a on the Core Data file.</w:t>
            </w:r>
          </w:p>
        </w:tc>
      </w:tr>
    </w:tbl>
    <w:p w14:paraId="440A9B1B" w14:textId="017FE5B5" w:rsidR="005F7E0A" w:rsidRPr="00150184" w:rsidRDefault="005F7E0A" w:rsidP="005F7E0A"/>
    <w:p w14:paraId="442C3802" w14:textId="1ABE5EFE" w:rsidR="005F7E0A" w:rsidRDefault="005F7E0A">
      <w:pPr>
        <w:spacing w:before="0" w:after="0" w:line="240" w:lineRule="auto"/>
        <w:ind w:left="0"/>
        <w:rPr>
          <w:sz w:val="24"/>
        </w:rPr>
      </w:pPr>
      <w:r>
        <w:rPr>
          <w:sz w:val="24"/>
        </w:rPr>
        <w:br w:type="page"/>
      </w:r>
    </w:p>
    <w:p w14:paraId="37934F94" w14:textId="724A2CA5" w:rsidR="0035679E" w:rsidRPr="00873EB9" w:rsidRDefault="0035679E" w:rsidP="0035679E">
      <w:pPr>
        <w:pStyle w:val="Heading3"/>
        <w:rPr>
          <w:lang w:val="en-US"/>
        </w:rPr>
      </w:pPr>
      <w:r w:rsidRPr="006B06A8">
        <w:t xml:space="preserve">Validation – </w:t>
      </w:r>
      <w:r>
        <w:t>Employment Type Change For Already E</w:t>
      </w:r>
      <w:r w:rsidR="00A700AB">
        <w:t>x</w:t>
      </w:r>
      <w:r>
        <w:t>isting MDC Data</w:t>
      </w:r>
    </w:p>
    <w:p w14:paraId="2960B7C2" w14:textId="77777777" w:rsidR="0035679E" w:rsidRPr="00522349" w:rsidRDefault="0035679E" w:rsidP="009527EA"/>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35679E" w14:paraId="4B4710FF"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7662E4"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1EBCC7BB" w14:textId="2DFF8DED" w:rsidR="0035679E" w:rsidRPr="007E257A" w:rsidRDefault="0035679E" w:rsidP="00AB35E9">
            <w:pPr>
              <w:pStyle w:val="Heading1"/>
              <w:rPr>
                <w:rFonts w:cs="Calibri"/>
                <w:color w:val="auto"/>
              </w:rPr>
            </w:pPr>
            <w:bookmarkStart w:id="160" w:name="_Toc43372848"/>
            <w:r w:rsidRPr="00BE1995">
              <w:rPr>
                <w:lang w:val="en-US"/>
              </w:rPr>
              <w:t>B</w:t>
            </w:r>
            <w:r>
              <w:rPr>
                <w:lang w:val="en-US"/>
              </w:rPr>
              <w:t>24b</w:t>
            </w:r>
            <w:r w:rsidRPr="00BE1995">
              <w:rPr>
                <w:lang w:val="en-US"/>
              </w:rPr>
              <w:t>_</w:t>
            </w:r>
            <w:r>
              <w:rPr>
                <w:lang w:val="en-US"/>
              </w:rPr>
              <w:t>EmploymentTypeChangeForAlreadyExistingMDCData</w:t>
            </w:r>
            <w:r w:rsidR="00704235">
              <w:rPr>
                <w:lang w:val="en-US"/>
              </w:rPr>
              <w:t>Information</w:t>
            </w:r>
            <w:bookmarkEnd w:id="160"/>
          </w:p>
        </w:tc>
      </w:tr>
      <w:tr w:rsidR="0035679E" w14:paraId="02A1FBB9"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063EC18"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46505F3" w14:textId="273D10D2" w:rsidR="0035679E" w:rsidRDefault="00B83F50" w:rsidP="00AB35E9">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 46</w:t>
            </w:r>
          </w:p>
        </w:tc>
      </w:tr>
      <w:tr w:rsidR="007D114E" w14:paraId="159B2892"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1A52D2" w14:textId="14184AEB" w:rsidR="007D114E" w:rsidRDefault="006F732A"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3E7FB29" w14:textId="02FEE38E" w:rsidR="007D114E" w:rsidRDefault="006F732A" w:rsidP="00AB35E9">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Data Import</w:t>
            </w:r>
          </w:p>
        </w:tc>
      </w:tr>
      <w:tr w:rsidR="0035679E" w14:paraId="0EC0C7F8"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428BC8"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2F93DB2" w14:textId="77777777" w:rsidR="0035679E" w:rsidRDefault="0035679E" w:rsidP="00AB35E9">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35679E" w14:paraId="0857F046"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4C43F5A"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7BF1365" w14:textId="0FF921B7" w:rsidR="0035679E" w:rsidRPr="007E257A" w:rsidRDefault="0035679E" w:rsidP="00AB35E9">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Member Basic Information </w:t>
            </w:r>
            <w:r w:rsidR="00704235" w:rsidRPr="00484CEA">
              <w:rPr>
                <w:rFonts w:asciiTheme="minorHAnsi" w:hAnsiTheme="minorHAnsi" w:cs="Calibri"/>
                <w:color w:val="auto"/>
                <w:sz w:val="22"/>
                <w:szCs w:val="22"/>
              </w:rPr>
              <w:t>and Core Data</w:t>
            </w:r>
          </w:p>
        </w:tc>
      </w:tr>
      <w:tr w:rsidR="0035679E" w14:paraId="436C2FBA"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0A95418"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B0BEC11" w14:textId="39DD1A29" w:rsidR="0035679E" w:rsidRPr="00B464B9" w:rsidRDefault="00704235"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Information</w:t>
            </w:r>
            <w:r w:rsidR="008D7534">
              <w:rPr>
                <w:rFonts w:asciiTheme="minorHAnsi" w:hAnsiTheme="minorHAnsi"/>
                <w:sz w:val="22"/>
                <w:szCs w:val="22"/>
                <w:lang w:eastAsia="en-CA"/>
              </w:rPr>
              <w:t xml:space="preserve"> (to appear in CTL report)</w:t>
            </w:r>
          </w:p>
        </w:tc>
      </w:tr>
      <w:tr w:rsidR="0035679E" w14:paraId="36B65AC9"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86FCD76"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429E801" w14:textId="6A4274C2" w:rsidR="0035679E" w:rsidRPr="00B464B9" w:rsidRDefault="0035679E" w:rsidP="00AB35E9">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w:t>
            </w:r>
            <w:r w:rsidR="00704235">
              <w:rPr>
                <w:rFonts w:asciiTheme="minorHAnsi" w:hAnsiTheme="minorHAnsi"/>
                <w:sz w:val="22"/>
                <w:szCs w:val="22"/>
                <w:lang w:eastAsia="en-CA"/>
              </w:rPr>
              <w:t>rivate</w:t>
            </w:r>
          </w:p>
        </w:tc>
      </w:tr>
      <w:tr w:rsidR="0035679E" w:rsidRPr="00A61AB1" w14:paraId="0E82D0AA"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C5A47E"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5443697"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4EEF6E6" w14:textId="4E4DA14A" w:rsidR="0035679E" w:rsidRDefault="00704235" w:rsidP="00AB35E9">
            <w:pPr>
              <w:ind w:left="0"/>
              <w:rPr>
                <w:rFonts w:asciiTheme="minorHAnsi" w:hAnsiTheme="minorHAnsi"/>
                <w:sz w:val="22"/>
                <w:szCs w:val="22"/>
                <w:lang w:eastAsia="en-CA"/>
              </w:rPr>
            </w:pPr>
            <w:r w:rsidRPr="00704235">
              <w:rPr>
                <w:rFonts w:asciiTheme="minorHAnsi" w:hAnsiTheme="minorHAnsi"/>
                <w:sz w:val="22"/>
                <w:szCs w:val="22"/>
                <w:lang w:eastAsia="en-CA"/>
              </w:rPr>
              <w:t>Employment Type is changing for year where MDC data has already been reported, and the Employment Type is changing from PT to FT.</w:t>
            </w:r>
          </w:p>
        </w:tc>
      </w:tr>
      <w:tr w:rsidR="0035679E" w:rsidRPr="00575A54" w14:paraId="37BC79E0"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B8BCE04"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D6B5B80" w14:textId="77777777" w:rsidR="0035679E" w:rsidRDefault="0035679E" w:rsidP="00AB35E9">
            <w:pPr>
              <w:ind w:left="0"/>
              <w:rPr>
                <w:rFonts w:asciiTheme="minorHAnsi" w:hAnsiTheme="minorHAnsi"/>
                <w:sz w:val="22"/>
                <w:szCs w:val="22"/>
                <w:lang w:eastAsia="en-CA"/>
              </w:rPr>
            </w:pPr>
            <w:r>
              <w:rPr>
                <w:rFonts w:asciiTheme="minorHAnsi" w:hAnsiTheme="minorHAnsi"/>
                <w:sz w:val="22"/>
                <w:szCs w:val="22"/>
                <w:lang w:eastAsia="en-CA"/>
              </w:rPr>
              <w:t>Trigger Warning if:</w:t>
            </w:r>
          </w:p>
          <w:p w14:paraId="2AA2147E" w14:textId="77777777" w:rsidR="0035679E" w:rsidRDefault="0035679E" w:rsidP="00AB35E9">
            <w:pPr>
              <w:ind w:left="720"/>
              <w:rPr>
                <w:rFonts w:asciiTheme="minorHAnsi" w:hAnsiTheme="minorHAnsi"/>
                <w:sz w:val="22"/>
                <w:szCs w:val="22"/>
                <w:lang w:eastAsia="en-CA"/>
              </w:rPr>
            </w:pPr>
            <w:r>
              <w:rPr>
                <w:rFonts w:asciiTheme="minorHAnsi" w:hAnsiTheme="minorHAnsi"/>
                <w:sz w:val="22"/>
                <w:szCs w:val="22"/>
                <w:lang w:eastAsia="en-CA"/>
              </w:rPr>
              <w:t>File.Employer = Ariel.Employer</w:t>
            </w:r>
          </w:p>
          <w:p w14:paraId="26F8FB32" w14:textId="0FF4F8AD" w:rsidR="0035679E" w:rsidRDefault="00704235" w:rsidP="00AB35E9">
            <w:pPr>
              <w:ind w:left="720"/>
              <w:rPr>
                <w:rFonts w:asciiTheme="minorHAnsi" w:hAnsiTheme="minorHAnsi"/>
                <w:sz w:val="22"/>
                <w:szCs w:val="22"/>
                <w:lang w:eastAsia="en-CA"/>
              </w:rPr>
            </w:pPr>
            <w:r>
              <w:rPr>
                <w:rFonts w:asciiTheme="minorHAnsi" w:hAnsiTheme="minorHAnsi"/>
                <w:sz w:val="22"/>
                <w:szCs w:val="22"/>
                <w:lang w:eastAsia="en-CA"/>
              </w:rPr>
              <w:t>A</w:t>
            </w:r>
            <w:r w:rsidR="0035679E">
              <w:rPr>
                <w:rFonts w:asciiTheme="minorHAnsi" w:hAnsiTheme="minorHAnsi"/>
                <w:sz w:val="22"/>
                <w:szCs w:val="22"/>
                <w:lang w:eastAsia="en-CA"/>
              </w:rPr>
              <w:t>nd</w:t>
            </w:r>
          </w:p>
          <w:p w14:paraId="14473814" w14:textId="77777777" w:rsidR="00704235" w:rsidRDefault="00704235" w:rsidP="00AB35E9">
            <w:pPr>
              <w:ind w:left="720"/>
              <w:rPr>
                <w:rFonts w:asciiTheme="minorHAnsi" w:hAnsiTheme="minorHAnsi"/>
                <w:sz w:val="22"/>
                <w:szCs w:val="22"/>
                <w:lang w:eastAsia="en-CA"/>
              </w:rPr>
            </w:pPr>
            <w:r>
              <w:rPr>
                <w:rFonts w:asciiTheme="minorHAnsi" w:hAnsiTheme="minorHAnsi"/>
                <w:sz w:val="22"/>
                <w:szCs w:val="22"/>
                <w:lang w:eastAsia="en-CA"/>
              </w:rPr>
              <w:t>Ariel.</w:t>
            </w:r>
            <w:r w:rsidR="0035679E">
              <w:rPr>
                <w:rFonts w:asciiTheme="minorHAnsi" w:hAnsiTheme="minorHAnsi"/>
                <w:sz w:val="22"/>
                <w:szCs w:val="22"/>
                <w:lang w:eastAsia="en-CA"/>
              </w:rPr>
              <w:t>EmploymentType</w:t>
            </w:r>
            <w:r>
              <w:rPr>
                <w:rFonts w:asciiTheme="minorHAnsi" w:hAnsiTheme="minorHAnsi"/>
                <w:sz w:val="22"/>
                <w:szCs w:val="22"/>
                <w:lang w:eastAsia="en-CA"/>
              </w:rPr>
              <w:t xml:space="preserve"> = PT </w:t>
            </w:r>
          </w:p>
          <w:p w14:paraId="4865710D" w14:textId="77777777" w:rsidR="00704235" w:rsidRDefault="00704235" w:rsidP="00AB35E9">
            <w:pPr>
              <w:ind w:left="720"/>
              <w:rPr>
                <w:rFonts w:asciiTheme="minorHAnsi" w:hAnsiTheme="minorHAnsi"/>
                <w:sz w:val="22"/>
                <w:szCs w:val="22"/>
                <w:lang w:eastAsia="en-CA"/>
              </w:rPr>
            </w:pPr>
            <w:r>
              <w:rPr>
                <w:rFonts w:asciiTheme="minorHAnsi" w:hAnsiTheme="minorHAnsi"/>
                <w:sz w:val="22"/>
                <w:szCs w:val="22"/>
                <w:lang w:eastAsia="en-CA"/>
              </w:rPr>
              <w:t xml:space="preserve">And </w:t>
            </w:r>
          </w:p>
          <w:p w14:paraId="38C96357" w14:textId="10BC6030" w:rsidR="0035679E" w:rsidRDefault="00704235" w:rsidP="00AB35E9">
            <w:pPr>
              <w:ind w:left="720"/>
              <w:rPr>
                <w:rFonts w:asciiTheme="minorHAnsi" w:hAnsiTheme="minorHAnsi"/>
                <w:sz w:val="22"/>
                <w:szCs w:val="22"/>
                <w:lang w:eastAsia="en-CA"/>
              </w:rPr>
            </w:pPr>
            <w:r>
              <w:rPr>
                <w:rFonts w:asciiTheme="minorHAnsi" w:hAnsiTheme="minorHAnsi"/>
                <w:sz w:val="22"/>
                <w:szCs w:val="22"/>
                <w:lang w:eastAsia="en-CA"/>
              </w:rPr>
              <w:t>File</w:t>
            </w:r>
            <w:r w:rsidR="0035679E">
              <w:rPr>
                <w:rFonts w:asciiTheme="minorHAnsi" w:hAnsiTheme="minorHAnsi"/>
                <w:sz w:val="22"/>
                <w:szCs w:val="22"/>
                <w:lang w:eastAsia="en-CA"/>
              </w:rPr>
              <w:t>.EmploymentType</w:t>
            </w:r>
            <w:r>
              <w:rPr>
                <w:rFonts w:asciiTheme="minorHAnsi" w:hAnsiTheme="minorHAnsi"/>
                <w:sz w:val="22"/>
                <w:szCs w:val="22"/>
                <w:lang w:eastAsia="en-CA"/>
              </w:rPr>
              <w:t xml:space="preserve"> = FT</w:t>
            </w:r>
          </w:p>
          <w:p w14:paraId="20F4C099" w14:textId="77777777" w:rsidR="0035679E" w:rsidRDefault="0035679E" w:rsidP="00AB35E9">
            <w:pPr>
              <w:ind w:left="720"/>
              <w:rPr>
                <w:rFonts w:asciiTheme="minorHAnsi" w:hAnsiTheme="minorHAnsi"/>
                <w:sz w:val="22"/>
                <w:szCs w:val="22"/>
                <w:lang w:eastAsia="en-CA"/>
              </w:rPr>
            </w:pPr>
            <w:r>
              <w:rPr>
                <w:rFonts w:asciiTheme="minorHAnsi" w:hAnsiTheme="minorHAnsi"/>
                <w:sz w:val="22"/>
                <w:szCs w:val="22"/>
                <w:lang w:eastAsia="en-CA"/>
              </w:rPr>
              <w:t>And</w:t>
            </w:r>
          </w:p>
          <w:p w14:paraId="688D65B4" w14:textId="77777777" w:rsidR="0035679E" w:rsidRPr="00484CEA" w:rsidRDefault="0035679E" w:rsidP="00AB35E9">
            <w:pPr>
              <w:ind w:left="720"/>
              <w:rPr>
                <w:rFonts w:asciiTheme="minorHAnsi" w:hAnsiTheme="minorHAnsi"/>
                <w:color w:val="auto"/>
                <w:sz w:val="22"/>
                <w:szCs w:val="22"/>
                <w:lang w:eastAsia="en-CA"/>
              </w:rPr>
            </w:pPr>
            <w:r w:rsidRPr="00484CEA">
              <w:rPr>
                <w:rFonts w:asciiTheme="minorHAnsi" w:hAnsiTheme="minorHAnsi"/>
                <w:color w:val="auto"/>
                <w:sz w:val="22"/>
                <w:szCs w:val="22"/>
                <w:lang w:eastAsia="en-CA"/>
              </w:rPr>
              <w:t xml:space="preserve">Ariel.ServiceRecord exists where </w:t>
            </w:r>
          </w:p>
          <w:p w14:paraId="05AE120B" w14:textId="77777777" w:rsidR="0035679E" w:rsidRDefault="0035679E" w:rsidP="00AB35E9">
            <w:pPr>
              <w:ind w:left="1440"/>
              <w:rPr>
                <w:rFonts w:asciiTheme="minorHAnsi" w:hAnsiTheme="minorHAnsi"/>
                <w:color w:val="auto"/>
                <w:sz w:val="22"/>
                <w:szCs w:val="22"/>
                <w:lang w:eastAsia="en-CA"/>
              </w:rPr>
            </w:pPr>
            <w:r w:rsidRPr="00484CEA">
              <w:rPr>
                <w:rFonts w:asciiTheme="minorHAnsi" w:hAnsiTheme="minorHAnsi"/>
                <w:color w:val="auto"/>
                <w:sz w:val="22"/>
                <w:szCs w:val="22"/>
                <w:lang w:eastAsia="en-CA"/>
              </w:rPr>
              <w:t xml:space="preserve">Ariel.SummaryAttribute = </w:t>
            </w:r>
            <w:r w:rsidR="00484CEA" w:rsidRPr="00484CEA">
              <w:rPr>
                <w:rFonts w:asciiTheme="minorHAnsi" w:hAnsiTheme="minorHAnsi"/>
                <w:color w:val="auto"/>
                <w:sz w:val="22"/>
                <w:szCs w:val="22"/>
                <w:lang w:eastAsia="en-CA"/>
              </w:rPr>
              <w:t>“</w:t>
            </w:r>
            <w:r w:rsidRPr="00484CEA">
              <w:rPr>
                <w:rFonts w:asciiTheme="minorHAnsi" w:hAnsiTheme="minorHAnsi"/>
                <w:color w:val="auto"/>
                <w:sz w:val="22"/>
                <w:szCs w:val="22"/>
                <w:lang w:eastAsia="en-CA"/>
              </w:rPr>
              <w:t>MDC – Core Data</w:t>
            </w:r>
            <w:r w:rsidR="00484CEA" w:rsidRPr="00484CEA">
              <w:rPr>
                <w:rFonts w:asciiTheme="minorHAnsi" w:hAnsiTheme="minorHAnsi"/>
                <w:color w:val="auto"/>
                <w:sz w:val="22"/>
                <w:szCs w:val="22"/>
                <w:lang w:eastAsia="en-CA"/>
              </w:rPr>
              <w:t>”</w:t>
            </w:r>
            <w:r w:rsidRPr="00484CEA">
              <w:rPr>
                <w:rFonts w:asciiTheme="minorHAnsi" w:hAnsiTheme="minorHAnsi"/>
                <w:color w:val="auto"/>
                <w:sz w:val="22"/>
                <w:szCs w:val="22"/>
                <w:lang w:eastAsia="en-CA"/>
              </w:rPr>
              <w:t xml:space="preserve"> of YearOf File.EmploymentEffectiveDate</w:t>
            </w:r>
            <w:r>
              <w:rPr>
                <w:rFonts w:asciiTheme="minorHAnsi" w:hAnsiTheme="minorHAnsi"/>
                <w:color w:val="auto"/>
                <w:sz w:val="22"/>
                <w:szCs w:val="22"/>
                <w:lang w:eastAsia="en-CA"/>
              </w:rPr>
              <w:t xml:space="preserve"> </w:t>
            </w:r>
          </w:p>
          <w:p w14:paraId="1383861B" w14:textId="0D1E94EF" w:rsidR="00474970" w:rsidRPr="0035679E" w:rsidRDefault="00474970" w:rsidP="00474970">
            <w:pPr>
              <w:ind w:left="0"/>
              <w:rPr>
                <w:rFonts w:asciiTheme="minorHAnsi" w:hAnsiTheme="minorHAnsi"/>
                <w:color w:val="auto"/>
                <w:sz w:val="22"/>
                <w:szCs w:val="22"/>
                <w:lang w:eastAsia="en-CA"/>
              </w:rPr>
            </w:pPr>
            <w:r>
              <w:rPr>
                <w:rFonts w:asciiTheme="minorHAnsi" w:hAnsiTheme="minorHAnsi"/>
                <w:color w:val="auto"/>
                <w:sz w:val="22"/>
                <w:szCs w:val="22"/>
                <w:lang w:eastAsia="en-CA"/>
              </w:rPr>
              <w:t>*Specifically for Core Data do not take the Summary Attribute from the incoming file. Look at the existence of a Summary Attribute already in Ariel.</w:t>
            </w:r>
          </w:p>
        </w:tc>
      </w:tr>
      <w:tr w:rsidR="0035679E" w:rsidRPr="00A61AB1" w14:paraId="4B7C0817"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49C4577" w14:textId="0773394E"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A21BDD3" w14:textId="77777777" w:rsidR="0035679E" w:rsidRPr="00B464B9" w:rsidRDefault="0035679E" w:rsidP="00AB35E9">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35679E" w:rsidRPr="00A61AB1" w14:paraId="29E8267A"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04F3C49"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2AC8A5DF"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6E901E52" w14:textId="7E4A07AB" w:rsidR="0035679E" w:rsidRPr="00A700AB" w:rsidRDefault="00270B2A" w:rsidP="00AB35E9">
            <w:pPr>
              <w:spacing w:before="60" w:after="60"/>
              <w:ind w:left="0"/>
              <w:rPr>
                <w:rFonts w:asciiTheme="minorHAnsi" w:hAnsiTheme="minorHAnsi"/>
                <w:sz w:val="22"/>
                <w:szCs w:val="22"/>
                <w:lang w:eastAsia="en-CA"/>
              </w:rPr>
            </w:pPr>
            <w:r w:rsidRPr="00A700AB">
              <w:rPr>
                <w:rFonts w:asciiTheme="minorHAnsi" w:hAnsiTheme="minorHAnsi"/>
                <w:sz w:val="22"/>
                <w:szCs w:val="22"/>
              </w:rPr>
              <w:t>You are trying to change an Employment Type from part-time to full-time for a year that already has annual data. Please confirm you want to proceed with this change. </w:t>
            </w:r>
          </w:p>
        </w:tc>
      </w:tr>
      <w:tr w:rsidR="0035679E" w:rsidRPr="00A61AB1" w14:paraId="4727D734"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A18E55F"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8243931"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0B2D1CF" w14:textId="3DBE4ECB" w:rsidR="0035679E" w:rsidRPr="00A700AB" w:rsidRDefault="00270B2A" w:rsidP="00AB35E9">
            <w:pPr>
              <w:spacing w:before="60" w:after="60"/>
              <w:ind w:left="0"/>
              <w:rPr>
                <w:rFonts w:asciiTheme="minorHAnsi" w:hAnsiTheme="minorHAnsi"/>
                <w:color w:val="FF0000"/>
                <w:sz w:val="22"/>
                <w:szCs w:val="22"/>
                <w:lang w:eastAsia="en-CA"/>
              </w:rPr>
            </w:pPr>
            <w:r w:rsidRPr="00A700AB">
              <w:rPr>
                <w:rFonts w:asciiTheme="minorHAnsi" w:hAnsiTheme="minorHAnsi"/>
                <w:sz w:val="22"/>
                <w:szCs w:val="22"/>
              </w:rPr>
              <w:t>You are trying to change an Employment Type from part-time to full-time for a year that already has annual data. Please confirm you want to proceed with this change.</w:t>
            </w:r>
          </w:p>
        </w:tc>
      </w:tr>
      <w:tr w:rsidR="0035679E" w:rsidRPr="0085712F" w14:paraId="6104B602"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77BA09" w14:textId="77777777" w:rsidR="0035679E" w:rsidRPr="0085712F" w:rsidRDefault="0035679E" w:rsidP="00AB35E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228C46F" w14:textId="77777777" w:rsidR="0035679E" w:rsidRPr="00D55E54" w:rsidRDefault="0035679E" w:rsidP="00AB35E9">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35679E" w:rsidRPr="0085712F" w14:paraId="10C3EC3D"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CC742D8" w14:textId="77777777" w:rsidR="0035679E" w:rsidRPr="0085712F" w:rsidRDefault="0035679E" w:rsidP="00AB35E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535C2352" w14:textId="32B7EFBF" w:rsidR="0035679E" w:rsidRPr="00D55E54" w:rsidRDefault="00704235" w:rsidP="00AB35E9">
            <w:pPr>
              <w:spacing w:before="60" w:after="60"/>
              <w:ind w:left="0"/>
              <w:rPr>
                <w:rFonts w:asciiTheme="minorHAnsi" w:hAnsiTheme="minorHAnsi"/>
                <w:sz w:val="22"/>
                <w:szCs w:val="22"/>
                <w:lang w:eastAsia="en-CA"/>
              </w:rPr>
            </w:pPr>
            <w:r>
              <w:rPr>
                <w:rFonts w:asciiTheme="minorHAnsi" w:hAnsiTheme="minorHAnsi"/>
                <w:sz w:val="22"/>
                <w:szCs w:val="22"/>
                <w:lang w:eastAsia="en-CA"/>
              </w:rPr>
              <w:t>N/A</w:t>
            </w:r>
            <w:r w:rsidR="0035679E" w:rsidRPr="000D4F08">
              <w:rPr>
                <w:rFonts w:asciiTheme="minorHAnsi" w:hAnsiTheme="minorHAnsi"/>
                <w:sz w:val="22"/>
                <w:szCs w:val="22"/>
                <w:lang w:eastAsia="en-CA"/>
              </w:rPr>
              <w:t xml:space="preserve">  </w:t>
            </w:r>
          </w:p>
        </w:tc>
      </w:tr>
      <w:tr w:rsidR="0035679E" w:rsidRPr="0085712F" w14:paraId="728EE864"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74AA5C5"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5C64698" w14:textId="48E1A0AE" w:rsidR="0035679E" w:rsidRDefault="0035679E" w:rsidP="00AB35E9">
            <w:pPr>
              <w:pStyle w:val="NormalWeb"/>
              <w:rPr>
                <w:rFonts w:asciiTheme="minorHAnsi" w:hAnsiTheme="minorHAnsi"/>
                <w:sz w:val="22"/>
                <w:szCs w:val="22"/>
                <w:lang w:val="en-US" w:eastAsia="en-CA"/>
              </w:rPr>
            </w:pPr>
            <w:r>
              <w:rPr>
                <w:rFonts w:asciiTheme="minorHAnsi" w:hAnsiTheme="minorHAnsi"/>
                <w:sz w:val="22"/>
                <w:szCs w:val="22"/>
                <w:lang w:val="en-US" w:eastAsia="en-CA"/>
              </w:rPr>
              <w:t>V</w:t>
            </w:r>
            <w:r w:rsidRPr="000D4F08">
              <w:rPr>
                <w:rFonts w:asciiTheme="minorHAnsi" w:hAnsiTheme="minorHAnsi"/>
                <w:sz w:val="22"/>
                <w:szCs w:val="22"/>
                <w:lang w:val="en-US" w:eastAsia="en-CA"/>
              </w:rPr>
              <w:t xml:space="preserve">alidation </w:t>
            </w:r>
            <w:r w:rsidR="00270B2A" w:rsidRPr="000D4F08">
              <w:rPr>
                <w:rFonts w:asciiTheme="minorHAnsi" w:hAnsiTheme="minorHAnsi"/>
                <w:sz w:val="22"/>
                <w:szCs w:val="22"/>
                <w:lang w:val="en-US" w:eastAsia="en-CA"/>
              </w:rPr>
              <w:t>formerly</w:t>
            </w:r>
            <w:r w:rsidRPr="000D4F08">
              <w:rPr>
                <w:rFonts w:asciiTheme="minorHAnsi" w:hAnsiTheme="minorHAnsi"/>
                <w:sz w:val="22"/>
                <w:szCs w:val="22"/>
                <w:lang w:val="en-US" w:eastAsia="en-CA"/>
              </w:rPr>
              <w:t xml:space="preserve"> known as B24.  </w:t>
            </w:r>
          </w:p>
        </w:tc>
      </w:tr>
      <w:tr w:rsidR="0035679E" w:rsidRPr="0085712F" w14:paraId="06357810"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F7646DA" w14:textId="77777777" w:rsidR="0035679E" w:rsidRDefault="0035679E"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7890312" w14:textId="77777777" w:rsidR="0035679E" w:rsidRPr="0085712F" w:rsidRDefault="0035679E" w:rsidP="00AB35E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DE6C65A" w14:textId="67E5262E" w:rsidR="003C1777" w:rsidRDefault="003C1777" w:rsidP="003C1777">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AD </w:t>
            </w:r>
            <w:r w:rsidR="000F3909">
              <w:rPr>
                <w:rFonts w:asciiTheme="minorHAnsi" w:hAnsiTheme="minorHAnsi"/>
                <w:sz w:val="22"/>
                <w:szCs w:val="22"/>
                <w:lang w:val="en-US" w:eastAsia="en-CA"/>
              </w:rPr>
              <w:t>20170519</w:t>
            </w:r>
            <w:r>
              <w:rPr>
                <w:rFonts w:asciiTheme="minorHAnsi" w:hAnsiTheme="minorHAnsi"/>
                <w:sz w:val="22"/>
                <w:szCs w:val="22"/>
                <w:lang w:val="en-US" w:eastAsia="en-CA"/>
              </w:rPr>
              <w:t>:</w:t>
            </w:r>
          </w:p>
          <w:p w14:paraId="31853248" w14:textId="3C52B589" w:rsidR="003C1777" w:rsidRPr="00A700AB" w:rsidRDefault="003C1777" w:rsidP="00295A35">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Ready for sign off.  </w:t>
            </w:r>
          </w:p>
          <w:p w14:paraId="121E2FB4" w14:textId="77777777" w:rsidR="00474970" w:rsidRDefault="00474970" w:rsidP="00474970">
            <w:pPr>
              <w:pStyle w:val="NormalWeb"/>
              <w:rPr>
                <w:rFonts w:asciiTheme="minorHAnsi" w:hAnsiTheme="minorHAnsi"/>
                <w:sz w:val="22"/>
                <w:szCs w:val="22"/>
                <w:lang w:val="en-US" w:eastAsia="en-CA"/>
              </w:rPr>
            </w:pPr>
            <w:r>
              <w:rPr>
                <w:rFonts w:asciiTheme="minorHAnsi" w:hAnsiTheme="minorHAnsi"/>
                <w:sz w:val="22"/>
                <w:szCs w:val="22"/>
                <w:lang w:val="en-US" w:eastAsia="en-CA"/>
              </w:rPr>
              <w:t>CS 20170517:</w:t>
            </w:r>
          </w:p>
          <w:p w14:paraId="2B18D36D" w14:textId="77777777" w:rsidR="00474970" w:rsidRDefault="00474970" w:rsidP="00295A35">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Proposed logic for R14 has been reviewed.</w:t>
            </w:r>
          </w:p>
          <w:p w14:paraId="7273B790" w14:textId="77777777" w:rsidR="00474970" w:rsidRDefault="00474970" w:rsidP="00295A35">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Ready for sign-off.</w:t>
            </w:r>
          </w:p>
          <w:p w14:paraId="4E479657" w14:textId="77777777" w:rsidR="0035679E" w:rsidRDefault="0035679E" w:rsidP="00AB35E9">
            <w:pPr>
              <w:pStyle w:val="NormalWeb"/>
              <w:rPr>
                <w:rFonts w:asciiTheme="minorHAnsi" w:hAnsiTheme="minorHAnsi"/>
                <w:sz w:val="22"/>
                <w:szCs w:val="22"/>
                <w:lang w:val="en-US" w:eastAsia="en-CA"/>
              </w:rPr>
            </w:pPr>
            <w:r>
              <w:rPr>
                <w:rFonts w:asciiTheme="minorHAnsi" w:hAnsiTheme="minorHAnsi"/>
                <w:sz w:val="22"/>
                <w:szCs w:val="22"/>
                <w:lang w:val="en-US" w:eastAsia="en-CA"/>
              </w:rPr>
              <w:t>CS 20170510:</w:t>
            </w:r>
          </w:p>
          <w:p w14:paraId="04D0FFD3" w14:textId="7FB0BA04" w:rsidR="00704235" w:rsidRDefault="00704235" w:rsidP="00295A35">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 xml:space="preserve">New </w:t>
            </w:r>
            <w:r w:rsidR="008D7534">
              <w:rPr>
                <w:rFonts w:asciiTheme="minorHAnsi" w:hAnsiTheme="minorHAnsi"/>
                <w:sz w:val="22"/>
                <w:szCs w:val="22"/>
                <w:lang w:val="en-US" w:eastAsia="en-CA"/>
              </w:rPr>
              <w:t xml:space="preserve">Informational </w:t>
            </w:r>
            <w:r>
              <w:rPr>
                <w:rFonts w:asciiTheme="minorHAnsi" w:hAnsiTheme="minorHAnsi"/>
                <w:sz w:val="22"/>
                <w:szCs w:val="22"/>
                <w:lang w:val="en-US" w:eastAsia="en-CA"/>
              </w:rPr>
              <w:t>validation introduced in Full Office.</w:t>
            </w:r>
          </w:p>
          <w:p w14:paraId="2B5F686A" w14:textId="44D04417" w:rsidR="0035679E" w:rsidRPr="00030CE3" w:rsidRDefault="0035679E" w:rsidP="00295A35">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The validation logic in yellow above will need to be reviewed wit</w:t>
            </w:r>
            <w:r w:rsidR="00704235">
              <w:rPr>
                <w:rFonts w:asciiTheme="minorHAnsi" w:hAnsiTheme="minorHAnsi"/>
                <w:sz w:val="22"/>
                <w:szCs w:val="22"/>
                <w:lang w:val="en-US" w:eastAsia="en-CA"/>
              </w:rPr>
              <w:t>h respect to the trigger of B24b</w:t>
            </w:r>
            <w:r>
              <w:rPr>
                <w:rFonts w:asciiTheme="minorHAnsi" w:hAnsiTheme="minorHAnsi"/>
                <w:sz w:val="22"/>
                <w:szCs w:val="22"/>
                <w:lang w:val="en-US" w:eastAsia="en-CA"/>
              </w:rPr>
              <w:t xml:space="preserve"> on the Core Data file.</w:t>
            </w:r>
          </w:p>
        </w:tc>
      </w:tr>
    </w:tbl>
    <w:p w14:paraId="4C4BB136" w14:textId="77777777" w:rsidR="0035679E" w:rsidRPr="00150184" w:rsidRDefault="0035679E" w:rsidP="0035679E"/>
    <w:p w14:paraId="5D7CA28B" w14:textId="77777777" w:rsidR="00106BAC" w:rsidRDefault="00106BAC">
      <w:pPr>
        <w:spacing w:before="0" w:after="0" w:line="240" w:lineRule="auto"/>
        <w:ind w:left="0"/>
        <w:rPr>
          <w:sz w:val="24"/>
        </w:rPr>
      </w:pPr>
      <w:r>
        <w:rPr>
          <w:sz w:val="24"/>
        </w:rPr>
        <w:br w:type="page"/>
      </w:r>
    </w:p>
    <w:p w14:paraId="08D13095" w14:textId="77777777" w:rsidR="00242D91" w:rsidRPr="006B06A8" w:rsidRDefault="00242D91" w:rsidP="00242D91">
      <w:pPr>
        <w:pStyle w:val="Heading3"/>
      </w:pPr>
      <w:r w:rsidRPr="006B06A8">
        <w:t xml:space="preserve">Validation – </w:t>
      </w:r>
      <w:r>
        <w:t>Weeks Greater Than Zero</w:t>
      </w:r>
    </w:p>
    <w:p w14:paraId="622EE391" w14:textId="77777777" w:rsidR="00242D91" w:rsidRPr="006B06A8" w:rsidRDefault="00242D91" w:rsidP="00242D91">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42D91" w14:paraId="1F03E2B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DD261D"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E0C0AB7" w14:textId="3953F289" w:rsidR="00242D91" w:rsidRPr="000862E2" w:rsidRDefault="00F8005F" w:rsidP="000836DD">
            <w:pPr>
              <w:pStyle w:val="Heading1"/>
            </w:pPr>
            <w:bookmarkStart w:id="161" w:name="_Toc43372849"/>
            <w:r w:rsidRPr="00B464B9">
              <w:rPr>
                <w:rFonts w:cs="Calibri"/>
              </w:rPr>
              <w:t>B</w:t>
            </w:r>
            <w:r>
              <w:rPr>
                <w:rFonts w:cs="Calibri"/>
              </w:rPr>
              <w:t>31</w:t>
            </w:r>
            <w:bookmarkEnd w:id="161"/>
          </w:p>
        </w:tc>
      </w:tr>
      <w:tr w:rsidR="00242D91" w14:paraId="5AFB562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1CCD28"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2F77975" w14:textId="2B57283F" w:rsidR="00242D91" w:rsidRPr="000862E2" w:rsidRDefault="00F8005F" w:rsidP="000836DD">
            <w:pPr>
              <w:spacing w:before="60" w:after="60" w:line="240" w:lineRule="auto"/>
              <w:ind w:left="0"/>
              <w:rPr>
                <w:rFonts w:asciiTheme="minorHAnsi" w:eastAsia="Times New Roman" w:hAnsiTheme="minorHAnsi" w:cs="Calibri"/>
                <w:color w:val="auto"/>
                <w:sz w:val="22"/>
                <w:szCs w:val="22"/>
                <w:lang w:eastAsia="en-CA"/>
              </w:rPr>
            </w:pPr>
            <w:r w:rsidRPr="00F8005F">
              <w:rPr>
                <w:rFonts w:asciiTheme="minorHAnsi" w:eastAsia="Times New Roman" w:hAnsiTheme="minorHAnsi" w:cs="Calibri"/>
                <w:color w:val="auto"/>
                <w:sz w:val="22"/>
                <w:szCs w:val="22"/>
                <w:lang w:eastAsia="en-CA"/>
              </w:rPr>
              <w:t>7309</w:t>
            </w:r>
          </w:p>
        </w:tc>
      </w:tr>
      <w:tr w:rsidR="00242D91" w14:paraId="6215AD2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249EB5"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2E97AB7" w14:textId="6EE9CA39" w:rsidR="00242D91" w:rsidRDefault="00A15059"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242D91" w14:paraId="180E5DA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4A06F81"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9E2ACDC" w14:textId="65F6773C" w:rsidR="00242D91" w:rsidRPr="00B464B9" w:rsidRDefault="00D962DA"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D962DA">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242D91" w14:paraId="7220837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A2B6817"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E4542CC" w14:textId="77777777" w:rsidR="00242D91" w:rsidRPr="009675FB" w:rsidRDefault="00242D91" w:rsidP="000836DD">
            <w:pPr>
              <w:spacing w:before="60" w:after="60" w:line="240" w:lineRule="auto"/>
              <w:ind w:left="0"/>
              <w:rPr>
                <w:rFonts w:asciiTheme="minorHAnsi" w:hAnsiTheme="minorHAnsi"/>
                <w:color w:val="auto"/>
                <w:sz w:val="22"/>
                <w:szCs w:val="22"/>
                <w:lang w:eastAsia="en-CA"/>
              </w:rPr>
            </w:pPr>
            <w:r>
              <w:rPr>
                <w:rFonts w:asciiTheme="minorHAnsi" w:hAnsiTheme="minorHAnsi"/>
                <w:sz w:val="22"/>
                <w:szCs w:val="22"/>
                <w:lang w:eastAsia="en-CA"/>
              </w:rPr>
              <w:t>Core Data and Events</w:t>
            </w:r>
          </w:p>
        </w:tc>
      </w:tr>
      <w:tr w:rsidR="00242D91" w14:paraId="4D7ACAF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607A11"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437D888" w14:textId="77777777" w:rsidR="00242D91" w:rsidRDefault="00242D91"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242D91" w14:paraId="7C08444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ACA808F"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5B2EBAE" w14:textId="77777777" w:rsidR="00242D91" w:rsidRPr="00B464B9" w:rsidRDefault="00242D91"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242D91" w:rsidRPr="00A61AB1" w14:paraId="2508F5B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2F6DD8"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A95D79B"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17D0A82" w14:textId="32FE6E5B" w:rsidR="00242D91" w:rsidRPr="00C301FC" w:rsidRDefault="008E01B1" w:rsidP="000836DD">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the member enrolled in the last pay period of the reporting year (</w:t>
            </w:r>
            <w:r w:rsidRPr="009D7B97">
              <w:rPr>
                <w:rFonts w:asciiTheme="minorHAnsi" w:hAnsiTheme="minorHAnsi"/>
                <w:sz w:val="22"/>
                <w:szCs w:val="22"/>
                <w:lang w:val="en-US" w:eastAsia="en-CA"/>
              </w:rPr>
              <w:t>Member's Date of Registration (at that employer) is between Dec 8 to Dec 31 of MDC year</w:t>
            </w:r>
            <w:r>
              <w:rPr>
                <w:rFonts w:asciiTheme="minorHAnsi" w:hAnsiTheme="minorHAnsi"/>
                <w:sz w:val="22"/>
                <w:szCs w:val="22"/>
                <w:lang w:val="en-US" w:eastAsia="en-CA"/>
              </w:rPr>
              <w:t>) and contributions will be reported in the next MDC reporting period.</w:t>
            </w:r>
          </w:p>
        </w:tc>
      </w:tr>
      <w:tr w:rsidR="00242D91" w:rsidRPr="009151F9" w14:paraId="47908A2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3C75B2C"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483C85C" w14:textId="77777777" w:rsidR="008E01B1" w:rsidRDefault="008E01B1" w:rsidP="008E01B1">
            <w:pPr>
              <w:ind w:left="0"/>
              <w:rPr>
                <w:rFonts w:ascii="Verdana" w:eastAsia="Verdana" w:hAnsi="Verdana" w:cs="Verdana"/>
                <w:u w:val="single"/>
                <w:lang w:val="en-US"/>
              </w:rPr>
            </w:pPr>
            <w:r w:rsidRPr="0076579A">
              <w:rPr>
                <w:rFonts w:ascii="Verdana" w:eastAsia="Verdana" w:hAnsi="Verdana" w:cs="Verdana"/>
                <w:u w:val="single"/>
                <w:lang w:val="en-US"/>
              </w:rPr>
              <w:t>Core Data</w:t>
            </w:r>
          </w:p>
          <w:p w14:paraId="5EAA573F" w14:textId="77777777" w:rsidR="008E01B1" w:rsidRDefault="008E01B1" w:rsidP="008E01B1">
            <w:pPr>
              <w:ind w:left="720"/>
              <w:rPr>
                <w:rFonts w:asciiTheme="minorHAnsi" w:hAnsiTheme="minorHAnsi"/>
                <w:sz w:val="22"/>
                <w:szCs w:val="22"/>
                <w:lang w:eastAsia="en-CA"/>
              </w:rPr>
            </w:pPr>
            <w:r>
              <w:rPr>
                <w:rFonts w:asciiTheme="minorHAnsi" w:hAnsiTheme="minorHAnsi"/>
                <w:sz w:val="22"/>
                <w:szCs w:val="22"/>
                <w:lang w:eastAsia="en-CA"/>
              </w:rPr>
              <w:t xml:space="preserve">Ariel.PermancencyDate </w:t>
            </w:r>
            <w:r>
              <w:rPr>
                <w:rFonts w:ascii="Calibri" w:hAnsi="Calibri"/>
                <w:sz w:val="22"/>
                <w:szCs w:val="22"/>
                <w:lang w:eastAsia="en-CA"/>
              </w:rPr>
              <w:t>≥</w:t>
            </w:r>
            <w:r>
              <w:rPr>
                <w:rFonts w:asciiTheme="minorHAnsi" w:hAnsiTheme="minorHAnsi"/>
                <w:sz w:val="22"/>
                <w:szCs w:val="22"/>
                <w:lang w:eastAsia="en-CA"/>
              </w:rPr>
              <w:t xml:space="preserve"> Dec 8</w:t>
            </w:r>
            <w:r w:rsidRPr="00E81196">
              <w:rPr>
                <w:rFonts w:asciiTheme="minorHAnsi" w:hAnsiTheme="minorHAnsi"/>
                <w:sz w:val="22"/>
                <w:szCs w:val="22"/>
                <w:vertAlign w:val="superscript"/>
                <w:lang w:eastAsia="en-CA"/>
              </w:rPr>
              <w:t>th</w:t>
            </w:r>
            <w:r>
              <w:rPr>
                <w:rFonts w:asciiTheme="minorHAnsi" w:hAnsiTheme="minorHAnsi"/>
                <w:sz w:val="22"/>
                <w:szCs w:val="22"/>
                <w:vertAlign w:val="superscript"/>
                <w:lang w:eastAsia="en-CA"/>
              </w:rPr>
              <w:t xml:space="preserve"> </w:t>
            </w:r>
            <w:r>
              <w:rPr>
                <w:rFonts w:asciiTheme="minorHAnsi" w:hAnsiTheme="minorHAnsi"/>
                <w:sz w:val="22"/>
                <w:szCs w:val="22"/>
                <w:lang w:val="en-US" w:eastAsia="en-CA"/>
              </w:rPr>
              <w:t>of Year(Execution Parameter.StartDate)</w:t>
            </w:r>
          </w:p>
          <w:p w14:paraId="47E20652" w14:textId="77777777" w:rsidR="008E01B1" w:rsidRDefault="008E01B1" w:rsidP="008E01B1">
            <w:pPr>
              <w:ind w:left="720"/>
              <w:rPr>
                <w:rFonts w:asciiTheme="minorHAnsi" w:hAnsiTheme="minorHAnsi"/>
                <w:sz w:val="22"/>
                <w:szCs w:val="22"/>
                <w:lang w:eastAsia="en-CA"/>
              </w:rPr>
            </w:pPr>
            <w:r>
              <w:rPr>
                <w:rFonts w:asciiTheme="minorHAnsi" w:hAnsiTheme="minorHAnsi"/>
                <w:sz w:val="22"/>
                <w:szCs w:val="22"/>
                <w:lang w:eastAsia="en-CA"/>
              </w:rPr>
              <w:t>AND</w:t>
            </w:r>
          </w:p>
          <w:p w14:paraId="451949FC" w14:textId="77777777" w:rsidR="008E01B1" w:rsidRDefault="008E01B1" w:rsidP="008E01B1">
            <w:pPr>
              <w:ind w:left="720"/>
              <w:rPr>
                <w:rFonts w:asciiTheme="minorHAnsi" w:hAnsiTheme="minorHAnsi"/>
                <w:sz w:val="22"/>
                <w:szCs w:val="22"/>
                <w:lang w:val="en-US" w:eastAsia="en-CA"/>
              </w:rPr>
            </w:pPr>
            <w:r>
              <w:rPr>
                <w:rFonts w:asciiTheme="minorHAnsi" w:hAnsiTheme="minorHAnsi"/>
                <w:sz w:val="22"/>
                <w:szCs w:val="22"/>
                <w:lang w:eastAsia="en-CA"/>
              </w:rPr>
              <w:t xml:space="preserve">Ariel.PermanencyDate </w:t>
            </w:r>
            <w:r>
              <w:rPr>
                <w:rFonts w:ascii="Calibri" w:hAnsi="Calibri"/>
                <w:sz w:val="22"/>
                <w:szCs w:val="22"/>
                <w:lang w:eastAsia="en-CA"/>
              </w:rPr>
              <w:t>≤</w:t>
            </w:r>
            <w:r>
              <w:rPr>
                <w:rFonts w:asciiTheme="minorHAnsi" w:hAnsiTheme="minorHAnsi"/>
                <w:sz w:val="22"/>
                <w:szCs w:val="22"/>
                <w:lang w:eastAsia="en-CA"/>
              </w:rPr>
              <w:t xml:space="preserve"> Dec 31 </w:t>
            </w:r>
            <w:r>
              <w:rPr>
                <w:rFonts w:asciiTheme="minorHAnsi" w:hAnsiTheme="minorHAnsi"/>
                <w:sz w:val="22"/>
                <w:szCs w:val="22"/>
                <w:lang w:val="en-US" w:eastAsia="en-CA"/>
              </w:rPr>
              <w:t>Year(Execution Parameter.StartDate)</w:t>
            </w:r>
          </w:p>
          <w:p w14:paraId="76382C59" w14:textId="77777777" w:rsidR="008E01B1" w:rsidRDefault="008E01B1" w:rsidP="008E01B1">
            <w:pPr>
              <w:ind w:left="720"/>
              <w:rPr>
                <w:rFonts w:asciiTheme="minorHAnsi" w:hAnsiTheme="minorHAnsi"/>
                <w:sz w:val="22"/>
                <w:szCs w:val="22"/>
                <w:lang w:val="en-US" w:eastAsia="en-CA"/>
              </w:rPr>
            </w:pPr>
            <w:r>
              <w:rPr>
                <w:rFonts w:asciiTheme="minorHAnsi" w:hAnsiTheme="minorHAnsi"/>
                <w:sz w:val="22"/>
                <w:szCs w:val="22"/>
                <w:lang w:val="en-US" w:eastAsia="en-CA"/>
              </w:rPr>
              <w:t>AND</w:t>
            </w:r>
          </w:p>
          <w:p w14:paraId="640A506F" w14:textId="77777777" w:rsidR="008E01B1" w:rsidRDefault="008E01B1" w:rsidP="008E01B1">
            <w:pPr>
              <w:ind w:left="720"/>
              <w:rPr>
                <w:rFonts w:asciiTheme="minorHAnsi" w:hAnsiTheme="minorHAnsi"/>
                <w:sz w:val="22"/>
                <w:szCs w:val="22"/>
                <w:lang w:val="en-US" w:eastAsia="en-CA"/>
              </w:rPr>
            </w:pPr>
            <w:r>
              <w:rPr>
                <w:rFonts w:asciiTheme="minorHAnsi" w:hAnsiTheme="minorHAnsi"/>
                <w:sz w:val="22"/>
                <w:szCs w:val="22"/>
                <w:lang w:val="en-US" w:eastAsia="en-CA"/>
              </w:rPr>
              <w:t>File.Weeks = 0</w:t>
            </w:r>
          </w:p>
          <w:p w14:paraId="7ABCA722" w14:textId="77777777" w:rsidR="008E01B1" w:rsidRDefault="008E01B1" w:rsidP="008E01B1">
            <w:pPr>
              <w:ind w:left="720"/>
              <w:rPr>
                <w:rFonts w:asciiTheme="minorHAnsi" w:hAnsiTheme="minorHAnsi"/>
                <w:sz w:val="22"/>
                <w:szCs w:val="22"/>
                <w:lang w:val="en-US" w:eastAsia="en-CA"/>
              </w:rPr>
            </w:pPr>
          </w:p>
          <w:p w14:paraId="3264CA60" w14:textId="77777777" w:rsidR="008E01B1" w:rsidRPr="00825943" w:rsidRDefault="008E01B1" w:rsidP="008E01B1">
            <w:pPr>
              <w:ind w:left="0"/>
              <w:rPr>
                <w:rFonts w:ascii="Verdana" w:eastAsia="Verdana" w:hAnsi="Verdana" w:cs="Verdana"/>
                <w:u w:val="single"/>
                <w:lang w:val="en-US"/>
              </w:rPr>
            </w:pPr>
            <w:r w:rsidRPr="00825943">
              <w:rPr>
                <w:rFonts w:ascii="Verdana" w:eastAsia="Verdana" w:hAnsi="Verdana" w:cs="Verdana"/>
                <w:u w:val="single"/>
                <w:lang w:val="en-US"/>
              </w:rPr>
              <w:t>Events</w:t>
            </w:r>
          </w:p>
          <w:p w14:paraId="5FB484A3" w14:textId="77777777" w:rsidR="008E01B1" w:rsidRDefault="008E01B1" w:rsidP="008E01B1">
            <w:pPr>
              <w:ind w:left="720"/>
              <w:rPr>
                <w:rFonts w:asciiTheme="minorHAnsi" w:hAnsiTheme="minorHAnsi"/>
                <w:sz w:val="22"/>
                <w:szCs w:val="22"/>
                <w:lang w:eastAsia="en-CA"/>
              </w:rPr>
            </w:pPr>
            <w:r>
              <w:rPr>
                <w:rFonts w:asciiTheme="minorHAnsi" w:hAnsiTheme="minorHAnsi"/>
                <w:sz w:val="22"/>
                <w:szCs w:val="22"/>
                <w:lang w:eastAsia="en-CA"/>
              </w:rPr>
              <w:t xml:space="preserve">Ariel.PermancencyDate </w:t>
            </w:r>
            <w:r>
              <w:rPr>
                <w:rFonts w:ascii="Calibri" w:hAnsi="Calibri"/>
                <w:sz w:val="22"/>
                <w:szCs w:val="22"/>
                <w:lang w:eastAsia="en-CA"/>
              </w:rPr>
              <w:t>≥</w:t>
            </w:r>
            <w:r>
              <w:rPr>
                <w:rFonts w:asciiTheme="minorHAnsi" w:hAnsiTheme="minorHAnsi"/>
                <w:sz w:val="22"/>
                <w:szCs w:val="22"/>
                <w:lang w:eastAsia="en-CA"/>
              </w:rPr>
              <w:t xml:space="preserve"> Dec 8</w:t>
            </w:r>
            <w:r w:rsidRPr="00E81196">
              <w:rPr>
                <w:rFonts w:asciiTheme="minorHAnsi" w:hAnsiTheme="minorHAnsi"/>
                <w:sz w:val="22"/>
                <w:szCs w:val="22"/>
                <w:vertAlign w:val="superscript"/>
                <w:lang w:eastAsia="en-CA"/>
              </w:rPr>
              <w:t>th</w:t>
            </w:r>
            <w:r>
              <w:rPr>
                <w:rFonts w:asciiTheme="minorHAnsi" w:hAnsiTheme="minorHAnsi"/>
                <w:sz w:val="22"/>
                <w:szCs w:val="22"/>
                <w:vertAlign w:val="superscript"/>
                <w:lang w:eastAsia="en-CA"/>
              </w:rPr>
              <w:t xml:space="preserve"> </w:t>
            </w:r>
            <w:r w:rsidRPr="009D7B97">
              <w:rPr>
                <w:rFonts w:asciiTheme="minorHAnsi" w:hAnsiTheme="minorHAnsi"/>
                <w:sz w:val="22"/>
                <w:szCs w:val="22"/>
                <w:lang w:val="en-US" w:eastAsia="en-CA"/>
              </w:rPr>
              <w:t xml:space="preserve">of </w:t>
            </w:r>
            <w:r>
              <w:rPr>
                <w:rFonts w:asciiTheme="minorHAnsi" w:hAnsiTheme="minorHAnsi"/>
                <w:sz w:val="22"/>
                <w:szCs w:val="22"/>
                <w:lang w:val="en-US" w:eastAsia="en-CA"/>
              </w:rPr>
              <w:t>Year(Execution Parameter.StartDate)</w:t>
            </w:r>
          </w:p>
          <w:p w14:paraId="2B515129" w14:textId="77777777" w:rsidR="008E01B1" w:rsidRDefault="008E01B1" w:rsidP="008E01B1">
            <w:pPr>
              <w:ind w:left="720"/>
              <w:rPr>
                <w:rFonts w:asciiTheme="minorHAnsi" w:hAnsiTheme="minorHAnsi"/>
                <w:sz w:val="22"/>
                <w:szCs w:val="22"/>
                <w:lang w:eastAsia="en-CA"/>
              </w:rPr>
            </w:pPr>
            <w:r>
              <w:rPr>
                <w:rFonts w:asciiTheme="minorHAnsi" w:hAnsiTheme="minorHAnsi"/>
                <w:sz w:val="22"/>
                <w:szCs w:val="22"/>
                <w:lang w:eastAsia="en-CA"/>
              </w:rPr>
              <w:t>AND</w:t>
            </w:r>
          </w:p>
          <w:p w14:paraId="69A3539B" w14:textId="77777777" w:rsidR="008E01B1" w:rsidRDefault="008E01B1" w:rsidP="008E01B1">
            <w:pPr>
              <w:ind w:left="720"/>
              <w:rPr>
                <w:rFonts w:asciiTheme="minorHAnsi" w:hAnsiTheme="minorHAnsi"/>
                <w:sz w:val="22"/>
                <w:szCs w:val="22"/>
                <w:lang w:val="en-US" w:eastAsia="en-CA"/>
              </w:rPr>
            </w:pPr>
            <w:r>
              <w:rPr>
                <w:rFonts w:asciiTheme="minorHAnsi" w:hAnsiTheme="minorHAnsi"/>
                <w:sz w:val="22"/>
                <w:szCs w:val="22"/>
                <w:lang w:eastAsia="en-CA"/>
              </w:rPr>
              <w:t xml:space="preserve">Ariel.PermanencyDate </w:t>
            </w:r>
            <w:r>
              <w:rPr>
                <w:rFonts w:ascii="Calibri" w:hAnsi="Calibri"/>
                <w:sz w:val="22"/>
                <w:szCs w:val="22"/>
                <w:lang w:eastAsia="en-CA"/>
              </w:rPr>
              <w:t>≤</w:t>
            </w:r>
            <w:r>
              <w:rPr>
                <w:rFonts w:asciiTheme="minorHAnsi" w:hAnsiTheme="minorHAnsi"/>
                <w:sz w:val="22"/>
                <w:szCs w:val="22"/>
                <w:lang w:eastAsia="en-CA"/>
              </w:rPr>
              <w:t xml:space="preserve"> Dec 31 </w:t>
            </w:r>
            <w:r w:rsidRPr="009D7B97">
              <w:rPr>
                <w:rFonts w:asciiTheme="minorHAnsi" w:hAnsiTheme="minorHAnsi"/>
                <w:sz w:val="22"/>
                <w:szCs w:val="22"/>
                <w:lang w:val="en-US" w:eastAsia="en-CA"/>
              </w:rPr>
              <w:t>of</w:t>
            </w:r>
            <w:r>
              <w:rPr>
                <w:rFonts w:asciiTheme="minorHAnsi" w:hAnsiTheme="minorHAnsi"/>
                <w:sz w:val="22"/>
                <w:szCs w:val="22"/>
                <w:lang w:val="en-US" w:eastAsia="en-CA"/>
              </w:rPr>
              <w:t xml:space="preserve"> Year(Execution Parameter.StartDate)</w:t>
            </w:r>
            <w:r>
              <w:rPr>
                <w:rFonts w:asciiTheme="minorHAnsi" w:hAnsiTheme="minorHAnsi"/>
                <w:sz w:val="22"/>
                <w:szCs w:val="22"/>
                <w:lang w:eastAsia="en-CA"/>
              </w:rPr>
              <w:t>,</w:t>
            </w:r>
          </w:p>
          <w:p w14:paraId="39CB469D" w14:textId="77777777" w:rsidR="008E01B1" w:rsidRDefault="008E01B1" w:rsidP="008E01B1">
            <w:pPr>
              <w:ind w:left="720"/>
              <w:rPr>
                <w:rFonts w:asciiTheme="minorHAnsi" w:hAnsiTheme="minorHAnsi"/>
                <w:sz w:val="22"/>
                <w:szCs w:val="22"/>
                <w:lang w:val="en-US" w:eastAsia="en-CA"/>
              </w:rPr>
            </w:pPr>
            <w:r>
              <w:rPr>
                <w:rFonts w:asciiTheme="minorHAnsi" w:hAnsiTheme="minorHAnsi"/>
                <w:sz w:val="22"/>
                <w:szCs w:val="22"/>
                <w:lang w:val="en-US" w:eastAsia="en-CA"/>
              </w:rPr>
              <w:t>AND</w:t>
            </w:r>
          </w:p>
          <w:p w14:paraId="4660BEB1" w14:textId="77777777" w:rsidR="008E01B1" w:rsidRDefault="008E01B1" w:rsidP="008E01B1">
            <w:pPr>
              <w:ind w:left="720"/>
              <w:rPr>
                <w:rFonts w:asciiTheme="minorHAnsi" w:hAnsiTheme="minorHAnsi"/>
                <w:sz w:val="22"/>
                <w:szCs w:val="22"/>
                <w:lang w:val="en-US" w:eastAsia="en-CA"/>
              </w:rPr>
            </w:pPr>
            <w:r>
              <w:rPr>
                <w:rFonts w:asciiTheme="minorHAnsi" w:hAnsiTheme="minorHAnsi"/>
                <w:sz w:val="22"/>
                <w:szCs w:val="22"/>
                <w:lang w:val="en-US" w:eastAsia="en-CA"/>
              </w:rPr>
              <w:t>File.Weeks (Current Year) = 0</w:t>
            </w:r>
          </w:p>
          <w:p w14:paraId="14DEEF57" w14:textId="77777777" w:rsidR="00242D91" w:rsidRPr="008E01B1" w:rsidRDefault="00242D91" w:rsidP="000836DD">
            <w:pPr>
              <w:ind w:left="0"/>
              <w:rPr>
                <w:rFonts w:asciiTheme="minorHAnsi" w:hAnsiTheme="minorHAnsi"/>
                <w:sz w:val="22"/>
                <w:szCs w:val="22"/>
                <w:lang w:val="en-US" w:eastAsia="en-CA"/>
              </w:rPr>
            </w:pPr>
          </w:p>
        </w:tc>
      </w:tr>
      <w:tr w:rsidR="00242D91" w:rsidRPr="00A61AB1" w14:paraId="6552B3F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F113185"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1A58100" w14:textId="6F5C0F9B" w:rsidR="00242D91" w:rsidRPr="00A762CE" w:rsidRDefault="00B36C04" w:rsidP="00AB066A">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242D91" w:rsidRPr="00A61AB1" w14:paraId="3983DE1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0CFECB1"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33B81ED7" w14:textId="5BC3BF3A" w:rsidR="00242D91" w:rsidRPr="00A15059" w:rsidRDefault="007D5CF7" w:rsidP="000836DD">
            <w:pPr>
              <w:pStyle w:val="NormalWeb"/>
              <w:spacing w:line="276" w:lineRule="auto"/>
              <w:rPr>
                <w:rFonts w:asciiTheme="minorHAnsi" w:hAnsiTheme="minorHAnsi"/>
                <w:sz w:val="22"/>
                <w:szCs w:val="22"/>
                <w:lang w:val="en-US"/>
              </w:rPr>
            </w:pPr>
            <w:r w:rsidRPr="00A15059">
              <w:rPr>
                <w:rFonts w:asciiTheme="minorHAnsi" w:hAnsiTheme="minorHAnsi" w:cs="Arial"/>
                <w:sz w:val="22"/>
                <w:szCs w:val="22"/>
                <w:lang w:val="en-US"/>
              </w:rPr>
              <w:t xml:space="preserve">Zero weeks have been reported for this member.  Please revise member data, or select a valid override reason to continue.  </w:t>
            </w:r>
            <w:r w:rsidRPr="00A15059">
              <w:rPr>
                <w:rFonts w:asciiTheme="minorHAnsi" w:hAnsiTheme="minorHAnsi" w:cs="Arial"/>
                <w:sz w:val="22"/>
                <w:szCs w:val="22"/>
              </w:rPr>
              <w:t>If more information is required please contact HOOPP.</w:t>
            </w:r>
          </w:p>
        </w:tc>
      </w:tr>
      <w:tr w:rsidR="00242D91" w:rsidRPr="00A61AB1" w14:paraId="6651DAF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EC1D35"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7292F9B"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2140D5F" w14:textId="35D9B954" w:rsidR="00242D91" w:rsidRPr="00A15059" w:rsidRDefault="007D5CF7" w:rsidP="000836DD">
            <w:pPr>
              <w:spacing w:before="60" w:after="60"/>
              <w:ind w:left="0"/>
              <w:rPr>
                <w:rFonts w:asciiTheme="minorHAnsi" w:hAnsiTheme="minorHAnsi"/>
                <w:color w:val="auto"/>
                <w:sz w:val="22"/>
                <w:szCs w:val="22"/>
                <w:lang w:eastAsia="en-CA"/>
              </w:rPr>
            </w:pPr>
            <w:r w:rsidRPr="00A15059">
              <w:rPr>
                <w:rFonts w:asciiTheme="minorHAnsi" w:hAnsiTheme="minorHAnsi" w:cs="Arial"/>
                <w:color w:val="auto"/>
                <w:sz w:val="22"/>
                <w:szCs w:val="22"/>
                <w:lang w:val="en-US"/>
              </w:rPr>
              <w:t xml:space="preserve">Zero weeks have been reported for this member.  Please revise member data, or select a valid override reason to continue.  </w:t>
            </w:r>
            <w:r w:rsidRPr="00A15059">
              <w:rPr>
                <w:rFonts w:asciiTheme="minorHAnsi" w:hAnsiTheme="minorHAnsi" w:cs="Arial"/>
                <w:color w:val="auto"/>
                <w:sz w:val="22"/>
                <w:szCs w:val="22"/>
              </w:rPr>
              <w:t>If more information is required please contact HOOPP.</w:t>
            </w:r>
          </w:p>
        </w:tc>
      </w:tr>
      <w:tr w:rsidR="00242D91" w:rsidRPr="0085712F" w14:paraId="5E2727C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D4A0D52" w14:textId="77777777" w:rsidR="00242D91" w:rsidRPr="0085712F" w:rsidRDefault="00242D91"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CEDE997" w14:textId="0A265137" w:rsidR="00DF17B5" w:rsidRPr="009C43D2" w:rsidRDefault="00A15059" w:rsidP="00A15059">
            <w:pPr>
              <w:spacing w:before="60" w:after="60"/>
              <w:ind w:left="0"/>
              <w:rPr>
                <w:rFonts w:asciiTheme="minorHAnsi" w:hAnsiTheme="minorHAnsi" w:cs="Calibri"/>
                <w:color w:val="auto"/>
                <w:sz w:val="22"/>
                <w:szCs w:val="22"/>
              </w:rPr>
            </w:pPr>
            <w:r>
              <w:rPr>
                <w:rFonts w:asciiTheme="minorHAnsi" w:hAnsiTheme="minorHAnsi"/>
                <w:sz w:val="22"/>
                <w:szCs w:val="22"/>
                <w:lang w:eastAsia="en-CA"/>
              </w:rPr>
              <w:t>N/A</w:t>
            </w:r>
          </w:p>
        </w:tc>
      </w:tr>
      <w:tr w:rsidR="00242D91" w:rsidRPr="0085712F" w14:paraId="199BBFF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2E335F" w14:textId="77777777" w:rsidR="00242D91" w:rsidRPr="0085712F" w:rsidRDefault="00242D91"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A7585D3" w14:textId="5BF16664" w:rsidR="00242D91" w:rsidRPr="006100CE" w:rsidRDefault="00822F35" w:rsidP="000836DD">
            <w:pPr>
              <w:spacing w:before="60" w:after="60" w:line="240" w:lineRule="auto"/>
              <w:ind w:left="0"/>
              <w:rPr>
                <w:rFonts w:asciiTheme="minorHAnsi" w:hAnsiTheme="minorHAnsi"/>
                <w:sz w:val="22"/>
                <w:szCs w:val="22"/>
                <w:lang w:eastAsia="en-CA"/>
              </w:rPr>
            </w:pPr>
            <w:r w:rsidRPr="007534FD">
              <w:rPr>
                <w:rFonts w:asciiTheme="minorHAnsi" w:hAnsiTheme="minorHAnsi"/>
                <w:sz w:val="22"/>
                <w:szCs w:val="22"/>
                <w:lang w:eastAsia="en-CA"/>
              </w:rPr>
              <w:t>The member enrolled in the last pay period of the reporting year and contributions will be reported in the next MDC reporting period</w:t>
            </w:r>
            <w:r>
              <w:rPr>
                <w:rFonts w:asciiTheme="minorHAnsi" w:hAnsiTheme="minorHAnsi"/>
                <w:sz w:val="22"/>
                <w:szCs w:val="22"/>
                <w:lang w:eastAsia="en-CA"/>
              </w:rPr>
              <w:t>.</w:t>
            </w:r>
          </w:p>
        </w:tc>
      </w:tr>
      <w:tr w:rsidR="00242D91" w:rsidRPr="0085712F" w14:paraId="63A0D14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20A8E0"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AFB3EB1" w14:textId="77777777" w:rsidR="00242D91" w:rsidRPr="006100CE" w:rsidRDefault="00242D91" w:rsidP="000836DD">
            <w:pPr>
              <w:spacing w:before="60" w:after="60" w:line="240" w:lineRule="auto"/>
              <w:ind w:left="0"/>
              <w:rPr>
                <w:rFonts w:asciiTheme="minorHAnsi" w:hAnsiTheme="minorHAnsi"/>
                <w:sz w:val="22"/>
                <w:szCs w:val="22"/>
                <w:lang w:eastAsia="en-CA"/>
              </w:rPr>
            </w:pPr>
          </w:p>
        </w:tc>
      </w:tr>
      <w:tr w:rsidR="00242D91" w:rsidRPr="0085712F" w14:paraId="371ECD8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8AA8B4" w14:textId="77777777" w:rsidR="00242D91" w:rsidRDefault="00242D9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176D58A" w14:textId="77777777" w:rsidR="00242D91" w:rsidRPr="0085712F" w:rsidRDefault="00242D91"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FF6A4C7"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141C58A3" w14:textId="77777777" w:rsidR="00F93DA0" w:rsidRPr="00E8794C" w:rsidRDefault="00F93DA0" w:rsidP="00295A35">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7ABDF2E6" w14:textId="77777777" w:rsidR="00D75E4D" w:rsidRDefault="00D75E4D" w:rsidP="000836DD">
            <w:pPr>
              <w:spacing w:before="60" w:after="60" w:line="240" w:lineRule="auto"/>
              <w:ind w:left="0"/>
              <w:rPr>
                <w:rFonts w:asciiTheme="minorHAnsi" w:hAnsiTheme="minorHAnsi"/>
                <w:sz w:val="22"/>
                <w:szCs w:val="22"/>
                <w:lang w:eastAsia="en-CA"/>
              </w:rPr>
            </w:pPr>
          </w:p>
          <w:p w14:paraId="51633C0B" w14:textId="0945B9C9" w:rsidR="000A108A" w:rsidRDefault="000A108A"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Previous notes:</w:t>
            </w:r>
          </w:p>
          <w:p w14:paraId="6146C44C" w14:textId="77777777" w:rsidR="00D75E4D" w:rsidRPr="001A1DB7" w:rsidRDefault="00D75E4D" w:rsidP="00295A35">
            <w:pPr>
              <w:pStyle w:val="ListParagraph"/>
              <w:numPr>
                <w:ilvl w:val="0"/>
                <w:numId w:val="46"/>
              </w:numPr>
              <w:spacing w:before="60" w:after="60" w:line="240" w:lineRule="auto"/>
              <w:rPr>
                <w:rFonts w:asciiTheme="minorHAnsi" w:hAnsiTheme="minorHAnsi"/>
                <w:sz w:val="22"/>
                <w:szCs w:val="22"/>
                <w:lang w:eastAsia="en-CA"/>
              </w:rPr>
            </w:pPr>
            <w:r w:rsidRPr="001A1DB7">
              <w:rPr>
                <w:rFonts w:asciiTheme="minorHAnsi" w:hAnsiTheme="minorHAnsi"/>
                <w:sz w:val="22"/>
                <w:szCs w:val="22"/>
                <w:lang w:eastAsia="en-CA"/>
              </w:rPr>
              <w:t>Service and Contributions will be zero because Weeks = 0</w:t>
            </w:r>
          </w:p>
          <w:p w14:paraId="72E59111" w14:textId="77777777" w:rsidR="00D75E4D" w:rsidRDefault="00D75E4D" w:rsidP="00295A35">
            <w:pPr>
              <w:pStyle w:val="ListParagraph"/>
              <w:numPr>
                <w:ilvl w:val="0"/>
                <w:numId w:val="46"/>
              </w:numPr>
              <w:rPr>
                <w:rFonts w:asciiTheme="minorHAnsi" w:hAnsiTheme="minorHAnsi"/>
                <w:sz w:val="22"/>
                <w:szCs w:val="22"/>
                <w:lang w:val="en-US" w:eastAsia="en-CA"/>
              </w:rPr>
            </w:pPr>
            <w:r w:rsidRPr="001A1DB7">
              <w:rPr>
                <w:rFonts w:asciiTheme="minorHAnsi" w:hAnsiTheme="minorHAnsi"/>
                <w:sz w:val="22"/>
                <w:szCs w:val="22"/>
                <w:lang w:val="en-US" w:eastAsia="en-CA"/>
              </w:rPr>
              <w:t>MDC Year = Year of the StartDate provided as argument to Data Import when processing the file.</w:t>
            </w:r>
          </w:p>
          <w:p w14:paraId="6BFB23DF" w14:textId="77777777" w:rsidR="00D75E4D" w:rsidRPr="0090405E" w:rsidRDefault="00D75E4D" w:rsidP="00295A35">
            <w:pPr>
              <w:pStyle w:val="ListParagraph"/>
              <w:numPr>
                <w:ilvl w:val="0"/>
                <w:numId w:val="46"/>
              </w:numPr>
              <w:rPr>
                <w:rFonts w:asciiTheme="minorHAnsi" w:hAnsiTheme="minorHAnsi"/>
                <w:sz w:val="22"/>
                <w:szCs w:val="22"/>
                <w:lang w:val="en-US" w:eastAsia="en-CA"/>
              </w:rPr>
            </w:pPr>
            <w:r w:rsidRPr="0090405E">
              <w:rPr>
                <w:rFonts w:asciiTheme="minorHAnsi" w:hAnsiTheme="minorHAnsi"/>
                <w:sz w:val="22"/>
                <w:szCs w:val="22"/>
                <w:lang w:val="en-US" w:eastAsia="en-CA"/>
              </w:rPr>
              <w:t xml:space="preserve">For R10, </w:t>
            </w:r>
            <w:r>
              <w:rPr>
                <w:rFonts w:asciiTheme="minorHAnsi" w:hAnsiTheme="minorHAnsi"/>
                <w:sz w:val="22"/>
                <w:szCs w:val="22"/>
                <w:lang w:val="en-US" w:eastAsia="en-CA"/>
              </w:rPr>
              <w:t xml:space="preserve">the parameter is not in the message. The message will be: </w:t>
            </w:r>
            <w:r w:rsidRPr="0090405E">
              <w:rPr>
                <w:rFonts w:asciiTheme="minorHAnsi" w:hAnsiTheme="minorHAnsi"/>
                <w:sz w:val="22"/>
                <w:szCs w:val="22"/>
                <w:lang w:val="en-US" w:eastAsia="en-CA"/>
              </w:rPr>
              <w:t xml:space="preserve"> “</w:t>
            </w:r>
            <w:r w:rsidRPr="0090405E">
              <w:rPr>
                <w:rFonts w:asciiTheme="minorHAnsi" w:hAnsiTheme="minorHAnsi"/>
                <w:sz w:val="22"/>
                <w:szCs w:val="22"/>
              </w:rPr>
              <w:t xml:space="preserve">Reported weeks are less than the minimum possible weeks. Please revise member data, or select a valid override reason to continue.” </w:t>
            </w:r>
            <w:r>
              <w:rPr>
                <w:rFonts w:asciiTheme="minorHAnsi" w:hAnsiTheme="minorHAnsi"/>
                <w:sz w:val="22"/>
                <w:szCs w:val="22"/>
              </w:rPr>
              <w:t>This change is temporary, because we need to talk to HOOPP. An Ariel core fix is needed in order to show the required parameter.</w:t>
            </w:r>
          </w:p>
          <w:p w14:paraId="46EAC1EF" w14:textId="77777777" w:rsidR="00D75E4D" w:rsidRPr="00D75E4D" w:rsidRDefault="00D75E4D" w:rsidP="000836DD">
            <w:pPr>
              <w:spacing w:before="60" w:after="60" w:line="240" w:lineRule="auto"/>
              <w:ind w:left="0"/>
              <w:rPr>
                <w:rFonts w:asciiTheme="minorHAnsi" w:hAnsiTheme="minorHAnsi"/>
                <w:sz w:val="22"/>
                <w:szCs w:val="22"/>
                <w:lang w:val="en-US" w:eastAsia="en-CA"/>
              </w:rPr>
            </w:pPr>
          </w:p>
        </w:tc>
      </w:tr>
    </w:tbl>
    <w:p w14:paraId="33BED7CF" w14:textId="77777777" w:rsidR="00242D91" w:rsidRDefault="00242D91" w:rsidP="00242D91">
      <w:pPr>
        <w:spacing w:before="0" w:after="0" w:line="240" w:lineRule="auto"/>
        <w:ind w:left="0"/>
        <w:rPr>
          <w:lang w:val="en-US"/>
        </w:rPr>
      </w:pPr>
    </w:p>
    <w:p w14:paraId="0594E779" w14:textId="2B8DC428" w:rsidR="001D3413" w:rsidRDefault="001D3413" w:rsidP="001D3413">
      <w:pPr>
        <w:rPr>
          <w:b/>
          <w:smallCaps/>
          <w:sz w:val="24"/>
          <w:lang w:val="en-US"/>
        </w:rPr>
      </w:pPr>
    </w:p>
    <w:p w14:paraId="78AB0194" w14:textId="436541FE" w:rsidR="001D3413" w:rsidRDefault="001D3413" w:rsidP="001D3413">
      <w:pPr>
        <w:rPr>
          <w:b/>
          <w:smallCaps/>
          <w:sz w:val="24"/>
          <w:lang w:val="en-US"/>
        </w:rPr>
      </w:pPr>
    </w:p>
    <w:p w14:paraId="1EA1956D" w14:textId="617D2FDB" w:rsidR="001D3413" w:rsidRDefault="001D3413" w:rsidP="001D3413">
      <w:pPr>
        <w:rPr>
          <w:b/>
          <w:smallCaps/>
          <w:sz w:val="24"/>
          <w:lang w:val="en-US"/>
        </w:rPr>
      </w:pPr>
    </w:p>
    <w:p w14:paraId="1AA1DB9F" w14:textId="1218F72D" w:rsidR="001D3413" w:rsidRDefault="001D3413" w:rsidP="001D3413">
      <w:pPr>
        <w:rPr>
          <w:b/>
          <w:smallCaps/>
          <w:sz w:val="24"/>
          <w:lang w:val="en-US"/>
        </w:rPr>
      </w:pPr>
    </w:p>
    <w:p w14:paraId="62CF3C2F" w14:textId="0060FC2B" w:rsidR="001D3413" w:rsidRDefault="001D3413" w:rsidP="001D3413">
      <w:pPr>
        <w:rPr>
          <w:b/>
          <w:smallCaps/>
          <w:sz w:val="24"/>
          <w:lang w:val="en-US"/>
        </w:rPr>
      </w:pPr>
    </w:p>
    <w:p w14:paraId="23B6B884" w14:textId="48524BD1" w:rsidR="001D3413" w:rsidRDefault="001D3413" w:rsidP="001D3413">
      <w:pPr>
        <w:rPr>
          <w:b/>
          <w:smallCaps/>
          <w:sz w:val="24"/>
          <w:lang w:val="en-US"/>
        </w:rPr>
      </w:pPr>
    </w:p>
    <w:p w14:paraId="183379D4" w14:textId="34E044A7" w:rsidR="001D3413" w:rsidRDefault="001D3413" w:rsidP="001D3413">
      <w:pPr>
        <w:rPr>
          <w:b/>
          <w:smallCaps/>
          <w:sz w:val="24"/>
          <w:lang w:val="en-US"/>
        </w:rPr>
      </w:pPr>
    </w:p>
    <w:p w14:paraId="1AB6946F" w14:textId="5768A699" w:rsidR="001D3413" w:rsidRDefault="001D3413" w:rsidP="001D3413">
      <w:pPr>
        <w:rPr>
          <w:b/>
          <w:smallCaps/>
          <w:sz w:val="24"/>
          <w:lang w:val="en-US"/>
        </w:rPr>
      </w:pPr>
    </w:p>
    <w:p w14:paraId="64CC2887" w14:textId="274BBF22" w:rsidR="001D3413" w:rsidRDefault="001D3413" w:rsidP="001D3413">
      <w:pPr>
        <w:rPr>
          <w:b/>
          <w:smallCaps/>
          <w:sz w:val="24"/>
          <w:lang w:val="en-US"/>
        </w:rPr>
      </w:pPr>
    </w:p>
    <w:p w14:paraId="1FF0472E" w14:textId="590FF67B" w:rsidR="001D3413" w:rsidRDefault="001D3413" w:rsidP="001D3413">
      <w:pPr>
        <w:rPr>
          <w:b/>
          <w:smallCaps/>
          <w:sz w:val="24"/>
          <w:lang w:val="en-US"/>
        </w:rPr>
      </w:pPr>
    </w:p>
    <w:p w14:paraId="546FC0EF" w14:textId="0826205C" w:rsidR="001D3413" w:rsidRDefault="001D3413" w:rsidP="001D3413">
      <w:pPr>
        <w:rPr>
          <w:b/>
          <w:smallCaps/>
          <w:sz w:val="24"/>
          <w:lang w:val="en-US"/>
        </w:rPr>
      </w:pPr>
    </w:p>
    <w:p w14:paraId="39B42D28" w14:textId="18D3798F" w:rsidR="001D3413" w:rsidRDefault="001D3413" w:rsidP="001D3413">
      <w:pPr>
        <w:rPr>
          <w:b/>
          <w:smallCaps/>
          <w:sz w:val="24"/>
          <w:lang w:val="en-US"/>
        </w:rPr>
      </w:pPr>
    </w:p>
    <w:p w14:paraId="03EB160E" w14:textId="2774DB72" w:rsidR="001D3413" w:rsidRDefault="001D3413" w:rsidP="001D3413">
      <w:pPr>
        <w:rPr>
          <w:b/>
          <w:smallCaps/>
          <w:sz w:val="24"/>
          <w:lang w:val="en-US"/>
        </w:rPr>
      </w:pPr>
    </w:p>
    <w:p w14:paraId="49136800" w14:textId="17D52372" w:rsidR="001D3413" w:rsidRDefault="001D3413" w:rsidP="001D3413">
      <w:pPr>
        <w:rPr>
          <w:b/>
          <w:smallCaps/>
          <w:sz w:val="24"/>
          <w:lang w:val="en-US"/>
        </w:rPr>
      </w:pPr>
    </w:p>
    <w:p w14:paraId="66BD9BB0" w14:textId="3030CA53" w:rsidR="001D3413" w:rsidRDefault="001D3413" w:rsidP="001D3413">
      <w:pPr>
        <w:rPr>
          <w:b/>
          <w:smallCaps/>
          <w:sz w:val="24"/>
          <w:lang w:val="en-US"/>
        </w:rPr>
      </w:pPr>
    </w:p>
    <w:p w14:paraId="5ACE92D0" w14:textId="27DCDFC8" w:rsidR="001D3413" w:rsidRDefault="001D3413" w:rsidP="001D3413">
      <w:pPr>
        <w:rPr>
          <w:b/>
          <w:smallCaps/>
          <w:sz w:val="24"/>
          <w:lang w:val="en-US"/>
        </w:rPr>
      </w:pPr>
    </w:p>
    <w:p w14:paraId="5F81BECA" w14:textId="51312F90" w:rsidR="001D3413" w:rsidRDefault="001D3413" w:rsidP="001D3413">
      <w:pPr>
        <w:rPr>
          <w:b/>
          <w:smallCaps/>
          <w:sz w:val="24"/>
          <w:lang w:val="en-US"/>
        </w:rPr>
      </w:pPr>
    </w:p>
    <w:p w14:paraId="66FA78E8" w14:textId="7C1BF6D3" w:rsidR="001D3413" w:rsidRDefault="001D3413" w:rsidP="001D3413">
      <w:pPr>
        <w:rPr>
          <w:b/>
          <w:smallCaps/>
          <w:sz w:val="24"/>
          <w:lang w:val="en-US"/>
        </w:rPr>
      </w:pPr>
    </w:p>
    <w:p w14:paraId="57D8F716" w14:textId="7585744B" w:rsidR="001D3413" w:rsidRDefault="001D3413" w:rsidP="001D3413">
      <w:pPr>
        <w:rPr>
          <w:b/>
          <w:smallCaps/>
          <w:sz w:val="24"/>
          <w:lang w:val="en-US"/>
        </w:rPr>
      </w:pPr>
    </w:p>
    <w:p w14:paraId="1BCB5F0E" w14:textId="6D3F1F48" w:rsidR="001D3413" w:rsidRDefault="001D3413" w:rsidP="001D3413">
      <w:pPr>
        <w:rPr>
          <w:b/>
          <w:smallCaps/>
          <w:sz w:val="24"/>
          <w:lang w:val="en-US"/>
        </w:rPr>
      </w:pPr>
    </w:p>
    <w:p w14:paraId="146EFF91" w14:textId="6E0AABA9" w:rsidR="001D3413" w:rsidRPr="001D3413" w:rsidRDefault="001D3413" w:rsidP="001D3413">
      <w:pPr>
        <w:rPr>
          <w:lang w:val="en-US"/>
        </w:rPr>
      </w:pPr>
    </w:p>
    <w:p w14:paraId="5FCCD668" w14:textId="77777777" w:rsidR="001D3413" w:rsidRPr="00FC5F08" w:rsidRDefault="001D3413" w:rsidP="001D3413">
      <w:pPr>
        <w:pStyle w:val="Heading3"/>
      </w:pPr>
      <w:r w:rsidRPr="006B06A8">
        <w:t xml:space="preserve">Validation – </w:t>
      </w:r>
      <w:r w:rsidRPr="006579AA">
        <w:t>Weeks</w:t>
      </w:r>
      <w:r>
        <w:t xml:space="preserve"> </w:t>
      </w:r>
      <w:r w:rsidRPr="006579AA">
        <w:t>For</w:t>
      </w:r>
      <w:r>
        <w:t xml:space="preserve"> </w:t>
      </w:r>
      <w:r w:rsidRPr="006579AA">
        <w:t>Par</w:t>
      </w:r>
      <w:r>
        <w:t xml:space="preserve">t </w:t>
      </w:r>
      <w:r w:rsidRPr="006579AA">
        <w:t>Time</w:t>
      </w:r>
      <w:r>
        <w:t xml:space="preserve"> </w:t>
      </w:r>
      <w:r w:rsidRPr="006579AA">
        <w:t>Member</w:t>
      </w:r>
    </w:p>
    <w:p w14:paraId="504A4C91" w14:textId="77777777" w:rsidR="001D3413" w:rsidRPr="006B06A8" w:rsidRDefault="001D3413" w:rsidP="001D3413">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1D3413" w14:paraId="3B6EBB73"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682905"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FFA968F" w14:textId="77777777" w:rsidR="001D3413" w:rsidRPr="000862E2" w:rsidRDefault="001D3413" w:rsidP="006763B9">
            <w:pPr>
              <w:pStyle w:val="Heading1"/>
            </w:pPr>
            <w:bookmarkStart w:id="162" w:name="_Toc43372850"/>
            <w:r>
              <w:rPr>
                <w:rFonts w:cs="Calibri"/>
              </w:rPr>
              <w:t>B33_</w:t>
            </w:r>
            <w:r>
              <w:t xml:space="preserve"> </w:t>
            </w:r>
            <w:r w:rsidRPr="00C1266D">
              <w:t>Message</w:t>
            </w:r>
            <w:bookmarkEnd w:id="162"/>
          </w:p>
        </w:tc>
      </w:tr>
      <w:tr w:rsidR="001D3413" w14:paraId="4037AC90"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19F9E7"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994E590" w14:textId="77777777" w:rsidR="001D3413" w:rsidRPr="000862E2" w:rsidRDefault="001D3413" w:rsidP="006763B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5001</w:t>
            </w:r>
          </w:p>
        </w:tc>
      </w:tr>
      <w:tr w:rsidR="001D3413" w14:paraId="5B1AE3A8"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2E3F5B1"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E5557EC" w14:textId="77777777" w:rsidR="001D3413" w:rsidRDefault="001D3413" w:rsidP="006763B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1D3413" w14:paraId="639D0897"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9C85AA"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CC0983B" w14:textId="77777777" w:rsidR="001D3413" w:rsidRPr="00B464B9" w:rsidRDefault="001D3413" w:rsidP="006763B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196B5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1D3413" w14:paraId="4DC96EB9"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5F7E0C"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C734921" w14:textId="77777777" w:rsidR="001D3413" w:rsidRPr="009675FB" w:rsidRDefault="001D3413" w:rsidP="006763B9">
            <w:pPr>
              <w:spacing w:before="60" w:after="60" w:line="240" w:lineRule="auto"/>
              <w:ind w:left="0"/>
              <w:rPr>
                <w:rFonts w:asciiTheme="minorHAnsi" w:hAnsiTheme="minorHAnsi"/>
                <w:color w:val="auto"/>
                <w:sz w:val="22"/>
                <w:szCs w:val="22"/>
                <w:lang w:eastAsia="en-CA"/>
              </w:rPr>
            </w:pPr>
            <w:r w:rsidRPr="00484CEA">
              <w:rPr>
                <w:rFonts w:asciiTheme="minorHAnsi" w:hAnsiTheme="minorHAnsi" w:cs="Calibri"/>
                <w:color w:val="auto"/>
                <w:sz w:val="22"/>
                <w:szCs w:val="22"/>
              </w:rPr>
              <w:t>Core Data</w:t>
            </w:r>
            <w:r>
              <w:rPr>
                <w:rFonts w:asciiTheme="minorHAnsi" w:eastAsia="Times New Roman" w:hAnsiTheme="minorHAnsi" w:cs="Calibri"/>
                <w:color w:val="auto"/>
                <w:sz w:val="22"/>
                <w:szCs w:val="22"/>
                <w:lang w:eastAsia="en-CA"/>
              </w:rPr>
              <w:t>, Final Data</w:t>
            </w:r>
          </w:p>
        </w:tc>
      </w:tr>
      <w:tr w:rsidR="001D3413" w14:paraId="54EE70A5"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A99316"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B7C91B3" w14:textId="77777777" w:rsidR="001D3413" w:rsidRDefault="001D3413" w:rsidP="006763B9">
            <w:pPr>
              <w:spacing w:before="60" w:after="60" w:line="240" w:lineRule="auto"/>
              <w:ind w:left="0"/>
              <w:rPr>
                <w:rFonts w:asciiTheme="minorHAnsi" w:hAnsiTheme="minorHAnsi"/>
                <w:sz w:val="22"/>
                <w:szCs w:val="22"/>
                <w:lang w:eastAsia="en-CA"/>
              </w:rPr>
            </w:pPr>
            <w:r w:rsidRPr="002B21AE">
              <w:rPr>
                <w:rFonts w:asciiTheme="minorHAnsi" w:hAnsiTheme="minorHAnsi"/>
                <w:sz w:val="22"/>
                <w:szCs w:val="22"/>
                <w:lang w:eastAsia="en-CA"/>
              </w:rPr>
              <w:t>Warning</w:t>
            </w:r>
          </w:p>
        </w:tc>
      </w:tr>
      <w:tr w:rsidR="001D3413" w14:paraId="19A3AA94"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A644401"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391C0F0" w14:textId="77777777" w:rsidR="001D3413" w:rsidRPr="00B464B9" w:rsidRDefault="001D3413" w:rsidP="006763B9">
            <w:pPr>
              <w:spacing w:before="60" w:after="60" w:line="240" w:lineRule="auto"/>
              <w:ind w:left="0"/>
              <w:rPr>
                <w:rFonts w:asciiTheme="minorHAnsi" w:eastAsia="Times New Roman" w:hAnsiTheme="minorHAnsi" w:cs="Calibri"/>
                <w:color w:val="auto"/>
                <w:sz w:val="22"/>
                <w:szCs w:val="22"/>
                <w:lang w:eastAsia="en-CA"/>
              </w:rPr>
            </w:pPr>
            <w:r w:rsidRPr="00DD0CF2">
              <w:rPr>
                <w:rFonts w:asciiTheme="minorHAnsi" w:eastAsia="Times New Roman" w:hAnsiTheme="minorHAnsi" w:cs="Calibri"/>
                <w:color w:val="auto"/>
                <w:sz w:val="22"/>
                <w:szCs w:val="22"/>
                <w:lang w:eastAsia="en-CA"/>
              </w:rPr>
              <w:t>Public</w:t>
            </w:r>
          </w:p>
        </w:tc>
      </w:tr>
      <w:tr w:rsidR="001D3413" w:rsidRPr="00A61AB1" w14:paraId="7ED66750"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6D3BF1E"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457A315"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1185DE1" w14:textId="77777777" w:rsidR="001D3413" w:rsidRPr="00C301FC" w:rsidRDefault="001D3413" w:rsidP="006763B9">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trigger i</w:t>
            </w:r>
            <w:r w:rsidRPr="006F760E">
              <w:rPr>
                <w:rFonts w:asciiTheme="minorHAnsi" w:hAnsiTheme="minorHAnsi"/>
                <w:sz w:val="22"/>
                <w:szCs w:val="22"/>
                <w:lang w:eastAsia="en-CA"/>
              </w:rPr>
              <w:t>f LSC (Lump Sum) exists for the Reporting year and member is PT at any point in the reporting year.</w:t>
            </w:r>
            <w:r>
              <w:rPr>
                <w:rFonts w:asciiTheme="minorHAnsi" w:hAnsiTheme="minorHAnsi"/>
                <w:sz w:val="22"/>
                <w:szCs w:val="22"/>
                <w:lang w:eastAsia="en-CA"/>
              </w:rPr>
              <w:t xml:space="preserve"> </w:t>
            </w:r>
          </w:p>
        </w:tc>
      </w:tr>
      <w:tr w:rsidR="001D3413" w:rsidRPr="009151F9" w14:paraId="3AC30516"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2465B75"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02F407D" w14:textId="77777777" w:rsidR="001D3413" w:rsidRDefault="001D3413" w:rsidP="006763B9">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0FC9E2F7" w14:textId="77777777" w:rsidR="001D3413" w:rsidRDefault="001D3413" w:rsidP="006763B9">
            <w:pPr>
              <w:ind w:left="720"/>
              <w:rPr>
                <w:rFonts w:asciiTheme="minorHAnsi" w:hAnsiTheme="minorHAnsi"/>
                <w:sz w:val="22"/>
                <w:szCs w:val="22"/>
                <w:lang w:eastAsia="en-CA"/>
              </w:rPr>
            </w:pPr>
            <w:r w:rsidRPr="00436A1F">
              <w:rPr>
                <w:rFonts w:asciiTheme="minorHAnsi" w:hAnsiTheme="minorHAnsi"/>
                <w:sz w:val="22"/>
                <w:szCs w:val="22"/>
                <w:lang w:eastAsia="en-CA"/>
              </w:rPr>
              <w:t>Member is PT</w:t>
            </w:r>
            <w:r>
              <w:rPr>
                <w:rFonts w:asciiTheme="minorHAnsi" w:hAnsiTheme="minorHAnsi"/>
                <w:sz w:val="22"/>
                <w:szCs w:val="22"/>
                <w:lang w:eastAsia="en-CA"/>
              </w:rPr>
              <w:t xml:space="preserve"> at least 1 day in target year</w:t>
            </w:r>
          </w:p>
          <w:p w14:paraId="4F14E942" w14:textId="77777777" w:rsidR="001D3413" w:rsidRPr="00436A1F" w:rsidRDefault="001D3413" w:rsidP="006763B9">
            <w:pPr>
              <w:ind w:left="720"/>
              <w:rPr>
                <w:rFonts w:asciiTheme="minorHAnsi" w:hAnsiTheme="minorHAnsi"/>
                <w:sz w:val="22"/>
                <w:szCs w:val="22"/>
                <w:lang w:eastAsia="en-CA"/>
              </w:rPr>
            </w:pPr>
            <w:r>
              <w:rPr>
                <w:rFonts w:asciiTheme="minorHAnsi" w:hAnsiTheme="minorHAnsi"/>
                <w:sz w:val="22"/>
                <w:szCs w:val="22"/>
                <w:lang w:eastAsia="en-CA"/>
              </w:rPr>
              <w:t>AND</w:t>
            </w:r>
          </w:p>
          <w:p w14:paraId="70456669" w14:textId="77777777" w:rsidR="001D3413" w:rsidRDefault="001D3413" w:rsidP="006763B9">
            <w:pPr>
              <w:ind w:left="742"/>
              <w:rPr>
                <w:rFonts w:asciiTheme="minorHAnsi" w:hAnsiTheme="minorHAnsi"/>
                <w:sz w:val="22"/>
                <w:szCs w:val="22"/>
                <w:lang w:eastAsia="en-CA"/>
              </w:rPr>
            </w:pPr>
            <w:r>
              <w:rPr>
                <w:rFonts w:asciiTheme="minorHAnsi" w:hAnsiTheme="minorHAnsi"/>
                <w:sz w:val="22"/>
                <w:szCs w:val="22"/>
                <w:lang w:eastAsia="en-CA"/>
              </w:rPr>
              <w:t xml:space="preserve">For </w:t>
            </w:r>
            <w:r w:rsidRPr="00177F28">
              <w:rPr>
                <w:rFonts w:asciiTheme="minorHAnsi" w:hAnsiTheme="minorHAnsi"/>
                <w:sz w:val="22"/>
                <w:szCs w:val="22"/>
                <w:u w:val="single"/>
                <w:lang w:eastAsia="en-CA"/>
              </w:rPr>
              <w:t>Core Data</w:t>
            </w:r>
          </w:p>
          <w:p w14:paraId="3176B764" w14:textId="72C43E31" w:rsidR="001D3413" w:rsidRDefault="001D3413" w:rsidP="006763B9">
            <w:pPr>
              <w:ind w:left="742"/>
              <w:rPr>
                <w:rFonts w:asciiTheme="minorHAnsi" w:hAnsiTheme="minorHAnsi"/>
                <w:sz w:val="22"/>
                <w:szCs w:val="22"/>
                <w:lang w:eastAsia="en-CA"/>
              </w:rPr>
            </w:pPr>
            <w:r>
              <w:rPr>
                <w:rFonts w:asciiTheme="minorHAnsi" w:hAnsiTheme="minorHAnsi"/>
                <w:sz w:val="22"/>
                <w:szCs w:val="22"/>
                <w:lang w:eastAsia="en-CA"/>
              </w:rPr>
              <w:t xml:space="preserve">There is an </w:t>
            </w:r>
            <w:del w:id="163" w:author="Yann Kouengoua Njaga" w:date="2020-08-27T14:20:00Z">
              <w:r w:rsidDel="00CA1AE4">
                <w:rPr>
                  <w:rFonts w:asciiTheme="minorHAnsi" w:hAnsiTheme="minorHAnsi"/>
                  <w:sz w:val="22"/>
                  <w:szCs w:val="22"/>
                  <w:lang w:eastAsia="en-CA"/>
                </w:rPr>
                <w:delText>esisting</w:delText>
              </w:r>
            </w:del>
            <w:ins w:id="164" w:author="Yann Kouengoua Njaga" w:date="2020-08-27T14:20:00Z">
              <w:r w:rsidR="00CA1AE4">
                <w:rPr>
                  <w:rFonts w:asciiTheme="minorHAnsi" w:hAnsiTheme="minorHAnsi"/>
                  <w:sz w:val="22"/>
                  <w:szCs w:val="22"/>
                  <w:lang w:eastAsia="en-CA"/>
                </w:rPr>
                <w:t>existing</w:t>
              </w:r>
            </w:ins>
            <w:r>
              <w:rPr>
                <w:rFonts w:asciiTheme="minorHAnsi" w:hAnsiTheme="minorHAnsi"/>
                <w:sz w:val="22"/>
                <w:szCs w:val="22"/>
                <w:lang w:eastAsia="en-CA"/>
              </w:rPr>
              <w:t xml:space="preserve"> contribution transaction in Ariel DB</w:t>
            </w:r>
          </w:p>
          <w:p w14:paraId="32664AE0" w14:textId="77777777" w:rsidR="001D3413" w:rsidRDefault="001D3413" w:rsidP="006763B9">
            <w:pPr>
              <w:ind w:left="1315"/>
              <w:rPr>
                <w:rFonts w:asciiTheme="minorHAnsi" w:hAnsiTheme="minorHAnsi"/>
                <w:sz w:val="22"/>
                <w:szCs w:val="22"/>
                <w:lang w:eastAsia="en-CA"/>
              </w:rPr>
            </w:pPr>
            <w:r>
              <w:rPr>
                <w:rFonts w:asciiTheme="minorHAnsi" w:hAnsiTheme="minorHAnsi"/>
                <w:sz w:val="22"/>
                <w:szCs w:val="22"/>
                <w:lang w:eastAsia="en-CA"/>
              </w:rPr>
              <w:t xml:space="preserve">Where </w:t>
            </w:r>
            <w:r w:rsidRPr="00177F28">
              <w:rPr>
                <w:rFonts w:asciiTheme="minorHAnsi" w:hAnsiTheme="minorHAnsi"/>
                <w:sz w:val="22"/>
                <w:szCs w:val="22"/>
                <w:lang w:eastAsia="en-CA"/>
              </w:rPr>
              <w:t xml:space="preserve">Contribution Type </w:t>
            </w:r>
            <w:r>
              <w:rPr>
                <w:rFonts w:asciiTheme="minorHAnsi" w:hAnsiTheme="minorHAnsi"/>
                <w:sz w:val="22"/>
                <w:szCs w:val="22"/>
                <w:lang w:eastAsia="en-CA"/>
              </w:rPr>
              <w:t xml:space="preserve">= </w:t>
            </w:r>
            <w:r w:rsidRPr="00177F28">
              <w:rPr>
                <w:rFonts w:asciiTheme="minorHAnsi" w:hAnsiTheme="minorHAnsi"/>
                <w:sz w:val="22"/>
                <w:szCs w:val="22"/>
                <w:lang w:eastAsia="en-CA"/>
              </w:rPr>
              <w:t>[RPPLOW]</w:t>
            </w:r>
          </w:p>
          <w:p w14:paraId="19533B29" w14:textId="77777777" w:rsidR="001D3413" w:rsidRDefault="001D3413" w:rsidP="006763B9">
            <w:pPr>
              <w:ind w:left="1315"/>
              <w:rPr>
                <w:rFonts w:asciiTheme="minorHAnsi" w:hAnsiTheme="minorHAnsi"/>
                <w:sz w:val="22"/>
                <w:szCs w:val="22"/>
                <w:lang w:eastAsia="en-CA"/>
              </w:rPr>
            </w:pPr>
            <w:r>
              <w:rPr>
                <w:rFonts w:asciiTheme="minorHAnsi" w:hAnsiTheme="minorHAnsi"/>
                <w:sz w:val="22"/>
                <w:szCs w:val="22"/>
                <w:lang w:eastAsia="en-CA"/>
              </w:rPr>
              <w:t xml:space="preserve">And Target Period Date = </w:t>
            </w:r>
            <w:r w:rsidRPr="00691278">
              <w:rPr>
                <w:rFonts w:asciiTheme="minorHAnsi" w:hAnsiTheme="minorHAnsi"/>
                <w:sz w:val="22"/>
                <w:szCs w:val="22"/>
                <w:lang w:eastAsia="en-CA"/>
              </w:rPr>
              <w:t>MDC year</w:t>
            </w:r>
          </w:p>
          <w:p w14:paraId="291147D2" w14:textId="77777777" w:rsidR="001D3413" w:rsidRDefault="001D3413" w:rsidP="006763B9">
            <w:pPr>
              <w:ind w:left="742"/>
              <w:rPr>
                <w:rFonts w:asciiTheme="minorHAnsi" w:hAnsiTheme="minorHAnsi"/>
                <w:sz w:val="22"/>
                <w:szCs w:val="22"/>
                <w:lang w:eastAsia="en-CA"/>
              </w:rPr>
            </w:pPr>
            <w:r>
              <w:rPr>
                <w:rFonts w:asciiTheme="minorHAnsi" w:hAnsiTheme="minorHAnsi"/>
                <w:sz w:val="22"/>
                <w:szCs w:val="22"/>
                <w:lang w:eastAsia="en-CA"/>
              </w:rPr>
              <w:t>Or</w:t>
            </w:r>
          </w:p>
          <w:p w14:paraId="16FD1869" w14:textId="32444BE9" w:rsidR="001D3413" w:rsidRDefault="001D3413" w:rsidP="006763B9">
            <w:pPr>
              <w:ind w:left="742"/>
              <w:rPr>
                <w:rFonts w:asciiTheme="minorHAnsi" w:hAnsiTheme="minorHAnsi"/>
                <w:sz w:val="22"/>
                <w:szCs w:val="22"/>
                <w:lang w:eastAsia="en-CA"/>
              </w:rPr>
            </w:pPr>
            <w:r>
              <w:rPr>
                <w:rFonts w:asciiTheme="minorHAnsi" w:hAnsiTheme="minorHAnsi"/>
                <w:sz w:val="22"/>
                <w:szCs w:val="22"/>
                <w:lang w:eastAsia="en-CA"/>
              </w:rPr>
              <w:t xml:space="preserve">There is an </w:t>
            </w:r>
            <w:del w:id="165" w:author="Yann Kouengoua Njaga" w:date="2020-08-27T14:20:00Z">
              <w:r w:rsidDel="00CA1AE4">
                <w:rPr>
                  <w:rFonts w:asciiTheme="minorHAnsi" w:hAnsiTheme="minorHAnsi"/>
                  <w:sz w:val="22"/>
                  <w:szCs w:val="22"/>
                  <w:lang w:eastAsia="en-CA"/>
                </w:rPr>
                <w:delText>esisting</w:delText>
              </w:r>
            </w:del>
            <w:ins w:id="166" w:author="Yann Kouengoua Njaga" w:date="2020-08-27T14:20:00Z">
              <w:r w:rsidR="00CA1AE4">
                <w:rPr>
                  <w:rFonts w:asciiTheme="minorHAnsi" w:hAnsiTheme="minorHAnsi"/>
                  <w:sz w:val="22"/>
                  <w:szCs w:val="22"/>
                  <w:lang w:eastAsia="en-CA"/>
                </w:rPr>
                <w:t>existing</w:t>
              </w:r>
            </w:ins>
            <w:r>
              <w:rPr>
                <w:rFonts w:asciiTheme="minorHAnsi" w:hAnsiTheme="minorHAnsi"/>
                <w:sz w:val="22"/>
                <w:szCs w:val="22"/>
                <w:lang w:eastAsia="en-CA"/>
              </w:rPr>
              <w:t xml:space="preserve"> service transaction in Ariel DB</w:t>
            </w:r>
          </w:p>
          <w:p w14:paraId="069E34D0" w14:textId="77777777" w:rsidR="001D3413" w:rsidRDefault="001D3413" w:rsidP="006763B9">
            <w:pPr>
              <w:ind w:left="1315"/>
              <w:rPr>
                <w:rFonts w:asciiTheme="minorHAnsi" w:hAnsiTheme="minorHAnsi"/>
                <w:sz w:val="22"/>
                <w:szCs w:val="22"/>
                <w:lang w:eastAsia="en-CA"/>
              </w:rPr>
            </w:pPr>
            <w:r>
              <w:rPr>
                <w:rFonts w:asciiTheme="minorHAnsi" w:hAnsiTheme="minorHAnsi"/>
                <w:sz w:val="22"/>
                <w:szCs w:val="22"/>
                <w:lang w:eastAsia="en-CA"/>
              </w:rPr>
              <w:t xml:space="preserve">Where </w:t>
            </w:r>
            <w:r w:rsidRPr="001508E1">
              <w:rPr>
                <w:rFonts w:asciiTheme="minorHAnsi" w:hAnsiTheme="minorHAnsi"/>
                <w:sz w:val="22"/>
                <w:szCs w:val="22"/>
                <w:lang w:eastAsia="en-CA"/>
              </w:rPr>
              <w:t xml:space="preserve">Service </w:t>
            </w:r>
            <w:r w:rsidRPr="00177F28">
              <w:rPr>
                <w:rFonts w:asciiTheme="minorHAnsi" w:hAnsiTheme="minorHAnsi"/>
                <w:sz w:val="22"/>
                <w:szCs w:val="22"/>
                <w:lang w:eastAsia="en-CA"/>
              </w:rPr>
              <w:t xml:space="preserve">Type </w:t>
            </w:r>
            <w:r>
              <w:rPr>
                <w:rFonts w:asciiTheme="minorHAnsi" w:hAnsiTheme="minorHAnsi"/>
                <w:sz w:val="22"/>
                <w:szCs w:val="22"/>
                <w:lang w:eastAsia="en-CA"/>
              </w:rPr>
              <w:t xml:space="preserve">= </w:t>
            </w:r>
            <w:r w:rsidRPr="001508E1">
              <w:rPr>
                <w:rFonts w:asciiTheme="minorHAnsi" w:hAnsiTheme="minorHAnsi"/>
                <w:sz w:val="22"/>
                <w:szCs w:val="22"/>
                <w:lang w:eastAsia="en-CA"/>
              </w:rPr>
              <w:t>Contributory Service</w:t>
            </w:r>
          </w:p>
          <w:p w14:paraId="7E5CB9AB" w14:textId="77777777" w:rsidR="001D3413" w:rsidRDefault="001D3413" w:rsidP="006763B9">
            <w:pPr>
              <w:ind w:left="1315"/>
              <w:rPr>
                <w:rFonts w:asciiTheme="minorHAnsi" w:hAnsiTheme="minorHAnsi"/>
                <w:sz w:val="22"/>
                <w:szCs w:val="22"/>
                <w:lang w:eastAsia="en-CA"/>
              </w:rPr>
            </w:pPr>
            <w:r>
              <w:rPr>
                <w:rFonts w:asciiTheme="minorHAnsi" w:hAnsiTheme="minorHAnsi"/>
                <w:sz w:val="22"/>
                <w:szCs w:val="22"/>
                <w:lang w:eastAsia="en-CA"/>
              </w:rPr>
              <w:t xml:space="preserve">And </w:t>
            </w:r>
            <w:r w:rsidRPr="001508E1">
              <w:rPr>
                <w:rFonts w:asciiTheme="minorHAnsi" w:hAnsiTheme="minorHAnsi"/>
                <w:sz w:val="22"/>
                <w:szCs w:val="22"/>
                <w:lang w:eastAsia="en-CA"/>
              </w:rPr>
              <w:t>Summary Attribute Code</w:t>
            </w:r>
            <w:r>
              <w:rPr>
                <w:rFonts w:asciiTheme="minorHAnsi" w:hAnsiTheme="minorHAnsi"/>
                <w:sz w:val="22"/>
                <w:szCs w:val="22"/>
                <w:lang w:eastAsia="en-CA"/>
              </w:rPr>
              <w:t xml:space="preserve"> = </w:t>
            </w:r>
            <w:r w:rsidRPr="001508E1">
              <w:rPr>
                <w:rFonts w:asciiTheme="minorHAnsi" w:hAnsiTheme="minorHAnsi"/>
                <w:sz w:val="22"/>
                <w:szCs w:val="22"/>
                <w:lang w:eastAsia="en-CA"/>
              </w:rPr>
              <w:t>[RCL, RPREYAD, RRETRO]</w:t>
            </w:r>
            <w:r>
              <w:rPr>
                <w:rFonts w:asciiTheme="minorHAnsi" w:hAnsiTheme="minorHAnsi"/>
                <w:sz w:val="22"/>
                <w:szCs w:val="22"/>
                <w:lang w:eastAsia="en-CA"/>
              </w:rPr>
              <w:br/>
              <w:t xml:space="preserve">And Target Period Date = </w:t>
            </w:r>
            <w:r w:rsidRPr="00691278">
              <w:rPr>
                <w:rFonts w:asciiTheme="minorHAnsi" w:hAnsiTheme="minorHAnsi"/>
                <w:sz w:val="22"/>
                <w:szCs w:val="22"/>
                <w:lang w:eastAsia="en-CA"/>
              </w:rPr>
              <w:t>MDC year</w:t>
            </w:r>
          </w:p>
          <w:p w14:paraId="464BD878" w14:textId="77777777" w:rsidR="001D3413" w:rsidRPr="00DF39CF" w:rsidRDefault="001D3413" w:rsidP="006763B9">
            <w:pPr>
              <w:ind w:left="720"/>
              <w:rPr>
                <w:rFonts w:asciiTheme="minorHAnsi" w:hAnsiTheme="minorHAnsi"/>
                <w:sz w:val="22"/>
                <w:szCs w:val="22"/>
                <w:u w:val="single"/>
                <w:lang w:eastAsia="en-CA"/>
              </w:rPr>
            </w:pPr>
            <w:r>
              <w:rPr>
                <w:rFonts w:asciiTheme="minorHAnsi" w:hAnsiTheme="minorHAnsi"/>
                <w:sz w:val="22"/>
                <w:szCs w:val="22"/>
                <w:lang w:eastAsia="en-CA"/>
              </w:rPr>
              <w:t xml:space="preserve">For </w:t>
            </w:r>
            <w:r w:rsidRPr="00DF39CF">
              <w:rPr>
                <w:rFonts w:asciiTheme="minorHAnsi" w:hAnsiTheme="minorHAnsi"/>
                <w:sz w:val="22"/>
                <w:szCs w:val="22"/>
                <w:u w:val="single"/>
                <w:lang w:eastAsia="en-CA"/>
              </w:rPr>
              <w:t>Events or Death current year</w:t>
            </w:r>
          </w:p>
          <w:p w14:paraId="66BC5D77" w14:textId="0601137B" w:rsidR="001D3413" w:rsidRDefault="001D3413" w:rsidP="006763B9">
            <w:pPr>
              <w:ind w:left="742"/>
              <w:rPr>
                <w:rFonts w:asciiTheme="minorHAnsi" w:hAnsiTheme="minorHAnsi"/>
                <w:sz w:val="22"/>
                <w:szCs w:val="22"/>
                <w:lang w:eastAsia="en-CA"/>
              </w:rPr>
            </w:pPr>
            <w:r>
              <w:rPr>
                <w:rFonts w:asciiTheme="minorHAnsi" w:hAnsiTheme="minorHAnsi"/>
                <w:sz w:val="22"/>
                <w:szCs w:val="22"/>
                <w:lang w:eastAsia="en-CA"/>
              </w:rPr>
              <w:t xml:space="preserve">There is an </w:t>
            </w:r>
            <w:del w:id="167" w:author="Yann Kouengoua Njaga" w:date="2020-08-27T14:20:00Z">
              <w:r w:rsidDel="00CA1AE4">
                <w:rPr>
                  <w:rFonts w:asciiTheme="minorHAnsi" w:hAnsiTheme="minorHAnsi"/>
                  <w:sz w:val="22"/>
                  <w:szCs w:val="22"/>
                  <w:lang w:eastAsia="en-CA"/>
                </w:rPr>
                <w:delText>esisting</w:delText>
              </w:r>
            </w:del>
            <w:ins w:id="168" w:author="Yann Kouengoua Njaga" w:date="2020-08-27T14:20:00Z">
              <w:r w:rsidR="00CA1AE4">
                <w:rPr>
                  <w:rFonts w:asciiTheme="minorHAnsi" w:hAnsiTheme="minorHAnsi"/>
                  <w:sz w:val="22"/>
                  <w:szCs w:val="22"/>
                  <w:lang w:eastAsia="en-CA"/>
                </w:rPr>
                <w:t>existing</w:t>
              </w:r>
            </w:ins>
            <w:r>
              <w:rPr>
                <w:rFonts w:asciiTheme="minorHAnsi" w:hAnsiTheme="minorHAnsi"/>
                <w:sz w:val="22"/>
                <w:szCs w:val="22"/>
                <w:lang w:eastAsia="en-CA"/>
              </w:rPr>
              <w:t xml:space="preserve"> contribution transaction in Ariel DB</w:t>
            </w:r>
          </w:p>
          <w:p w14:paraId="635A9152" w14:textId="77777777" w:rsidR="001D3413" w:rsidRDefault="001D3413" w:rsidP="006763B9">
            <w:pPr>
              <w:ind w:left="1315"/>
              <w:rPr>
                <w:rFonts w:asciiTheme="minorHAnsi" w:hAnsiTheme="minorHAnsi"/>
                <w:sz w:val="22"/>
                <w:szCs w:val="22"/>
                <w:lang w:eastAsia="en-CA"/>
              </w:rPr>
            </w:pPr>
            <w:r>
              <w:rPr>
                <w:rFonts w:asciiTheme="minorHAnsi" w:hAnsiTheme="minorHAnsi"/>
                <w:sz w:val="22"/>
                <w:szCs w:val="22"/>
                <w:lang w:eastAsia="en-CA"/>
              </w:rPr>
              <w:t xml:space="preserve">Where </w:t>
            </w:r>
            <w:r w:rsidRPr="00177F28">
              <w:rPr>
                <w:rFonts w:asciiTheme="minorHAnsi" w:hAnsiTheme="minorHAnsi"/>
                <w:sz w:val="22"/>
                <w:szCs w:val="22"/>
                <w:lang w:eastAsia="en-CA"/>
              </w:rPr>
              <w:t xml:space="preserve">Contribution Type </w:t>
            </w:r>
            <w:r>
              <w:rPr>
                <w:rFonts w:asciiTheme="minorHAnsi" w:hAnsiTheme="minorHAnsi"/>
                <w:sz w:val="22"/>
                <w:szCs w:val="22"/>
                <w:lang w:eastAsia="en-CA"/>
              </w:rPr>
              <w:t xml:space="preserve">= </w:t>
            </w:r>
            <w:r w:rsidRPr="00177F28">
              <w:rPr>
                <w:rFonts w:asciiTheme="minorHAnsi" w:hAnsiTheme="minorHAnsi"/>
                <w:sz w:val="22"/>
                <w:szCs w:val="22"/>
                <w:lang w:eastAsia="en-CA"/>
              </w:rPr>
              <w:t>[RPPLOW]</w:t>
            </w:r>
          </w:p>
          <w:p w14:paraId="2485D0A1" w14:textId="77777777" w:rsidR="001D3413" w:rsidRDefault="001D3413" w:rsidP="006763B9">
            <w:pPr>
              <w:ind w:left="1315"/>
              <w:rPr>
                <w:rFonts w:asciiTheme="minorHAnsi" w:hAnsiTheme="minorHAnsi"/>
                <w:sz w:val="22"/>
                <w:szCs w:val="22"/>
                <w:lang w:eastAsia="en-CA"/>
              </w:rPr>
            </w:pPr>
            <w:r>
              <w:rPr>
                <w:rFonts w:asciiTheme="minorHAnsi" w:hAnsiTheme="minorHAnsi"/>
                <w:sz w:val="22"/>
                <w:szCs w:val="22"/>
                <w:lang w:eastAsia="en-CA"/>
              </w:rPr>
              <w:t xml:space="preserve">And Target Period Date = </w:t>
            </w:r>
            <w:r w:rsidRPr="00DF39CF">
              <w:rPr>
                <w:rFonts w:asciiTheme="minorHAnsi" w:hAnsiTheme="minorHAnsi"/>
                <w:sz w:val="22"/>
                <w:szCs w:val="22"/>
                <w:lang w:eastAsia="en-CA"/>
              </w:rPr>
              <w:t>the termination year</w:t>
            </w:r>
          </w:p>
          <w:p w14:paraId="3CA18229" w14:textId="77777777" w:rsidR="001D3413" w:rsidRDefault="001D3413" w:rsidP="006763B9">
            <w:pPr>
              <w:ind w:left="742"/>
              <w:rPr>
                <w:rFonts w:asciiTheme="minorHAnsi" w:hAnsiTheme="minorHAnsi"/>
                <w:sz w:val="22"/>
                <w:szCs w:val="22"/>
                <w:lang w:eastAsia="en-CA"/>
              </w:rPr>
            </w:pPr>
            <w:r>
              <w:rPr>
                <w:rFonts w:asciiTheme="minorHAnsi" w:hAnsiTheme="minorHAnsi"/>
                <w:sz w:val="22"/>
                <w:szCs w:val="22"/>
                <w:lang w:eastAsia="en-CA"/>
              </w:rPr>
              <w:t>Or</w:t>
            </w:r>
          </w:p>
          <w:p w14:paraId="1B0B3849" w14:textId="6CCBEA27" w:rsidR="001D3413" w:rsidRDefault="001D3413" w:rsidP="006763B9">
            <w:pPr>
              <w:ind w:left="742"/>
              <w:rPr>
                <w:rFonts w:asciiTheme="minorHAnsi" w:hAnsiTheme="minorHAnsi"/>
                <w:sz w:val="22"/>
                <w:szCs w:val="22"/>
                <w:lang w:eastAsia="en-CA"/>
              </w:rPr>
            </w:pPr>
            <w:r>
              <w:rPr>
                <w:rFonts w:asciiTheme="minorHAnsi" w:hAnsiTheme="minorHAnsi"/>
                <w:sz w:val="22"/>
                <w:szCs w:val="22"/>
                <w:lang w:eastAsia="en-CA"/>
              </w:rPr>
              <w:t xml:space="preserve">There is an </w:t>
            </w:r>
            <w:del w:id="169" w:author="Yann Kouengoua Njaga" w:date="2020-08-27T14:20:00Z">
              <w:r w:rsidDel="00CA1AE4">
                <w:rPr>
                  <w:rFonts w:asciiTheme="minorHAnsi" w:hAnsiTheme="minorHAnsi"/>
                  <w:sz w:val="22"/>
                  <w:szCs w:val="22"/>
                  <w:lang w:eastAsia="en-CA"/>
                </w:rPr>
                <w:delText>esisting</w:delText>
              </w:r>
            </w:del>
            <w:ins w:id="170" w:author="Yann Kouengoua Njaga" w:date="2020-08-27T14:20:00Z">
              <w:r w:rsidR="00CA1AE4">
                <w:rPr>
                  <w:rFonts w:asciiTheme="minorHAnsi" w:hAnsiTheme="minorHAnsi"/>
                  <w:sz w:val="22"/>
                  <w:szCs w:val="22"/>
                  <w:lang w:eastAsia="en-CA"/>
                </w:rPr>
                <w:t>existing</w:t>
              </w:r>
            </w:ins>
            <w:r>
              <w:rPr>
                <w:rFonts w:asciiTheme="minorHAnsi" w:hAnsiTheme="minorHAnsi"/>
                <w:sz w:val="22"/>
                <w:szCs w:val="22"/>
                <w:lang w:eastAsia="en-CA"/>
              </w:rPr>
              <w:t xml:space="preserve"> service transaction in Ariel DB</w:t>
            </w:r>
          </w:p>
          <w:p w14:paraId="187B16BF" w14:textId="77777777" w:rsidR="001D3413" w:rsidRDefault="001D3413" w:rsidP="006763B9">
            <w:pPr>
              <w:ind w:left="1315"/>
              <w:rPr>
                <w:rFonts w:asciiTheme="minorHAnsi" w:hAnsiTheme="minorHAnsi"/>
                <w:sz w:val="22"/>
                <w:szCs w:val="22"/>
                <w:lang w:eastAsia="en-CA"/>
              </w:rPr>
            </w:pPr>
            <w:r>
              <w:rPr>
                <w:rFonts w:asciiTheme="minorHAnsi" w:hAnsiTheme="minorHAnsi"/>
                <w:sz w:val="22"/>
                <w:szCs w:val="22"/>
                <w:lang w:eastAsia="en-CA"/>
              </w:rPr>
              <w:t xml:space="preserve">Where </w:t>
            </w:r>
            <w:r w:rsidRPr="001508E1">
              <w:rPr>
                <w:rFonts w:asciiTheme="minorHAnsi" w:hAnsiTheme="minorHAnsi"/>
                <w:sz w:val="22"/>
                <w:szCs w:val="22"/>
                <w:lang w:eastAsia="en-CA"/>
              </w:rPr>
              <w:t xml:space="preserve">Service </w:t>
            </w:r>
            <w:r w:rsidRPr="00177F28">
              <w:rPr>
                <w:rFonts w:asciiTheme="minorHAnsi" w:hAnsiTheme="minorHAnsi"/>
                <w:sz w:val="22"/>
                <w:szCs w:val="22"/>
                <w:lang w:eastAsia="en-CA"/>
              </w:rPr>
              <w:t xml:space="preserve">Type </w:t>
            </w:r>
            <w:r>
              <w:rPr>
                <w:rFonts w:asciiTheme="minorHAnsi" w:hAnsiTheme="minorHAnsi"/>
                <w:sz w:val="22"/>
                <w:szCs w:val="22"/>
                <w:lang w:eastAsia="en-CA"/>
              </w:rPr>
              <w:t xml:space="preserve">= </w:t>
            </w:r>
            <w:r w:rsidRPr="001508E1">
              <w:rPr>
                <w:rFonts w:asciiTheme="minorHAnsi" w:hAnsiTheme="minorHAnsi"/>
                <w:sz w:val="22"/>
                <w:szCs w:val="22"/>
                <w:lang w:eastAsia="en-CA"/>
              </w:rPr>
              <w:t>Contributory Service</w:t>
            </w:r>
          </w:p>
          <w:p w14:paraId="45246924" w14:textId="77777777" w:rsidR="001D3413" w:rsidRDefault="001D3413" w:rsidP="006763B9">
            <w:pPr>
              <w:ind w:left="1315"/>
              <w:rPr>
                <w:rFonts w:asciiTheme="minorHAnsi" w:hAnsiTheme="minorHAnsi"/>
                <w:sz w:val="22"/>
                <w:szCs w:val="22"/>
                <w:lang w:eastAsia="en-CA"/>
              </w:rPr>
            </w:pPr>
            <w:r>
              <w:rPr>
                <w:rFonts w:asciiTheme="minorHAnsi" w:hAnsiTheme="minorHAnsi"/>
                <w:sz w:val="22"/>
                <w:szCs w:val="22"/>
                <w:lang w:eastAsia="en-CA"/>
              </w:rPr>
              <w:t xml:space="preserve">And </w:t>
            </w:r>
            <w:r w:rsidRPr="001508E1">
              <w:rPr>
                <w:rFonts w:asciiTheme="minorHAnsi" w:hAnsiTheme="minorHAnsi"/>
                <w:sz w:val="22"/>
                <w:szCs w:val="22"/>
                <w:lang w:eastAsia="en-CA"/>
              </w:rPr>
              <w:t>Summary Attribute Code</w:t>
            </w:r>
            <w:r>
              <w:rPr>
                <w:rFonts w:asciiTheme="minorHAnsi" w:hAnsiTheme="minorHAnsi"/>
                <w:sz w:val="22"/>
                <w:szCs w:val="22"/>
                <w:lang w:eastAsia="en-CA"/>
              </w:rPr>
              <w:t xml:space="preserve"> = </w:t>
            </w:r>
            <w:r w:rsidRPr="001508E1">
              <w:rPr>
                <w:rFonts w:asciiTheme="minorHAnsi" w:hAnsiTheme="minorHAnsi"/>
                <w:sz w:val="22"/>
                <w:szCs w:val="22"/>
                <w:lang w:eastAsia="en-CA"/>
              </w:rPr>
              <w:t>[RCL, RPREYAD, RRETRO]</w:t>
            </w:r>
            <w:r>
              <w:rPr>
                <w:rFonts w:asciiTheme="minorHAnsi" w:hAnsiTheme="minorHAnsi"/>
                <w:sz w:val="22"/>
                <w:szCs w:val="22"/>
                <w:lang w:eastAsia="en-CA"/>
              </w:rPr>
              <w:br/>
              <w:t xml:space="preserve">And Target Period Date = </w:t>
            </w:r>
            <w:r w:rsidRPr="00DF39CF">
              <w:rPr>
                <w:rFonts w:asciiTheme="minorHAnsi" w:hAnsiTheme="minorHAnsi"/>
                <w:sz w:val="22"/>
                <w:szCs w:val="22"/>
                <w:lang w:eastAsia="en-CA"/>
              </w:rPr>
              <w:t>the termination year</w:t>
            </w:r>
            <w:r>
              <w:rPr>
                <w:rFonts w:asciiTheme="minorHAnsi" w:hAnsiTheme="minorHAnsi"/>
                <w:sz w:val="22"/>
                <w:szCs w:val="22"/>
                <w:lang w:eastAsia="en-CA"/>
              </w:rPr>
              <w:t xml:space="preserve"> - 1</w:t>
            </w:r>
          </w:p>
          <w:p w14:paraId="20E2560F" w14:textId="77777777" w:rsidR="001D3413" w:rsidRDefault="001D3413" w:rsidP="006763B9">
            <w:pPr>
              <w:ind w:left="0"/>
              <w:rPr>
                <w:rFonts w:asciiTheme="minorHAnsi" w:hAnsiTheme="minorHAnsi"/>
                <w:sz w:val="22"/>
                <w:szCs w:val="22"/>
                <w:lang w:eastAsia="en-CA"/>
              </w:rPr>
            </w:pPr>
          </w:p>
          <w:p w14:paraId="260C37F8" w14:textId="77777777" w:rsidR="001D3413" w:rsidRPr="004D1676" w:rsidRDefault="001D3413" w:rsidP="006763B9">
            <w:pPr>
              <w:ind w:left="720"/>
              <w:rPr>
                <w:rFonts w:asciiTheme="minorHAnsi" w:hAnsiTheme="minorHAnsi"/>
                <w:sz w:val="22"/>
                <w:szCs w:val="22"/>
                <w:u w:val="single"/>
                <w:lang w:eastAsia="en-CA"/>
              </w:rPr>
            </w:pPr>
            <w:r>
              <w:rPr>
                <w:rFonts w:asciiTheme="minorHAnsi" w:hAnsiTheme="minorHAnsi"/>
                <w:sz w:val="22"/>
                <w:szCs w:val="22"/>
                <w:lang w:eastAsia="en-CA"/>
              </w:rPr>
              <w:t xml:space="preserve">For </w:t>
            </w:r>
            <w:r>
              <w:rPr>
                <w:rFonts w:asciiTheme="minorHAnsi" w:hAnsiTheme="minorHAnsi"/>
                <w:sz w:val="22"/>
                <w:szCs w:val="22"/>
                <w:u w:val="single"/>
                <w:lang w:eastAsia="en-CA"/>
              </w:rPr>
              <w:t>Events or Death previous year</w:t>
            </w:r>
          </w:p>
          <w:p w14:paraId="3DCBF99D" w14:textId="3F5BAE1C" w:rsidR="001D3413" w:rsidRDefault="001D3413" w:rsidP="006763B9">
            <w:pPr>
              <w:ind w:left="742"/>
              <w:rPr>
                <w:rFonts w:asciiTheme="minorHAnsi" w:hAnsiTheme="minorHAnsi"/>
                <w:sz w:val="22"/>
                <w:szCs w:val="22"/>
                <w:lang w:eastAsia="en-CA"/>
              </w:rPr>
            </w:pPr>
            <w:r>
              <w:rPr>
                <w:rFonts w:asciiTheme="minorHAnsi" w:hAnsiTheme="minorHAnsi"/>
                <w:sz w:val="22"/>
                <w:szCs w:val="22"/>
                <w:lang w:eastAsia="en-CA"/>
              </w:rPr>
              <w:t xml:space="preserve">There is an </w:t>
            </w:r>
            <w:del w:id="171" w:author="Yann Kouengoua Njaga" w:date="2020-08-27T14:20:00Z">
              <w:r w:rsidDel="00CA1AE4">
                <w:rPr>
                  <w:rFonts w:asciiTheme="minorHAnsi" w:hAnsiTheme="minorHAnsi"/>
                  <w:sz w:val="22"/>
                  <w:szCs w:val="22"/>
                  <w:lang w:eastAsia="en-CA"/>
                </w:rPr>
                <w:delText>esisting</w:delText>
              </w:r>
            </w:del>
            <w:ins w:id="172" w:author="Yann Kouengoua Njaga" w:date="2020-08-27T14:20:00Z">
              <w:r w:rsidR="00CA1AE4">
                <w:rPr>
                  <w:rFonts w:asciiTheme="minorHAnsi" w:hAnsiTheme="minorHAnsi"/>
                  <w:sz w:val="22"/>
                  <w:szCs w:val="22"/>
                  <w:lang w:eastAsia="en-CA"/>
                </w:rPr>
                <w:t>existing</w:t>
              </w:r>
            </w:ins>
            <w:r>
              <w:rPr>
                <w:rFonts w:asciiTheme="minorHAnsi" w:hAnsiTheme="minorHAnsi"/>
                <w:sz w:val="22"/>
                <w:szCs w:val="22"/>
                <w:lang w:eastAsia="en-CA"/>
              </w:rPr>
              <w:t xml:space="preserve"> contribution transaction in Ariel DB</w:t>
            </w:r>
          </w:p>
          <w:p w14:paraId="5533D1AD" w14:textId="77777777" w:rsidR="001D3413" w:rsidRDefault="001D3413" w:rsidP="006763B9">
            <w:pPr>
              <w:ind w:left="1315"/>
              <w:rPr>
                <w:rFonts w:asciiTheme="minorHAnsi" w:hAnsiTheme="minorHAnsi"/>
                <w:sz w:val="22"/>
                <w:szCs w:val="22"/>
                <w:lang w:eastAsia="en-CA"/>
              </w:rPr>
            </w:pPr>
            <w:r>
              <w:rPr>
                <w:rFonts w:asciiTheme="minorHAnsi" w:hAnsiTheme="minorHAnsi"/>
                <w:sz w:val="22"/>
                <w:szCs w:val="22"/>
                <w:lang w:eastAsia="en-CA"/>
              </w:rPr>
              <w:t xml:space="preserve">Where </w:t>
            </w:r>
            <w:r w:rsidRPr="00177F28">
              <w:rPr>
                <w:rFonts w:asciiTheme="minorHAnsi" w:hAnsiTheme="minorHAnsi"/>
                <w:sz w:val="22"/>
                <w:szCs w:val="22"/>
                <w:lang w:eastAsia="en-CA"/>
              </w:rPr>
              <w:t xml:space="preserve">Contribution Type </w:t>
            </w:r>
            <w:r>
              <w:rPr>
                <w:rFonts w:asciiTheme="minorHAnsi" w:hAnsiTheme="minorHAnsi"/>
                <w:sz w:val="22"/>
                <w:szCs w:val="22"/>
                <w:lang w:eastAsia="en-CA"/>
              </w:rPr>
              <w:t xml:space="preserve">= </w:t>
            </w:r>
            <w:r w:rsidRPr="00177F28">
              <w:rPr>
                <w:rFonts w:asciiTheme="minorHAnsi" w:hAnsiTheme="minorHAnsi"/>
                <w:sz w:val="22"/>
                <w:szCs w:val="22"/>
                <w:lang w:eastAsia="en-CA"/>
              </w:rPr>
              <w:t>[RPPLOW]</w:t>
            </w:r>
          </w:p>
          <w:p w14:paraId="3FFFCB4A" w14:textId="77777777" w:rsidR="001D3413" w:rsidRDefault="001D3413" w:rsidP="006763B9">
            <w:pPr>
              <w:ind w:left="1315"/>
              <w:rPr>
                <w:rFonts w:asciiTheme="minorHAnsi" w:hAnsiTheme="minorHAnsi"/>
                <w:sz w:val="22"/>
                <w:szCs w:val="22"/>
                <w:lang w:eastAsia="en-CA"/>
              </w:rPr>
            </w:pPr>
            <w:r>
              <w:rPr>
                <w:rFonts w:asciiTheme="minorHAnsi" w:hAnsiTheme="minorHAnsi"/>
                <w:sz w:val="22"/>
                <w:szCs w:val="22"/>
                <w:lang w:eastAsia="en-CA"/>
              </w:rPr>
              <w:t xml:space="preserve">And Target Period Date = </w:t>
            </w:r>
            <w:r w:rsidRPr="00DF39CF">
              <w:rPr>
                <w:rFonts w:asciiTheme="minorHAnsi" w:hAnsiTheme="minorHAnsi"/>
                <w:sz w:val="22"/>
                <w:szCs w:val="22"/>
                <w:lang w:eastAsia="en-CA"/>
              </w:rPr>
              <w:t>the termination year</w:t>
            </w:r>
            <w:r>
              <w:rPr>
                <w:rFonts w:asciiTheme="minorHAnsi" w:hAnsiTheme="minorHAnsi"/>
                <w:sz w:val="22"/>
                <w:szCs w:val="22"/>
                <w:lang w:eastAsia="en-CA"/>
              </w:rPr>
              <w:t xml:space="preserve"> - 1</w:t>
            </w:r>
          </w:p>
          <w:p w14:paraId="5326AFDF" w14:textId="77777777" w:rsidR="001D3413" w:rsidRDefault="001D3413" w:rsidP="006763B9">
            <w:pPr>
              <w:ind w:left="742"/>
              <w:rPr>
                <w:rFonts w:asciiTheme="minorHAnsi" w:hAnsiTheme="minorHAnsi"/>
                <w:sz w:val="22"/>
                <w:szCs w:val="22"/>
                <w:lang w:eastAsia="en-CA"/>
              </w:rPr>
            </w:pPr>
            <w:r>
              <w:rPr>
                <w:rFonts w:asciiTheme="minorHAnsi" w:hAnsiTheme="minorHAnsi"/>
                <w:sz w:val="22"/>
                <w:szCs w:val="22"/>
                <w:lang w:eastAsia="en-CA"/>
              </w:rPr>
              <w:t>Or</w:t>
            </w:r>
          </w:p>
          <w:p w14:paraId="0E35DDA0" w14:textId="1AED2B93" w:rsidR="001D3413" w:rsidRDefault="001D3413" w:rsidP="006763B9">
            <w:pPr>
              <w:ind w:left="742"/>
              <w:rPr>
                <w:rFonts w:asciiTheme="minorHAnsi" w:hAnsiTheme="minorHAnsi"/>
                <w:sz w:val="22"/>
                <w:szCs w:val="22"/>
                <w:lang w:eastAsia="en-CA"/>
              </w:rPr>
            </w:pPr>
            <w:r>
              <w:rPr>
                <w:rFonts w:asciiTheme="minorHAnsi" w:hAnsiTheme="minorHAnsi"/>
                <w:sz w:val="22"/>
                <w:szCs w:val="22"/>
                <w:lang w:eastAsia="en-CA"/>
              </w:rPr>
              <w:t xml:space="preserve">There is an </w:t>
            </w:r>
            <w:del w:id="173" w:author="Yann Kouengoua Njaga" w:date="2020-08-27T14:20:00Z">
              <w:r w:rsidDel="00CA1AE4">
                <w:rPr>
                  <w:rFonts w:asciiTheme="minorHAnsi" w:hAnsiTheme="minorHAnsi"/>
                  <w:sz w:val="22"/>
                  <w:szCs w:val="22"/>
                  <w:lang w:eastAsia="en-CA"/>
                </w:rPr>
                <w:delText>esisting</w:delText>
              </w:r>
            </w:del>
            <w:ins w:id="174" w:author="Yann Kouengoua Njaga" w:date="2020-08-27T14:20:00Z">
              <w:r w:rsidR="00CA1AE4">
                <w:rPr>
                  <w:rFonts w:asciiTheme="minorHAnsi" w:hAnsiTheme="minorHAnsi"/>
                  <w:sz w:val="22"/>
                  <w:szCs w:val="22"/>
                  <w:lang w:eastAsia="en-CA"/>
                </w:rPr>
                <w:t>existing</w:t>
              </w:r>
            </w:ins>
            <w:r>
              <w:rPr>
                <w:rFonts w:asciiTheme="minorHAnsi" w:hAnsiTheme="minorHAnsi"/>
                <w:sz w:val="22"/>
                <w:szCs w:val="22"/>
                <w:lang w:eastAsia="en-CA"/>
              </w:rPr>
              <w:t xml:space="preserve"> service transaction in Ariel DB</w:t>
            </w:r>
          </w:p>
          <w:p w14:paraId="4383EDE9" w14:textId="77777777" w:rsidR="001D3413" w:rsidRDefault="001D3413" w:rsidP="006763B9">
            <w:pPr>
              <w:ind w:left="1315"/>
              <w:rPr>
                <w:rFonts w:asciiTheme="minorHAnsi" w:hAnsiTheme="minorHAnsi"/>
                <w:sz w:val="22"/>
                <w:szCs w:val="22"/>
                <w:lang w:eastAsia="en-CA"/>
              </w:rPr>
            </w:pPr>
            <w:r>
              <w:rPr>
                <w:rFonts w:asciiTheme="minorHAnsi" w:hAnsiTheme="minorHAnsi"/>
                <w:sz w:val="22"/>
                <w:szCs w:val="22"/>
                <w:lang w:eastAsia="en-CA"/>
              </w:rPr>
              <w:t xml:space="preserve">Where </w:t>
            </w:r>
            <w:r w:rsidRPr="001508E1">
              <w:rPr>
                <w:rFonts w:asciiTheme="minorHAnsi" w:hAnsiTheme="minorHAnsi"/>
                <w:sz w:val="22"/>
                <w:szCs w:val="22"/>
                <w:lang w:eastAsia="en-CA"/>
              </w:rPr>
              <w:t xml:space="preserve">Service </w:t>
            </w:r>
            <w:r w:rsidRPr="00177F28">
              <w:rPr>
                <w:rFonts w:asciiTheme="minorHAnsi" w:hAnsiTheme="minorHAnsi"/>
                <w:sz w:val="22"/>
                <w:szCs w:val="22"/>
                <w:lang w:eastAsia="en-CA"/>
              </w:rPr>
              <w:t xml:space="preserve">Type </w:t>
            </w:r>
            <w:r>
              <w:rPr>
                <w:rFonts w:asciiTheme="minorHAnsi" w:hAnsiTheme="minorHAnsi"/>
                <w:sz w:val="22"/>
                <w:szCs w:val="22"/>
                <w:lang w:eastAsia="en-CA"/>
              </w:rPr>
              <w:t xml:space="preserve">= </w:t>
            </w:r>
            <w:r w:rsidRPr="001508E1">
              <w:rPr>
                <w:rFonts w:asciiTheme="minorHAnsi" w:hAnsiTheme="minorHAnsi"/>
                <w:sz w:val="22"/>
                <w:szCs w:val="22"/>
                <w:lang w:eastAsia="en-CA"/>
              </w:rPr>
              <w:t>Contributory Service</w:t>
            </w:r>
          </w:p>
          <w:p w14:paraId="374AD29F" w14:textId="77777777" w:rsidR="001D3413" w:rsidRDefault="001D3413" w:rsidP="006763B9">
            <w:pPr>
              <w:ind w:left="1315"/>
              <w:rPr>
                <w:rFonts w:asciiTheme="minorHAnsi" w:hAnsiTheme="minorHAnsi"/>
                <w:sz w:val="22"/>
                <w:szCs w:val="22"/>
                <w:lang w:eastAsia="en-CA"/>
              </w:rPr>
            </w:pPr>
            <w:r>
              <w:rPr>
                <w:rFonts w:asciiTheme="minorHAnsi" w:hAnsiTheme="minorHAnsi"/>
                <w:sz w:val="22"/>
                <w:szCs w:val="22"/>
                <w:lang w:eastAsia="en-CA"/>
              </w:rPr>
              <w:t xml:space="preserve">And </w:t>
            </w:r>
            <w:r w:rsidRPr="001508E1">
              <w:rPr>
                <w:rFonts w:asciiTheme="minorHAnsi" w:hAnsiTheme="minorHAnsi"/>
                <w:sz w:val="22"/>
                <w:szCs w:val="22"/>
                <w:lang w:eastAsia="en-CA"/>
              </w:rPr>
              <w:t>Summary Attribute Code</w:t>
            </w:r>
            <w:r>
              <w:rPr>
                <w:rFonts w:asciiTheme="minorHAnsi" w:hAnsiTheme="minorHAnsi"/>
                <w:sz w:val="22"/>
                <w:szCs w:val="22"/>
                <w:lang w:eastAsia="en-CA"/>
              </w:rPr>
              <w:t xml:space="preserve"> = </w:t>
            </w:r>
            <w:r w:rsidRPr="001508E1">
              <w:rPr>
                <w:rFonts w:asciiTheme="minorHAnsi" w:hAnsiTheme="minorHAnsi"/>
                <w:sz w:val="22"/>
                <w:szCs w:val="22"/>
                <w:lang w:eastAsia="en-CA"/>
              </w:rPr>
              <w:t>[RCL, RPREYAD, RRETRO]</w:t>
            </w:r>
            <w:r>
              <w:rPr>
                <w:rFonts w:asciiTheme="minorHAnsi" w:hAnsiTheme="minorHAnsi"/>
                <w:sz w:val="22"/>
                <w:szCs w:val="22"/>
                <w:lang w:eastAsia="en-CA"/>
              </w:rPr>
              <w:br/>
              <w:t xml:space="preserve">And Target Period Date = </w:t>
            </w:r>
            <w:r w:rsidRPr="00DF39CF">
              <w:rPr>
                <w:rFonts w:asciiTheme="minorHAnsi" w:hAnsiTheme="minorHAnsi"/>
                <w:sz w:val="22"/>
                <w:szCs w:val="22"/>
                <w:lang w:eastAsia="en-CA"/>
              </w:rPr>
              <w:t>the termination year</w:t>
            </w:r>
            <w:r>
              <w:rPr>
                <w:rFonts w:asciiTheme="minorHAnsi" w:hAnsiTheme="minorHAnsi"/>
                <w:sz w:val="22"/>
                <w:szCs w:val="22"/>
                <w:lang w:eastAsia="en-CA"/>
              </w:rPr>
              <w:t xml:space="preserve"> - 1</w:t>
            </w:r>
          </w:p>
          <w:p w14:paraId="4C7EE278" w14:textId="77777777" w:rsidR="001D3413" w:rsidRPr="0078068E" w:rsidRDefault="001D3413" w:rsidP="006763B9">
            <w:pPr>
              <w:ind w:left="742"/>
              <w:rPr>
                <w:rFonts w:asciiTheme="minorHAnsi" w:hAnsiTheme="minorHAnsi"/>
                <w:sz w:val="22"/>
                <w:szCs w:val="22"/>
                <w:lang w:eastAsia="en-CA"/>
              </w:rPr>
            </w:pPr>
          </w:p>
        </w:tc>
      </w:tr>
      <w:tr w:rsidR="001D3413" w:rsidRPr="00A61AB1" w14:paraId="0CAE2B5F"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A7019E"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FF6086E" w14:textId="77777777" w:rsidR="001D3413" w:rsidRPr="00A762CE" w:rsidRDefault="001D3413" w:rsidP="006763B9">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1D3413" w:rsidRPr="00A61AB1" w14:paraId="167E86BA"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0C292F6"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38CAABB" w14:textId="77777777" w:rsidR="001D3413" w:rsidRPr="001D1230" w:rsidRDefault="001D3413" w:rsidP="006763B9">
            <w:pPr>
              <w:spacing w:before="60" w:after="60"/>
              <w:ind w:left="0"/>
            </w:pPr>
            <w:r>
              <w:rPr>
                <w:rFonts w:asciiTheme="minorHAnsi" w:hAnsiTheme="minorHAnsi"/>
                <w:sz w:val="22"/>
                <w:szCs w:val="22"/>
                <w:lang w:eastAsia="en-CA"/>
              </w:rPr>
              <w:t>Lump Sum Contributions for {1</w:t>
            </w:r>
            <w:r w:rsidRPr="002B21AE">
              <w:rPr>
                <w:rFonts w:asciiTheme="minorHAnsi" w:hAnsiTheme="minorHAnsi"/>
                <w:sz w:val="22"/>
                <w:szCs w:val="22"/>
                <w:lang w:eastAsia="en-CA"/>
              </w:rPr>
              <w:t>} were previously reported for this member. Please verify that this service has been EXCLUDED. Select an override reason to continue.</w:t>
            </w:r>
          </w:p>
        </w:tc>
      </w:tr>
      <w:tr w:rsidR="001D3413" w:rsidRPr="00A61AB1" w14:paraId="43BD5724"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F03494B"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C1F6CCF"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C9DFB45" w14:textId="77777777" w:rsidR="001D3413" w:rsidRPr="002C34DD" w:rsidRDefault="001D3413" w:rsidP="006763B9">
            <w:pPr>
              <w:spacing w:before="60" w:after="60"/>
              <w:ind w:left="0"/>
            </w:pPr>
            <w:r w:rsidRPr="00093A52">
              <w:rPr>
                <w:rFonts w:asciiTheme="minorHAnsi" w:hAnsiTheme="minorHAnsi"/>
                <w:sz w:val="22"/>
                <w:szCs w:val="22"/>
                <w:lang w:eastAsia="en-CA"/>
              </w:rPr>
              <w:t>Lump Sum Contributions were previously reported for this member. Please verify that this service has been EXCLUDED. Select an override reason to continue.</w:t>
            </w:r>
          </w:p>
        </w:tc>
      </w:tr>
      <w:tr w:rsidR="001D3413" w:rsidRPr="0085712F" w14:paraId="0624B369"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C4C815" w14:textId="77777777" w:rsidR="001D3413" w:rsidRPr="0085712F" w:rsidRDefault="001D3413" w:rsidP="006763B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53CBCD4" w14:textId="77777777" w:rsidR="001D3413" w:rsidRPr="009C43D2" w:rsidRDefault="001D3413" w:rsidP="006763B9">
            <w:pPr>
              <w:ind w:left="0"/>
              <w:rPr>
                <w:rFonts w:asciiTheme="minorHAnsi" w:hAnsiTheme="minorHAnsi" w:cs="Calibri"/>
                <w:color w:val="auto"/>
                <w:sz w:val="22"/>
                <w:szCs w:val="22"/>
              </w:rPr>
            </w:pPr>
            <w:r>
              <w:rPr>
                <w:rFonts w:asciiTheme="minorHAnsi" w:hAnsiTheme="minorHAnsi" w:cs="Calibri"/>
                <w:color w:val="auto"/>
                <w:sz w:val="22"/>
                <w:szCs w:val="22"/>
              </w:rPr>
              <w:t xml:space="preserve">1: </w:t>
            </w:r>
            <w:r>
              <w:rPr>
                <w:rFonts w:asciiTheme="minorHAnsi" w:hAnsiTheme="minorHAnsi"/>
                <w:sz w:val="22"/>
                <w:szCs w:val="22"/>
                <w:lang w:eastAsia="en-CA"/>
              </w:rPr>
              <w:t>R</w:t>
            </w:r>
            <w:r w:rsidRPr="003C4ABF">
              <w:rPr>
                <w:rFonts w:asciiTheme="minorHAnsi" w:hAnsiTheme="minorHAnsi"/>
                <w:sz w:val="22"/>
                <w:szCs w:val="22"/>
                <w:lang w:eastAsia="en-CA"/>
              </w:rPr>
              <w:t>eporting year</w:t>
            </w:r>
            <w:r>
              <w:rPr>
                <w:rFonts w:asciiTheme="minorHAnsi" w:hAnsiTheme="minorHAnsi"/>
                <w:sz w:val="22"/>
                <w:szCs w:val="22"/>
                <w:lang w:eastAsia="en-CA"/>
              </w:rPr>
              <w:t xml:space="preserve"> (YYYY)</w:t>
            </w:r>
          </w:p>
        </w:tc>
      </w:tr>
      <w:tr w:rsidR="001D3413" w:rsidRPr="0085712F" w14:paraId="1A4A13D5"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0384EE" w14:textId="77777777" w:rsidR="001D3413" w:rsidRPr="0085712F" w:rsidRDefault="001D3413" w:rsidP="006763B9">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70F8ABC" w14:textId="77777777" w:rsidR="001D3413" w:rsidRPr="006100CE" w:rsidRDefault="001D3413" w:rsidP="006763B9">
            <w:pPr>
              <w:spacing w:before="60" w:after="60" w:line="240" w:lineRule="auto"/>
              <w:ind w:left="0"/>
              <w:rPr>
                <w:rFonts w:asciiTheme="minorHAnsi" w:hAnsiTheme="minorHAnsi"/>
                <w:sz w:val="22"/>
                <w:szCs w:val="22"/>
                <w:lang w:eastAsia="en-CA"/>
              </w:rPr>
            </w:pPr>
            <w:r w:rsidRPr="002B21AE">
              <w:rPr>
                <w:rFonts w:asciiTheme="minorHAnsi" w:hAnsiTheme="minorHAnsi"/>
                <w:sz w:val="22"/>
                <w:szCs w:val="22"/>
                <w:lang w:eastAsia="en-CA"/>
              </w:rPr>
              <w:t>Reported service does not include service for contributory leave.</w:t>
            </w:r>
          </w:p>
        </w:tc>
      </w:tr>
      <w:tr w:rsidR="001D3413" w:rsidRPr="0085712F" w14:paraId="040B7557"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E79B70"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E42CEFD" w14:textId="77777777" w:rsidR="001D3413" w:rsidRPr="006100CE" w:rsidRDefault="001D3413" w:rsidP="006763B9">
            <w:pPr>
              <w:spacing w:before="60" w:after="60" w:line="240" w:lineRule="auto"/>
              <w:ind w:left="0"/>
              <w:rPr>
                <w:rFonts w:asciiTheme="minorHAnsi" w:hAnsiTheme="minorHAnsi"/>
                <w:sz w:val="22"/>
                <w:szCs w:val="22"/>
                <w:lang w:eastAsia="en-CA"/>
              </w:rPr>
            </w:pPr>
            <w:r w:rsidRPr="00592656">
              <w:rPr>
                <w:rFonts w:asciiTheme="minorHAnsi" w:hAnsiTheme="minorHAnsi"/>
                <w:sz w:val="22"/>
                <w:szCs w:val="22"/>
                <w:lang w:eastAsia="en-CA"/>
              </w:rPr>
              <w:t>This validation should not trigger if the employer is entering a contributory leave during the annual process.</w:t>
            </w:r>
          </w:p>
        </w:tc>
      </w:tr>
      <w:tr w:rsidR="001D3413" w:rsidRPr="0085712F" w14:paraId="1B50371E" w14:textId="77777777" w:rsidTr="006763B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A12B46" w14:textId="77777777" w:rsidR="001D3413" w:rsidRDefault="001D3413" w:rsidP="006763B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005FDC3" w14:textId="77777777" w:rsidR="001D3413" w:rsidRPr="0085712F" w:rsidRDefault="001D3413" w:rsidP="006763B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0E4F9CE" w14:textId="50F86321" w:rsidR="001D3413" w:rsidRPr="001D3413" w:rsidRDefault="00013A7D" w:rsidP="001D3413">
            <w:pPr>
              <w:pStyle w:val="ListParagraph"/>
              <w:spacing w:before="60" w:after="60" w:line="240" w:lineRule="auto"/>
              <w:ind w:left="0"/>
              <w:rPr>
                <w:rFonts w:asciiTheme="minorHAnsi" w:hAnsiTheme="minorHAnsi"/>
                <w:sz w:val="22"/>
                <w:szCs w:val="22"/>
                <w:lang w:eastAsia="en-CA"/>
              </w:rPr>
            </w:pPr>
            <w:ins w:id="175" w:author="Yann Kouengoua Njaga" w:date="2020-08-27T14:32:00Z">
              <w:r>
                <w:rPr>
                  <w:rFonts w:asciiTheme="minorHAnsi" w:hAnsiTheme="minorHAnsi"/>
                  <w:sz w:val="22"/>
                  <w:szCs w:val="22"/>
                  <w:lang w:eastAsia="en-CA"/>
                </w:rPr>
                <w:t>YKN 20200827</w:t>
              </w:r>
              <w:r w:rsidRPr="006E1E0E">
                <w:rPr>
                  <w:rFonts w:asciiTheme="minorHAnsi" w:hAnsiTheme="minorHAnsi"/>
                  <w:sz w:val="22"/>
                  <w:szCs w:val="22"/>
                  <w:lang w:eastAsia="en-CA"/>
                </w:rPr>
                <w:t>:</w:t>
              </w:r>
              <w:r>
                <w:rPr>
                  <w:rFonts w:asciiTheme="minorHAnsi" w:hAnsiTheme="minorHAnsi"/>
                  <w:sz w:val="22"/>
                  <w:szCs w:val="22"/>
                  <w:lang w:eastAsia="en-CA"/>
                </w:rPr>
                <w:t xml:space="preserve"> </w:t>
              </w:r>
            </w:ins>
            <w:ins w:id="176" w:author="Yann Kouengoua Njaga" w:date="2020-08-27T14:33:00Z">
              <w:r>
                <w:rPr>
                  <w:rFonts w:eastAsia="Times New Roman"/>
                  <w:lang w:val="en-US"/>
                </w:rPr>
                <w:t xml:space="preserve">Spelling mistake corrected – </w:t>
              </w:r>
              <w:r w:rsidRPr="00013A7D">
                <w:rPr>
                  <w:rFonts w:eastAsia="Times New Roman"/>
                  <w:lang w:val="en-US"/>
                </w:rPr>
                <w:t>e</w:t>
              </w:r>
              <w:r w:rsidRPr="00013A7D">
                <w:rPr>
                  <w:rFonts w:eastAsia="Times New Roman"/>
                  <w:b/>
                  <w:lang w:val="en-US"/>
                </w:rPr>
                <w:t>s</w:t>
              </w:r>
              <w:r w:rsidRPr="00013A7D">
                <w:rPr>
                  <w:rFonts w:eastAsia="Times New Roman"/>
                  <w:lang w:val="en-US"/>
                </w:rPr>
                <w:t>isting</w:t>
              </w:r>
              <w:r>
                <w:rPr>
                  <w:rFonts w:eastAsia="Times New Roman"/>
                  <w:lang w:val="en-US"/>
                </w:rPr>
                <w:t xml:space="preserve"> changed to e</w:t>
              </w:r>
              <w:r w:rsidRPr="00013A7D">
                <w:rPr>
                  <w:rFonts w:eastAsia="Times New Roman"/>
                  <w:b/>
                  <w:lang w:val="en-US"/>
                </w:rPr>
                <w:t>x</w:t>
              </w:r>
              <w:r w:rsidRPr="00013A7D">
                <w:rPr>
                  <w:rFonts w:eastAsia="Times New Roman"/>
                  <w:lang w:val="en-US"/>
                </w:rPr>
                <w:t>isting</w:t>
              </w:r>
            </w:ins>
            <w:ins w:id="177" w:author="Yann Kouengoua Njaga" w:date="2020-08-27T14:32:00Z">
              <w:r>
                <w:rPr>
                  <w:rFonts w:asciiTheme="minorHAnsi" w:hAnsiTheme="minorHAnsi"/>
                  <w:sz w:val="22"/>
                  <w:szCs w:val="22"/>
                  <w:lang w:eastAsia="en-CA"/>
                </w:rPr>
                <w:br/>
              </w:r>
              <w:r>
                <w:rPr>
                  <w:rFonts w:asciiTheme="minorHAnsi" w:hAnsiTheme="minorHAnsi"/>
                  <w:sz w:val="22"/>
                  <w:szCs w:val="22"/>
                  <w:lang w:eastAsia="en-CA"/>
                </w:rPr>
                <w:br/>
              </w:r>
            </w:ins>
            <w:r w:rsidR="001D3413">
              <w:rPr>
                <w:rFonts w:asciiTheme="minorHAnsi" w:hAnsiTheme="minorHAnsi"/>
                <w:sz w:val="22"/>
                <w:szCs w:val="22"/>
                <w:lang w:eastAsia="en-CA"/>
              </w:rPr>
              <w:t>YKN 20200619</w:t>
            </w:r>
            <w:r w:rsidR="001D3413" w:rsidRPr="006E1E0E">
              <w:rPr>
                <w:rFonts w:asciiTheme="minorHAnsi" w:hAnsiTheme="minorHAnsi"/>
                <w:sz w:val="22"/>
                <w:szCs w:val="22"/>
                <w:lang w:eastAsia="en-CA"/>
              </w:rPr>
              <w:t>:</w:t>
            </w:r>
            <w:r w:rsidR="001D3413">
              <w:rPr>
                <w:rFonts w:asciiTheme="minorHAnsi" w:hAnsiTheme="minorHAnsi"/>
                <w:sz w:val="22"/>
                <w:szCs w:val="22"/>
                <w:lang w:eastAsia="en-CA"/>
              </w:rPr>
              <w:t xml:space="preserve"> </w:t>
            </w:r>
            <w:r w:rsidR="001D6C97">
              <w:rPr>
                <w:rFonts w:asciiTheme="minorHAnsi" w:hAnsiTheme="minorHAnsi"/>
                <w:sz w:val="22"/>
                <w:szCs w:val="22"/>
                <w:lang w:eastAsia="en-CA"/>
              </w:rPr>
              <w:t xml:space="preserve">Following VSTS </w:t>
            </w:r>
            <w:r w:rsidR="001D6C97" w:rsidRPr="001D6C97">
              <w:rPr>
                <w:rFonts w:asciiTheme="minorHAnsi" w:hAnsiTheme="minorHAnsi"/>
                <w:sz w:val="22"/>
                <w:szCs w:val="22"/>
                <w:lang w:eastAsia="en-CA"/>
              </w:rPr>
              <w:t>500388</w:t>
            </w:r>
            <w:r w:rsidR="001D6C97">
              <w:rPr>
                <w:rFonts w:asciiTheme="minorHAnsi" w:hAnsiTheme="minorHAnsi"/>
                <w:sz w:val="22"/>
                <w:szCs w:val="22"/>
                <w:lang w:eastAsia="en-CA"/>
              </w:rPr>
              <w:t xml:space="preserve"> we are adding this validation specifications to the chapter 7.</w:t>
            </w:r>
          </w:p>
        </w:tc>
      </w:tr>
    </w:tbl>
    <w:p w14:paraId="5562665B" w14:textId="2A4BA192" w:rsidR="00C5380F" w:rsidRDefault="00C5380F" w:rsidP="00C5380F">
      <w:pPr>
        <w:pStyle w:val="Heading3"/>
        <w:rPr>
          <w:rFonts w:asciiTheme="minorHAnsi" w:hAnsiTheme="minorHAnsi"/>
          <w:b w:val="0"/>
          <w:smallCaps w:val="0"/>
          <w:color w:val="auto"/>
          <w:sz w:val="22"/>
          <w:szCs w:val="22"/>
          <w:lang w:eastAsia="en-CA"/>
        </w:rPr>
      </w:pPr>
    </w:p>
    <w:p w14:paraId="3AFD959D" w14:textId="77777777" w:rsidR="00C5380F" w:rsidRPr="00FC5F08" w:rsidRDefault="00C5380F" w:rsidP="00C5380F">
      <w:pPr>
        <w:pStyle w:val="Heading3"/>
      </w:pPr>
      <w:r w:rsidRPr="006B06A8">
        <w:t xml:space="preserve">Validation – </w:t>
      </w:r>
      <w:r w:rsidRPr="004F4FD1">
        <w:t>Low</w:t>
      </w:r>
      <w:r>
        <w:t xml:space="preserve"> </w:t>
      </w:r>
      <w:r w:rsidRPr="004F4FD1">
        <w:t>Conts</w:t>
      </w:r>
      <w:r>
        <w:t xml:space="preserve"> </w:t>
      </w:r>
      <w:r w:rsidRPr="004F4FD1">
        <w:t>Exceed</w:t>
      </w:r>
      <w:r>
        <w:t xml:space="preserve"> </w:t>
      </w:r>
      <w:r w:rsidRPr="004F4FD1">
        <w:t>Low</w:t>
      </w:r>
      <w:r>
        <w:t xml:space="preserve"> </w:t>
      </w:r>
      <w:r w:rsidRPr="004F4FD1">
        <w:t>Cont</w:t>
      </w:r>
      <w:r>
        <w:t xml:space="preserve"> </w:t>
      </w:r>
      <w:r w:rsidRPr="004F4FD1">
        <w:t>Tolerance</w:t>
      </w:r>
    </w:p>
    <w:p w14:paraId="2D6178BC" w14:textId="77777777" w:rsidR="00C5380F" w:rsidRPr="006B06A8" w:rsidRDefault="00C5380F" w:rsidP="00C5380F">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C5380F" w14:paraId="5FCD8C3C"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F618FD4"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CD76F17" w14:textId="77777777" w:rsidR="00C5380F" w:rsidRPr="000862E2" w:rsidRDefault="00C5380F" w:rsidP="00904039">
            <w:pPr>
              <w:pStyle w:val="Heading1"/>
            </w:pPr>
            <w:bookmarkStart w:id="178" w:name="_Toc43372851"/>
            <w:r>
              <w:rPr>
                <w:rFonts w:cs="Calibri"/>
              </w:rPr>
              <w:t>B37_</w:t>
            </w:r>
            <w:r>
              <w:t xml:space="preserve"> </w:t>
            </w:r>
            <w:r w:rsidRPr="006D0C44">
              <w:rPr>
                <w:rFonts w:cs="Calibri"/>
              </w:rPr>
              <w:t>Message</w:t>
            </w:r>
            <w:bookmarkEnd w:id="178"/>
          </w:p>
        </w:tc>
      </w:tr>
      <w:tr w:rsidR="00C5380F" w14:paraId="255B2447"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B89D38E"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185CECC" w14:textId="77777777" w:rsidR="00C5380F" w:rsidRPr="000862E2" w:rsidRDefault="00C5380F"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3029</w:t>
            </w:r>
          </w:p>
        </w:tc>
      </w:tr>
      <w:tr w:rsidR="00C5380F" w14:paraId="01B84D0E"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48B8C2A"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88CEEF6" w14:textId="77777777" w:rsidR="00C5380F" w:rsidRDefault="00C5380F"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C5380F" w14:paraId="7A77C2D0"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670C4F7"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F40F805" w14:textId="77777777" w:rsidR="00C5380F" w:rsidRPr="00B464B9" w:rsidRDefault="00C5380F"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196B5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C5380F" w14:paraId="7E0D922F"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F798E16"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54CCAD1" w14:textId="40482FFB" w:rsidR="00C5380F" w:rsidRPr="009675FB" w:rsidRDefault="00C5380F" w:rsidP="00904039">
            <w:pPr>
              <w:spacing w:before="60" w:after="60" w:line="240" w:lineRule="auto"/>
              <w:ind w:left="0"/>
              <w:rPr>
                <w:rFonts w:asciiTheme="minorHAnsi" w:hAnsiTheme="minorHAnsi"/>
                <w:color w:val="auto"/>
                <w:sz w:val="22"/>
                <w:szCs w:val="22"/>
                <w:lang w:eastAsia="en-CA"/>
              </w:rPr>
            </w:pPr>
            <w:r w:rsidRPr="00484CEA">
              <w:rPr>
                <w:rFonts w:asciiTheme="minorHAnsi" w:hAnsiTheme="minorHAnsi" w:cs="Calibri"/>
                <w:color w:val="auto"/>
                <w:sz w:val="22"/>
                <w:szCs w:val="22"/>
              </w:rPr>
              <w:t>Core Data</w:t>
            </w:r>
            <w:r>
              <w:rPr>
                <w:rFonts w:asciiTheme="minorHAnsi" w:eastAsia="Times New Roman" w:hAnsiTheme="minorHAnsi" w:cs="Calibri"/>
                <w:color w:val="auto"/>
                <w:sz w:val="22"/>
                <w:szCs w:val="22"/>
                <w:lang w:eastAsia="en-CA"/>
              </w:rPr>
              <w:t xml:space="preserve">, </w:t>
            </w:r>
            <w:r w:rsidR="006C487B">
              <w:rPr>
                <w:rFonts w:asciiTheme="minorHAnsi" w:eastAsia="Times New Roman" w:hAnsiTheme="minorHAnsi" w:cs="Calibri"/>
                <w:color w:val="auto"/>
                <w:sz w:val="22"/>
                <w:szCs w:val="22"/>
                <w:lang w:eastAsia="en-CA"/>
              </w:rPr>
              <w:t>Events (</w:t>
            </w:r>
            <w:r>
              <w:rPr>
                <w:rFonts w:asciiTheme="minorHAnsi" w:eastAsia="Times New Roman" w:hAnsiTheme="minorHAnsi" w:cs="Calibri"/>
                <w:color w:val="auto"/>
                <w:sz w:val="22"/>
                <w:szCs w:val="22"/>
                <w:lang w:eastAsia="en-CA"/>
              </w:rPr>
              <w:t>Final Data</w:t>
            </w:r>
            <w:r w:rsidR="006C487B">
              <w:rPr>
                <w:rFonts w:asciiTheme="minorHAnsi" w:eastAsia="Times New Roman" w:hAnsiTheme="minorHAnsi" w:cs="Calibri"/>
                <w:color w:val="auto"/>
                <w:sz w:val="22"/>
                <w:szCs w:val="22"/>
                <w:lang w:eastAsia="en-CA"/>
              </w:rPr>
              <w:t>)</w:t>
            </w:r>
          </w:p>
        </w:tc>
      </w:tr>
      <w:tr w:rsidR="00C5380F" w14:paraId="2E577C43"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AE023E"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398F763" w14:textId="77777777" w:rsidR="00C5380F" w:rsidRDefault="00C5380F" w:rsidP="00904039">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C5380F" w14:paraId="39924105"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D46F45F"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619DF24" w14:textId="77777777" w:rsidR="00C5380F" w:rsidRPr="00B464B9" w:rsidRDefault="00C5380F" w:rsidP="00904039">
            <w:pPr>
              <w:spacing w:before="60" w:after="60" w:line="240" w:lineRule="auto"/>
              <w:ind w:left="0"/>
              <w:rPr>
                <w:rFonts w:asciiTheme="minorHAnsi" w:eastAsia="Times New Roman" w:hAnsiTheme="minorHAnsi" w:cs="Calibri"/>
                <w:color w:val="auto"/>
                <w:sz w:val="22"/>
                <w:szCs w:val="22"/>
                <w:lang w:eastAsia="en-CA"/>
              </w:rPr>
            </w:pPr>
            <w:r w:rsidRPr="00DD0CF2">
              <w:rPr>
                <w:rFonts w:asciiTheme="minorHAnsi" w:eastAsia="Times New Roman" w:hAnsiTheme="minorHAnsi" w:cs="Calibri"/>
                <w:color w:val="auto"/>
                <w:sz w:val="22"/>
                <w:szCs w:val="22"/>
                <w:lang w:eastAsia="en-CA"/>
              </w:rPr>
              <w:t>Public</w:t>
            </w:r>
          </w:p>
        </w:tc>
      </w:tr>
      <w:tr w:rsidR="00C5380F" w:rsidRPr="00A61AB1" w14:paraId="64979420"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AD52798"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E5CD6B3"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AA55AC1" w14:textId="77777777" w:rsidR="00C5380F" w:rsidRPr="00C301FC" w:rsidRDefault="00C5380F" w:rsidP="00904039">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prevent r</w:t>
            </w:r>
            <w:r w:rsidRPr="0098177B">
              <w:rPr>
                <w:rFonts w:asciiTheme="minorHAnsi" w:hAnsiTheme="minorHAnsi"/>
                <w:sz w:val="22"/>
                <w:szCs w:val="22"/>
                <w:lang w:eastAsia="en-CA"/>
              </w:rPr>
              <w:t xml:space="preserve">eported Low Contributions </w:t>
            </w:r>
            <w:r>
              <w:rPr>
                <w:rFonts w:asciiTheme="minorHAnsi" w:hAnsiTheme="minorHAnsi"/>
                <w:sz w:val="22"/>
                <w:szCs w:val="22"/>
                <w:lang w:eastAsia="en-CA"/>
              </w:rPr>
              <w:t xml:space="preserve">from </w:t>
            </w:r>
            <w:r w:rsidRPr="0098177B">
              <w:rPr>
                <w:rFonts w:asciiTheme="minorHAnsi" w:hAnsiTheme="minorHAnsi"/>
                <w:sz w:val="22"/>
                <w:szCs w:val="22"/>
                <w:lang w:eastAsia="en-CA"/>
              </w:rPr>
              <w:t>exceed</w:t>
            </w:r>
            <w:r>
              <w:rPr>
                <w:rFonts w:asciiTheme="minorHAnsi" w:hAnsiTheme="minorHAnsi"/>
                <w:sz w:val="22"/>
                <w:szCs w:val="22"/>
                <w:lang w:eastAsia="en-CA"/>
              </w:rPr>
              <w:t>ing</w:t>
            </w:r>
            <w:r w:rsidRPr="0098177B">
              <w:rPr>
                <w:rFonts w:asciiTheme="minorHAnsi" w:hAnsiTheme="minorHAnsi"/>
                <w:sz w:val="22"/>
                <w:szCs w:val="22"/>
                <w:lang w:eastAsia="en-CA"/>
              </w:rPr>
              <w:t xml:space="preserve"> Low Contribution Tolerance for the reporting year.  </w:t>
            </w:r>
          </w:p>
        </w:tc>
      </w:tr>
      <w:tr w:rsidR="00C5380F" w:rsidRPr="009151F9" w14:paraId="73E58E62"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61A6CB0"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EC86657" w14:textId="77777777" w:rsidR="00C5380F" w:rsidRDefault="00C5380F" w:rsidP="00904039">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490AFF9B" w14:textId="77777777" w:rsidR="00C5380F" w:rsidRDefault="00C5380F" w:rsidP="006F474F">
            <w:pPr>
              <w:pStyle w:val="ListParagraph"/>
              <w:numPr>
                <w:ilvl w:val="0"/>
                <w:numId w:val="54"/>
              </w:numPr>
              <w:rPr>
                <w:rFonts w:asciiTheme="minorHAnsi" w:hAnsiTheme="minorHAnsi"/>
                <w:sz w:val="22"/>
                <w:szCs w:val="22"/>
                <w:lang w:eastAsia="en-CA"/>
              </w:rPr>
            </w:pPr>
            <w:r>
              <w:rPr>
                <w:rFonts w:asciiTheme="minorHAnsi" w:hAnsiTheme="minorHAnsi"/>
                <w:sz w:val="22"/>
                <w:szCs w:val="22"/>
                <w:lang w:eastAsia="en-CA"/>
              </w:rPr>
              <w:t>Core Data</w:t>
            </w:r>
            <w:r>
              <w:rPr>
                <w:rFonts w:asciiTheme="minorHAnsi" w:hAnsiTheme="minorHAnsi"/>
                <w:sz w:val="22"/>
                <w:szCs w:val="22"/>
                <w:lang w:eastAsia="en-CA"/>
              </w:rPr>
              <w:br/>
            </w:r>
          </w:p>
          <w:p w14:paraId="45FCBBA5" w14:textId="77777777" w:rsidR="00C5380F" w:rsidRPr="00541951" w:rsidRDefault="00C5380F" w:rsidP="00904039">
            <w:pPr>
              <w:pStyle w:val="ListParagraph"/>
              <w:ind w:left="1102"/>
              <w:rPr>
                <w:rFonts w:asciiTheme="minorHAnsi" w:hAnsiTheme="minorHAnsi"/>
                <w:sz w:val="22"/>
                <w:szCs w:val="22"/>
                <w:lang w:eastAsia="en-CA"/>
              </w:rPr>
            </w:pPr>
            <w:r w:rsidRPr="00541951">
              <w:rPr>
                <w:rFonts w:asciiTheme="minorHAnsi" w:hAnsiTheme="minorHAnsi"/>
                <w:sz w:val="22"/>
                <w:szCs w:val="22"/>
                <w:lang w:eastAsia="en-CA"/>
              </w:rPr>
              <w:t xml:space="preserve">Low Contribution Variance &gt; Low Contribution Tolerance </w:t>
            </w:r>
          </w:p>
          <w:p w14:paraId="0BB776B8" w14:textId="77777777" w:rsidR="00C5380F" w:rsidRPr="0040544E" w:rsidRDefault="00C5380F" w:rsidP="00904039">
            <w:pPr>
              <w:ind w:left="1309"/>
              <w:rPr>
                <w:rFonts w:asciiTheme="minorHAnsi" w:hAnsiTheme="minorHAnsi"/>
                <w:sz w:val="22"/>
                <w:szCs w:val="22"/>
                <w:lang w:eastAsia="en-CA"/>
              </w:rPr>
            </w:pPr>
            <w:r w:rsidRPr="0040544E">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Low Contribution Variance = (Reported Low Contributions – Calculated Low Contributions)</w:t>
            </w:r>
          </w:p>
          <w:p w14:paraId="18523927" w14:textId="77777777" w:rsidR="00C5380F" w:rsidRPr="0040544E" w:rsidRDefault="00C5380F" w:rsidP="00904039">
            <w:pPr>
              <w:ind w:left="1309"/>
              <w:rPr>
                <w:rFonts w:asciiTheme="minorHAnsi" w:hAnsiTheme="minorHAnsi"/>
                <w:sz w:val="22"/>
                <w:szCs w:val="22"/>
                <w:lang w:eastAsia="en-CA"/>
              </w:rPr>
            </w:pPr>
            <w:r>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Calculated Low Contributions = [(YMPE *Low Contribution Rate)*Reported Weeks/52]</w:t>
            </w:r>
          </w:p>
          <w:p w14:paraId="25674B83" w14:textId="77777777" w:rsidR="00C5380F" w:rsidRPr="0040544E" w:rsidRDefault="00C5380F" w:rsidP="00904039">
            <w:pPr>
              <w:ind w:left="1309"/>
              <w:rPr>
                <w:rFonts w:asciiTheme="minorHAnsi" w:hAnsiTheme="minorHAnsi"/>
                <w:sz w:val="22"/>
                <w:szCs w:val="22"/>
                <w:lang w:eastAsia="en-CA"/>
              </w:rPr>
            </w:pPr>
            <w:r w:rsidRPr="0040544E">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Low Contribution Tolerance = (Max Weekly Low Contributions * Tolerance</w:t>
            </w:r>
            <w:r w:rsidRPr="008B6E81">
              <w:rPr>
                <w:rFonts w:asciiTheme="minorHAnsi" w:hAnsiTheme="minorHAnsi"/>
                <w:color w:val="FF0000"/>
                <w:sz w:val="22"/>
                <w:szCs w:val="22"/>
                <w:lang w:eastAsia="en-CA"/>
              </w:rPr>
              <w:t>1</w:t>
            </w:r>
            <w:r w:rsidRPr="0040544E">
              <w:rPr>
                <w:rFonts w:asciiTheme="minorHAnsi" w:hAnsiTheme="minorHAnsi"/>
                <w:sz w:val="22"/>
                <w:szCs w:val="22"/>
                <w:lang w:eastAsia="en-CA"/>
              </w:rPr>
              <w:t>)</w:t>
            </w:r>
            <w:r>
              <w:rPr>
                <w:rFonts w:asciiTheme="minorHAnsi" w:hAnsiTheme="minorHAnsi"/>
                <w:sz w:val="22"/>
                <w:szCs w:val="22"/>
                <w:lang w:eastAsia="en-CA"/>
              </w:rPr>
              <w:t xml:space="preserve"> </w:t>
            </w:r>
            <w:r w:rsidRPr="008B6E81">
              <w:rPr>
                <w:rFonts w:asciiTheme="minorHAnsi" w:hAnsiTheme="minorHAnsi"/>
                <w:color w:val="FF0000"/>
                <w:sz w:val="22"/>
                <w:szCs w:val="22"/>
                <w:lang w:eastAsia="en-CA"/>
              </w:rPr>
              <w:t xml:space="preserve">+ Tolerance2 </w:t>
            </w:r>
          </w:p>
          <w:p w14:paraId="06C898DD" w14:textId="77777777" w:rsidR="00C5380F" w:rsidRPr="0040544E" w:rsidRDefault="00C5380F" w:rsidP="00904039">
            <w:pPr>
              <w:ind w:left="1309"/>
              <w:rPr>
                <w:rFonts w:asciiTheme="minorHAnsi" w:hAnsiTheme="minorHAnsi"/>
                <w:sz w:val="22"/>
                <w:szCs w:val="22"/>
                <w:lang w:eastAsia="en-CA"/>
              </w:rPr>
            </w:pPr>
            <w:r w:rsidRPr="0040544E">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Max Weekly Low Contributions = [(YMPE *Low Contribution Rate)/52]</w:t>
            </w:r>
          </w:p>
          <w:p w14:paraId="589D1992" w14:textId="77777777" w:rsidR="00C5380F" w:rsidRDefault="00C5380F" w:rsidP="00904039">
            <w:pPr>
              <w:ind w:left="1309"/>
              <w:rPr>
                <w:rFonts w:asciiTheme="minorHAnsi" w:hAnsiTheme="minorHAnsi"/>
                <w:sz w:val="22"/>
                <w:szCs w:val="22"/>
                <w:lang w:eastAsia="en-CA"/>
              </w:rPr>
            </w:pPr>
            <w:r w:rsidRPr="0040544E">
              <w:rPr>
                <w:rFonts w:asciiTheme="minorHAnsi" w:hAnsiTheme="minorHAnsi"/>
                <w:sz w:val="22"/>
                <w:szCs w:val="22"/>
                <w:lang w:eastAsia="en-CA"/>
              </w:rPr>
              <w:t>Where</w:t>
            </w:r>
            <w:r>
              <w:rPr>
                <w:rFonts w:asciiTheme="minorHAnsi" w:hAnsiTheme="minorHAnsi"/>
                <w:sz w:val="22"/>
                <w:szCs w:val="22"/>
                <w:lang w:eastAsia="en-CA"/>
              </w:rPr>
              <w:br/>
              <w:t>T</w:t>
            </w:r>
            <w:r w:rsidRPr="0040544E">
              <w:rPr>
                <w:rFonts w:asciiTheme="minorHAnsi" w:hAnsiTheme="minorHAnsi"/>
                <w:sz w:val="22"/>
                <w:szCs w:val="22"/>
                <w:lang w:eastAsia="en-CA"/>
              </w:rPr>
              <w:t>olerance</w:t>
            </w:r>
            <w:r>
              <w:rPr>
                <w:rFonts w:asciiTheme="minorHAnsi" w:hAnsiTheme="minorHAnsi"/>
                <w:sz w:val="22"/>
                <w:szCs w:val="22"/>
                <w:lang w:eastAsia="en-CA"/>
              </w:rPr>
              <w:t>1</w:t>
            </w:r>
            <w:r w:rsidRPr="0040544E">
              <w:rPr>
                <w:rFonts w:asciiTheme="minorHAnsi" w:hAnsiTheme="minorHAnsi"/>
                <w:sz w:val="22"/>
                <w:szCs w:val="22"/>
                <w:lang w:eastAsia="en-CA"/>
              </w:rPr>
              <w:t xml:space="preserve"> = Defined value</w:t>
            </w:r>
            <w:r>
              <w:rPr>
                <w:rFonts w:asciiTheme="minorHAnsi" w:hAnsiTheme="minorHAnsi"/>
                <w:sz w:val="22"/>
                <w:szCs w:val="22"/>
                <w:lang w:eastAsia="en-CA"/>
              </w:rPr>
              <w:br/>
              <w:t xml:space="preserve">Tolerance2 </w:t>
            </w:r>
            <w:r w:rsidRPr="0040544E">
              <w:rPr>
                <w:rFonts w:asciiTheme="minorHAnsi" w:hAnsiTheme="minorHAnsi"/>
                <w:sz w:val="22"/>
                <w:szCs w:val="22"/>
                <w:lang w:eastAsia="en-CA"/>
              </w:rPr>
              <w:t>= Defined value</w:t>
            </w:r>
          </w:p>
          <w:p w14:paraId="1DEAD43A" w14:textId="77777777" w:rsidR="00C5380F" w:rsidRDefault="00C5380F" w:rsidP="00904039">
            <w:pPr>
              <w:ind w:left="0"/>
              <w:rPr>
                <w:rFonts w:asciiTheme="minorHAnsi" w:hAnsiTheme="minorHAnsi"/>
                <w:sz w:val="22"/>
                <w:szCs w:val="22"/>
                <w:lang w:eastAsia="en-CA"/>
              </w:rPr>
            </w:pPr>
          </w:p>
          <w:p w14:paraId="54DC74E9" w14:textId="77777777" w:rsidR="00C5380F" w:rsidRDefault="00C5380F" w:rsidP="00904039">
            <w:pPr>
              <w:ind w:left="0"/>
              <w:rPr>
                <w:rFonts w:asciiTheme="minorHAnsi" w:hAnsiTheme="minorHAnsi"/>
                <w:sz w:val="22"/>
                <w:szCs w:val="22"/>
                <w:lang w:eastAsia="en-CA"/>
              </w:rPr>
            </w:pPr>
          </w:p>
          <w:p w14:paraId="287DDF32" w14:textId="77777777" w:rsidR="00C5380F" w:rsidRDefault="00C5380F" w:rsidP="00295A35">
            <w:pPr>
              <w:pStyle w:val="ListParagraph"/>
              <w:numPr>
                <w:ilvl w:val="0"/>
                <w:numId w:val="54"/>
              </w:numPr>
              <w:rPr>
                <w:rFonts w:asciiTheme="minorHAnsi" w:hAnsiTheme="minorHAnsi"/>
                <w:sz w:val="22"/>
                <w:szCs w:val="22"/>
                <w:lang w:eastAsia="en-CA"/>
              </w:rPr>
            </w:pPr>
            <w:r>
              <w:rPr>
                <w:rFonts w:asciiTheme="minorHAnsi" w:eastAsia="Times New Roman" w:hAnsiTheme="minorHAnsi" w:cs="Calibri"/>
                <w:color w:val="auto"/>
                <w:sz w:val="22"/>
                <w:szCs w:val="22"/>
                <w:lang w:eastAsia="en-CA"/>
              </w:rPr>
              <w:t>Final Data</w:t>
            </w:r>
            <w:r>
              <w:rPr>
                <w:rFonts w:asciiTheme="minorHAnsi" w:hAnsiTheme="minorHAnsi"/>
                <w:sz w:val="22"/>
                <w:szCs w:val="22"/>
                <w:lang w:eastAsia="en-CA"/>
              </w:rPr>
              <w:br/>
            </w:r>
          </w:p>
          <w:p w14:paraId="7FE83EC0" w14:textId="77777777" w:rsidR="00C5380F" w:rsidRPr="0040544E" w:rsidRDefault="00C5380F" w:rsidP="00904039">
            <w:pPr>
              <w:ind w:left="742"/>
              <w:rPr>
                <w:rFonts w:asciiTheme="minorHAnsi" w:hAnsiTheme="minorHAnsi"/>
                <w:sz w:val="22"/>
                <w:szCs w:val="22"/>
                <w:lang w:eastAsia="en-CA"/>
              </w:rPr>
            </w:pPr>
            <w:r w:rsidRPr="0040544E">
              <w:rPr>
                <w:rFonts w:asciiTheme="minorHAnsi" w:hAnsiTheme="minorHAnsi"/>
                <w:sz w:val="22"/>
                <w:szCs w:val="22"/>
                <w:lang w:eastAsia="en-CA"/>
              </w:rPr>
              <w:t xml:space="preserve">Low Contribution Variance &gt; Low Contribution Tolerance </w:t>
            </w:r>
          </w:p>
          <w:p w14:paraId="0BBC57CB" w14:textId="77777777" w:rsidR="00C5380F" w:rsidRPr="0040544E" w:rsidRDefault="00C5380F" w:rsidP="00904039">
            <w:pPr>
              <w:ind w:left="1309"/>
              <w:rPr>
                <w:rFonts w:asciiTheme="minorHAnsi" w:hAnsiTheme="minorHAnsi"/>
                <w:sz w:val="22"/>
                <w:szCs w:val="22"/>
                <w:lang w:eastAsia="en-CA"/>
              </w:rPr>
            </w:pPr>
            <w:r w:rsidRPr="0040544E">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Low Contribution Variance = (Reported Low Contributions – Calculated Low Contributions)</w:t>
            </w:r>
          </w:p>
          <w:p w14:paraId="5380CCF4" w14:textId="77777777" w:rsidR="00C5380F" w:rsidRPr="0040544E" w:rsidRDefault="00C5380F" w:rsidP="00904039">
            <w:pPr>
              <w:ind w:left="1309"/>
              <w:rPr>
                <w:rFonts w:asciiTheme="minorHAnsi" w:hAnsiTheme="minorHAnsi"/>
                <w:sz w:val="22"/>
                <w:szCs w:val="22"/>
                <w:lang w:eastAsia="en-CA"/>
              </w:rPr>
            </w:pPr>
            <w:r>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Calculated Low Contributions = [(YMPE *Low Contribution Rate)*Reported Weeks/52]</w:t>
            </w:r>
          </w:p>
          <w:p w14:paraId="0F438E0D" w14:textId="77777777" w:rsidR="00C5380F" w:rsidRPr="0040544E" w:rsidRDefault="00C5380F" w:rsidP="00904039">
            <w:pPr>
              <w:ind w:left="1309"/>
              <w:rPr>
                <w:rFonts w:asciiTheme="minorHAnsi" w:hAnsiTheme="minorHAnsi"/>
                <w:sz w:val="22"/>
                <w:szCs w:val="22"/>
                <w:lang w:eastAsia="en-CA"/>
              </w:rPr>
            </w:pPr>
            <w:r w:rsidRPr="0040544E">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Low Contribution Tolerance = (Max Weekly Low Contributions * Tolerance)</w:t>
            </w:r>
          </w:p>
          <w:p w14:paraId="2DAD414C" w14:textId="77777777" w:rsidR="00C5380F" w:rsidRPr="0040544E" w:rsidRDefault="00C5380F" w:rsidP="00904039">
            <w:pPr>
              <w:ind w:left="1309"/>
              <w:rPr>
                <w:rFonts w:asciiTheme="minorHAnsi" w:hAnsiTheme="minorHAnsi"/>
                <w:sz w:val="22"/>
                <w:szCs w:val="22"/>
                <w:lang w:eastAsia="en-CA"/>
              </w:rPr>
            </w:pPr>
            <w:r w:rsidRPr="0040544E">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Max Weekly Low Contributions = [(YMPE *Low Contribution Rate)/52]</w:t>
            </w:r>
          </w:p>
          <w:p w14:paraId="6AAEB967" w14:textId="77777777" w:rsidR="00C5380F" w:rsidRDefault="00C5380F" w:rsidP="00904039">
            <w:pPr>
              <w:ind w:left="1309"/>
              <w:rPr>
                <w:rFonts w:asciiTheme="minorHAnsi" w:hAnsiTheme="minorHAnsi"/>
                <w:sz w:val="22"/>
                <w:szCs w:val="22"/>
                <w:lang w:eastAsia="en-CA"/>
              </w:rPr>
            </w:pPr>
            <w:r w:rsidRPr="0040544E">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Tolerance</w:t>
            </w:r>
            <w:r>
              <w:rPr>
                <w:rFonts w:asciiTheme="minorHAnsi" w:hAnsiTheme="minorHAnsi"/>
                <w:sz w:val="22"/>
                <w:szCs w:val="22"/>
                <w:lang w:eastAsia="en-CA"/>
              </w:rPr>
              <w:t>1</w:t>
            </w:r>
            <w:r w:rsidRPr="0040544E">
              <w:rPr>
                <w:rFonts w:asciiTheme="minorHAnsi" w:hAnsiTheme="minorHAnsi"/>
                <w:sz w:val="22"/>
                <w:szCs w:val="22"/>
                <w:lang w:eastAsia="en-CA"/>
              </w:rPr>
              <w:t xml:space="preserve"> = Defined value</w:t>
            </w:r>
          </w:p>
          <w:p w14:paraId="4C0B987B" w14:textId="77777777" w:rsidR="00C5380F" w:rsidRPr="0078068E" w:rsidRDefault="00C5380F" w:rsidP="00904039">
            <w:pPr>
              <w:ind w:left="0"/>
              <w:rPr>
                <w:rFonts w:asciiTheme="minorHAnsi" w:hAnsiTheme="minorHAnsi"/>
                <w:sz w:val="22"/>
                <w:szCs w:val="22"/>
                <w:lang w:eastAsia="en-CA"/>
              </w:rPr>
            </w:pPr>
          </w:p>
        </w:tc>
      </w:tr>
      <w:tr w:rsidR="00C5380F" w:rsidRPr="00A61AB1" w14:paraId="7EAC4399"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942E6D"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7C5E9EE" w14:textId="77777777" w:rsidR="00C5380F" w:rsidRPr="008B6E81" w:rsidRDefault="00C5380F" w:rsidP="00904039">
            <w:pPr>
              <w:pStyle w:val="NormalWeb"/>
              <w:spacing w:line="276" w:lineRule="auto"/>
              <w:rPr>
                <w:rFonts w:asciiTheme="minorHAnsi" w:hAnsiTheme="minorHAnsi"/>
                <w:color w:val="000000"/>
                <w:sz w:val="22"/>
                <w:szCs w:val="22"/>
                <w:lang w:val="en-CA"/>
              </w:rPr>
            </w:pPr>
            <w:r w:rsidRPr="008B6E81">
              <w:rPr>
                <w:rFonts w:asciiTheme="minorHAnsi" w:hAnsiTheme="minorHAnsi"/>
                <w:sz w:val="22"/>
                <w:szCs w:val="22"/>
                <w:lang w:val="en-CA" w:eastAsia="en-CA"/>
              </w:rPr>
              <w:t xml:space="preserve">Tolerance1 = </w:t>
            </w:r>
            <w:r w:rsidRPr="0040544E">
              <w:rPr>
                <w:rFonts w:asciiTheme="minorHAnsi" w:hAnsiTheme="minorHAnsi"/>
                <w:color w:val="000000"/>
                <w:sz w:val="22"/>
                <w:szCs w:val="22"/>
                <w:lang w:val="en-CA"/>
              </w:rPr>
              <w:t>+ 2 week</w:t>
            </w:r>
            <w:r>
              <w:rPr>
                <w:rFonts w:asciiTheme="minorHAnsi" w:hAnsiTheme="minorHAnsi"/>
                <w:color w:val="000000"/>
                <w:sz w:val="22"/>
                <w:szCs w:val="22"/>
                <w:lang w:val="en-CA"/>
              </w:rPr>
              <w:t>s</w:t>
            </w:r>
            <w:r w:rsidRPr="0040544E">
              <w:rPr>
                <w:rFonts w:asciiTheme="minorHAnsi" w:hAnsiTheme="minorHAnsi"/>
                <w:color w:val="000000"/>
                <w:sz w:val="22"/>
                <w:szCs w:val="22"/>
                <w:lang w:val="en-CA"/>
              </w:rPr>
              <w:t xml:space="preserve"> of contributions</w:t>
            </w:r>
            <w:r>
              <w:rPr>
                <w:rFonts w:asciiTheme="minorHAnsi" w:hAnsiTheme="minorHAnsi"/>
                <w:color w:val="000000"/>
                <w:sz w:val="22"/>
                <w:szCs w:val="22"/>
                <w:lang w:val="en-CA"/>
              </w:rPr>
              <w:br/>
            </w:r>
            <w:r w:rsidRPr="008B6E81">
              <w:rPr>
                <w:rFonts w:asciiTheme="minorHAnsi" w:hAnsiTheme="minorHAnsi"/>
                <w:color w:val="FF0000"/>
                <w:sz w:val="22"/>
                <w:szCs w:val="22"/>
                <w:lang w:val="en-CA" w:eastAsia="en-CA"/>
              </w:rPr>
              <w:t>Tolerance2 = +5$ of contributions</w:t>
            </w:r>
          </w:p>
        </w:tc>
      </w:tr>
      <w:tr w:rsidR="00C5380F" w:rsidRPr="00A61AB1" w14:paraId="5876DCED"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AA3367"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982C2C5" w14:textId="77777777" w:rsidR="00C5380F" w:rsidRPr="001D1230" w:rsidRDefault="00C5380F" w:rsidP="00904039">
            <w:pPr>
              <w:spacing w:before="60" w:after="60"/>
              <w:ind w:left="0"/>
            </w:pPr>
            <w:r w:rsidRPr="009D5B88">
              <w:rPr>
                <w:rFonts w:asciiTheme="minorHAnsi" w:hAnsiTheme="minorHAnsi"/>
                <w:sz w:val="22"/>
                <w:szCs w:val="22"/>
                <w:lang w:eastAsia="en-CA"/>
              </w:rPr>
              <w:t>Low Contributions f</w:t>
            </w:r>
            <w:r>
              <w:rPr>
                <w:rFonts w:asciiTheme="minorHAnsi" w:hAnsiTheme="minorHAnsi"/>
                <w:sz w:val="22"/>
                <w:szCs w:val="22"/>
                <w:lang w:eastAsia="en-CA"/>
              </w:rPr>
              <w:t>or reporting year {1</w:t>
            </w:r>
            <w:r w:rsidRPr="009D5B88">
              <w:rPr>
                <w:rFonts w:asciiTheme="minorHAnsi" w:hAnsiTheme="minorHAnsi"/>
                <w:sz w:val="22"/>
                <w:szCs w:val="22"/>
                <w:lang w:eastAsia="en-CA"/>
              </w:rPr>
              <w:t>} cannot be greater than ma</w:t>
            </w:r>
            <w:r>
              <w:rPr>
                <w:rFonts w:asciiTheme="minorHAnsi" w:hAnsiTheme="minorHAnsi"/>
                <w:sz w:val="22"/>
                <w:szCs w:val="22"/>
                <w:lang w:eastAsia="en-CA"/>
              </w:rPr>
              <w:t>ximum amount of {2</w:t>
            </w:r>
            <w:r w:rsidRPr="009D5B88">
              <w:rPr>
                <w:rFonts w:asciiTheme="minorHAnsi" w:hAnsiTheme="minorHAnsi"/>
                <w:sz w:val="22"/>
                <w:szCs w:val="22"/>
                <w:lang w:eastAsia="en-CA"/>
              </w:rPr>
              <w:t>} for the weeks reported.</w:t>
            </w:r>
          </w:p>
        </w:tc>
      </w:tr>
      <w:tr w:rsidR="00C5380F" w:rsidRPr="00A61AB1" w14:paraId="035C2EF3"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306565F"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52C7865"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613742A" w14:textId="77777777" w:rsidR="00C5380F" w:rsidRPr="002C34DD" w:rsidRDefault="00C5380F" w:rsidP="00904039">
            <w:pPr>
              <w:spacing w:before="60" w:after="60"/>
              <w:ind w:left="0"/>
            </w:pPr>
            <w:r w:rsidRPr="009D5B88">
              <w:rPr>
                <w:rFonts w:asciiTheme="minorHAnsi" w:hAnsiTheme="minorHAnsi"/>
                <w:sz w:val="22"/>
                <w:szCs w:val="22"/>
                <w:lang w:eastAsia="en-CA"/>
              </w:rPr>
              <w:t>Low Contributions cannot be greater than maximum amount of weeks reported.</w:t>
            </w:r>
          </w:p>
        </w:tc>
      </w:tr>
      <w:tr w:rsidR="00C5380F" w:rsidRPr="0085712F" w14:paraId="7E6F8654"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281E2E5" w14:textId="77777777" w:rsidR="00C5380F" w:rsidRPr="0085712F" w:rsidRDefault="00C5380F" w:rsidP="0090403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BEA0AA9" w14:textId="77777777" w:rsidR="00C5380F" w:rsidRDefault="00C5380F" w:rsidP="00904039">
            <w:pPr>
              <w:ind w:left="0"/>
              <w:rPr>
                <w:rFonts w:asciiTheme="minorHAnsi" w:hAnsiTheme="minorHAnsi" w:cs="Calibri"/>
                <w:color w:val="auto"/>
                <w:sz w:val="22"/>
                <w:szCs w:val="22"/>
              </w:rPr>
            </w:pPr>
            <w:r>
              <w:rPr>
                <w:rFonts w:asciiTheme="minorHAnsi" w:hAnsiTheme="minorHAnsi" w:cs="Calibri"/>
                <w:color w:val="auto"/>
                <w:sz w:val="22"/>
                <w:szCs w:val="22"/>
              </w:rPr>
              <w:t xml:space="preserve">1: </w:t>
            </w:r>
            <w:r>
              <w:rPr>
                <w:rFonts w:asciiTheme="minorHAnsi" w:hAnsiTheme="minorHAnsi"/>
                <w:sz w:val="22"/>
                <w:szCs w:val="22"/>
                <w:lang w:eastAsia="en-CA"/>
              </w:rPr>
              <w:t>R</w:t>
            </w:r>
            <w:r w:rsidRPr="003C4ABF">
              <w:rPr>
                <w:rFonts w:asciiTheme="minorHAnsi" w:hAnsiTheme="minorHAnsi"/>
                <w:sz w:val="22"/>
                <w:szCs w:val="22"/>
                <w:lang w:eastAsia="en-CA"/>
              </w:rPr>
              <w:t>eporting year</w:t>
            </w:r>
          </w:p>
          <w:p w14:paraId="6CA7DA53" w14:textId="77777777" w:rsidR="00C5380F" w:rsidRPr="009C43D2" w:rsidRDefault="00C5380F" w:rsidP="00904039">
            <w:pPr>
              <w:ind w:left="0"/>
              <w:rPr>
                <w:rFonts w:asciiTheme="minorHAnsi" w:hAnsiTheme="minorHAnsi" w:cs="Calibri"/>
                <w:color w:val="auto"/>
                <w:sz w:val="22"/>
                <w:szCs w:val="22"/>
              </w:rPr>
            </w:pPr>
            <w:r>
              <w:rPr>
                <w:rFonts w:asciiTheme="minorHAnsi" w:hAnsiTheme="minorHAnsi" w:cs="Calibri"/>
                <w:color w:val="auto"/>
                <w:sz w:val="22"/>
                <w:szCs w:val="22"/>
              </w:rPr>
              <w:t xml:space="preserve">2: </w:t>
            </w:r>
            <w:r w:rsidRPr="003C4ABF">
              <w:rPr>
                <w:rFonts w:asciiTheme="minorHAnsi" w:hAnsiTheme="minorHAnsi"/>
                <w:sz w:val="22"/>
                <w:szCs w:val="22"/>
                <w:lang w:eastAsia="en-CA"/>
              </w:rPr>
              <w:t>Calculated Low+Tolerance</w:t>
            </w:r>
            <w:r>
              <w:rPr>
                <w:rFonts w:asciiTheme="minorHAnsi" w:hAnsiTheme="minorHAnsi"/>
                <w:sz w:val="22"/>
                <w:szCs w:val="22"/>
                <w:lang w:eastAsia="en-CA"/>
              </w:rPr>
              <w:t>1</w:t>
            </w:r>
          </w:p>
        </w:tc>
      </w:tr>
      <w:tr w:rsidR="00C5380F" w:rsidRPr="0085712F" w14:paraId="36FF9D4E"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7813F2D" w14:textId="77777777" w:rsidR="00C5380F" w:rsidRPr="0085712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4616229" w14:textId="77777777" w:rsidR="00C5380F" w:rsidRPr="006100CE" w:rsidRDefault="00C5380F" w:rsidP="0090403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C5380F" w:rsidRPr="0085712F" w14:paraId="484C5C58"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428E15"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F517FD1" w14:textId="77777777" w:rsidR="00C5380F" w:rsidRPr="005434AF" w:rsidRDefault="00C5380F" w:rsidP="00904039">
            <w:pPr>
              <w:spacing w:before="60" w:after="60" w:line="240" w:lineRule="auto"/>
              <w:ind w:left="0"/>
              <w:rPr>
                <w:rFonts w:asciiTheme="minorHAnsi" w:hAnsiTheme="minorHAnsi"/>
                <w:sz w:val="22"/>
                <w:szCs w:val="22"/>
                <w:lang w:eastAsia="en-CA"/>
              </w:rPr>
            </w:pPr>
            <w:r w:rsidRPr="005434AF">
              <w:rPr>
                <w:rFonts w:asciiTheme="minorHAnsi" w:hAnsiTheme="minorHAnsi"/>
                <w:sz w:val="22"/>
                <w:szCs w:val="22"/>
                <w:lang w:eastAsia="en-CA"/>
              </w:rPr>
              <w:t>a. Default tolerance = (+) 1 week</w:t>
            </w:r>
          </w:p>
          <w:p w14:paraId="14A133A5" w14:textId="77777777" w:rsidR="00C5380F" w:rsidRPr="005434AF" w:rsidRDefault="00C5380F" w:rsidP="00904039">
            <w:pPr>
              <w:spacing w:before="60" w:after="60" w:line="240" w:lineRule="auto"/>
              <w:ind w:left="0"/>
              <w:rPr>
                <w:rFonts w:asciiTheme="minorHAnsi" w:hAnsiTheme="minorHAnsi"/>
                <w:sz w:val="22"/>
                <w:szCs w:val="22"/>
                <w:lang w:eastAsia="en-CA"/>
              </w:rPr>
            </w:pPr>
            <w:r w:rsidRPr="005434AF">
              <w:rPr>
                <w:rFonts w:asciiTheme="minorHAnsi" w:hAnsiTheme="minorHAnsi"/>
                <w:sz w:val="22"/>
                <w:szCs w:val="22"/>
                <w:lang w:eastAsia="en-CA"/>
              </w:rPr>
              <w:t>i. value should be a configurable parameter</w:t>
            </w:r>
          </w:p>
          <w:p w14:paraId="0746F5B2" w14:textId="77777777" w:rsidR="00C5380F" w:rsidRPr="006100CE" w:rsidRDefault="00C5380F" w:rsidP="00904039">
            <w:pPr>
              <w:spacing w:before="60" w:after="60" w:line="240" w:lineRule="auto"/>
              <w:ind w:left="0"/>
              <w:rPr>
                <w:rFonts w:asciiTheme="minorHAnsi" w:hAnsiTheme="minorHAnsi"/>
                <w:sz w:val="22"/>
                <w:szCs w:val="22"/>
                <w:lang w:eastAsia="en-CA"/>
              </w:rPr>
            </w:pPr>
            <w:r w:rsidRPr="005434AF">
              <w:rPr>
                <w:rFonts w:asciiTheme="minorHAnsi" w:hAnsiTheme="minorHAnsi"/>
                <w:sz w:val="22"/>
                <w:szCs w:val="22"/>
                <w:lang w:eastAsia="en-CA"/>
              </w:rPr>
              <w:t>b. This validation only applies to the conts and service reported in each form.  Data already loaded in Ariel is</w:t>
            </w:r>
            <w:r>
              <w:rPr>
                <w:rFonts w:asciiTheme="minorHAnsi" w:hAnsiTheme="minorHAnsi"/>
                <w:sz w:val="22"/>
                <w:szCs w:val="22"/>
                <w:lang w:eastAsia="en-CA"/>
              </w:rPr>
              <w:t xml:space="preserve"> </w:t>
            </w:r>
            <w:r w:rsidRPr="00CB70B1">
              <w:rPr>
                <w:rFonts w:asciiTheme="minorHAnsi" w:hAnsiTheme="minorHAnsi"/>
                <w:color w:val="FF0000"/>
                <w:sz w:val="22"/>
                <w:szCs w:val="22"/>
                <w:lang w:eastAsia="en-CA"/>
              </w:rPr>
              <w:t>not</w:t>
            </w:r>
            <w:r w:rsidRPr="005434AF">
              <w:rPr>
                <w:rFonts w:asciiTheme="minorHAnsi" w:hAnsiTheme="minorHAnsi"/>
                <w:sz w:val="22"/>
                <w:szCs w:val="22"/>
                <w:lang w:eastAsia="en-CA"/>
              </w:rPr>
              <w:t xml:space="preserve"> to be considered.</w:t>
            </w:r>
          </w:p>
        </w:tc>
      </w:tr>
      <w:tr w:rsidR="00C5380F" w:rsidRPr="0085712F" w14:paraId="744F9951"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47F7C07" w14:textId="77777777" w:rsidR="00C5380F" w:rsidRDefault="00C5380F"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9C5ED24" w14:textId="77777777" w:rsidR="00C5380F" w:rsidRPr="0085712F" w:rsidRDefault="00C5380F" w:rsidP="0090403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9273453" w14:textId="77777777" w:rsidR="00C5380F" w:rsidRPr="006E1E0E" w:rsidRDefault="00C5380F" w:rsidP="006E1E0E">
            <w:pPr>
              <w:pStyle w:val="ListParagraph"/>
              <w:numPr>
                <w:ilvl w:val="0"/>
                <w:numId w:val="46"/>
              </w:numPr>
              <w:spacing w:before="60" w:after="60" w:line="240" w:lineRule="auto"/>
              <w:ind w:left="0"/>
              <w:rPr>
                <w:rFonts w:asciiTheme="minorHAnsi" w:hAnsiTheme="minorHAnsi"/>
                <w:sz w:val="22"/>
                <w:szCs w:val="22"/>
                <w:lang w:eastAsia="en-CA"/>
              </w:rPr>
            </w:pPr>
            <w:r w:rsidRPr="006E1E0E">
              <w:rPr>
                <w:rFonts w:asciiTheme="minorHAnsi" w:hAnsiTheme="minorHAnsi"/>
                <w:sz w:val="22"/>
                <w:szCs w:val="22"/>
                <w:lang w:eastAsia="en-CA"/>
              </w:rPr>
              <w:t>YKN 20180709:</w:t>
            </w:r>
          </w:p>
          <w:p w14:paraId="500F4179" w14:textId="77777777" w:rsidR="00C5380F" w:rsidRPr="00CB70B1" w:rsidRDefault="00C5380F" w:rsidP="009829F5">
            <w:pPr>
              <w:pStyle w:val="ListParagraph"/>
              <w:numPr>
                <w:ilvl w:val="0"/>
                <w:numId w:val="55"/>
              </w:numPr>
              <w:spacing w:before="100" w:beforeAutospacing="1" w:after="100" w:afterAutospacing="1" w:line="240" w:lineRule="auto"/>
              <w:rPr>
                <w:rFonts w:asciiTheme="minorHAnsi" w:hAnsiTheme="minorHAnsi"/>
                <w:sz w:val="22"/>
                <w:szCs w:val="22"/>
                <w:lang w:eastAsia="en-CA"/>
              </w:rPr>
            </w:pPr>
            <w:r w:rsidRPr="00CB70B1">
              <w:rPr>
                <w:rFonts w:asciiTheme="minorHAnsi" w:hAnsiTheme="minorHAnsi"/>
                <w:sz w:val="22"/>
                <w:szCs w:val="22"/>
                <w:lang w:eastAsia="en-CA"/>
              </w:rPr>
              <w:t>Changes for R17. Added a new tolerance of 5$ in the Low Contribution Tolerance for Core Data</w:t>
            </w:r>
          </w:p>
        </w:tc>
      </w:tr>
    </w:tbl>
    <w:p w14:paraId="57F66EB8" w14:textId="77777777" w:rsidR="00C5380F" w:rsidRDefault="00C5380F" w:rsidP="00C5380F">
      <w:pPr>
        <w:spacing w:before="0" w:after="0" w:line="240" w:lineRule="auto"/>
        <w:ind w:left="0"/>
        <w:rPr>
          <w:lang w:val="en-US"/>
        </w:rPr>
      </w:pPr>
    </w:p>
    <w:p w14:paraId="24025E6A" w14:textId="77777777" w:rsidR="00C5380F" w:rsidRPr="006D100D" w:rsidRDefault="00C5380F" w:rsidP="00C5380F">
      <w:pPr>
        <w:rPr>
          <w:sz w:val="18"/>
          <w:szCs w:val="18"/>
        </w:rPr>
      </w:pPr>
    </w:p>
    <w:p w14:paraId="33579747" w14:textId="77777777" w:rsidR="00FE08DE" w:rsidRPr="00FC5F08" w:rsidRDefault="0050066B" w:rsidP="00FE08DE">
      <w:pPr>
        <w:pStyle w:val="Heading3"/>
      </w:pPr>
      <w:r>
        <w:rPr>
          <w:lang w:val="en-US"/>
        </w:rPr>
        <w:br w:type="page"/>
      </w:r>
      <w:r w:rsidR="00FE08DE" w:rsidRPr="006B06A8">
        <w:t xml:space="preserve">Validation – </w:t>
      </w:r>
      <w:r w:rsidR="00FE08DE" w:rsidRPr="004F4FD1">
        <w:t>Low</w:t>
      </w:r>
      <w:r w:rsidR="00FE08DE">
        <w:t xml:space="preserve"> </w:t>
      </w:r>
      <w:r w:rsidR="00FE08DE" w:rsidRPr="004F4FD1">
        <w:t>Conts</w:t>
      </w:r>
      <w:r w:rsidR="00FE08DE">
        <w:t xml:space="preserve"> </w:t>
      </w:r>
      <w:r w:rsidR="00FE08DE" w:rsidRPr="004F4FD1">
        <w:t>Exceed</w:t>
      </w:r>
      <w:r w:rsidR="00FE08DE">
        <w:t xml:space="preserve"> </w:t>
      </w:r>
      <w:r w:rsidR="00FE08DE" w:rsidRPr="004F4FD1">
        <w:t>Low</w:t>
      </w:r>
      <w:r w:rsidR="00FE08DE">
        <w:t xml:space="preserve"> </w:t>
      </w:r>
      <w:r w:rsidR="00FE08DE" w:rsidRPr="004F4FD1">
        <w:t>Cont</w:t>
      </w:r>
      <w:r w:rsidR="00FE08DE">
        <w:t xml:space="preserve"> </w:t>
      </w:r>
      <w:r w:rsidR="00FE08DE" w:rsidRPr="004F4FD1">
        <w:t>Tolerance</w:t>
      </w:r>
    </w:p>
    <w:p w14:paraId="4253521D" w14:textId="77777777" w:rsidR="00FE08DE" w:rsidRPr="006B06A8" w:rsidRDefault="00FE08DE" w:rsidP="00FE08DE">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FE08DE" w14:paraId="45A34520"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81FBC7"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2A4C195" w14:textId="77777777" w:rsidR="00FE08DE" w:rsidRPr="000862E2" w:rsidRDefault="00FE08DE" w:rsidP="00904039">
            <w:pPr>
              <w:pStyle w:val="Heading1"/>
            </w:pPr>
            <w:bookmarkStart w:id="179" w:name="_Toc43372852"/>
            <w:r>
              <w:rPr>
                <w:rFonts w:cs="Calibri"/>
              </w:rPr>
              <w:t>B37b_</w:t>
            </w:r>
            <w:r>
              <w:t xml:space="preserve"> </w:t>
            </w:r>
            <w:r w:rsidRPr="006D0C44">
              <w:rPr>
                <w:rFonts w:cs="Calibri"/>
              </w:rPr>
              <w:t>Message</w:t>
            </w:r>
            <w:bookmarkEnd w:id="179"/>
          </w:p>
        </w:tc>
      </w:tr>
      <w:tr w:rsidR="00FE08DE" w14:paraId="2E1702A1"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9FA7DB"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EF73E1F" w14:textId="77777777" w:rsidR="00FE08DE" w:rsidRPr="000862E2" w:rsidRDefault="00FE08DE"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3029</w:t>
            </w:r>
          </w:p>
        </w:tc>
      </w:tr>
      <w:tr w:rsidR="00FE08DE" w14:paraId="38344E6B"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CCAC63"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DFE19E6" w14:textId="77777777" w:rsidR="00FE08DE" w:rsidRDefault="00FE08DE"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FE08DE" w14:paraId="610CE2B0"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9B12BBF"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2CE8262A" w14:textId="77777777" w:rsidR="00FE08DE" w:rsidRPr="00B464B9" w:rsidRDefault="00FE08DE"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196B5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FE08DE" w14:paraId="10ABE6B0"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615413"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EE34A73" w14:textId="77777777" w:rsidR="00FE08DE" w:rsidRPr="009675FB" w:rsidRDefault="00FE08DE" w:rsidP="00904039">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 xml:space="preserve">Contributory Leaves (Remittance), </w:t>
            </w:r>
            <w:r w:rsidRPr="0017254B">
              <w:rPr>
                <w:rFonts w:asciiTheme="minorHAnsi" w:eastAsia="Verdana" w:hAnsiTheme="minorHAnsi" w:cs="Verdana"/>
                <w:sz w:val="22"/>
                <w:szCs w:val="22"/>
                <w:lang w:val="en-US"/>
              </w:rPr>
              <w:t>Previous Year Adjustments (Remittance)</w:t>
            </w:r>
          </w:p>
        </w:tc>
      </w:tr>
      <w:tr w:rsidR="00FE08DE" w14:paraId="18D7B3DD"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BD974D"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D6222A3" w14:textId="77777777" w:rsidR="00FE08DE" w:rsidRDefault="00FE08DE" w:rsidP="00904039">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FE08DE" w14:paraId="6A92F3C4"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61BE74D"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785296D" w14:textId="77777777" w:rsidR="00FE08DE" w:rsidRPr="00B464B9" w:rsidRDefault="00FE08DE" w:rsidP="00904039">
            <w:pPr>
              <w:spacing w:before="60" w:after="60" w:line="240" w:lineRule="auto"/>
              <w:ind w:left="0"/>
              <w:rPr>
                <w:rFonts w:asciiTheme="minorHAnsi" w:eastAsia="Times New Roman" w:hAnsiTheme="minorHAnsi" w:cs="Calibri"/>
                <w:color w:val="auto"/>
                <w:sz w:val="22"/>
                <w:szCs w:val="22"/>
                <w:lang w:eastAsia="en-CA"/>
              </w:rPr>
            </w:pPr>
            <w:r w:rsidRPr="00DD0CF2">
              <w:rPr>
                <w:rFonts w:asciiTheme="minorHAnsi" w:eastAsia="Times New Roman" w:hAnsiTheme="minorHAnsi" w:cs="Calibri"/>
                <w:color w:val="auto"/>
                <w:sz w:val="22"/>
                <w:szCs w:val="22"/>
                <w:lang w:eastAsia="en-CA"/>
              </w:rPr>
              <w:t>Public</w:t>
            </w:r>
          </w:p>
        </w:tc>
      </w:tr>
      <w:tr w:rsidR="00FE08DE" w:rsidRPr="00A61AB1" w14:paraId="4BB24141"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9E96BF"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909F07C"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861E0BD" w14:textId="77777777" w:rsidR="00FE08DE" w:rsidRDefault="00FE08DE" w:rsidP="00904039">
            <w:pPr>
              <w:ind w:left="0"/>
              <w:rPr>
                <w:ins w:id="180" w:author="Tima Abboud" w:date="2021-05-05T14:12:00Z"/>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prevent r</w:t>
            </w:r>
            <w:r w:rsidRPr="0098177B">
              <w:rPr>
                <w:rFonts w:asciiTheme="minorHAnsi" w:hAnsiTheme="minorHAnsi"/>
                <w:sz w:val="22"/>
                <w:szCs w:val="22"/>
                <w:lang w:eastAsia="en-CA"/>
              </w:rPr>
              <w:t xml:space="preserve">eported Low Contributions </w:t>
            </w:r>
            <w:r>
              <w:rPr>
                <w:rFonts w:asciiTheme="minorHAnsi" w:hAnsiTheme="minorHAnsi"/>
                <w:sz w:val="22"/>
                <w:szCs w:val="22"/>
                <w:lang w:eastAsia="en-CA"/>
              </w:rPr>
              <w:t xml:space="preserve">from </w:t>
            </w:r>
            <w:r w:rsidRPr="0098177B">
              <w:rPr>
                <w:rFonts w:asciiTheme="minorHAnsi" w:hAnsiTheme="minorHAnsi"/>
                <w:sz w:val="22"/>
                <w:szCs w:val="22"/>
                <w:lang w:eastAsia="en-CA"/>
              </w:rPr>
              <w:t>exceed</w:t>
            </w:r>
            <w:r>
              <w:rPr>
                <w:rFonts w:asciiTheme="minorHAnsi" w:hAnsiTheme="minorHAnsi"/>
                <w:sz w:val="22"/>
                <w:szCs w:val="22"/>
                <w:lang w:eastAsia="en-CA"/>
              </w:rPr>
              <w:t>ing</w:t>
            </w:r>
            <w:r w:rsidRPr="0098177B">
              <w:rPr>
                <w:rFonts w:asciiTheme="minorHAnsi" w:hAnsiTheme="minorHAnsi"/>
                <w:sz w:val="22"/>
                <w:szCs w:val="22"/>
                <w:lang w:eastAsia="en-CA"/>
              </w:rPr>
              <w:t xml:space="preserve"> Low Contribution Tolerance for the reporting year.  </w:t>
            </w:r>
          </w:p>
          <w:p w14:paraId="4D5B8962" w14:textId="66DEB3D1" w:rsidR="00F14920" w:rsidRPr="00C301FC" w:rsidRDefault="00F14920" w:rsidP="00904039">
            <w:pPr>
              <w:ind w:left="0"/>
              <w:rPr>
                <w:rFonts w:asciiTheme="minorHAnsi" w:hAnsiTheme="minorHAnsi"/>
                <w:sz w:val="22"/>
                <w:szCs w:val="22"/>
                <w:lang w:val="en-US" w:eastAsia="en-CA"/>
              </w:rPr>
            </w:pPr>
            <w:ins w:id="181" w:author="Tima Abboud" w:date="2021-05-05T14:12:00Z">
              <w:r w:rsidRPr="00561D15">
                <w:rPr>
                  <w:rFonts w:asciiTheme="minorHAnsi" w:hAnsiTheme="minorHAnsi"/>
                  <w:color w:val="auto"/>
                  <w:sz w:val="22"/>
                  <w:szCs w:val="22"/>
                  <w:lang w:eastAsia="en-CA"/>
                  <w:rPrChange w:id="182" w:author="Nikhil Shenoy" w:date="2021-05-11T15:51:00Z">
                    <w:rPr>
                      <w:rFonts w:asciiTheme="minorHAnsi" w:hAnsiTheme="minorHAnsi"/>
                      <w:color w:val="FF0000"/>
                      <w:sz w:val="22"/>
                      <w:szCs w:val="22"/>
                      <w:lang w:eastAsia="en-CA"/>
                    </w:rPr>
                  </w:rPrChange>
                </w:rPr>
                <w:t xml:space="preserve">Note: In case of amalgamation, the validation will consider all employments as the same one and look for the transactions that exist under the first employer FROM.   </w:t>
              </w:r>
            </w:ins>
          </w:p>
        </w:tc>
      </w:tr>
      <w:tr w:rsidR="00FE08DE" w:rsidRPr="009151F9" w14:paraId="1005891B"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07E2D7D"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3A3C3D7" w14:textId="77777777" w:rsidR="00FE08DE" w:rsidRDefault="00FE08DE" w:rsidP="00904039">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4C9CE81F" w14:textId="77777777" w:rsidR="00FE08DE" w:rsidRPr="0040544E" w:rsidRDefault="00FE08DE" w:rsidP="00904039">
            <w:pPr>
              <w:ind w:left="742"/>
              <w:rPr>
                <w:rFonts w:asciiTheme="minorHAnsi" w:hAnsiTheme="minorHAnsi"/>
                <w:sz w:val="22"/>
                <w:szCs w:val="22"/>
                <w:lang w:eastAsia="en-CA"/>
              </w:rPr>
            </w:pPr>
            <w:r w:rsidRPr="0040544E">
              <w:rPr>
                <w:rFonts w:asciiTheme="minorHAnsi" w:hAnsiTheme="minorHAnsi"/>
                <w:sz w:val="22"/>
                <w:szCs w:val="22"/>
                <w:lang w:eastAsia="en-CA"/>
              </w:rPr>
              <w:t xml:space="preserve">Low Contribution Variance &gt; Low Contribution Tolerance </w:t>
            </w:r>
          </w:p>
          <w:p w14:paraId="3A81BF02" w14:textId="77777777" w:rsidR="00FE08DE" w:rsidRPr="0040544E" w:rsidRDefault="00FE08DE" w:rsidP="00904039">
            <w:pPr>
              <w:ind w:left="1309"/>
              <w:rPr>
                <w:rFonts w:asciiTheme="minorHAnsi" w:hAnsiTheme="minorHAnsi"/>
                <w:sz w:val="22"/>
                <w:szCs w:val="22"/>
                <w:lang w:eastAsia="en-CA"/>
              </w:rPr>
            </w:pPr>
            <w:r w:rsidRPr="0040544E">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 xml:space="preserve">Low Contribution Variance = </w:t>
            </w:r>
            <w:r w:rsidRPr="00C622D0">
              <w:rPr>
                <w:rFonts w:asciiTheme="minorHAnsi" w:hAnsiTheme="minorHAnsi"/>
                <w:color w:val="FF0000"/>
                <w:sz w:val="22"/>
                <w:szCs w:val="22"/>
                <w:lang w:eastAsia="en-CA"/>
              </w:rPr>
              <w:t>[</w:t>
            </w:r>
            <w:r w:rsidRPr="00C622D0">
              <w:rPr>
                <w:rFonts w:asciiTheme="minorHAnsi" w:hAnsiTheme="minorHAnsi"/>
                <w:sz w:val="22"/>
                <w:szCs w:val="22"/>
                <w:lang w:eastAsia="en-CA"/>
              </w:rPr>
              <w:t xml:space="preserve">(Reported Low Contributions </w:t>
            </w:r>
            <w:r w:rsidRPr="00C622D0">
              <w:rPr>
                <w:rFonts w:asciiTheme="minorHAnsi" w:hAnsiTheme="minorHAnsi"/>
                <w:color w:val="FF0000"/>
                <w:sz w:val="22"/>
                <w:szCs w:val="22"/>
                <w:lang w:eastAsia="en-CA"/>
              </w:rPr>
              <w:t xml:space="preserve">+ Low Contributions on Member Record1 for target year) </w:t>
            </w:r>
            <w:r>
              <w:rPr>
                <w:rFonts w:asciiTheme="minorHAnsi" w:hAnsiTheme="minorHAnsi"/>
                <w:sz w:val="22"/>
                <w:szCs w:val="22"/>
                <w:lang w:eastAsia="en-CA"/>
              </w:rPr>
              <w:t>– Calculated Low Contributions</w:t>
            </w:r>
            <w:r w:rsidRPr="00C622D0">
              <w:rPr>
                <w:rFonts w:asciiTheme="minorHAnsi" w:hAnsiTheme="minorHAnsi"/>
                <w:color w:val="FF0000"/>
                <w:sz w:val="22"/>
                <w:szCs w:val="22"/>
                <w:lang w:eastAsia="en-CA"/>
              </w:rPr>
              <w:t>]</w:t>
            </w:r>
          </w:p>
          <w:p w14:paraId="1E899016" w14:textId="77777777" w:rsidR="00FE08DE" w:rsidRPr="0040544E" w:rsidRDefault="00FE08DE" w:rsidP="00904039">
            <w:pPr>
              <w:ind w:left="1309"/>
              <w:rPr>
                <w:rFonts w:asciiTheme="minorHAnsi" w:hAnsiTheme="minorHAnsi"/>
                <w:sz w:val="22"/>
                <w:szCs w:val="22"/>
                <w:lang w:eastAsia="en-CA"/>
              </w:rPr>
            </w:pPr>
            <w:r>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Calculated Low Contributions = [(YMPE *Low Contribution Rate)*</w:t>
            </w:r>
            <w:r w:rsidRPr="00C622D0">
              <w:rPr>
                <w:rFonts w:asciiTheme="minorHAnsi" w:hAnsiTheme="minorHAnsi"/>
                <w:color w:val="FF0000"/>
                <w:sz w:val="22"/>
                <w:szCs w:val="22"/>
                <w:lang w:eastAsia="en-CA"/>
              </w:rPr>
              <w:t>(</w:t>
            </w:r>
            <w:r w:rsidRPr="00C622D0">
              <w:rPr>
                <w:rFonts w:asciiTheme="minorHAnsi" w:hAnsiTheme="minorHAnsi"/>
                <w:sz w:val="22"/>
                <w:szCs w:val="22"/>
                <w:lang w:eastAsia="en-CA"/>
              </w:rPr>
              <w:t xml:space="preserve">Reported Weeks </w:t>
            </w:r>
            <w:r w:rsidRPr="00C622D0">
              <w:rPr>
                <w:rFonts w:asciiTheme="minorHAnsi" w:hAnsiTheme="minorHAnsi"/>
                <w:color w:val="FF0000"/>
                <w:sz w:val="22"/>
                <w:szCs w:val="22"/>
                <w:lang w:eastAsia="en-CA"/>
              </w:rPr>
              <w:t>+ Weeks on Member Record</w:t>
            </w:r>
            <w:r>
              <w:rPr>
                <w:rFonts w:asciiTheme="minorHAnsi" w:hAnsiTheme="minorHAnsi"/>
                <w:color w:val="FF0000"/>
                <w:sz w:val="22"/>
                <w:szCs w:val="22"/>
                <w:vertAlign w:val="superscript"/>
                <w:lang w:eastAsia="en-CA"/>
              </w:rPr>
              <w:t>1</w:t>
            </w:r>
            <w:r>
              <w:rPr>
                <w:rFonts w:asciiTheme="minorHAnsi" w:hAnsiTheme="minorHAnsi"/>
                <w:color w:val="FF0000"/>
                <w:sz w:val="22"/>
                <w:szCs w:val="22"/>
                <w:lang w:eastAsia="en-CA"/>
              </w:rPr>
              <w:t xml:space="preserve"> </w:t>
            </w:r>
            <w:r w:rsidRPr="00C622D0">
              <w:rPr>
                <w:rFonts w:asciiTheme="minorHAnsi" w:hAnsiTheme="minorHAnsi"/>
                <w:color w:val="FF0000"/>
                <w:sz w:val="22"/>
                <w:szCs w:val="22"/>
                <w:lang w:eastAsia="en-CA"/>
              </w:rPr>
              <w:t xml:space="preserve"> for target year)</w:t>
            </w:r>
            <w:r w:rsidRPr="0040544E">
              <w:rPr>
                <w:rFonts w:asciiTheme="minorHAnsi" w:hAnsiTheme="minorHAnsi"/>
                <w:sz w:val="22"/>
                <w:szCs w:val="22"/>
                <w:lang w:eastAsia="en-CA"/>
              </w:rPr>
              <w:t>/52]</w:t>
            </w:r>
          </w:p>
          <w:p w14:paraId="1E696619" w14:textId="77777777" w:rsidR="00FE08DE" w:rsidRPr="0040544E" w:rsidRDefault="00FE08DE" w:rsidP="00904039">
            <w:pPr>
              <w:ind w:left="1309"/>
              <w:rPr>
                <w:rFonts w:asciiTheme="minorHAnsi" w:hAnsiTheme="minorHAnsi"/>
                <w:sz w:val="22"/>
                <w:szCs w:val="22"/>
                <w:lang w:eastAsia="en-CA"/>
              </w:rPr>
            </w:pPr>
            <w:r w:rsidRPr="0040544E">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Low Contribution Tolerance = (Max Weekly Low Contributions * Tolerance)</w:t>
            </w:r>
          </w:p>
          <w:p w14:paraId="4C7E9935" w14:textId="77777777" w:rsidR="00FE08DE" w:rsidRPr="0040544E" w:rsidRDefault="00FE08DE" w:rsidP="00904039">
            <w:pPr>
              <w:ind w:left="1309"/>
              <w:rPr>
                <w:rFonts w:asciiTheme="minorHAnsi" w:hAnsiTheme="minorHAnsi"/>
                <w:sz w:val="22"/>
                <w:szCs w:val="22"/>
                <w:lang w:eastAsia="en-CA"/>
              </w:rPr>
            </w:pPr>
            <w:r w:rsidRPr="0040544E">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Max Weekly Low Contributions = [(YMPE *Low Contribution Rate)/52]</w:t>
            </w:r>
          </w:p>
          <w:p w14:paraId="2FC87513" w14:textId="77777777" w:rsidR="00FE08DE" w:rsidRDefault="00FE08DE" w:rsidP="00904039">
            <w:pPr>
              <w:ind w:left="1309"/>
              <w:rPr>
                <w:rFonts w:asciiTheme="minorHAnsi" w:hAnsiTheme="minorHAnsi"/>
                <w:sz w:val="22"/>
                <w:szCs w:val="22"/>
                <w:lang w:eastAsia="en-CA"/>
              </w:rPr>
            </w:pPr>
            <w:r w:rsidRPr="0040544E">
              <w:rPr>
                <w:rFonts w:asciiTheme="minorHAnsi" w:hAnsiTheme="minorHAnsi"/>
                <w:sz w:val="22"/>
                <w:szCs w:val="22"/>
                <w:lang w:eastAsia="en-CA"/>
              </w:rPr>
              <w:t>Where</w:t>
            </w:r>
            <w:r>
              <w:rPr>
                <w:rFonts w:asciiTheme="minorHAnsi" w:hAnsiTheme="minorHAnsi"/>
                <w:sz w:val="22"/>
                <w:szCs w:val="22"/>
                <w:lang w:eastAsia="en-CA"/>
              </w:rPr>
              <w:br/>
            </w:r>
            <w:r w:rsidRPr="0040544E">
              <w:rPr>
                <w:rFonts w:asciiTheme="minorHAnsi" w:hAnsiTheme="minorHAnsi"/>
                <w:sz w:val="22"/>
                <w:szCs w:val="22"/>
                <w:lang w:eastAsia="en-CA"/>
              </w:rPr>
              <w:t>Tolerance = Defined value</w:t>
            </w:r>
          </w:p>
          <w:p w14:paraId="5A352F65" w14:textId="77777777" w:rsidR="00FE08DE" w:rsidRDefault="00FE08DE" w:rsidP="00904039">
            <w:pPr>
              <w:ind w:left="0"/>
              <w:rPr>
                <w:ins w:id="183" w:author="Tima Abboud" w:date="2021-05-05T14:13:00Z"/>
                <w:rFonts w:asciiTheme="minorHAnsi" w:hAnsiTheme="minorHAnsi"/>
                <w:color w:val="FF0000"/>
                <w:sz w:val="22"/>
                <w:szCs w:val="22"/>
                <w:lang w:eastAsia="en-CA"/>
              </w:rPr>
            </w:pPr>
            <w:r>
              <w:rPr>
                <w:rFonts w:asciiTheme="minorHAnsi" w:hAnsiTheme="minorHAnsi"/>
                <w:color w:val="FF0000"/>
                <w:sz w:val="22"/>
                <w:szCs w:val="22"/>
                <w:vertAlign w:val="superscript"/>
                <w:lang w:eastAsia="en-CA"/>
              </w:rPr>
              <w:t>1</w:t>
            </w:r>
            <w:r w:rsidRPr="00C622D0">
              <w:rPr>
                <w:rFonts w:asciiTheme="minorHAnsi" w:hAnsiTheme="minorHAnsi"/>
                <w:sz w:val="22"/>
                <w:szCs w:val="22"/>
                <w:lang w:eastAsia="en-CA"/>
              </w:rPr>
              <w:t xml:space="preserve"> </w:t>
            </w:r>
            <w:r w:rsidRPr="00C622D0">
              <w:rPr>
                <w:rFonts w:asciiTheme="minorHAnsi" w:hAnsiTheme="minorHAnsi"/>
                <w:color w:val="FF0000"/>
                <w:sz w:val="22"/>
                <w:szCs w:val="22"/>
                <w:lang w:eastAsia="en-CA"/>
              </w:rPr>
              <w:t>Include all contributions and service used to calculate AE</w:t>
            </w:r>
            <w:r w:rsidR="003766EE">
              <w:rPr>
                <w:rFonts w:asciiTheme="minorHAnsi" w:hAnsiTheme="minorHAnsi"/>
                <w:color w:val="FF0000"/>
                <w:sz w:val="22"/>
                <w:szCs w:val="22"/>
                <w:lang w:eastAsia="en-CA"/>
              </w:rPr>
              <w:t xml:space="preserve"> with</w:t>
            </w:r>
            <w:ins w:id="184" w:author="Tima Abboud" w:date="2021-05-05T14:12:00Z">
              <w:r w:rsidR="00F14920">
                <w:rPr>
                  <w:rFonts w:asciiTheme="minorHAnsi" w:hAnsiTheme="minorHAnsi"/>
                  <w:color w:val="FF0000"/>
                  <w:sz w:val="22"/>
                  <w:szCs w:val="22"/>
                  <w:lang w:eastAsia="en-CA"/>
                </w:rPr>
                <w:t xml:space="preserve"> </w:t>
              </w:r>
            </w:ins>
            <w:del w:id="185" w:author="Tima Abboud" w:date="2021-05-05T14:12:00Z">
              <w:r w:rsidR="003766EE" w:rsidRPr="003766EE" w:rsidDel="00F14920">
                <w:rPr>
                  <w:rFonts w:asciiTheme="minorHAnsi" w:hAnsiTheme="minorHAnsi"/>
                  <w:color w:val="FF0000"/>
                  <w:sz w:val="22"/>
                  <w:szCs w:val="22"/>
                  <w:lang w:eastAsia="en-CA"/>
                </w:rPr>
                <w:tab/>
              </w:r>
            </w:del>
            <w:r w:rsidR="003766EE" w:rsidRPr="003766EE">
              <w:rPr>
                <w:rFonts w:asciiTheme="minorHAnsi" w:hAnsiTheme="minorHAnsi"/>
                <w:color w:val="FF0000"/>
                <w:sz w:val="22"/>
                <w:szCs w:val="22"/>
                <w:lang w:eastAsia="en-CA"/>
              </w:rPr>
              <w:t>Transaction Indicator &lt;&gt; REGUL</w:t>
            </w:r>
            <w:r w:rsidRPr="00C622D0">
              <w:rPr>
                <w:rFonts w:asciiTheme="minorHAnsi" w:hAnsiTheme="minorHAnsi"/>
                <w:color w:val="FF0000"/>
                <w:sz w:val="22"/>
                <w:szCs w:val="22"/>
                <w:lang w:eastAsia="en-CA"/>
              </w:rPr>
              <w:t>.</w:t>
            </w:r>
          </w:p>
          <w:p w14:paraId="1AC8D065" w14:textId="77777777" w:rsidR="00F14920" w:rsidRDefault="00F14920" w:rsidP="00904039">
            <w:pPr>
              <w:ind w:left="0"/>
              <w:rPr>
                <w:ins w:id="186" w:author="Tima Abboud" w:date="2021-05-05T14:13:00Z"/>
                <w:rFonts w:asciiTheme="minorHAnsi" w:hAnsiTheme="minorHAnsi"/>
                <w:color w:val="FF0000"/>
                <w:sz w:val="22"/>
                <w:szCs w:val="22"/>
                <w:lang w:eastAsia="en-CA"/>
              </w:rPr>
            </w:pPr>
          </w:p>
          <w:p w14:paraId="3840262E" w14:textId="3AA20749" w:rsidR="00F14920" w:rsidRPr="0078068E" w:rsidRDefault="00F14920" w:rsidP="00904039">
            <w:pPr>
              <w:ind w:left="0"/>
              <w:rPr>
                <w:rFonts w:asciiTheme="minorHAnsi" w:hAnsiTheme="minorHAnsi"/>
                <w:sz w:val="22"/>
                <w:szCs w:val="22"/>
                <w:lang w:eastAsia="en-CA"/>
              </w:rPr>
            </w:pPr>
            <w:ins w:id="187" w:author="Tima Abboud" w:date="2021-05-05T14:13:00Z">
              <w:r w:rsidRPr="00561D15">
                <w:rPr>
                  <w:rFonts w:asciiTheme="minorHAnsi" w:hAnsiTheme="minorHAnsi"/>
                  <w:color w:val="auto"/>
                  <w:sz w:val="22"/>
                  <w:szCs w:val="22"/>
                  <w:lang w:eastAsia="en-CA"/>
                  <w:rPrChange w:id="188" w:author="Nikhil Shenoy" w:date="2021-05-11T15:51:00Z">
                    <w:rPr>
                      <w:rFonts w:asciiTheme="minorHAnsi" w:hAnsiTheme="minorHAnsi"/>
                      <w:color w:val="FF0000"/>
                      <w:sz w:val="22"/>
                      <w:szCs w:val="22"/>
                      <w:lang w:eastAsia="en-CA"/>
                    </w:rPr>
                  </w:rPrChange>
                </w:rPr>
                <w:t>For PYA: In case an amalgamation</w:t>
              </w:r>
            </w:ins>
            <w:ins w:id="189" w:author="Tima Abboud" w:date="2021-05-05T14:14:00Z">
              <w:r w:rsidRPr="00561D15">
                <w:rPr>
                  <w:rFonts w:asciiTheme="minorHAnsi" w:hAnsiTheme="minorHAnsi"/>
                  <w:color w:val="auto"/>
                  <w:sz w:val="22"/>
                  <w:szCs w:val="22"/>
                  <w:lang w:eastAsia="en-CA"/>
                  <w:rPrChange w:id="190" w:author="Nikhil Shenoy" w:date="2021-05-11T15:51:00Z">
                    <w:rPr>
                      <w:rFonts w:asciiTheme="minorHAnsi" w:hAnsiTheme="minorHAnsi"/>
                      <w:color w:val="FF0000"/>
                      <w:sz w:val="22"/>
                      <w:szCs w:val="22"/>
                      <w:lang w:eastAsia="en-CA"/>
                    </w:rPr>
                  </w:rPrChange>
                </w:rPr>
                <w:t xml:space="preserve"> occurred in a given year</w:t>
              </w:r>
            </w:ins>
            <w:ins w:id="191" w:author="Tima Abboud" w:date="2021-05-05T14:13:00Z">
              <w:r w:rsidRPr="00561D15">
                <w:rPr>
                  <w:rFonts w:asciiTheme="minorHAnsi" w:hAnsiTheme="minorHAnsi"/>
                  <w:color w:val="auto"/>
                  <w:sz w:val="22"/>
                  <w:szCs w:val="22"/>
                  <w:lang w:eastAsia="en-CA"/>
                  <w:rPrChange w:id="192" w:author="Nikhil Shenoy" w:date="2021-05-11T15:51:00Z">
                    <w:rPr>
                      <w:rFonts w:asciiTheme="minorHAnsi" w:hAnsiTheme="minorHAnsi"/>
                      <w:color w:val="FF0000"/>
                      <w:sz w:val="22"/>
                      <w:szCs w:val="22"/>
                      <w:lang w:eastAsia="en-CA"/>
                    </w:rPr>
                  </w:rPrChange>
                </w:rPr>
                <w:t>, the contributions</w:t>
              </w:r>
            </w:ins>
            <w:ins w:id="193" w:author="Nikhil Shenoy" w:date="2021-05-11T13:53:00Z">
              <w:r w:rsidR="00AB55F6" w:rsidRPr="00561D15">
                <w:rPr>
                  <w:rFonts w:asciiTheme="minorHAnsi" w:hAnsiTheme="minorHAnsi"/>
                  <w:color w:val="auto"/>
                  <w:sz w:val="22"/>
                  <w:szCs w:val="22"/>
                  <w:lang w:eastAsia="en-CA"/>
                  <w:rPrChange w:id="194" w:author="Nikhil Shenoy" w:date="2021-05-11T15:51:00Z">
                    <w:rPr>
                      <w:rFonts w:asciiTheme="minorHAnsi" w:hAnsiTheme="minorHAnsi"/>
                      <w:color w:val="FF0000"/>
                      <w:sz w:val="22"/>
                      <w:szCs w:val="22"/>
                      <w:lang w:eastAsia="en-CA"/>
                    </w:rPr>
                  </w:rPrChange>
                </w:rPr>
                <w:t xml:space="preserve"> and service</w:t>
              </w:r>
            </w:ins>
            <w:ins w:id="195" w:author="Tima Abboud" w:date="2021-05-05T14:13:00Z">
              <w:r w:rsidRPr="00561D15">
                <w:rPr>
                  <w:rFonts w:asciiTheme="minorHAnsi" w:hAnsiTheme="minorHAnsi"/>
                  <w:color w:val="auto"/>
                  <w:sz w:val="22"/>
                  <w:szCs w:val="22"/>
                  <w:lang w:eastAsia="en-CA"/>
                  <w:rPrChange w:id="196" w:author="Nikhil Shenoy" w:date="2021-05-11T15:51:00Z">
                    <w:rPr>
                      <w:rFonts w:asciiTheme="minorHAnsi" w:hAnsiTheme="minorHAnsi"/>
                      <w:color w:val="FF0000"/>
                      <w:sz w:val="22"/>
                      <w:szCs w:val="22"/>
                      <w:lang w:eastAsia="en-CA"/>
                    </w:rPr>
                  </w:rPrChange>
                </w:rPr>
                <w:t xml:space="preserve"> for both the AFE and the ATE should be accounted for. </w:t>
              </w:r>
            </w:ins>
          </w:p>
        </w:tc>
      </w:tr>
      <w:tr w:rsidR="00FE08DE" w:rsidRPr="00A61AB1" w14:paraId="5897B907"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F6994D8"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07FF99C" w14:textId="77777777" w:rsidR="00FE08DE" w:rsidRPr="00A762CE" w:rsidRDefault="00FE08DE" w:rsidP="00904039">
            <w:pPr>
              <w:pStyle w:val="NormalWeb"/>
              <w:spacing w:line="276" w:lineRule="auto"/>
              <w:rPr>
                <w:rFonts w:asciiTheme="minorHAnsi" w:hAnsiTheme="minorHAnsi"/>
                <w:color w:val="000000"/>
                <w:sz w:val="22"/>
                <w:szCs w:val="22"/>
                <w:lang w:val="en-CA"/>
              </w:rPr>
            </w:pPr>
            <w:r w:rsidRPr="0040544E">
              <w:rPr>
                <w:rFonts w:asciiTheme="minorHAnsi" w:hAnsiTheme="minorHAnsi"/>
                <w:color w:val="000000"/>
                <w:sz w:val="22"/>
                <w:szCs w:val="22"/>
                <w:lang w:val="en-CA"/>
              </w:rPr>
              <w:t>+ 2 week of contributions</w:t>
            </w:r>
          </w:p>
        </w:tc>
      </w:tr>
      <w:tr w:rsidR="00FE08DE" w:rsidRPr="00A61AB1" w14:paraId="0216CAEA"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FA215D6"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82C99D9" w14:textId="77777777" w:rsidR="00FE08DE" w:rsidRPr="001D1230" w:rsidRDefault="00FE08DE" w:rsidP="00904039">
            <w:pPr>
              <w:spacing w:before="60" w:after="60"/>
              <w:ind w:left="0"/>
            </w:pPr>
            <w:r w:rsidRPr="00C622D0">
              <w:rPr>
                <w:rFonts w:asciiTheme="minorHAnsi" w:hAnsiTheme="minorHAnsi"/>
                <w:sz w:val="22"/>
                <w:szCs w:val="22"/>
                <w:lang w:eastAsia="en-CA"/>
              </w:rPr>
              <w:t>Low Contributions for reporting year {Reporting Year} cannot be greater than maximum amount of {Calculated Low Contributions+Tolerance} for the weeks reported plus previously reported weeks.  Please refer to member record for previously reported data.</w:t>
            </w:r>
          </w:p>
        </w:tc>
      </w:tr>
      <w:tr w:rsidR="00FE08DE" w:rsidRPr="00A61AB1" w14:paraId="6A4441AE"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F732583"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F72D667"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39806A9" w14:textId="77777777" w:rsidR="00FE08DE" w:rsidRPr="002C34DD" w:rsidRDefault="00FE08DE" w:rsidP="00904039">
            <w:pPr>
              <w:spacing w:before="60" w:after="60"/>
              <w:ind w:left="0"/>
            </w:pPr>
            <w:r w:rsidRPr="009D5B88">
              <w:rPr>
                <w:rFonts w:asciiTheme="minorHAnsi" w:hAnsiTheme="minorHAnsi"/>
                <w:sz w:val="22"/>
                <w:szCs w:val="22"/>
                <w:lang w:eastAsia="en-CA"/>
              </w:rPr>
              <w:t>Low Contributions cannot be greater than maximum amount of weeks reported</w:t>
            </w:r>
            <w:r>
              <w:rPr>
                <w:rFonts w:asciiTheme="minorHAnsi" w:hAnsiTheme="minorHAnsi"/>
                <w:sz w:val="22"/>
                <w:szCs w:val="22"/>
                <w:lang w:eastAsia="en-CA"/>
              </w:rPr>
              <w:t xml:space="preserve"> plus previously reported weeks</w:t>
            </w:r>
            <w:r w:rsidRPr="009D5B88">
              <w:rPr>
                <w:rFonts w:asciiTheme="minorHAnsi" w:hAnsiTheme="minorHAnsi"/>
                <w:sz w:val="22"/>
                <w:szCs w:val="22"/>
                <w:lang w:eastAsia="en-CA"/>
              </w:rPr>
              <w:t>.</w:t>
            </w:r>
          </w:p>
        </w:tc>
      </w:tr>
      <w:tr w:rsidR="00FE08DE" w:rsidRPr="0085712F" w14:paraId="34190DDB"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798AA91" w14:textId="77777777" w:rsidR="00FE08DE" w:rsidRPr="0085712F" w:rsidRDefault="00FE08DE" w:rsidP="0090403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6D46E45" w14:textId="77777777" w:rsidR="00FE08DE" w:rsidRDefault="00FE08DE" w:rsidP="00904039">
            <w:pPr>
              <w:ind w:left="0"/>
              <w:rPr>
                <w:rFonts w:asciiTheme="minorHAnsi" w:hAnsiTheme="minorHAnsi" w:cs="Calibri"/>
                <w:color w:val="auto"/>
                <w:sz w:val="22"/>
                <w:szCs w:val="22"/>
              </w:rPr>
            </w:pPr>
            <w:r>
              <w:rPr>
                <w:rFonts w:asciiTheme="minorHAnsi" w:hAnsiTheme="minorHAnsi" w:cs="Calibri"/>
                <w:color w:val="auto"/>
                <w:sz w:val="22"/>
                <w:szCs w:val="22"/>
              </w:rPr>
              <w:t xml:space="preserve">1: </w:t>
            </w:r>
            <w:r>
              <w:rPr>
                <w:rFonts w:asciiTheme="minorHAnsi" w:hAnsiTheme="minorHAnsi"/>
                <w:sz w:val="22"/>
                <w:szCs w:val="22"/>
                <w:lang w:eastAsia="en-CA"/>
              </w:rPr>
              <w:t>R</w:t>
            </w:r>
            <w:r w:rsidRPr="003C4ABF">
              <w:rPr>
                <w:rFonts w:asciiTheme="minorHAnsi" w:hAnsiTheme="minorHAnsi"/>
                <w:sz w:val="22"/>
                <w:szCs w:val="22"/>
                <w:lang w:eastAsia="en-CA"/>
              </w:rPr>
              <w:t>eporting year</w:t>
            </w:r>
          </w:p>
          <w:p w14:paraId="6E970EA0" w14:textId="77777777" w:rsidR="00FE08DE" w:rsidRPr="009C43D2" w:rsidRDefault="00FE08DE" w:rsidP="00904039">
            <w:pPr>
              <w:ind w:left="0"/>
              <w:rPr>
                <w:rFonts w:asciiTheme="minorHAnsi" w:hAnsiTheme="minorHAnsi" w:cs="Calibri"/>
                <w:color w:val="auto"/>
                <w:sz w:val="22"/>
                <w:szCs w:val="22"/>
              </w:rPr>
            </w:pPr>
            <w:r>
              <w:rPr>
                <w:rFonts w:asciiTheme="minorHAnsi" w:hAnsiTheme="minorHAnsi" w:cs="Calibri"/>
                <w:color w:val="auto"/>
                <w:sz w:val="22"/>
                <w:szCs w:val="22"/>
              </w:rPr>
              <w:t xml:space="preserve">2: </w:t>
            </w:r>
            <w:r w:rsidRPr="003C4ABF">
              <w:rPr>
                <w:rFonts w:asciiTheme="minorHAnsi" w:hAnsiTheme="minorHAnsi"/>
                <w:sz w:val="22"/>
                <w:szCs w:val="22"/>
                <w:lang w:eastAsia="en-CA"/>
              </w:rPr>
              <w:t>Calculated Low+Tolerance</w:t>
            </w:r>
          </w:p>
        </w:tc>
      </w:tr>
      <w:tr w:rsidR="00FE08DE" w:rsidRPr="0085712F" w14:paraId="445EAA55"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355C9B" w14:textId="77777777" w:rsidR="00FE08DE" w:rsidRPr="0085712F" w:rsidRDefault="00FE08DE" w:rsidP="00904039">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A2E7C2D" w14:textId="77777777" w:rsidR="00FE08DE" w:rsidRPr="006100CE" w:rsidRDefault="00FE08DE" w:rsidP="0090403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FE08DE" w:rsidRPr="0085712F" w14:paraId="11350DAA"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B94C80"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5B8D199" w14:textId="77777777" w:rsidR="00FE08DE" w:rsidRPr="005434AF" w:rsidRDefault="00FE08DE" w:rsidP="00904039">
            <w:pPr>
              <w:spacing w:before="60" w:after="60" w:line="240" w:lineRule="auto"/>
              <w:ind w:left="0"/>
              <w:rPr>
                <w:rFonts w:asciiTheme="minorHAnsi" w:hAnsiTheme="minorHAnsi"/>
                <w:sz w:val="22"/>
                <w:szCs w:val="22"/>
                <w:lang w:eastAsia="en-CA"/>
              </w:rPr>
            </w:pPr>
            <w:r w:rsidRPr="005434AF">
              <w:rPr>
                <w:rFonts w:asciiTheme="minorHAnsi" w:hAnsiTheme="minorHAnsi"/>
                <w:sz w:val="22"/>
                <w:szCs w:val="22"/>
                <w:lang w:eastAsia="en-CA"/>
              </w:rPr>
              <w:t>a. Default tolerance = (+) 1 week</w:t>
            </w:r>
          </w:p>
          <w:p w14:paraId="3E4DA13D" w14:textId="77777777" w:rsidR="00FE08DE" w:rsidRPr="005434AF" w:rsidRDefault="00FE08DE" w:rsidP="00904039">
            <w:pPr>
              <w:spacing w:before="60" w:after="60" w:line="240" w:lineRule="auto"/>
              <w:ind w:left="0"/>
              <w:rPr>
                <w:rFonts w:asciiTheme="minorHAnsi" w:hAnsiTheme="minorHAnsi"/>
                <w:sz w:val="22"/>
                <w:szCs w:val="22"/>
                <w:lang w:eastAsia="en-CA"/>
              </w:rPr>
            </w:pPr>
            <w:r w:rsidRPr="005434AF">
              <w:rPr>
                <w:rFonts w:asciiTheme="minorHAnsi" w:hAnsiTheme="minorHAnsi"/>
                <w:sz w:val="22"/>
                <w:szCs w:val="22"/>
                <w:lang w:eastAsia="en-CA"/>
              </w:rPr>
              <w:t>i. value should be a configurable parameter</w:t>
            </w:r>
          </w:p>
          <w:p w14:paraId="432F8604" w14:textId="77777777" w:rsidR="00FE08DE" w:rsidRPr="006100CE" w:rsidRDefault="00FE08DE" w:rsidP="00904039">
            <w:pPr>
              <w:spacing w:before="60" w:after="60" w:line="240" w:lineRule="auto"/>
              <w:ind w:left="0"/>
              <w:rPr>
                <w:rFonts w:asciiTheme="minorHAnsi" w:hAnsiTheme="minorHAnsi"/>
                <w:sz w:val="22"/>
                <w:szCs w:val="22"/>
                <w:lang w:eastAsia="en-CA"/>
              </w:rPr>
            </w:pPr>
            <w:r w:rsidRPr="005434AF">
              <w:rPr>
                <w:rFonts w:asciiTheme="minorHAnsi" w:hAnsiTheme="minorHAnsi"/>
                <w:sz w:val="22"/>
                <w:szCs w:val="22"/>
                <w:lang w:eastAsia="en-CA"/>
              </w:rPr>
              <w:t>b. This validation only applies to the conts and service reported in each form.  Data already loaded in Ariel is to be considered.</w:t>
            </w:r>
          </w:p>
        </w:tc>
      </w:tr>
      <w:tr w:rsidR="00FE08DE" w:rsidRPr="0085712F" w14:paraId="635061F3"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59EDCD" w14:textId="77777777" w:rsidR="00FE08DE" w:rsidRDefault="00FE08DE"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404B069" w14:textId="77777777" w:rsidR="00FE08DE" w:rsidRPr="0085712F" w:rsidRDefault="00FE08DE" w:rsidP="0090403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4385DCC" w14:textId="77777777" w:rsidR="00F14920" w:rsidRDefault="00F14920" w:rsidP="00F14920">
            <w:pPr>
              <w:ind w:left="0"/>
              <w:rPr>
                <w:ins w:id="197" w:author="Tima Abboud" w:date="2021-05-05T14:15:00Z"/>
                <w:rFonts w:asciiTheme="minorHAnsi" w:hAnsiTheme="minorHAnsi"/>
                <w:sz w:val="22"/>
                <w:szCs w:val="22"/>
                <w:lang w:val="en-US" w:eastAsia="en-CA"/>
              </w:rPr>
            </w:pPr>
            <w:ins w:id="198" w:author="Tima Abboud" w:date="2021-05-05T14:15:00Z">
              <w:r>
                <w:rPr>
                  <w:rFonts w:asciiTheme="minorHAnsi" w:hAnsiTheme="minorHAnsi"/>
                  <w:sz w:val="22"/>
                  <w:szCs w:val="22"/>
                  <w:lang w:val="en-US" w:eastAsia="en-CA"/>
                </w:rPr>
                <w:t>TA 20210505:</w:t>
              </w:r>
            </w:ins>
          </w:p>
          <w:p w14:paraId="459A7345" w14:textId="4171E3EE" w:rsidR="00FE08DE" w:rsidRPr="00F14920" w:rsidRDefault="00F14920">
            <w:pPr>
              <w:pStyle w:val="ListParagraph"/>
              <w:numPr>
                <w:ilvl w:val="0"/>
                <w:numId w:val="32"/>
              </w:numPr>
              <w:spacing w:before="60" w:after="60" w:line="240" w:lineRule="auto"/>
              <w:rPr>
                <w:rFonts w:asciiTheme="minorHAnsi" w:hAnsiTheme="minorHAnsi"/>
                <w:sz w:val="22"/>
                <w:szCs w:val="22"/>
                <w:lang w:eastAsia="en-CA"/>
              </w:rPr>
              <w:pPrChange w:id="199" w:author="Tima Abboud" w:date="2021-05-05T14:15:00Z">
                <w:pPr>
                  <w:spacing w:before="60" w:after="60" w:line="240" w:lineRule="auto"/>
                  <w:ind w:left="0"/>
                </w:pPr>
              </w:pPrChange>
            </w:pPr>
            <w:ins w:id="200" w:author="Tima Abboud" w:date="2021-05-05T14:15:00Z">
              <w:r>
                <w:rPr>
                  <w:rFonts w:asciiTheme="minorHAnsi" w:hAnsiTheme="minorHAnsi"/>
                  <w:sz w:val="22"/>
                  <w:szCs w:val="22"/>
                  <w:lang w:eastAsia="en-CA"/>
                </w:rPr>
                <w:t>Updated Validation Rule and Validation Logic to account for amalgamation.</w:t>
              </w:r>
            </w:ins>
          </w:p>
          <w:p w14:paraId="74594C94" w14:textId="77777777" w:rsidR="00F14920" w:rsidRDefault="00F14920" w:rsidP="00904039">
            <w:pPr>
              <w:spacing w:before="60" w:after="60" w:line="240" w:lineRule="auto"/>
              <w:ind w:left="0"/>
              <w:rPr>
                <w:ins w:id="201" w:author="Tima Abboud" w:date="2021-05-05T14:15:00Z"/>
                <w:rFonts w:asciiTheme="minorHAnsi" w:hAnsiTheme="minorHAnsi"/>
                <w:sz w:val="22"/>
                <w:szCs w:val="22"/>
                <w:lang w:eastAsia="en-CA"/>
              </w:rPr>
            </w:pPr>
          </w:p>
          <w:p w14:paraId="42F064F1" w14:textId="7C0203D0" w:rsidR="00FE08DE" w:rsidRDefault="00FE08DE" w:rsidP="0090403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20180709:</w:t>
            </w:r>
          </w:p>
          <w:p w14:paraId="1B5D3F41" w14:textId="77777777" w:rsidR="00FE08DE" w:rsidRPr="005E14CB" w:rsidRDefault="00FE08DE" w:rsidP="00FE08DE">
            <w:pPr>
              <w:pStyle w:val="ListParagraph"/>
              <w:numPr>
                <w:ilvl w:val="0"/>
                <w:numId w:val="56"/>
              </w:numPr>
              <w:spacing w:before="100" w:beforeAutospacing="1" w:after="100" w:afterAutospacing="1" w:line="240" w:lineRule="auto"/>
              <w:rPr>
                <w:rFonts w:asciiTheme="minorHAnsi" w:hAnsiTheme="minorHAnsi"/>
                <w:sz w:val="22"/>
                <w:szCs w:val="22"/>
                <w:lang w:eastAsia="en-CA"/>
              </w:rPr>
            </w:pPr>
            <w:r w:rsidRPr="005E14CB">
              <w:rPr>
                <w:rFonts w:asciiTheme="minorHAnsi" w:hAnsiTheme="minorHAnsi"/>
                <w:sz w:val="22"/>
                <w:szCs w:val="22"/>
                <w:lang w:eastAsia="en-CA"/>
              </w:rPr>
              <w:t>Changes for R17</w:t>
            </w:r>
            <w:r>
              <w:rPr>
                <w:rFonts w:asciiTheme="minorHAnsi" w:hAnsiTheme="minorHAnsi"/>
                <w:sz w:val="22"/>
                <w:szCs w:val="22"/>
                <w:lang w:eastAsia="en-CA"/>
              </w:rPr>
              <w:t xml:space="preserve"> in Data import message and validation logic.</w:t>
            </w:r>
          </w:p>
        </w:tc>
      </w:tr>
    </w:tbl>
    <w:p w14:paraId="0759D9D1" w14:textId="77777777" w:rsidR="00FE08DE" w:rsidRDefault="00FE08DE" w:rsidP="00FE08DE">
      <w:pPr>
        <w:spacing w:before="0" w:after="0" w:line="240" w:lineRule="auto"/>
        <w:ind w:left="0"/>
        <w:rPr>
          <w:lang w:val="en-US"/>
        </w:rPr>
      </w:pPr>
    </w:p>
    <w:p w14:paraId="1D05EBDD" w14:textId="77777777" w:rsidR="00FE08DE" w:rsidRPr="006D100D" w:rsidRDefault="00FE08DE" w:rsidP="00FE08DE">
      <w:pPr>
        <w:rPr>
          <w:sz w:val="18"/>
          <w:szCs w:val="18"/>
        </w:rPr>
      </w:pPr>
    </w:p>
    <w:p w14:paraId="117D09B2" w14:textId="77777777" w:rsidR="00DB0E6E" w:rsidRDefault="00DB0E6E">
      <w:pPr>
        <w:spacing w:before="0" w:after="0" w:line="240" w:lineRule="auto"/>
        <w:ind w:left="0"/>
        <w:rPr>
          <w:lang w:val="en-US"/>
        </w:rPr>
      </w:pPr>
      <w:r>
        <w:rPr>
          <w:lang w:val="en-US"/>
        </w:rPr>
        <w:br w:type="page"/>
      </w:r>
    </w:p>
    <w:p w14:paraId="181C53DA" w14:textId="77777777" w:rsidR="00DB0E6E" w:rsidRPr="00FC5F08" w:rsidRDefault="00DB0E6E" w:rsidP="00DB0E6E">
      <w:pPr>
        <w:pStyle w:val="Heading3"/>
      </w:pPr>
      <w:r w:rsidRPr="006B06A8">
        <w:t xml:space="preserve">Validation – </w:t>
      </w:r>
      <w:r w:rsidRPr="00045CB5">
        <w:t>High</w:t>
      </w:r>
      <w:r>
        <w:t xml:space="preserve"> </w:t>
      </w:r>
      <w:r w:rsidRPr="00045CB5">
        <w:t>Contr</w:t>
      </w:r>
      <w:r>
        <w:t xml:space="preserve"> </w:t>
      </w:r>
      <w:r w:rsidRPr="00045CB5">
        <w:t>Exist</w:t>
      </w:r>
      <w:r>
        <w:t xml:space="preserve"> </w:t>
      </w:r>
      <w:r w:rsidRPr="00045CB5">
        <w:t>Low</w:t>
      </w:r>
      <w:r>
        <w:t xml:space="preserve"> </w:t>
      </w:r>
      <w:r w:rsidRPr="00045CB5">
        <w:t>Less</w:t>
      </w:r>
    </w:p>
    <w:p w14:paraId="11C99BDA" w14:textId="77777777" w:rsidR="00DB0E6E" w:rsidRPr="006B06A8" w:rsidRDefault="00DB0E6E" w:rsidP="00DB0E6E">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DB0E6E" w14:paraId="2C8BF40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6CC2DF"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D7CEC8F" w14:textId="77777777" w:rsidR="00DB0E6E" w:rsidRPr="000862E2" w:rsidRDefault="00DB0E6E" w:rsidP="009E5AA0">
            <w:pPr>
              <w:pStyle w:val="Heading1"/>
            </w:pPr>
            <w:bookmarkStart w:id="202" w:name="_Toc43372853"/>
            <w:r>
              <w:rPr>
                <w:rFonts w:cs="Calibri"/>
              </w:rPr>
              <w:t>B38_</w:t>
            </w:r>
            <w:r w:rsidRPr="004632C8">
              <w:rPr>
                <w:rFonts w:cs="Calibri"/>
              </w:rPr>
              <w:t>Message</w:t>
            </w:r>
            <w:bookmarkEnd w:id="202"/>
          </w:p>
        </w:tc>
      </w:tr>
      <w:tr w:rsidR="00DB0E6E" w14:paraId="7AC353F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1E8937"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E82CB6F" w14:textId="77777777" w:rsidR="00DB0E6E" w:rsidRPr="000862E2" w:rsidRDefault="00DB0E6E"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480</w:t>
            </w:r>
          </w:p>
        </w:tc>
      </w:tr>
      <w:tr w:rsidR="00DB0E6E" w14:paraId="1E0F9A3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2790146"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732AC79" w14:textId="77777777" w:rsidR="00DB0E6E" w:rsidRDefault="00DB0E6E"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DB0E6E" w14:paraId="3909BFA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79B036B"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0DF13DC" w14:textId="77777777" w:rsidR="00DB0E6E" w:rsidRPr="00B464B9" w:rsidRDefault="00DB0E6E"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196B5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DB0E6E" w14:paraId="16226BF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0A56B0"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5AC82CB" w14:textId="77777777" w:rsidR="00DB0E6E" w:rsidRPr="009675FB" w:rsidRDefault="00DB0E6E" w:rsidP="009E5AA0">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 xml:space="preserve">Contributory Leaves (Remittance), </w:t>
            </w:r>
            <w:r w:rsidRPr="00484CEA">
              <w:rPr>
                <w:rFonts w:asciiTheme="minorHAnsi" w:hAnsiTheme="minorHAnsi" w:cs="Calibri"/>
                <w:color w:val="auto"/>
                <w:sz w:val="22"/>
                <w:szCs w:val="22"/>
              </w:rPr>
              <w:t>Core Data</w:t>
            </w:r>
            <w:r>
              <w:rPr>
                <w:rFonts w:asciiTheme="minorHAnsi" w:eastAsia="Times New Roman" w:hAnsiTheme="minorHAnsi" w:cs="Calibri"/>
                <w:color w:val="auto"/>
                <w:sz w:val="22"/>
                <w:szCs w:val="22"/>
                <w:lang w:eastAsia="en-CA"/>
              </w:rPr>
              <w:t xml:space="preserve">, Final Data, </w:t>
            </w:r>
            <w:r w:rsidRPr="0017254B">
              <w:rPr>
                <w:rFonts w:asciiTheme="minorHAnsi" w:eastAsia="Verdana" w:hAnsiTheme="minorHAnsi" w:cs="Verdana"/>
                <w:sz w:val="22"/>
                <w:szCs w:val="22"/>
                <w:lang w:val="en-US"/>
              </w:rPr>
              <w:t>Previous Year Adjustments (Remittance)</w:t>
            </w:r>
          </w:p>
        </w:tc>
      </w:tr>
      <w:tr w:rsidR="00DB0E6E" w14:paraId="090ED46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94510C"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1F6184A" w14:textId="77777777" w:rsidR="00DB0E6E" w:rsidRDefault="00DB0E6E" w:rsidP="009E5AA0">
            <w:pPr>
              <w:spacing w:before="60" w:after="60" w:line="240" w:lineRule="auto"/>
              <w:ind w:left="0"/>
              <w:rPr>
                <w:rFonts w:asciiTheme="minorHAnsi" w:hAnsiTheme="minorHAnsi"/>
                <w:sz w:val="22"/>
                <w:szCs w:val="22"/>
                <w:lang w:eastAsia="en-CA"/>
              </w:rPr>
            </w:pPr>
            <w:r w:rsidRPr="0023449A">
              <w:rPr>
                <w:rFonts w:asciiTheme="minorHAnsi" w:hAnsiTheme="minorHAnsi"/>
                <w:sz w:val="22"/>
                <w:szCs w:val="22"/>
                <w:lang w:eastAsia="en-CA"/>
              </w:rPr>
              <w:t>Warning</w:t>
            </w:r>
          </w:p>
        </w:tc>
      </w:tr>
      <w:tr w:rsidR="00DB0E6E" w14:paraId="1319893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8F767A2"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64F8120" w14:textId="77777777" w:rsidR="00DB0E6E" w:rsidRPr="00B464B9" w:rsidRDefault="00DB0E6E" w:rsidP="009E5AA0">
            <w:pPr>
              <w:spacing w:before="60" w:after="60" w:line="240" w:lineRule="auto"/>
              <w:ind w:left="0"/>
              <w:rPr>
                <w:rFonts w:asciiTheme="minorHAnsi" w:eastAsia="Times New Roman" w:hAnsiTheme="minorHAnsi" w:cs="Calibri"/>
                <w:color w:val="auto"/>
                <w:sz w:val="22"/>
                <w:szCs w:val="22"/>
                <w:lang w:eastAsia="en-CA"/>
              </w:rPr>
            </w:pPr>
            <w:r w:rsidRPr="00DD0CF2">
              <w:rPr>
                <w:rFonts w:asciiTheme="minorHAnsi" w:eastAsia="Times New Roman" w:hAnsiTheme="minorHAnsi" w:cs="Calibri"/>
                <w:color w:val="auto"/>
                <w:sz w:val="22"/>
                <w:szCs w:val="22"/>
                <w:lang w:eastAsia="en-CA"/>
              </w:rPr>
              <w:t>Public</w:t>
            </w:r>
          </w:p>
        </w:tc>
      </w:tr>
      <w:tr w:rsidR="00DB0E6E" w:rsidRPr="00A61AB1" w14:paraId="02916A1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5B19543"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8B81178"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B9DD0D2" w14:textId="77777777" w:rsidR="00DB0E6E" w:rsidRDefault="00DB0E6E" w:rsidP="009E5AA0">
            <w:pPr>
              <w:ind w:left="0"/>
              <w:rPr>
                <w:ins w:id="203" w:author="Tima Abboud" w:date="2021-05-05T14:18:00Z"/>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sidRPr="00556D3E">
              <w:rPr>
                <w:rFonts w:asciiTheme="minorHAnsi" w:hAnsiTheme="minorHAnsi"/>
                <w:sz w:val="22"/>
                <w:szCs w:val="22"/>
                <w:lang w:eastAsia="en-CA"/>
              </w:rPr>
              <w:t>If high contributions have been reported the low contributions should NOT be less than the calculated low contributions based on the weeks being reported.</w:t>
            </w:r>
          </w:p>
          <w:p w14:paraId="6882F22C" w14:textId="1047E6CB" w:rsidR="00B64684" w:rsidRPr="00C301FC" w:rsidRDefault="00B64684" w:rsidP="009E5AA0">
            <w:pPr>
              <w:ind w:left="0"/>
              <w:rPr>
                <w:rFonts w:asciiTheme="minorHAnsi" w:hAnsiTheme="minorHAnsi"/>
                <w:sz w:val="22"/>
                <w:szCs w:val="22"/>
                <w:lang w:val="en-US" w:eastAsia="en-CA"/>
              </w:rPr>
            </w:pPr>
            <w:ins w:id="204" w:author="Tima Abboud" w:date="2021-05-05T14:18:00Z">
              <w:r w:rsidRPr="00561D15">
                <w:rPr>
                  <w:rFonts w:asciiTheme="minorHAnsi" w:hAnsiTheme="minorHAnsi"/>
                  <w:color w:val="auto"/>
                  <w:sz w:val="22"/>
                  <w:szCs w:val="22"/>
                  <w:lang w:eastAsia="en-CA"/>
                  <w:rPrChange w:id="205" w:author="Nikhil Shenoy" w:date="2021-05-11T15:51:00Z">
                    <w:rPr>
                      <w:rFonts w:asciiTheme="minorHAnsi" w:hAnsiTheme="minorHAnsi"/>
                      <w:color w:val="FF0000"/>
                      <w:sz w:val="22"/>
                      <w:szCs w:val="22"/>
                      <w:lang w:eastAsia="en-CA"/>
                    </w:rPr>
                  </w:rPrChange>
                </w:rPr>
                <w:t xml:space="preserve">Note: In case of amalgamation, the validation will consider all employments as the same one and look for the transactions that exist under the first employer FROM. </w:t>
              </w:r>
              <w:r w:rsidRPr="00380AC0">
                <w:rPr>
                  <w:rFonts w:asciiTheme="minorHAnsi" w:hAnsiTheme="minorHAnsi"/>
                  <w:color w:val="FF0000"/>
                  <w:sz w:val="22"/>
                  <w:szCs w:val="22"/>
                  <w:lang w:eastAsia="en-CA"/>
                </w:rPr>
                <w:t xml:space="preserve">  </w:t>
              </w:r>
            </w:ins>
          </w:p>
        </w:tc>
      </w:tr>
      <w:tr w:rsidR="00DB0E6E" w:rsidRPr="009151F9" w14:paraId="4837708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F9EA6C1"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47003C6" w14:textId="77777777" w:rsidR="00DB0E6E" w:rsidRDefault="00DB0E6E"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784D7C3F" w14:textId="77777777" w:rsidR="00DB0E6E" w:rsidRDefault="00DB0E6E" w:rsidP="009E5AA0">
            <w:pPr>
              <w:ind w:left="742"/>
              <w:rPr>
                <w:rFonts w:asciiTheme="minorHAnsi" w:hAnsiTheme="minorHAnsi"/>
                <w:sz w:val="22"/>
                <w:szCs w:val="22"/>
                <w:lang w:eastAsia="en-CA"/>
              </w:rPr>
            </w:pPr>
            <w:r>
              <w:rPr>
                <w:rFonts w:asciiTheme="minorHAnsi" w:hAnsiTheme="minorHAnsi"/>
                <w:sz w:val="22"/>
                <w:szCs w:val="22"/>
                <w:lang w:eastAsia="en-CA"/>
              </w:rPr>
              <w:t>High Contributions &gt; 0</w:t>
            </w:r>
          </w:p>
          <w:p w14:paraId="4FA47B5D" w14:textId="77777777" w:rsidR="00DB0E6E" w:rsidRDefault="00DB0E6E" w:rsidP="009E5AA0">
            <w:pPr>
              <w:ind w:left="742"/>
              <w:rPr>
                <w:rFonts w:asciiTheme="minorHAnsi" w:hAnsiTheme="minorHAnsi"/>
                <w:sz w:val="22"/>
                <w:szCs w:val="22"/>
                <w:lang w:eastAsia="en-CA"/>
              </w:rPr>
            </w:pPr>
            <w:r>
              <w:rPr>
                <w:rFonts w:asciiTheme="minorHAnsi" w:hAnsiTheme="minorHAnsi"/>
                <w:sz w:val="22"/>
                <w:szCs w:val="22"/>
                <w:lang w:eastAsia="en-CA"/>
              </w:rPr>
              <w:t>A</w:t>
            </w:r>
            <w:r w:rsidRPr="00792F75">
              <w:rPr>
                <w:rFonts w:asciiTheme="minorHAnsi" w:hAnsiTheme="minorHAnsi"/>
                <w:sz w:val="22"/>
                <w:szCs w:val="22"/>
                <w:lang w:eastAsia="en-CA"/>
              </w:rPr>
              <w:t>nd</w:t>
            </w:r>
          </w:p>
          <w:p w14:paraId="741D9000" w14:textId="77777777" w:rsidR="00DB0E6E" w:rsidRDefault="00DB0E6E" w:rsidP="009E5AA0">
            <w:pPr>
              <w:ind w:left="742"/>
              <w:rPr>
                <w:rFonts w:asciiTheme="minorHAnsi" w:hAnsiTheme="minorHAnsi"/>
                <w:sz w:val="22"/>
                <w:szCs w:val="22"/>
                <w:lang w:eastAsia="en-CA"/>
              </w:rPr>
            </w:pPr>
            <w:r w:rsidRPr="00792F75">
              <w:rPr>
                <w:rFonts w:asciiTheme="minorHAnsi" w:hAnsiTheme="minorHAnsi"/>
                <w:sz w:val="22"/>
                <w:szCs w:val="22"/>
                <w:lang w:eastAsia="en-CA"/>
              </w:rPr>
              <w:t xml:space="preserve">Reported Low Contributions &lt; Calculated Low Contributions including tolerance.  </w:t>
            </w:r>
          </w:p>
          <w:p w14:paraId="558BB38E" w14:textId="77777777" w:rsidR="00B64684" w:rsidRDefault="00B64684" w:rsidP="009E5AA0">
            <w:pPr>
              <w:ind w:left="0"/>
              <w:rPr>
                <w:ins w:id="206" w:author="Tima Abboud" w:date="2021-05-05T14:19:00Z"/>
                <w:rFonts w:asciiTheme="minorHAnsi" w:hAnsiTheme="minorHAnsi"/>
                <w:sz w:val="22"/>
                <w:szCs w:val="22"/>
                <w:lang w:eastAsia="en-CA"/>
              </w:rPr>
            </w:pPr>
          </w:p>
          <w:p w14:paraId="2D2A3B73" w14:textId="13241B50" w:rsidR="00DB0E6E" w:rsidRPr="0078068E" w:rsidRDefault="00B64684" w:rsidP="009E5AA0">
            <w:pPr>
              <w:ind w:left="0"/>
              <w:rPr>
                <w:rFonts w:asciiTheme="minorHAnsi" w:hAnsiTheme="minorHAnsi"/>
                <w:sz w:val="22"/>
                <w:szCs w:val="22"/>
                <w:lang w:eastAsia="en-CA"/>
              </w:rPr>
            </w:pPr>
            <w:ins w:id="207" w:author="Tima Abboud" w:date="2021-05-05T14:19:00Z">
              <w:r w:rsidRPr="00561D15">
                <w:rPr>
                  <w:rFonts w:asciiTheme="minorHAnsi" w:hAnsiTheme="minorHAnsi"/>
                  <w:color w:val="auto"/>
                  <w:sz w:val="22"/>
                  <w:szCs w:val="22"/>
                  <w:lang w:eastAsia="en-CA"/>
                  <w:rPrChange w:id="208" w:author="Nikhil Shenoy" w:date="2021-05-11T15:52:00Z">
                    <w:rPr>
                      <w:rFonts w:asciiTheme="minorHAnsi" w:hAnsiTheme="minorHAnsi"/>
                      <w:sz w:val="22"/>
                      <w:szCs w:val="22"/>
                      <w:lang w:eastAsia="en-CA"/>
                    </w:rPr>
                  </w:rPrChange>
                </w:rPr>
                <w:t xml:space="preserve">For PYA only: </w:t>
              </w:r>
              <w:r w:rsidRPr="00561D15">
                <w:rPr>
                  <w:rFonts w:asciiTheme="minorHAnsi" w:hAnsiTheme="minorHAnsi"/>
                  <w:color w:val="auto"/>
                  <w:sz w:val="22"/>
                  <w:szCs w:val="22"/>
                </w:rPr>
                <w:t xml:space="preserve">In </w:t>
              </w:r>
              <w:r w:rsidRPr="00561D15">
                <w:rPr>
                  <w:rFonts w:asciiTheme="minorHAnsi" w:hAnsiTheme="minorHAnsi"/>
                  <w:color w:val="auto"/>
                  <w:sz w:val="22"/>
                  <w:szCs w:val="22"/>
                  <w:rPrChange w:id="209" w:author="Nikhil Shenoy" w:date="2021-05-11T15:52:00Z">
                    <w:rPr>
                      <w:rFonts w:asciiTheme="minorHAnsi" w:hAnsiTheme="minorHAnsi"/>
                      <w:sz w:val="22"/>
                      <w:szCs w:val="22"/>
                    </w:rPr>
                  </w:rPrChange>
                </w:rPr>
                <w:t>the case of amalgamation, the validation will account for any data reported since the PermanencyDate of the AFE employer (AmalgamatedFromEmployment.PermanencyDate).</w:t>
              </w:r>
            </w:ins>
          </w:p>
        </w:tc>
      </w:tr>
      <w:tr w:rsidR="00DB0E6E" w:rsidRPr="00A61AB1" w14:paraId="61344C5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E515BC"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C7F783C" w14:textId="77777777" w:rsidR="00DB0E6E" w:rsidRPr="00A762CE" w:rsidRDefault="00DB0E6E" w:rsidP="009E5AA0">
            <w:pPr>
              <w:pStyle w:val="NormalWeb"/>
              <w:spacing w:line="276" w:lineRule="auto"/>
              <w:rPr>
                <w:rFonts w:asciiTheme="minorHAnsi" w:hAnsiTheme="minorHAnsi"/>
                <w:color w:val="000000"/>
                <w:sz w:val="22"/>
                <w:szCs w:val="22"/>
                <w:lang w:val="en-CA"/>
              </w:rPr>
            </w:pPr>
            <w:r w:rsidRPr="0023449A">
              <w:rPr>
                <w:rFonts w:asciiTheme="minorHAnsi" w:hAnsiTheme="minorHAnsi"/>
                <w:color w:val="000000"/>
                <w:sz w:val="22"/>
                <w:szCs w:val="22"/>
                <w:lang w:val="en-CA"/>
              </w:rPr>
              <w:t>-1  week of contributions</w:t>
            </w:r>
          </w:p>
        </w:tc>
      </w:tr>
      <w:tr w:rsidR="00DB0E6E" w:rsidRPr="00A61AB1" w14:paraId="495C324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E61AECD"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47BB859" w14:textId="77777777" w:rsidR="00DB0E6E" w:rsidRPr="001D1230" w:rsidRDefault="00DB0E6E" w:rsidP="009E5AA0">
            <w:pPr>
              <w:spacing w:before="60" w:after="60"/>
              <w:ind w:left="0"/>
            </w:pPr>
            <w:r w:rsidRPr="003C4ABF">
              <w:rPr>
                <w:rFonts w:asciiTheme="minorHAnsi" w:hAnsiTheme="minorHAnsi"/>
                <w:sz w:val="22"/>
                <w:szCs w:val="22"/>
                <w:lang w:eastAsia="en-CA"/>
              </w:rPr>
              <w:t>Low Contributions for reporting year {</w:t>
            </w:r>
            <w:r>
              <w:rPr>
                <w:rFonts w:asciiTheme="minorHAnsi" w:hAnsiTheme="minorHAnsi"/>
                <w:sz w:val="22"/>
                <w:szCs w:val="22"/>
                <w:lang w:eastAsia="en-CA"/>
              </w:rPr>
              <w:t>1</w:t>
            </w:r>
            <w:r w:rsidRPr="003C4ABF">
              <w:rPr>
                <w:rFonts w:asciiTheme="minorHAnsi" w:hAnsiTheme="minorHAnsi"/>
                <w:sz w:val="22"/>
                <w:szCs w:val="22"/>
                <w:lang w:eastAsia="en-CA"/>
              </w:rPr>
              <w:t>} cannot be less than {</w:t>
            </w:r>
            <w:r>
              <w:rPr>
                <w:rFonts w:asciiTheme="minorHAnsi" w:hAnsiTheme="minorHAnsi"/>
                <w:sz w:val="22"/>
                <w:szCs w:val="22"/>
                <w:lang w:eastAsia="en-CA"/>
              </w:rPr>
              <w:t>2</w:t>
            </w:r>
            <w:r w:rsidRPr="003C4ABF">
              <w:rPr>
                <w:rFonts w:asciiTheme="minorHAnsi" w:hAnsiTheme="minorHAnsi"/>
                <w:sz w:val="22"/>
                <w:szCs w:val="22"/>
                <w:lang w:eastAsia="en-CA"/>
              </w:rPr>
              <w:t>} based on the weeks reported. To continue, update the entry or select an override reason.</w:t>
            </w:r>
          </w:p>
        </w:tc>
      </w:tr>
      <w:tr w:rsidR="00DB0E6E" w:rsidRPr="00A61AB1" w14:paraId="0E9A6E6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101C90C"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C8AC9D7"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36E404F" w14:textId="77777777" w:rsidR="00DB0E6E" w:rsidRPr="003C4ABF" w:rsidRDefault="00DB0E6E" w:rsidP="009E5AA0">
            <w:pPr>
              <w:spacing w:before="60" w:after="60"/>
              <w:ind w:left="0"/>
              <w:rPr>
                <w:rFonts w:asciiTheme="minorHAnsi" w:hAnsiTheme="minorHAnsi"/>
                <w:sz w:val="22"/>
                <w:szCs w:val="22"/>
                <w:lang w:eastAsia="en-CA"/>
              </w:rPr>
            </w:pPr>
            <w:r w:rsidRPr="003C4ABF">
              <w:rPr>
                <w:rFonts w:asciiTheme="minorHAnsi" w:hAnsiTheme="minorHAnsi"/>
                <w:sz w:val="22"/>
                <w:szCs w:val="22"/>
                <w:lang w:eastAsia="en-CA"/>
              </w:rPr>
              <w:t>Low Contributions cannot be less than weeks reported. To continue, update the entry or select an override reason.</w:t>
            </w:r>
          </w:p>
          <w:p w14:paraId="57A5CC46" w14:textId="77777777" w:rsidR="00DB0E6E" w:rsidRPr="002C34DD" w:rsidRDefault="00DB0E6E" w:rsidP="009E5AA0">
            <w:pPr>
              <w:spacing w:before="60" w:after="60"/>
              <w:ind w:left="0"/>
            </w:pPr>
            <w:r>
              <w:t xml:space="preserve">  </w:t>
            </w:r>
          </w:p>
        </w:tc>
      </w:tr>
      <w:tr w:rsidR="00DB0E6E" w:rsidRPr="0085712F" w14:paraId="4AEE5AF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58A1825" w14:textId="77777777" w:rsidR="00DB0E6E" w:rsidRPr="0085712F" w:rsidRDefault="00DB0E6E"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DCD1C28" w14:textId="77777777" w:rsidR="00DB0E6E" w:rsidRDefault="00DB0E6E" w:rsidP="009E5AA0">
            <w:pPr>
              <w:ind w:left="0"/>
              <w:rPr>
                <w:rFonts w:asciiTheme="minorHAnsi" w:hAnsiTheme="minorHAnsi" w:cs="Calibri"/>
                <w:color w:val="auto"/>
                <w:sz w:val="22"/>
                <w:szCs w:val="22"/>
              </w:rPr>
            </w:pPr>
            <w:r>
              <w:rPr>
                <w:rFonts w:asciiTheme="minorHAnsi" w:hAnsiTheme="minorHAnsi" w:cs="Calibri"/>
                <w:color w:val="auto"/>
                <w:sz w:val="22"/>
                <w:szCs w:val="22"/>
              </w:rPr>
              <w:t xml:space="preserve">1: </w:t>
            </w:r>
            <w:r>
              <w:rPr>
                <w:rFonts w:asciiTheme="minorHAnsi" w:hAnsiTheme="minorHAnsi"/>
                <w:sz w:val="22"/>
                <w:szCs w:val="22"/>
                <w:lang w:eastAsia="en-CA"/>
              </w:rPr>
              <w:t>R</w:t>
            </w:r>
            <w:r w:rsidRPr="003C4ABF">
              <w:rPr>
                <w:rFonts w:asciiTheme="minorHAnsi" w:hAnsiTheme="minorHAnsi"/>
                <w:sz w:val="22"/>
                <w:szCs w:val="22"/>
                <w:lang w:eastAsia="en-CA"/>
              </w:rPr>
              <w:t>eporting year</w:t>
            </w:r>
          </w:p>
          <w:p w14:paraId="30BE06C5" w14:textId="77777777" w:rsidR="00DB0E6E" w:rsidRDefault="00DB0E6E" w:rsidP="009E5AA0">
            <w:pPr>
              <w:ind w:left="0"/>
              <w:rPr>
                <w:rFonts w:asciiTheme="minorHAnsi" w:hAnsiTheme="minorHAnsi" w:cs="Calibri"/>
                <w:color w:val="auto"/>
                <w:sz w:val="22"/>
                <w:szCs w:val="22"/>
              </w:rPr>
            </w:pPr>
            <w:r>
              <w:rPr>
                <w:rFonts w:asciiTheme="minorHAnsi" w:hAnsiTheme="minorHAnsi" w:cs="Calibri"/>
                <w:color w:val="auto"/>
                <w:sz w:val="22"/>
                <w:szCs w:val="22"/>
              </w:rPr>
              <w:t xml:space="preserve">2: </w:t>
            </w:r>
            <w:r w:rsidRPr="003C4ABF">
              <w:rPr>
                <w:rFonts w:asciiTheme="minorHAnsi" w:hAnsiTheme="minorHAnsi"/>
                <w:sz w:val="22"/>
                <w:szCs w:val="22"/>
                <w:lang w:eastAsia="en-CA"/>
              </w:rPr>
              <w:t>Calculated Low+Tolerance</w:t>
            </w:r>
          </w:p>
          <w:p w14:paraId="05167E0D" w14:textId="77777777" w:rsidR="00DB0E6E" w:rsidRPr="009C43D2" w:rsidRDefault="00DB0E6E" w:rsidP="009E5AA0">
            <w:pPr>
              <w:ind w:left="0"/>
              <w:rPr>
                <w:rFonts w:asciiTheme="minorHAnsi" w:hAnsiTheme="minorHAnsi" w:cs="Calibri"/>
                <w:color w:val="auto"/>
                <w:sz w:val="22"/>
                <w:szCs w:val="22"/>
              </w:rPr>
            </w:pPr>
          </w:p>
        </w:tc>
      </w:tr>
      <w:tr w:rsidR="00DB0E6E" w:rsidRPr="0085712F" w14:paraId="2DE1AA7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248FF2" w14:textId="77777777" w:rsidR="00DB0E6E" w:rsidRPr="0085712F" w:rsidRDefault="00DB0E6E"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6B30510" w14:textId="77777777" w:rsidR="00DB0E6E" w:rsidRPr="003C4ABF" w:rsidRDefault="00DB0E6E" w:rsidP="009E5AA0">
            <w:pPr>
              <w:spacing w:before="60" w:after="60" w:line="240" w:lineRule="auto"/>
              <w:ind w:left="0"/>
              <w:rPr>
                <w:rFonts w:asciiTheme="minorHAnsi" w:hAnsiTheme="minorHAnsi"/>
                <w:sz w:val="22"/>
                <w:szCs w:val="22"/>
                <w:lang w:eastAsia="en-CA"/>
              </w:rPr>
            </w:pPr>
            <w:r w:rsidRPr="003C4ABF">
              <w:rPr>
                <w:rFonts w:asciiTheme="minorHAnsi" w:hAnsiTheme="minorHAnsi"/>
                <w:sz w:val="22"/>
                <w:szCs w:val="22"/>
                <w:lang w:eastAsia="en-CA"/>
              </w:rPr>
              <w:t>1. Member’s annualized earnings moved from less than to more than the YMPE.</w:t>
            </w:r>
          </w:p>
          <w:p w14:paraId="2CD621F6" w14:textId="77777777" w:rsidR="00DB0E6E" w:rsidRPr="006100CE" w:rsidRDefault="00DB0E6E" w:rsidP="009E5AA0">
            <w:pPr>
              <w:spacing w:before="60" w:after="60" w:line="240" w:lineRule="auto"/>
              <w:ind w:left="0"/>
              <w:rPr>
                <w:rFonts w:asciiTheme="minorHAnsi" w:hAnsiTheme="minorHAnsi"/>
                <w:sz w:val="22"/>
                <w:szCs w:val="22"/>
                <w:lang w:eastAsia="en-CA"/>
              </w:rPr>
            </w:pPr>
            <w:r w:rsidRPr="003C4ABF">
              <w:rPr>
                <w:rFonts w:asciiTheme="minorHAnsi" w:hAnsiTheme="minorHAnsi"/>
                <w:sz w:val="22"/>
                <w:szCs w:val="22"/>
                <w:lang w:eastAsia="en-CA"/>
              </w:rPr>
              <w:t>2. Member held more than one position with one rate of pay below the YMPE and one rate above the YMPE.</w:t>
            </w:r>
          </w:p>
        </w:tc>
      </w:tr>
      <w:tr w:rsidR="00DB0E6E" w:rsidRPr="0085712F" w14:paraId="208C632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55577BD"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ADF65B3" w14:textId="77777777" w:rsidR="00DB0E6E" w:rsidRPr="003C4ABF" w:rsidRDefault="00DB0E6E" w:rsidP="009E5AA0">
            <w:pPr>
              <w:spacing w:before="60" w:after="60" w:line="240" w:lineRule="auto"/>
              <w:ind w:left="0"/>
              <w:rPr>
                <w:rFonts w:asciiTheme="minorHAnsi" w:hAnsiTheme="minorHAnsi"/>
                <w:sz w:val="22"/>
                <w:szCs w:val="22"/>
                <w:lang w:eastAsia="en-CA"/>
              </w:rPr>
            </w:pPr>
            <w:r w:rsidRPr="003C4ABF">
              <w:rPr>
                <w:rFonts w:asciiTheme="minorHAnsi" w:hAnsiTheme="minorHAnsi"/>
                <w:sz w:val="22"/>
                <w:szCs w:val="22"/>
                <w:lang w:eastAsia="en-CA"/>
              </w:rPr>
              <w:t>a. Default Tolerance = (+/-) 1 week</w:t>
            </w:r>
          </w:p>
          <w:p w14:paraId="674D6E46" w14:textId="77777777" w:rsidR="00DB0E6E" w:rsidRPr="006100CE" w:rsidRDefault="00DB0E6E" w:rsidP="009E5AA0">
            <w:pPr>
              <w:spacing w:before="60" w:after="60" w:line="240" w:lineRule="auto"/>
              <w:ind w:left="0"/>
              <w:rPr>
                <w:rFonts w:asciiTheme="minorHAnsi" w:hAnsiTheme="minorHAnsi"/>
                <w:sz w:val="22"/>
                <w:szCs w:val="22"/>
                <w:lang w:eastAsia="en-CA"/>
              </w:rPr>
            </w:pPr>
            <w:r w:rsidRPr="003C4ABF">
              <w:rPr>
                <w:rFonts w:asciiTheme="minorHAnsi" w:hAnsiTheme="minorHAnsi"/>
                <w:sz w:val="22"/>
                <w:szCs w:val="22"/>
                <w:lang w:eastAsia="en-CA"/>
              </w:rPr>
              <w:t>i. value should be a configurable parameter</w:t>
            </w:r>
          </w:p>
        </w:tc>
      </w:tr>
      <w:tr w:rsidR="00DB0E6E" w:rsidRPr="0085712F" w14:paraId="26887A9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C47BFA" w14:textId="77777777" w:rsidR="00DB0E6E" w:rsidRDefault="00DB0E6E"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0D4F120" w14:textId="77777777" w:rsidR="00DB0E6E" w:rsidRPr="0085712F" w:rsidRDefault="00DB0E6E"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C2B94B8" w14:textId="2792B612" w:rsidR="004F1E2B" w:rsidRDefault="004F1E2B" w:rsidP="004F1E2B">
            <w:pPr>
              <w:ind w:left="0"/>
              <w:rPr>
                <w:ins w:id="210" w:author="Tima Abboud" w:date="2021-05-05T14:21:00Z"/>
                <w:rFonts w:asciiTheme="minorHAnsi" w:hAnsiTheme="minorHAnsi"/>
                <w:sz w:val="22"/>
                <w:szCs w:val="22"/>
                <w:lang w:val="en-US" w:eastAsia="en-CA"/>
              </w:rPr>
            </w:pPr>
            <w:ins w:id="211" w:author="Tima Abboud" w:date="2021-05-05T14:21:00Z">
              <w:r>
                <w:rPr>
                  <w:rFonts w:asciiTheme="minorHAnsi" w:hAnsiTheme="minorHAnsi"/>
                  <w:sz w:val="22"/>
                  <w:szCs w:val="22"/>
                  <w:lang w:val="en-US" w:eastAsia="en-CA"/>
                </w:rPr>
                <w:t xml:space="preserve">         TA 20210505:</w:t>
              </w:r>
            </w:ins>
          </w:p>
          <w:p w14:paraId="5EF53F4B" w14:textId="77777777" w:rsidR="004F1E2B" w:rsidRPr="00380AC0" w:rsidRDefault="004F1E2B" w:rsidP="004F1E2B">
            <w:pPr>
              <w:pStyle w:val="ListParagraph"/>
              <w:numPr>
                <w:ilvl w:val="0"/>
                <w:numId w:val="32"/>
              </w:numPr>
              <w:spacing w:before="60" w:after="60" w:line="240" w:lineRule="auto"/>
              <w:rPr>
                <w:ins w:id="212" w:author="Tima Abboud" w:date="2021-05-05T14:21:00Z"/>
                <w:rFonts w:asciiTheme="minorHAnsi" w:hAnsiTheme="minorHAnsi"/>
                <w:sz w:val="22"/>
                <w:szCs w:val="22"/>
                <w:lang w:eastAsia="en-CA"/>
              </w:rPr>
            </w:pPr>
            <w:ins w:id="213" w:author="Tima Abboud" w:date="2021-05-05T14:21:00Z">
              <w:r>
                <w:rPr>
                  <w:rFonts w:asciiTheme="minorHAnsi" w:hAnsiTheme="minorHAnsi"/>
                  <w:sz w:val="22"/>
                  <w:szCs w:val="22"/>
                  <w:lang w:eastAsia="en-CA"/>
                </w:rPr>
                <w:t>Updated Validation Rule and Validation Logic to account for amalgamation.</w:t>
              </w:r>
            </w:ins>
          </w:p>
          <w:p w14:paraId="4909E54C" w14:textId="77777777" w:rsidR="004F1E2B" w:rsidRDefault="004F1E2B">
            <w:pPr>
              <w:spacing w:before="60" w:after="60"/>
              <w:ind w:left="0"/>
              <w:rPr>
                <w:ins w:id="214" w:author="Tima Abboud" w:date="2021-05-05T14:21:00Z"/>
                <w:lang w:eastAsia="en-CA"/>
              </w:rPr>
              <w:pPrChange w:id="215" w:author="Tima Abboud" w:date="2021-05-05T14:21:00Z">
                <w:pPr>
                  <w:spacing w:before="60" w:after="60"/>
                </w:pPr>
              </w:pPrChange>
            </w:pPr>
          </w:p>
          <w:p w14:paraId="3319D38E" w14:textId="37581427" w:rsidR="00DB0E6E" w:rsidRDefault="00DB0E6E" w:rsidP="00DB0E6E">
            <w:pPr>
              <w:spacing w:before="60" w:after="60"/>
              <w:rPr>
                <w:lang w:eastAsia="en-CA"/>
              </w:rPr>
            </w:pPr>
            <w:r>
              <w:rPr>
                <w:lang w:eastAsia="en-CA"/>
              </w:rPr>
              <w:t>MR 20180720:</w:t>
            </w:r>
          </w:p>
          <w:p w14:paraId="00D5B53F" w14:textId="77777777" w:rsidR="00DB0E6E" w:rsidRDefault="00DB0E6E" w:rsidP="00DB0E6E">
            <w:pPr>
              <w:pStyle w:val="ListParagraph"/>
              <w:numPr>
                <w:ilvl w:val="0"/>
                <w:numId w:val="92"/>
              </w:numPr>
              <w:spacing w:before="60" w:after="60" w:line="240" w:lineRule="auto"/>
              <w:rPr>
                <w:lang w:eastAsia="en-CA"/>
              </w:rPr>
            </w:pPr>
            <w:r>
              <w:rPr>
                <w:lang w:eastAsia="en-CA"/>
              </w:rPr>
              <w:t>XMO Validation brought into Full Office spec.</w:t>
            </w:r>
          </w:p>
          <w:p w14:paraId="788BCEC6" w14:textId="77777777" w:rsidR="00DB0E6E" w:rsidRPr="00CA5805" w:rsidRDefault="00DB0E6E" w:rsidP="009E5AA0">
            <w:pPr>
              <w:spacing w:before="60" w:after="60" w:line="240" w:lineRule="auto"/>
              <w:ind w:left="0"/>
              <w:rPr>
                <w:rFonts w:asciiTheme="minorHAnsi" w:hAnsiTheme="minorHAnsi"/>
                <w:sz w:val="22"/>
                <w:szCs w:val="22"/>
                <w:lang w:eastAsia="en-CA"/>
              </w:rPr>
            </w:pPr>
          </w:p>
        </w:tc>
      </w:tr>
    </w:tbl>
    <w:p w14:paraId="3B69E309" w14:textId="60FE2923" w:rsidR="009829F5" w:rsidRDefault="009829F5">
      <w:pPr>
        <w:spacing w:before="0" w:after="0" w:line="240" w:lineRule="auto"/>
        <w:ind w:left="0"/>
        <w:rPr>
          <w:lang w:val="en-US"/>
        </w:rPr>
      </w:pPr>
      <w:r>
        <w:rPr>
          <w:lang w:val="en-US"/>
        </w:rPr>
        <w:br w:type="page"/>
      </w:r>
    </w:p>
    <w:p w14:paraId="4E7667CF" w14:textId="77777777" w:rsidR="0050066B" w:rsidRDefault="0050066B">
      <w:pPr>
        <w:spacing w:before="0" w:after="0" w:line="240" w:lineRule="auto"/>
        <w:ind w:left="0"/>
        <w:rPr>
          <w:lang w:val="en-US"/>
        </w:rPr>
      </w:pPr>
    </w:p>
    <w:p w14:paraId="699E8604" w14:textId="77777777" w:rsidR="00242D91" w:rsidRDefault="00242D91" w:rsidP="00242D91">
      <w:pPr>
        <w:spacing w:before="0" w:after="0" w:line="240" w:lineRule="auto"/>
        <w:ind w:left="0"/>
        <w:rPr>
          <w:lang w:val="en-US"/>
        </w:rPr>
      </w:pPr>
    </w:p>
    <w:p w14:paraId="640CAB08" w14:textId="77777777" w:rsidR="00700915" w:rsidRPr="006B06A8" w:rsidRDefault="00700915" w:rsidP="00700915">
      <w:pPr>
        <w:pStyle w:val="Heading3"/>
      </w:pPr>
      <w:r w:rsidRPr="006B06A8">
        <w:t xml:space="preserve">Validation – </w:t>
      </w:r>
      <w:r>
        <w:t>AE Increase Within Tolerance Compared to Previous Year</w:t>
      </w:r>
    </w:p>
    <w:p w14:paraId="64ADC65E" w14:textId="77777777" w:rsidR="00700915" w:rsidRPr="00700915" w:rsidRDefault="00700915" w:rsidP="00700915"/>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700915" w14:paraId="32C7DCE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99FE28E"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5C35CB2" w14:textId="46520967" w:rsidR="00700915" w:rsidRPr="000862E2" w:rsidRDefault="00700915" w:rsidP="000836DD">
            <w:pPr>
              <w:pStyle w:val="Heading1"/>
            </w:pPr>
            <w:bookmarkStart w:id="216" w:name="_Toc43372854"/>
            <w:r w:rsidRPr="00A826BD">
              <w:rPr>
                <w:rFonts w:cs="Calibri"/>
              </w:rPr>
              <w:t>B40_AEIncrease</w:t>
            </w:r>
            <w:bookmarkEnd w:id="216"/>
          </w:p>
        </w:tc>
      </w:tr>
      <w:tr w:rsidR="00700915" w14:paraId="400285B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87335C8"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6E310A6" w14:textId="1B8B84D6" w:rsidR="00700915" w:rsidRPr="000862E2" w:rsidRDefault="00700915" w:rsidP="000836DD">
            <w:pPr>
              <w:spacing w:before="60" w:after="60" w:line="240" w:lineRule="auto"/>
              <w:ind w:left="0"/>
              <w:rPr>
                <w:rFonts w:asciiTheme="minorHAnsi" w:eastAsia="Times New Roman" w:hAnsiTheme="minorHAnsi" w:cs="Calibri"/>
                <w:color w:val="auto"/>
                <w:sz w:val="22"/>
                <w:szCs w:val="22"/>
                <w:lang w:eastAsia="en-CA"/>
              </w:rPr>
            </w:pPr>
            <w:r w:rsidRPr="00700915">
              <w:rPr>
                <w:rFonts w:asciiTheme="minorHAnsi" w:eastAsia="Times New Roman" w:hAnsiTheme="minorHAnsi" w:cs="Calibri"/>
                <w:color w:val="auto"/>
                <w:sz w:val="22"/>
                <w:szCs w:val="22"/>
                <w:lang w:eastAsia="en-CA"/>
              </w:rPr>
              <w:t>1238</w:t>
            </w:r>
          </w:p>
        </w:tc>
      </w:tr>
      <w:tr w:rsidR="00700915" w14:paraId="680F5A5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D0E6BE"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830ED60" w14:textId="20A6FB06" w:rsidR="00700915" w:rsidRDefault="00D962DA"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700915" w14:paraId="5FC14CB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00A5723"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7BD99C8" w14:textId="253C0F6D" w:rsidR="00700915" w:rsidRPr="00B464B9" w:rsidRDefault="00D962DA"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D962DA">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700915" w14:paraId="7610A0B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5AA12FB"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8A6E79F" w14:textId="4AB5499D" w:rsidR="00700915" w:rsidRPr="009675FB" w:rsidRDefault="00700915" w:rsidP="000836DD">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Core Data (MDC- Member Data Collection)</w:t>
            </w:r>
            <w:r w:rsidR="0094089F">
              <w:rPr>
                <w:rFonts w:asciiTheme="minorHAnsi" w:eastAsia="Times New Roman" w:hAnsiTheme="minorHAnsi" w:cs="Calibri"/>
                <w:color w:val="auto"/>
                <w:sz w:val="22"/>
                <w:szCs w:val="22"/>
                <w:lang w:eastAsia="en-CA"/>
              </w:rPr>
              <w:t xml:space="preserve">, Previous Year Adjustment (Remittance), Events (Final Data), </w:t>
            </w:r>
            <w:r w:rsidR="008E03A3">
              <w:rPr>
                <w:rFonts w:asciiTheme="minorHAnsi" w:eastAsia="Times New Roman" w:hAnsiTheme="minorHAnsi" w:cs="Calibri"/>
                <w:color w:val="auto"/>
                <w:sz w:val="22"/>
                <w:szCs w:val="22"/>
                <w:lang w:eastAsia="en-CA"/>
              </w:rPr>
              <w:t>Contributory Leaves (Remittance)</w:t>
            </w:r>
          </w:p>
        </w:tc>
      </w:tr>
      <w:tr w:rsidR="00700915" w14:paraId="7EDE1C5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F18FA6"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C20BC22" w14:textId="05AF0A3B" w:rsidR="00700915" w:rsidRDefault="00700915"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Warning</w:t>
            </w:r>
          </w:p>
        </w:tc>
      </w:tr>
      <w:tr w:rsidR="00700915" w14:paraId="2CC5DEA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9F169EE"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D7997EB" w14:textId="77777777" w:rsidR="00700915" w:rsidRPr="00B464B9" w:rsidRDefault="00700915"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700915" w:rsidRPr="00A61AB1" w14:paraId="51FB9B1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DFB5CB3"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F20030F"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6F7ECA3" w14:textId="77777777" w:rsidR="00700915" w:rsidRDefault="00700915" w:rsidP="000836DD">
            <w:pPr>
              <w:ind w:left="0"/>
              <w:rPr>
                <w:ins w:id="217" w:author="Tima Abboud" w:date="2021-05-05T14:20:00Z"/>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 that Annualized Earnings (Reported or Calculated) for the reporting year is not greater than the AE (Stored or Calculated) for the reporting year -1 plus the tolerance.</w:t>
            </w:r>
          </w:p>
          <w:p w14:paraId="3A2253F4" w14:textId="6C8B9819" w:rsidR="004F1E2B" w:rsidRPr="00C301FC" w:rsidRDefault="004F1E2B" w:rsidP="000836DD">
            <w:pPr>
              <w:ind w:left="0"/>
              <w:rPr>
                <w:rFonts w:asciiTheme="minorHAnsi" w:hAnsiTheme="minorHAnsi"/>
                <w:sz w:val="22"/>
                <w:szCs w:val="22"/>
                <w:lang w:val="en-US" w:eastAsia="en-CA"/>
              </w:rPr>
            </w:pPr>
            <w:ins w:id="218" w:author="Tima Abboud" w:date="2021-05-05T14:20:00Z">
              <w:r w:rsidRPr="00561D15">
                <w:rPr>
                  <w:rFonts w:asciiTheme="minorHAnsi" w:hAnsiTheme="minorHAnsi"/>
                  <w:color w:val="auto"/>
                  <w:sz w:val="22"/>
                  <w:szCs w:val="22"/>
                  <w:lang w:eastAsia="en-CA"/>
                  <w:rPrChange w:id="219" w:author="Nikhil Shenoy" w:date="2021-05-11T15:52:00Z">
                    <w:rPr>
                      <w:rFonts w:asciiTheme="minorHAnsi" w:hAnsiTheme="minorHAnsi"/>
                      <w:color w:val="FF0000"/>
                      <w:sz w:val="22"/>
                      <w:szCs w:val="22"/>
                      <w:lang w:eastAsia="en-CA"/>
                    </w:rPr>
                  </w:rPrChange>
                </w:rPr>
                <w:t xml:space="preserve">Note: In case of amalgamation, the validation will consider all employments as the same one and look for the transactions that exist under the first employer FROM.   </w:t>
              </w:r>
            </w:ins>
          </w:p>
        </w:tc>
      </w:tr>
      <w:tr w:rsidR="00700915" w:rsidRPr="009151F9" w14:paraId="3146459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C78DCCD"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28E10ED" w14:textId="77777777" w:rsidR="0094089F" w:rsidRDefault="0094089F" w:rsidP="00700915">
            <w:pPr>
              <w:ind w:left="0"/>
              <w:rPr>
                <w:rFonts w:asciiTheme="minorHAnsi" w:hAnsiTheme="minorHAnsi"/>
                <w:color w:val="auto"/>
                <w:sz w:val="22"/>
                <w:szCs w:val="22"/>
                <w:lang w:eastAsia="en-CA"/>
              </w:rPr>
            </w:pPr>
          </w:p>
          <w:p w14:paraId="5F2C3A13" w14:textId="69086222" w:rsidR="0094089F" w:rsidRPr="0094089F" w:rsidRDefault="0094089F" w:rsidP="00700915">
            <w:pPr>
              <w:ind w:left="0"/>
              <w:rPr>
                <w:rFonts w:asciiTheme="minorHAnsi" w:hAnsiTheme="minorHAnsi"/>
                <w:b/>
                <w:color w:val="auto"/>
                <w:sz w:val="22"/>
                <w:szCs w:val="22"/>
                <w:lang w:eastAsia="en-CA"/>
              </w:rPr>
            </w:pPr>
            <w:r w:rsidRPr="0094089F">
              <w:rPr>
                <w:rFonts w:asciiTheme="minorHAnsi" w:eastAsia="Times New Roman" w:hAnsiTheme="minorHAnsi" w:cs="Calibri"/>
                <w:b/>
                <w:color w:val="auto"/>
                <w:sz w:val="22"/>
                <w:szCs w:val="22"/>
                <w:lang w:eastAsia="en-CA"/>
              </w:rPr>
              <w:t>Core Data (MDC- Member Data Collection)</w:t>
            </w:r>
          </w:p>
          <w:p w14:paraId="61396D75" w14:textId="77777777" w:rsidR="00700915" w:rsidRPr="00A314F7" w:rsidRDefault="00700915" w:rsidP="00700915">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AE_PreviousYear = CalculateAE(File.SIN, Employer, Year(ExecutionParameter.StartDate)-1)  </w:t>
            </w:r>
          </w:p>
          <w:p w14:paraId="73290BAD" w14:textId="77777777" w:rsidR="00700915" w:rsidRPr="00A314F7" w:rsidRDefault="00700915" w:rsidP="00700915">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IF AE_PreviousYear &lt;&gt; 0</w:t>
            </w:r>
          </w:p>
          <w:p w14:paraId="08B1D474" w14:textId="77777777" w:rsidR="00700915" w:rsidRPr="00A314F7" w:rsidRDefault="00700915" w:rsidP="00700915">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29300922" w14:textId="77777777" w:rsidR="00700915" w:rsidRPr="00A314F7" w:rsidRDefault="00700915" w:rsidP="00700915">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AE_CurrentYear = CalculateAE(File.SIN, Employer, Year(ExecutionParameter.StartDate))</w:t>
            </w:r>
          </w:p>
          <w:p w14:paraId="32DB3086" w14:textId="77777777" w:rsidR="00700915" w:rsidRPr="00A314F7" w:rsidRDefault="00700915" w:rsidP="00700915">
            <w:pPr>
              <w:ind w:left="720"/>
              <w:rPr>
                <w:rFonts w:asciiTheme="minorHAnsi" w:hAnsiTheme="minorHAnsi"/>
                <w:color w:val="auto"/>
                <w:sz w:val="22"/>
                <w:szCs w:val="22"/>
                <w:lang w:eastAsia="en-CA"/>
              </w:rPr>
            </w:pPr>
          </w:p>
          <w:p w14:paraId="1DE14FFC" w14:textId="77777777" w:rsidR="00700915" w:rsidRPr="00A314F7" w:rsidRDefault="00700915" w:rsidP="00700915">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IF (AE_CurrentYear &gt; (AE_PreviousYear + Tolerance)) Error</w:t>
            </w:r>
          </w:p>
          <w:p w14:paraId="67C63F13" w14:textId="77777777" w:rsidR="00700915" w:rsidRPr="00A314F7" w:rsidRDefault="00700915" w:rsidP="00700915">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3B6EB583" w14:textId="77777777" w:rsidR="00700915" w:rsidRDefault="00700915" w:rsidP="00700915">
            <w:pPr>
              <w:ind w:left="0"/>
              <w:rPr>
                <w:rFonts w:asciiTheme="minorHAnsi" w:hAnsiTheme="minorHAnsi"/>
                <w:sz w:val="22"/>
                <w:szCs w:val="22"/>
                <w:lang w:eastAsia="en-CA"/>
              </w:rPr>
            </w:pPr>
            <w:r>
              <w:rPr>
                <w:rFonts w:asciiTheme="minorHAnsi" w:hAnsiTheme="minorHAnsi"/>
                <w:sz w:val="22"/>
                <w:szCs w:val="22"/>
                <w:lang w:eastAsia="en-CA"/>
              </w:rPr>
              <w:t>Where:</w:t>
            </w:r>
          </w:p>
          <w:p w14:paraId="01A9A991" w14:textId="77777777" w:rsidR="00700915" w:rsidRDefault="00700915" w:rsidP="00700915">
            <w:pPr>
              <w:ind w:left="0"/>
              <w:rPr>
                <w:rFonts w:asciiTheme="minorHAnsi" w:hAnsiTheme="minorHAnsi"/>
                <w:sz w:val="22"/>
                <w:szCs w:val="22"/>
                <w:lang w:eastAsia="en-CA"/>
              </w:rPr>
            </w:pPr>
            <w:r>
              <w:rPr>
                <w:rFonts w:asciiTheme="minorHAnsi" w:hAnsiTheme="minorHAnsi"/>
                <w:sz w:val="22"/>
                <w:szCs w:val="22"/>
                <w:lang w:eastAsia="en-CA"/>
              </w:rPr>
              <w:t>Tolerance = 15%</w:t>
            </w:r>
          </w:p>
          <w:p w14:paraId="64DAD2C6" w14:textId="77777777" w:rsidR="0094089F" w:rsidRDefault="0094089F" w:rsidP="00700915">
            <w:pPr>
              <w:ind w:left="0"/>
              <w:rPr>
                <w:rFonts w:asciiTheme="minorHAnsi" w:hAnsiTheme="minorHAnsi"/>
                <w:sz w:val="22"/>
                <w:szCs w:val="22"/>
                <w:lang w:eastAsia="en-CA"/>
              </w:rPr>
            </w:pPr>
          </w:p>
          <w:p w14:paraId="6920B499" w14:textId="77777777" w:rsidR="0094089F" w:rsidRDefault="0094089F" w:rsidP="00700915">
            <w:pPr>
              <w:ind w:left="0"/>
              <w:rPr>
                <w:rFonts w:asciiTheme="minorHAnsi" w:eastAsia="Times New Roman" w:hAnsiTheme="minorHAnsi" w:cs="Calibri"/>
                <w:b/>
                <w:color w:val="auto"/>
                <w:sz w:val="22"/>
                <w:szCs w:val="22"/>
                <w:lang w:eastAsia="en-CA"/>
              </w:rPr>
            </w:pPr>
            <w:r w:rsidRPr="0094089F">
              <w:rPr>
                <w:rFonts w:asciiTheme="minorHAnsi" w:eastAsia="Times New Roman" w:hAnsiTheme="minorHAnsi" w:cs="Calibri"/>
                <w:b/>
                <w:color w:val="auto"/>
                <w:sz w:val="22"/>
                <w:szCs w:val="22"/>
                <w:lang w:eastAsia="en-CA"/>
              </w:rPr>
              <w:t>Previous Year Adjustment (Remittance)</w:t>
            </w:r>
          </w:p>
          <w:p w14:paraId="4AFBAEBA" w14:textId="77777777" w:rsidR="0094089F" w:rsidRPr="00A314F7" w:rsidRDefault="0094089F" w:rsidP="0094089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AE_PreviousYear = CalculateAE(File.SIN, Employer, </w:t>
            </w:r>
            <w:r>
              <w:rPr>
                <w:rFonts w:asciiTheme="minorHAnsi" w:hAnsiTheme="minorHAnsi"/>
                <w:sz w:val="22"/>
                <w:szCs w:val="22"/>
                <w:lang w:eastAsia="en-CA"/>
              </w:rPr>
              <w:t>File.AdjustmentYear</w:t>
            </w:r>
            <w:r>
              <w:rPr>
                <w:rFonts w:asciiTheme="minorHAnsi" w:hAnsiTheme="minorHAnsi"/>
                <w:color w:val="auto"/>
                <w:sz w:val="22"/>
                <w:szCs w:val="22"/>
                <w:lang w:eastAsia="en-CA"/>
              </w:rPr>
              <w:t>-1</w:t>
            </w:r>
            <w:r w:rsidRPr="00A314F7">
              <w:rPr>
                <w:rFonts w:asciiTheme="minorHAnsi" w:hAnsiTheme="minorHAnsi"/>
                <w:color w:val="auto"/>
                <w:sz w:val="22"/>
                <w:szCs w:val="22"/>
                <w:lang w:eastAsia="en-CA"/>
              </w:rPr>
              <w:t xml:space="preserve">)  </w:t>
            </w:r>
          </w:p>
          <w:p w14:paraId="346AF9AD" w14:textId="77777777" w:rsidR="0094089F" w:rsidRPr="00A314F7" w:rsidRDefault="0094089F" w:rsidP="0094089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IF AE_PreviousYear &lt;&gt; 0</w:t>
            </w:r>
          </w:p>
          <w:p w14:paraId="06F92F1A" w14:textId="77777777" w:rsidR="0094089F" w:rsidRPr="00A314F7" w:rsidRDefault="0094089F" w:rsidP="0094089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2090B657" w14:textId="77777777" w:rsidR="0094089F" w:rsidRPr="00A314F7" w:rsidRDefault="0094089F" w:rsidP="0094089F">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AE_CurrentYear = CalculateAE(File.SIN, Employer, </w:t>
            </w:r>
            <w:r>
              <w:rPr>
                <w:rFonts w:asciiTheme="minorHAnsi" w:hAnsiTheme="minorHAnsi"/>
                <w:sz w:val="22"/>
                <w:szCs w:val="22"/>
                <w:lang w:eastAsia="en-CA"/>
              </w:rPr>
              <w:t>File.AdjustmentYear)</w:t>
            </w:r>
          </w:p>
          <w:p w14:paraId="6AAFDC6D" w14:textId="77777777" w:rsidR="0094089F" w:rsidRPr="00A314F7" w:rsidRDefault="0094089F" w:rsidP="0094089F">
            <w:pPr>
              <w:ind w:left="720"/>
              <w:rPr>
                <w:rFonts w:asciiTheme="minorHAnsi" w:hAnsiTheme="minorHAnsi"/>
                <w:color w:val="auto"/>
                <w:sz w:val="22"/>
                <w:szCs w:val="22"/>
                <w:lang w:eastAsia="en-CA"/>
              </w:rPr>
            </w:pPr>
          </w:p>
          <w:p w14:paraId="77A843F8" w14:textId="77777777" w:rsidR="0094089F" w:rsidRPr="00A314F7" w:rsidRDefault="0094089F" w:rsidP="0094089F">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IF (AE_CurrentYear &gt; (AE_PreviousYear + Tolerance)) Error</w:t>
            </w:r>
          </w:p>
          <w:p w14:paraId="0D448366" w14:textId="77777777" w:rsidR="0094089F" w:rsidRPr="00753062" w:rsidRDefault="0094089F" w:rsidP="0094089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26BD4DBD" w14:textId="18718EBD" w:rsidR="0094089F" w:rsidRDefault="0094089F" w:rsidP="0094089F">
            <w:pPr>
              <w:ind w:left="0"/>
              <w:rPr>
                <w:rFonts w:asciiTheme="minorHAnsi" w:hAnsiTheme="minorHAnsi"/>
                <w:sz w:val="22"/>
                <w:szCs w:val="22"/>
                <w:lang w:eastAsia="en-CA"/>
              </w:rPr>
            </w:pPr>
            <w:r>
              <w:rPr>
                <w:rFonts w:asciiTheme="minorHAnsi" w:hAnsiTheme="minorHAnsi"/>
                <w:sz w:val="22"/>
                <w:szCs w:val="22"/>
                <w:lang w:eastAsia="en-CA"/>
              </w:rPr>
              <w:t>Tolerance = 15%</w:t>
            </w:r>
          </w:p>
          <w:p w14:paraId="577DA25B" w14:textId="470EB1F6" w:rsidR="0094089F" w:rsidRDefault="0094089F" w:rsidP="0094089F">
            <w:pPr>
              <w:ind w:left="0"/>
              <w:rPr>
                <w:ins w:id="220" w:author="Tima Abboud" w:date="2021-05-05T14:20:00Z"/>
                <w:rFonts w:asciiTheme="minorHAnsi" w:hAnsiTheme="minorHAnsi"/>
                <w:sz w:val="22"/>
                <w:szCs w:val="22"/>
                <w:lang w:eastAsia="en-CA"/>
              </w:rPr>
            </w:pPr>
          </w:p>
          <w:p w14:paraId="19CDF4A0" w14:textId="67491573" w:rsidR="004F1E2B" w:rsidRPr="00561D15" w:rsidRDefault="004F1E2B" w:rsidP="0094089F">
            <w:pPr>
              <w:ind w:left="0"/>
              <w:rPr>
                <w:ins w:id="221" w:author="Tima Abboud" w:date="2021-05-05T14:20:00Z"/>
                <w:rFonts w:asciiTheme="minorHAnsi" w:hAnsiTheme="minorHAnsi"/>
                <w:color w:val="auto"/>
                <w:sz w:val="22"/>
                <w:szCs w:val="22"/>
                <w:lang w:eastAsia="en-CA"/>
                <w:rPrChange w:id="222" w:author="Nikhil Shenoy" w:date="2021-05-11T15:52:00Z">
                  <w:rPr>
                    <w:ins w:id="223" w:author="Tima Abboud" w:date="2021-05-05T14:20:00Z"/>
                    <w:rFonts w:asciiTheme="minorHAnsi" w:hAnsiTheme="minorHAnsi"/>
                    <w:sz w:val="22"/>
                    <w:szCs w:val="22"/>
                    <w:lang w:eastAsia="en-CA"/>
                  </w:rPr>
                </w:rPrChange>
              </w:rPr>
            </w:pPr>
            <w:ins w:id="224" w:author="Tima Abboud" w:date="2021-05-05T14:20:00Z">
              <w:r w:rsidRPr="00561D15">
                <w:rPr>
                  <w:rFonts w:asciiTheme="minorHAnsi" w:hAnsiTheme="minorHAnsi"/>
                  <w:color w:val="auto"/>
                  <w:sz w:val="22"/>
                  <w:szCs w:val="22"/>
                  <w:lang w:eastAsia="en-CA"/>
                  <w:rPrChange w:id="225" w:author="Nikhil Shenoy" w:date="2021-05-11T15:52:00Z">
                    <w:rPr>
                      <w:rFonts w:asciiTheme="minorHAnsi" w:hAnsiTheme="minorHAnsi"/>
                      <w:sz w:val="22"/>
                      <w:szCs w:val="22"/>
                      <w:lang w:eastAsia="en-CA"/>
                    </w:rPr>
                  </w:rPrChange>
                </w:rPr>
                <w:t>Note: In case of amalgamation, the calculated AE will include service and contributions from the Employer FROM</w:t>
              </w:r>
            </w:ins>
          </w:p>
          <w:p w14:paraId="79C8CDEA" w14:textId="77777777" w:rsidR="004F1E2B" w:rsidRDefault="004F1E2B" w:rsidP="0094089F">
            <w:pPr>
              <w:ind w:left="0"/>
              <w:rPr>
                <w:rFonts w:asciiTheme="minorHAnsi" w:hAnsiTheme="minorHAnsi"/>
                <w:sz w:val="22"/>
                <w:szCs w:val="22"/>
                <w:lang w:eastAsia="en-CA"/>
              </w:rPr>
            </w:pPr>
          </w:p>
          <w:p w14:paraId="2FDD047C" w14:textId="4D01D9E5" w:rsidR="0094089F" w:rsidRPr="0094089F" w:rsidRDefault="0094089F" w:rsidP="0094089F">
            <w:pPr>
              <w:ind w:left="0"/>
              <w:rPr>
                <w:rFonts w:asciiTheme="minorHAnsi" w:hAnsiTheme="minorHAnsi"/>
                <w:b/>
                <w:sz w:val="22"/>
                <w:szCs w:val="22"/>
                <w:lang w:eastAsia="en-CA"/>
              </w:rPr>
            </w:pPr>
            <w:r w:rsidRPr="0094089F">
              <w:rPr>
                <w:rFonts w:asciiTheme="minorHAnsi" w:eastAsia="Times New Roman" w:hAnsiTheme="minorHAnsi" w:cs="Calibri"/>
                <w:b/>
                <w:color w:val="auto"/>
                <w:sz w:val="22"/>
                <w:szCs w:val="22"/>
                <w:lang w:eastAsia="en-CA"/>
              </w:rPr>
              <w:t>Events (Final Data)</w:t>
            </w:r>
          </w:p>
          <w:p w14:paraId="06ECD68C" w14:textId="77777777" w:rsidR="0094089F" w:rsidRDefault="0094089F" w:rsidP="0094089F">
            <w:pPr>
              <w:spacing w:before="60" w:after="60" w:line="240" w:lineRule="auto"/>
              <w:ind w:left="0"/>
              <w:rPr>
                <w:rFonts w:asciiTheme="minorHAnsi" w:hAnsiTheme="minorHAnsi"/>
                <w:sz w:val="22"/>
                <w:szCs w:val="22"/>
                <w:lang w:eastAsia="en-CA"/>
              </w:rPr>
            </w:pPr>
            <w:r>
              <w:rPr>
                <w:rFonts w:asciiTheme="minorHAnsi" w:hAnsiTheme="minorHAnsi"/>
                <w:color w:val="auto"/>
                <w:sz w:val="22"/>
                <w:szCs w:val="22"/>
                <w:lang w:eastAsia="en-CA"/>
              </w:rPr>
              <w:t xml:space="preserve">ReportingYear = </w:t>
            </w:r>
            <w:r>
              <w:rPr>
                <w:rFonts w:asciiTheme="minorHAnsi" w:hAnsiTheme="minorHAnsi"/>
                <w:sz w:val="22"/>
                <w:szCs w:val="22"/>
                <w:lang w:eastAsia="en-CA"/>
              </w:rPr>
              <w:t>Year(File.DateofDeath or File.EmploymentEndDate)</w:t>
            </w:r>
          </w:p>
          <w:p w14:paraId="46EF5DCD" w14:textId="77777777" w:rsidR="0094089F" w:rsidRDefault="0094089F" w:rsidP="0094089F">
            <w:pPr>
              <w:spacing w:before="60" w:after="60" w:line="240" w:lineRule="auto"/>
              <w:ind w:left="0"/>
              <w:rPr>
                <w:rFonts w:asciiTheme="minorHAnsi" w:hAnsiTheme="minorHAnsi"/>
                <w:color w:val="auto"/>
                <w:sz w:val="22"/>
                <w:szCs w:val="22"/>
                <w:lang w:eastAsia="en-CA"/>
              </w:rPr>
            </w:pPr>
            <w:r>
              <w:rPr>
                <w:rFonts w:asciiTheme="minorHAnsi" w:hAnsiTheme="minorHAnsi"/>
                <w:sz w:val="22"/>
                <w:szCs w:val="22"/>
                <w:lang w:eastAsia="en-CA"/>
              </w:rPr>
              <w:t>For ValidationYear = ReportingYear To ReportingYear-1 Step -1</w:t>
            </w:r>
          </w:p>
          <w:p w14:paraId="67EE4A00" w14:textId="77777777" w:rsidR="0094089F" w:rsidRDefault="0094089F" w:rsidP="0094089F">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w:t>
            </w:r>
          </w:p>
          <w:p w14:paraId="3B99DB9C" w14:textId="77777777" w:rsidR="0094089F" w:rsidRDefault="0094089F" w:rsidP="0094089F">
            <w:pPr>
              <w:spacing w:before="60" w:after="60" w:line="240" w:lineRule="auto"/>
              <w:ind w:left="720"/>
              <w:rPr>
                <w:rFonts w:asciiTheme="minorHAnsi" w:hAnsiTheme="minorHAnsi"/>
                <w:sz w:val="22"/>
                <w:szCs w:val="22"/>
                <w:lang w:eastAsia="en-CA"/>
              </w:rPr>
            </w:pPr>
            <w:r w:rsidRPr="00A314F7">
              <w:rPr>
                <w:rFonts w:asciiTheme="minorHAnsi" w:hAnsiTheme="minorHAnsi"/>
                <w:color w:val="auto"/>
                <w:sz w:val="22"/>
                <w:szCs w:val="22"/>
                <w:lang w:eastAsia="en-CA"/>
              </w:rPr>
              <w:t>AE_PreviousYear = CalculateAE(File.SIN, Employer,</w:t>
            </w:r>
            <w:r>
              <w:rPr>
                <w:rFonts w:asciiTheme="minorHAnsi" w:hAnsiTheme="minorHAnsi"/>
                <w:sz w:val="22"/>
                <w:szCs w:val="22"/>
                <w:lang w:eastAsia="en-CA"/>
              </w:rPr>
              <w:t xml:space="preserve"> ValidationYear -1)</w:t>
            </w:r>
          </w:p>
          <w:p w14:paraId="188AC1F2" w14:textId="77777777" w:rsidR="0094089F" w:rsidRDefault="0094089F" w:rsidP="0094089F">
            <w:pPr>
              <w:ind w:left="720"/>
              <w:rPr>
                <w:rFonts w:asciiTheme="minorHAnsi" w:hAnsiTheme="minorHAnsi"/>
                <w:sz w:val="22"/>
                <w:szCs w:val="22"/>
                <w:lang w:eastAsia="en-CA"/>
              </w:rPr>
            </w:pPr>
            <w:r>
              <w:rPr>
                <w:rFonts w:asciiTheme="minorHAnsi" w:hAnsiTheme="minorHAnsi"/>
                <w:sz w:val="22"/>
                <w:szCs w:val="22"/>
                <w:lang w:eastAsia="en-CA"/>
              </w:rPr>
              <w:t xml:space="preserve">IF </w:t>
            </w:r>
            <w:r w:rsidRPr="00A314F7">
              <w:rPr>
                <w:rFonts w:asciiTheme="minorHAnsi" w:hAnsiTheme="minorHAnsi"/>
                <w:color w:val="auto"/>
                <w:sz w:val="22"/>
                <w:szCs w:val="22"/>
                <w:lang w:eastAsia="en-CA"/>
              </w:rPr>
              <w:t>AE_PreviousYear &lt;&gt; 0</w:t>
            </w:r>
            <w:r>
              <w:rPr>
                <w:rFonts w:asciiTheme="minorHAnsi" w:hAnsiTheme="minorHAnsi"/>
                <w:sz w:val="22"/>
                <w:szCs w:val="22"/>
                <w:lang w:eastAsia="en-CA"/>
              </w:rPr>
              <w:t xml:space="preserve"> {</w:t>
            </w:r>
          </w:p>
          <w:p w14:paraId="1E3F2553" w14:textId="77777777" w:rsidR="0094089F" w:rsidRPr="00A314F7" w:rsidRDefault="0094089F" w:rsidP="0094089F">
            <w:pPr>
              <w:ind w:left="144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AE_CurrentYear = CalculateAE(File.SIN, Employer, </w:t>
            </w:r>
            <w:r>
              <w:rPr>
                <w:rFonts w:asciiTheme="minorHAnsi" w:hAnsiTheme="minorHAnsi"/>
                <w:sz w:val="22"/>
                <w:szCs w:val="22"/>
                <w:lang w:eastAsia="en-CA"/>
              </w:rPr>
              <w:t>ValidationYear)</w:t>
            </w:r>
          </w:p>
          <w:p w14:paraId="7787B4C5" w14:textId="77777777" w:rsidR="0094089F" w:rsidRDefault="0094089F" w:rsidP="0094089F">
            <w:pPr>
              <w:ind w:left="144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IF (AE_CurrentYear &gt; (AE_PreviousYear + Tolerance)) </w:t>
            </w:r>
          </w:p>
          <w:p w14:paraId="2C2EDEAE" w14:textId="77777777" w:rsidR="0094089F" w:rsidRDefault="0094089F" w:rsidP="0094089F">
            <w:pPr>
              <w:ind w:left="1440"/>
              <w:rPr>
                <w:rFonts w:asciiTheme="minorHAnsi" w:hAnsiTheme="minorHAnsi"/>
                <w:sz w:val="22"/>
                <w:szCs w:val="22"/>
                <w:lang w:eastAsia="en-CA"/>
              </w:rPr>
            </w:pPr>
            <w:r>
              <w:rPr>
                <w:rFonts w:asciiTheme="minorHAnsi" w:hAnsiTheme="minorHAnsi"/>
                <w:sz w:val="22"/>
                <w:szCs w:val="22"/>
                <w:lang w:eastAsia="en-CA"/>
              </w:rPr>
              <w:t>{</w:t>
            </w:r>
          </w:p>
          <w:p w14:paraId="1D218F75" w14:textId="77777777" w:rsidR="0094089F" w:rsidRDefault="0094089F" w:rsidP="0094089F">
            <w:pPr>
              <w:ind w:left="2160"/>
              <w:rPr>
                <w:rFonts w:asciiTheme="minorHAnsi" w:hAnsiTheme="minorHAnsi"/>
                <w:sz w:val="22"/>
                <w:szCs w:val="22"/>
                <w:lang w:eastAsia="en-CA"/>
              </w:rPr>
            </w:pPr>
            <w:r>
              <w:rPr>
                <w:rFonts w:asciiTheme="minorHAnsi" w:hAnsiTheme="minorHAnsi"/>
                <w:sz w:val="22"/>
                <w:szCs w:val="22"/>
                <w:lang w:eastAsia="en-CA"/>
              </w:rPr>
              <w:t>ErrorYear = Year(File.DateofDeath or File.EmploymentEndDate)</w:t>
            </w:r>
          </w:p>
          <w:p w14:paraId="2B89319B" w14:textId="77777777" w:rsidR="0094089F" w:rsidRDefault="0094089F" w:rsidP="0094089F">
            <w:pPr>
              <w:ind w:left="2160"/>
              <w:rPr>
                <w:rFonts w:asciiTheme="minorHAnsi" w:hAnsiTheme="minorHAnsi"/>
                <w:sz w:val="22"/>
                <w:szCs w:val="22"/>
                <w:lang w:eastAsia="en-CA"/>
              </w:rPr>
            </w:pPr>
            <w:r>
              <w:rPr>
                <w:rFonts w:asciiTheme="minorHAnsi" w:hAnsiTheme="minorHAnsi"/>
                <w:sz w:val="22"/>
                <w:szCs w:val="22"/>
                <w:lang w:eastAsia="en-CA"/>
              </w:rPr>
              <w:t xml:space="preserve">ErrorYear_CurrentAE = </w:t>
            </w:r>
            <w:r w:rsidRPr="00812BFE">
              <w:rPr>
                <w:rFonts w:asciiTheme="minorHAnsi" w:hAnsiTheme="minorHAnsi"/>
                <w:sz w:val="22"/>
                <w:szCs w:val="22"/>
                <w:lang w:eastAsia="en-CA"/>
              </w:rPr>
              <w:t>AE_CurrentYear</w:t>
            </w:r>
          </w:p>
          <w:p w14:paraId="4940C054" w14:textId="77777777" w:rsidR="0094089F" w:rsidRDefault="0094089F" w:rsidP="0094089F">
            <w:pPr>
              <w:ind w:left="2160"/>
              <w:rPr>
                <w:rFonts w:asciiTheme="minorHAnsi" w:hAnsiTheme="minorHAnsi"/>
                <w:sz w:val="22"/>
                <w:szCs w:val="22"/>
                <w:lang w:eastAsia="en-CA"/>
              </w:rPr>
            </w:pPr>
            <w:r>
              <w:rPr>
                <w:rFonts w:asciiTheme="minorHAnsi" w:hAnsiTheme="minorHAnsi"/>
                <w:sz w:val="22"/>
                <w:szCs w:val="22"/>
                <w:lang w:eastAsia="en-CA"/>
              </w:rPr>
              <w:t xml:space="preserve">ErrorYear_PreviousAE = </w:t>
            </w:r>
            <w:r w:rsidRPr="00812BFE">
              <w:rPr>
                <w:rFonts w:asciiTheme="minorHAnsi" w:hAnsiTheme="minorHAnsi"/>
                <w:sz w:val="22"/>
                <w:szCs w:val="22"/>
                <w:lang w:eastAsia="en-CA"/>
              </w:rPr>
              <w:t>AE_PreviousYear</w:t>
            </w:r>
          </w:p>
          <w:p w14:paraId="541F391F" w14:textId="77777777" w:rsidR="0094089F" w:rsidRDefault="0094089F" w:rsidP="0094089F">
            <w:pPr>
              <w:ind w:left="1440"/>
              <w:rPr>
                <w:rFonts w:asciiTheme="minorHAnsi" w:hAnsiTheme="minorHAnsi"/>
                <w:sz w:val="22"/>
                <w:szCs w:val="22"/>
                <w:lang w:eastAsia="en-CA"/>
              </w:rPr>
            </w:pPr>
            <w:r>
              <w:rPr>
                <w:rFonts w:asciiTheme="minorHAnsi" w:hAnsiTheme="minorHAnsi"/>
                <w:sz w:val="22"/>
                <w:szCs w:val="22"/>
                <w:lang w:eastAsia="en-CA"/>
              </w:rPr>
              <w:t>}</w:t>
            </w:r>
          </w:p>
          <w:p w14:paraId="4CDF3599" w14:textId="77777777" w:rsidR="0094089F" w:rsidRDefault="0094089F" w:rsidP="0094089F">
            <w:pPr>
              <w:ind w:left="720"/>
              <w:rPr>
                <w:rFonts w:asciiTheme="minorHAnsi" w:hAnsiTheme="minorHAnsi"/>
                <w:sz w:val="22"/>
                <w:szCs w:val="22"/>
                <w:lang w:eastAsia="en-CA"/>
              </w:rPr>
            </w:pPr>
            <w:r>
              <w:rPr>
                <w:rFonts w:asciiTheme="minorHAnsi" w:hAnsiTheme="minorHAnsi"/>
                <w:sz w:val="22"/>
                <w:szCs w:val="22"/>
                <w:lang w:eastAsia="en-CA"/>
              </w:rPr>
              <w:t>}</w:t>
            </w:r>
          </w:p>
          <w:p w14:paraId="2A181888" w14:textId="77777777" w:rsidR="0094089F" w:rsidRDefault="0094089F" w:rsidP="0094089F">
            <w:pPr>
              <w:ind w:left="0"/>
              <w:rPr>
                <w:rFonts w:asciiTheme="minorHAnsi" w:hAnsiTheme="minorHAnsi"/>
                <w:sz w:val="22"/>
                <w:szCs w:val="22"/>
                <w:lang w:eastAsia="en-CA"/>
              </w:rPr>
            </w:pPr>
            <w:r>
              <w:rPr>
                <w:rFonts w:asciiTheme="minorHAnsi" w:hAnsiTheme="minorHAnsi"/>
                <w:sz w:val="22"/>
                <w:szCs w:val="22"/>
                <w:lang w:eastAsia="en-CA"/>
              </w:rPr>
              <w:t>}</w:t>
            </w:r>
          </w:p>
          <w:p w14:paraId="7971ED19" w14:textId="77777777" w:rsidR="0094089F" w:rsidRPr="00812BFE" w:rsidRDefault="0094089F" w:rsidP="0094089F">
            <w:pPr>
              <w:ind w:left="0"/>
              <w:rPr>
                <w:rFonts w:asciiTheme="minorHAnsi" w:hAnsiTheme="minorHAnsi"/>
                <w:strike/>
                <w:sz w:val="22"/>
                <w:szCs w:val="22"/>
                <w:lang w:eastAsia="en-CA"/>
              </w:rPr>
            </w:pPr>
            <w:r>
              <w:rPr>
                <w:rFonts w:asciiTheme="minorHAnsi" w:hAnsiTheme="minorHAnsi"/>
                <w:sz w:val="22"/>
                <w:szCs w:val="22"/>
                <w:lang w:eastAsia="en-CA"/>
              </w:rPr>
              <w:t>If ErrorYear &lt;&gt; null Error</w:t>
            </w:r>
          </w:p>
          <w:p w14:paraId="22A1D42A" w14:textId="77777777" w:rsidR="0094089F" w:rsidRDefault="0094089F" w:rsidP="0094089F">
            <w:pPr>
              <w:spacing w:before="60" w:after="60" w:line="240" w:lineRule="auto"/>
              <w:ind w:left="0"/>
              <w:rPr>
                <w:rFonts w:asciiTheme="minorHAnsi" w:hAnsiTheme="minorHAnsi"/>
                <w:sz w:val="22"/>
                <w:szCs w:val="22"/>
                <w:lang w:eastAsia="en-CA"/>
              </w:rPr>
            </w:pPr>
          </w:p>
          <w:p w14:paraId="3555214E" w14:textId="77777777" w:rsidR="0094089F" w:rsidRDefault="0094089F" w:rsidP="0094089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Where:</w:t>
            </w:r>
          </w:p>
          <w:p w14:paraId="09CA51A8" w14:textId="1DEB8335" w:rsidR="0094089F" w:rsidRDefault="0094089F" w:rsidP="0094089F">
            <w:pPr>
              <w:ind w:left="0"/>
              <w:rPr>
                <w:rFonts w:asciiTheme="minorHAnsi" w:hAnsiTheme="minorHAnsi"/>
                <w:sz w:val="22"/>
                <w:szCs w:val="22"/>
                <w:lang w:eastAsia="en-CA"/>
              </w:rPr>
            </w:pPr>
            <w:r>
              <w:rPr>
                <w:rFonts w:asciiTheme="minorHAnsi" w:hAnsiTheme="minorHAnsi"/>
                <w:sz w:val="22"/>
                <w:szCs w:val="22"/>
                <w:lang w:eastAsia="en-CA"/>
              </w:rPr>
              <w:t>Tolerance = 15%</w:t>
            </w:r>
          </w:p>
          <w:p w14:paraId="6F1541DF" w14:textId="77777777" w:rsidR="0094089F" w:rsidRDefault="0094089F" w:rsidP="0094089F">
            <w:pPr>
              <w:ind w:left="0"/>
              <w:rPr>
                <w:rFonts w:asciiTheme="minorHAnsi" w:hAnsiTheme="minorHAnsi"/>
                <w:sz w:val="22"/>
                <w:szCs w:val="22"/>
                <w:lang w:eastAsia="en-CA"/>
              </w:rPr>
            </w:pPr>
          </w:p>
          <w:p w14:paraId="1D8CFC01" w14:textId="6B202195" w:rsidR="0094089F" w:rsidRPr="008E03A3" w:rsidRDefault="008E03A3" w:rsidP="0094089F">
            <w:pPr>
              <w:ind w:left="0"/>
              <w:rPr>
                <w:rFonts w:asciiTheme="minorHAnsi" w:eastAsia="Times New Roman" w:hAnsiTheme="minorHAnsi" w:cs="Calibri"/>
                <w:b/>
                <w:color w:val="auto"/>
                <w:sz w:val="22"/>
                <w:szCs w:val="22"/>
                <w:lang w:eastAsia="en-CA"/>
              </w:rPr>
            </w:pPr>
            <w:r w:rsidRPr="008E03A3">
              <w:rPr>
                <w:rFonts w:asciiTheme="minorHAnsi" w:eastAsia="Times New Roman" w:hAnsiTheme="minorHAnsi" w:cs="Calibri"/>
                <w:b/>
                <w:color w:val="auto"/>
                <w:sz w:val="22"/>
                <w:szCs w:val="22"/>
                <w:lang w:eastAsia="en-CA"/>
              </w:rPr>
              <w:t>Contributory Leaves (Remittance)</w:t>
            </w:r>
          </w:p>
          <w:p w14:paraId="65049D11" w14:textId="77777777" w:rsidR="008E03A3" w:rsidRPr="00A314F7" w:rsidRDefault="008E03A3" w:rsidP="008E03A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AE_PreviousYear = CalculateAE(File.SIN, Employer, </w:t>
            </w:r>
            <w:r>
              <w:rPr>
                <w:rFonts w:asciiTheme="minorHAnsi" w:hAnsiTheme="minorHAnsi"/>
                <w:sz w:val="22"/>
                <w:szCs w:val="22"/>
                <w:lang w:eastAsia="en-CA"/>
              </w:rPr>
              <w:t>File.Year-1</w:t>
            </w:r>
            <w:r w:rsidRPr="00A314F7">
              <w:rPr>
                <w:rFonts w:asciiTheme="minorHAnsi" w:hAnsiTheme="minorHAnsi"/>
                <w:color w:val="auto"/>
                <w:sz w:val="22"/>
                <w:szCs w:val="22"/>
                <w:lang w:eastAsia="en-CA"/>
              </w:rPr>
              <w:t xml:space="preserve">)  </w:t>
            </w:r>
          </w:p>
          <w:p w14:paraId="7D0A9440" w14:textId="77777777" w:rsidR="008E03A3" w:rsidRPr="00A314F7" w:rsidRDefault="008E03A3" w:rsidP="008E03A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IF AE_PreviousYear &lt;&gt; 0</w:t>
            </w:r>
          </w:p>
          <w:p w14:paraId="19E65DDA" w14:textId="77777777" w:rsidR="008E03A3" w:rsidRPr="00A314F7" w:rsidRDefault="008E03A3" w:rsidP="008E03A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35AB3EC0" w14:textId="77777777" w:rsidR="008E03A3" w:rsidRPr="00A314F7" w:rsidRDefault="008E03A3" w:rsidP="008E03A3">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AE_CurrentYear = CalculateAE(File.SIN, Employer, </w:t>
            </w:r>
            <w:r>
              <w:rPr>
                <w:rFonts w:asciiTheme="minorHAnsi" w:hAnsiTheme="minorHAnsi"/>
                <w:sz w:val="22"/>
                <w:szCs w:val="22"/>
                <w:lang w:eastAsia="en-CA"/>
              </w:rPr>
              <w:t>File.Year)</w:t>
            </w:r>
          </w:p>
          <w:p w14:paraId="05931B54" w14:textId="77777777" w:rsidR="008E03A3" w:rsidRPr="00A314F7" w:rsidRDefault="008E03A3" w:rsidP="008E03A3">
            <w:pPr>
              <w:ind w:left="720"/>
              <w:rPr>
                <w:rFonts w:asciiTheme="minorHAnsi" w:hAnsiTheme="minorHAnsi"/>
                <w:color w:val="auto"/>
                <w:sz w:val="22"/>
                <w:szCs w:val="22"/>
                <w:lang w:eastAsia="en-CA"/>
              </w:rPr>
            </w:pPr>
          </w:p>
          <w:p w14:paraId="778C153E" w14:textId="77777777" w:rsidR="008E03A3" w:rsidRPr="00A314F7" w:rsidRDefault="008E03A3" w:rsidP="008E03A3">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IF (AE_CurrentYear &gt; (AE_PreviousYear + Tolerance)) Error</w:t>
            </w:r>
          </w:p>
          <w:p w14:paraId="5417E069" w14:textId="77777777" w:rsidR="008E03A3" w:rsidRPr="003C7C1C" w:rsidRDefault="008E03A3" w:rsidP="008E03A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3B687466" w14:textId="330903C5" w:rsidR="0094089F" w:rsidRPr="0094089F" w:rsidRDefault="008E03A3" w:rsidP="008E03A3">
            <w:pPr>
              <w:ind w:left="0"/>
              <w:rPr>
                <w:rFonts w:asciiTheme="minorHAnsi" w:hAnsiTheme="minorHAnsi"/>
                <w:b/>
                <w:sz w:val="22"/>
                <w:szCs w:val="22"/>
                <w:lang w:eastAsia="en-CA"/>
              </w:rPr>
            </w:pPr>
            <w:r>
              <w:rPr>
                <w:rFonts w:asciiTheme="minorHAnsi" w:hAnsiTheme="minorHAnsi"/>
                <w:sz w:val="22"/>
                <w:szCs w:val="22"/>
                <w:lang w:eastAsia="en-CA"/>
              </w:rPr>
              <w:t>Tolerance = 15%</w:t>
            </w:r>
          </w:p>
        </w:tc>
      </w:tr>
      <w:tr w:rsidR="00700915" w:rsidRPr="00A61AB1" w14:paraId="269D32A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FE9B30F"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3873F88" w14:textId="39CFB24F" w:rsidR="00700915" w:rsidRPr="00A762CE" w:rsidRDefault="00B36C04"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700915" w:rsidRPr="00A61AB1" w14:paraId="2828AC0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7AC0574"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D5A3179" w14:textId="0736EE3D" w:rsidR="00700915" w:rsidRPr="001D1230" w:rsidRDefault="00700915" w:rsidP="000836DD">
            <w:pPr>
              <w:spacing w:before="60" w:after="60"/>
              <w:ind w:left="0"/>
            </w:pPr>
            <w:r w:rsidRPr="004C0E64">
              <w:rPr>
                <w:rFonts w:asciiTheme="minorHAnsi" w:hAnsiTheme="minorHAnsi"/>
                <w:sz w:val="22"/>
                <w:szCs w:val="22"/>
              </w:rPr>
              <w:t xml:space="preserve">The Annualized Earnings amount of </w:t>
            </w:r>
            <w:r>
              <w:rPr>
                <w:rFonts w:asciiTheme="minorHAnsi" w:hAnsiTheme="minorHAnsi"/>
                <w:sz w:val="22"/>
                <w:szCs w:val="22"/>
              </w:rPr>
              <w:t>$</w:t>
            </w:r>
            <w:r w:rsidRPr="004C0E64">
              <w:rPr>
                <w:rFonts w:asciiTheme="minorHAnsi" w:hAnsiTheme="minorHAnsi"/>
                <w:sz w:val="22"/>
                <w:szCs w:val="22"/>
              </w:rPr>
              <w:t>{</w:t>
            </w:r>
            <w:r>
              <w:rPr>
                <w:rFonts w:asciiTheme="minorHAnsi" w:hAnsiTheme="minorHAnsi"/>
                <w:sz w:val="22"/>
                <w:szCs w:val="22"/>
              </w:rPr>
              <w:t>0} is {1</w:t>
            </w:r>
            <w:r w:rsidRPr="004C0E64">
              <w:rPr>
                <w:rFonts w:asciiTheme="minorHAnsi" w:hAnsiTheme="minorHAnsi"/>
                <w:sz w:val="22"/>
                <w:szCs w:val="22"/>
              </w:rPr>
              <w:t>}</w:t>
            </w:r>
            <w:r>
              <w:rPr>
                <w:rFonts w:asciiTheme="minorHAnsi" w:hAnsiTheme="minorHAnsi"/>
                <w:sz w:val="22"/>
                <w:szCs w:val="22"/>
              </w:rPr>
              <w:t>%</w:t>
            </w:r>
            <w:r w:rsidRPr="004C0E64">
              <w:rPr>
                <w:rFonts w:asciiTheme="minorHAnsi" w:hAnsiTheme="minorHAnsi"/>
                <w:sz w:val="22"/>
                <w:szCs w:val="22"/>
              </w:rPr>
              <w:t xml:space="preserve"> greater than the prior year's </w:t>
            </w:r>
            <w:r>
              <w:rPr>
                <w:rFonts w:asciiTheme="minorHAnsi" w:hAnsiTheme="minorHAnsi"/>
                <w:sz w:val="22"/>
                <w:szCs w:val="22"/>
              </w:rPr>
              <w:t>Annualized Earnings of ${2</w:t>
            </w:r>
            <w:r w:rsidRPr="004C0E64">
              <w:rPr>
                <w:rFonts w:asciiTheme="minorHAnsi" w:hAnsiTheme="minorHAnsi"/>
                <w:sz w:val="22"/>
                <w:szCs w:val="22"/>
              </w:rPr>
              <w:t>}. To continue, update the entry or select an override reason.</w:t>
            </w:r>
          </w:p>
        </w:tc>
      </w:tr>
      <w:tr w:rsidR="00700915" w:rsidRPr="00A61AB1" w14:paraId="00A7438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B5C3D71"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CADFB08"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98439BA" w14:textId="4BBAEC19" w:rsidR="00700915" w:rsidRPr="002C34DD" w:rsidRDefault="00700915" w:rsidP="000836DD">
            <w:pPr>
              <w:spacing w:before="60" w:after="60"/>
              <w:ind w:left="0"/>
            </w:pPr>
            <w:r w:rsidRPr="00886A3B">
              <w:rPr>
                <w:rFonts w:asciiTheme="minorHAnsi" w:hAnsiTheme="minorHAnsi"/>
                <w:sz w:val="22"/>
                <w:szCs w:val="22"/>
              </w:rPr>
              <w:t xml:space="preserve">The Annualized Earnings amount </w:t>
            </w:r>
            <w:r>
              <w:rPr>
                <w:rFonts w:asciiTheme="minorHAnsi" w:hAnsiTheme="minorHAnsi"/>
                <w:sz w:val="22"/>
                <w:szCs w:val="22"/>
              </w:rPr>
              <w:t>for the reporting year</w:t>
            </w:r>
            <w:r w:rsidRPr="00886A3B">
              <w:rPr>
                <w:rFonts w:asciiTheme="minorHAnsi" w:hAnsiTheme="minorHAnsi"/>
                <w:sz w:val="22"/>
                <w:szCs w:val="22"/>
              </w:rPr>
              <w:t xml:space="preserve"> is greater than the prior year's Annualized Earnings</w:t>
            </w:r>
            <w:r>
              <w:rPr>
                <w:rFonts w:asciiTheme="minorHAnsi" w:hAnsiTheme="minorHAnsi"/>
                <w:sz w:val="22"/>
                <w:szCs w:val="22"/>
              </w:rPr>
              <w:t>.</w:t>
            </w:r>
            <w:r w:rsidRPr="00886A3B">
              <w:rPr>
                <w:rFonts w:asciiTheme="minorHAnsi" w:hAnsiTheme="minorHAnsi"/>
                <w:sz w:val="22"/>
                <w:szCs w:val="22"/>
              </w:rPr>
              <w:t xml:space="preserve"> To continue, update the entry or select an override reason.</w:t>
            </w:r>
          </w:p>
        </w:tc>
      </w:tr>
      <w:tr w:rsidR="00700915" w:rsidRPr="0085712F" w14:paraId="35BC432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BD74DCB" w14:textId="77777777" w:rsidR="00700915" w:rsidRPr="0085712F" w:rsidRDefault="00700915"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884EE4F" w14:textId="77777777" w:rsidR="00700915" w:rsidRDefault="00700915" w:rsidP="00700915">
            <w:pPr>
              <w:ind w:left="0"/>
              <w:rPr>
                <w:rFonts w:asciiTheme="minorHAnsi" w:hAnsiTheme="minorHAnsi"/>
                <w:sz w:val="22"/>
                <w:szCs w:val="22"/>
                <w:lang w:eastAsia="en-CA"/>
              </w:rPr>
            </w:pPr>
            <w:r>
              <w:rPr>
                <w:rFonts w:asciiTheme="minorHAnsi" w:hAnsiTheme="minorHAnsi" w:cs="Calibri"/>
                <w:color w:val="auto"/>
                <w:sz w:val="22"/>
                <w:szCs w:val="22"/>
              </w:rPr>
              <w:t xml:space="preserve">0: </w:t>
            </w:r>
            <w:r w:rsidRPr="00A314F7">
              <w:rPr>
                <w:rFonts w:asciiTheme="minorHAnsi" w:hAnsiTheme="minorHAnsi"/>
                <w:color w:val="auto"/>
                <w:sz w:val="22"/>
                <w:szCs w:val="22"/>
                <w:lang w:eastAsia="en-CA"/>
              </w:rPr>
              <w:t>AE_CurrentYear</w:t>
            </w:r>
          </w:p>
          <w:p w14:paraId="0EB7087F" w14:textId="77777777" w:rsidR="00700915" w:rsidRPr="00E23CBE" w:rsidRDefault="00700915" w:rsidP="00700915">
            <w:pPr>
              <w:ind w:left="0"/>
              <w:rPr>
                <w:rFonts w:asciiTheme="minorHAnsi" w:hAnsiTheme="minorHAnsi"/>
                <w:sz w:val="22"/>
                <w:szCs w:val="22"/>
                <w:lang w:eastAsia="en-CA"/>
              </w:rPr>
            </w:pPr>
            <w:r>
              <w:rPr>
                <w:rFonts w:asciiTheme="minorHAnsi" w:hAnsiTheme="minorHAnsi" w:cs="Calibri"/>
                <w:color w:val="auto"/>
                <w:sz w:val="22"/>
                <w:szCs w:val="22"/>
              </w:rPr>
              <w:t xml:space="preserve">1: </w:t>
            </w:r>
            <m:oMath>
              <m:f>
                <m:fPr>
                  <m:ctrlPr>
                    <w:rPr>
                      <w:rFonts w:ascii="Cambria Math" w:hAnsi="Cambria Math"/>
                      <w:i/>
                      <w:color w:val="auto"/>
                      <w:sz w:val="22"/>
                      <w:szCs w:val="22"/>
                      <w:lang w:eastAsia="en-CA"/>
                    </w:rPr>
                  </m:ctrlPr>
                </m:fPr>
                <m:num>
                  <m:r>
                    <m:rPr>
                      <m:sty m:val="p"/>
                    </m:rPr>
                    <w:rPr>
                      <w:rFonts w:ascii="Cambria Math" w:hAnsi="Cambria Math" w:cs="Calibri"/>
                      <w:color w:val="auto"/>
                      <w:sz w:val="22"/>
                      <w:szCs w:val="22"/>
                    </w:rPr>
                    <m:t>(</m:t>
                  </m:r>
                  <m:r>
                    <m:rPr>
                      <m:sty m:val="p"/>
                    </m:rPr>
                    <w:rPr>
                      <w:rFonts w:ascii="Cambria Math" w:hAnsi="Cambria Math"/>
                      <w:color w:val="auto"/>
                      <w:sz w:val="22"/>
                      <w:szCs w:val="22"/>
                      <w:lang w:eastAsia="en-CA"/>
                    </w:rPr>
                    <m:t>AE_CurrentYear - AE_PreviousYear)</m:t>
                  </m:r>
                </m:num>
                <m:den>
                  <m:r>
                    <m:rPr>
                      <m:sty m:val="p"/>
                    </m:rPr>
                    <w:rPr>
                      <w:rFonts w:ascii="Cambria Math" w:hAnsi="Cambria Math"/>
                      <w:color w:val="auto"/>
                      <w:sz w:val="22"/>
                      <w:szCs w:val="22"/>
                      <w:lang w:eastAsia="en-CA"/>
                    </w:rPr>
                    <m:t>AE_PreviousYear</m:t>
                  </m:r>
                </m:den>
              </m:f>
            </m:oMath>
            <w:r>
              <w:rPr>
                <w:rFonts w:asciiTheme="minorHAnsi" w:hAnsiTheme="minorHAnsi" w:cs="Calibri"/>
                <w:color w:val="auto"/>
                <w:sz w:val="22"/>
                <w:szCs w:val="22"/>
                <w:lang w:eastAsia="en-CA"/>
              </w:rPr>
              <w:t>*100</w:t>
            </w:r>
          </w:p>
          <w:p w14:paraId="7DD028DB" w14:textId="1ECDA1AB" w:rsidR="00700915" w:rsidRPr="009C43D2" w:rsidRDefault="00700915" w:rsidP="00700915">
            <w:pPr>
              <w:ind w:left="0"/>
              <w:rPr>
                <w:rFonts w:asciiTheme="minorHAnsi" w:hAnsiTheme="minorHAnsi" w:cs="Calibri"/>
                <w:color w:val="auto"/>
                <w:sz w:val="22"/>
                <w:szCs w:val="22"/>
              </w:rPr>
            </w:pPr>
            <w:r>
              <w:rPr>
                <w:rFonts w:asciiTheme="minorHAnsi" w:hAnsiTheme="minorHAnsi" w:cs="Calibri"/>
                <w:color w:val="auto"/>
                <w:sz w:val="22"/>
                <w:szCs w:val="22"/>
              </w:rPr>
              <w:t xml:space="preserve">2: </w:t>
            </w:r>
            <w:r w:rsidRPr="00A314F7">
              <w:rPr>
                <w:rFonts w:asciiTheme="minorHAnsi" w:hAnsiTheme="minorHAnsi"/>
                <w:color w:val="auto"/>
                <w:sz w:val="22"/>
                <w:szCs w:val="22"/>
                <w:lang w:eastAsia="en-CA"/>
              </w:rPr>
              <w:t>AE_PreviousYear</w:t>
            </w:r>
          </w:p>
        </w:tc>
      </w:tr>
      <w:tr w:rsidR="00700915" w:rsidRPr="0085712F" w14:paraId="3D77143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69B68B" w14:textId="77777777" w:rsidR="00700915" w:rsidRPr="0085712F" w:rsidRDefault="00700915"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EB0A5FA" w14:textId="2B1E2197" w:rsidR="00700915" w:rsidRPr="004574EA" w:rsidRDefault="00700915" w:rsidP="00700915">
            <w:pPr>
              <w:spacing w:before="60" w:after="60" w:line="240" w:lineRule="auto"/>
              <w:ind w:left="720"/>
              <w:rPr>
                <w:rFonts w:asciiTheme="minorHAnsi" w:hAnsiTheme="minorHAnsi"/>
                <w:sz w:val="22"/>
                <w:szCs w:val="22"/>
                <w:lang w:eastAsia="en-CA"/>
              </w:rPr>
            </w:pPr>
            <w:r>
              <w:rPr>
                <w:rFonts w:asciiTheme="minorHAnsi" w:hAnsiTheme="minorHAnsi"/>
                <w:sz w:val="22"/>
                <w:szCs w:val="22"/>
                <w:lang w:eastAsia="en-CA"/>
              </w:rPr>
              <w:t xml:space="preserve">1.           </w:t>
            </w:r>
            <w:r w:rsidRPr="004574EA">
              <w:rPr>
                <w:rFonts w:asciiTheme="minorHAnsi" w:hAnsiTheme="minorHAnsi"/>
                <w:sz w:val="22"/>
                <w:szCs w:val="22"/>
                <w:lang w:eastAsia="en-CA"/>
              </w:rPr>
              <w:t>The member received a promotion</w:t>
            </w:r>
          </w:p>
          <w:p w14:paraId="39DC4DF3" w14:textId="77777777" w:rsidR="00700915" w:rsidRPr="004574EA" w:rsidRDefault="00700915" w:rsidP="00700915">
            <w:pPr>
              <w:spacing w:before="60" w:after="60" w:line="240" w:lineRule="auto"/>
              <w:ind w:left="720"/>
              <w:rPr>
                <w:rFonts w:asciiTheme="minorHAnsi" w:hAnsiTheme="minorHAnsi"/>
                <w:sz w:val="22"/>
                <w:szCs w:val="22"/>
                <w:lang w:eastAsia="en-CA"/>
              </w:rPr>
            </w:pPr>
            <w:r w:rsidRPr="004574EA">
              <w:rPr>
                <w:rFonts w:asciiTheme="minorHAnsi" w:hAnsiTheme="minorHAnsi"/>
                <w:sz w:val="22"/>
                <w:szCs w:val="22"/>
                <w:lang w:eastAsia="en-CA"/>
              </w:rPr>
              <w:t>2.</w:t>
            </w:r>
            <w:r w:rsidRPr="004574EA">
              <w:rPr>
                <w:rFonts w:asciiTheme="minorHAnsi" w:hAnsiTheme="minorHAnsi"/>
                <w:sz w:val="22"/>
                <w:szCs w:val="22"/>
                <w:lang w:eastAsia="en-CA"/>
              </w:rPr>
              <w:tab/>
              <w:t>The member was compensated for additional responsibilities</w:t>
            </w:r>
          </w:p>
          <w:p w14:paraId="53A72CDB" w14:textId="77777777" w:rsidR="00700915" w:rsidRPr="004574EA" w:rsidRDefault="00700915" w:rsidP="00700915">
            <w:pPr>
              <w:spacing w:before="60" w:after="60" w:line="240" w:lineRule="auto"/>
              <w:ind w:left="720"/>
              <w:rPr>
                <w:rFonts w:asciiTheme="minorHAnsi" w:hAnsiTheme="minorHAnsi"/>
                <w:sz w:val="22"/>
                <w:szCs w:val="22"/>
                <w:lang w:eastAsia="en-CA"/>
              </w:rPr>
            </w:pPr>
            <w:r w:rsidRPr="004574EA">
              <w:rPr>
                <w:rFonts w:asciiTheme="minorHAnsi" w:hAnsiTheme="minorHAnsi"/>
                <w:sz w:val="22"/>
                <w:szCs w:val="22"/>
                <w:lang w:eastAsia="en-CA"/>
              </w:rPr>
              <w:t>3.</w:t>
            </w:r>
            <w:r w:rsidRPr="004574EA">
              <w:rPr>
                <w:rFonts w:asciiTheme="minorHAnsi" w:hAnsiTheme="minorHAnsi"/>
                <w:sz w:val="22"/>
                <w:szCs w:val="22"/>
                <w:lang w:eastAsia="en-CA"/>
              </w:rPr>
              <w:tab/>
              <w:t>Job reclassification</w:t>
            </w:r>
          </w:p>
          <w:p w14:paraId="4F70B5A2" w14:textId="77777777" w:rsidR="00700915" w:rsidRPr="004574EA" w:rsidRDefault="00700915" w:rsidP="00700915">
            <w:pPr>
              <w:spacing w:before="60" w:after="60" w:line="240" w:lineRule="auto"/>
              <w:ind w:left="720"/>
              <w:rPr>
                <w:rFonts w:asciiTheme="minorHAnsi" w:hAnsiTheme="minorHAnsi"/>
                <w:sz w:val="22"/>
                <w:szCs w:val="22"/>
                <w:lang w:eastAsia="en-CA"/>
              </w:rPr>
            </w:pPr>
            <w:r w:rsidRPr="004574EA">
              <w:rPr>
                <w:rFonts w:asciiTheme="minorHAnsi" w:hAnsiTheme="minorHAnsi"/>
                <w:sz w:val="22"/>
                <w:szCs w:val="22"/>
                <w:lang w:eastAsia="en-CA"/>
              </w:rPr>
              <w:t>4.</w:t>
            </w:r>
            <w:r w:rsidRPr="004574EA">
              <w:rPr>
                <w:rFonts w:asciiTheme="minorHAnsi" w:hAnsiTheme="minorHAnsi"/>
                <w:sz w:val="22"/>
                <w:szCs w:val="22"/>
                <w:lang w:eastAsia="en-CA"/>
              </w:rPr>
              <w:tab/>
              <w:t>Contract settlement</w:t>
            </w:r>
          </w:p>
          <w:p w14:paraId="31F4ED28" w14:textId="77777777" w:rsidR="00700915" w:rsidRPr="004574EA" w:rsidRDefault="00700915" w:rsidP="00700915">
            <w:pPr>
              <w:spacing w:before="60" w:after="60" w:line="240" w:lineRule="auto"/>
              <w:ind w:left="720"/>
              <w:rPr>
                <w:rFonts w:asciiTheme="minorHAnsi" w:hAnsiTheme="minorHAnsi"/>
                <w:sz w:val="22"/>
                <w:szCs w:val="22"/>
                <w:lang w:eastAsia="en-CA"/>
              </w:rPr>
            </w:pPr>
            <w:r w:rsidRPr="004574EA">
              <w:rPr>
                <w:rFonts w:asciiTheme="minorHAnsi" w:hAnsiTheme="minorHAnsi"/>
                <w:sz w:val="22"/>
                <w:szCs w:val="22"/>
                <w:lang w:eastAsia="en-CA"/>
              </w:rPr>
              <w:t>5.</w:t>
            </w:r>
            <w:r w:rsidRPr="004574EA">
              <w:rPr>
                <w:rFonts w:asciiTheme="minorHAnsi" w:hAnsiTheme="minorHAnsi"/>
                <w:sz w:val="22"/>
                <w:szCs w:val="22"/>
                <w:lang w:eastAsia="en-CA"/>
              </w:rPr>
              <w:tab/>
              <w:t>Step/range increase</w:t>
            </w:r>
          </w:p>
          <w:p w14:paraId="1C3AE130" w14:textId="77777777" w:rsidR="00700915" w:rsidRPr="004574EA" w:rsidRDefault="00700915" w:rsidP="00700915">
            <w:pPr>
              <w:spacing w:before="60" w:after="60" w:line="240" w:lineRule="auto"/>
              <w:ind w:left="720"/>
              <w:rPr>
                <w:rFonts w:asciiTheme="minorHAnsi" w:hAnsiTheme="minorHAnsi"/>
                <w:sz w:val="22"/>
                <w:szCs w:val="22"/>
                <w:lang w:eastAsia="en-CA"/>
              </w:rPr>
            </w:pPr>
            <w:r w:rsidRPr="004574EA">
              <w:rPr>
                <w:rFonts w:asciiTheme="minorHAnsi" w:hAnsiTheme="minorHAnsi"/>
                <w:sz w:val="22"/>
                <w:szCs w:val="22"/>
                <w:lang w:eastAsia="en-CA"/>
              </w:rPr>
              <w:t>6.</w:t>
            </w:r>
            <w:r w:rsidRPr="004574EA">
              <w:rPr>
                <w:rFonts w:asciiTheme="minorHAnsi" w:hAnsiTheme="minorHAnsi"/>
                <w:sz w:val="22"/>
                <w:szCs w:val="22"/>
                <w:lang w:eastAsia="en-CA"/>
              </w:rPr>
              <w:tab/>
              <w:t>Contract settlement and step increase</w:t>
            </w:r>
          </w:p>
          <w:p w14:paraId="19DDB71F" w14:textId="77777777" w:rsidR="00700915" w:rsidRDefault="00700915" w:rsidP="00700915">
            <w:pPr>
              <w:spacing w:before="60" w:after="60" w:line="240" w:lineRule="auto"/>
              <w:ind w:left="720"/>
              <w:rPr>
                <w:rFonts w:asciiTheme="minorHAnsi" w:hAnsiTheme="minorHAnsi"/>
                <w:sz w:val="22"/>
                <w:szCs w:val="22"/>
                <w:lang w:eastAsia="en-CA"/>
              </w:rPr>
            </w:pPr>
            <w:r w:rsidRPr="004574EA">
              <w:rPr>
                <w:rFonts w:asciiTheme="minorHAnsi" w:hAnsiTheme="minorHAnsi"/>
                <w:sz w:val="22"/>
                <w:szCs w:val="22"/>
                <w:lang w:eastAsia="en-CA"/>
              </w:rPr>
              <w:t>7.</w:t>
            </w:r>
            <w:r w:rsidRPr="004574EA">
              <w:rPr>
                <w:rFonts w:asciiTheme="minorHAnsi" w:hAnsiTheme="minorHAnsi"/>
                <w:sz w:val="22"/>
                <w:szCs w:val="22"/>
                <w:lang w:eastAsia="en-CA"/>
              </w:rPr>
              <w:tab/>
              <w:t>Other - please provide explanation</w:t>
            </w:r>
          </w:p>
          <w:p w14:paraId="7C8CB7E0" w14:textId="66798358" w:rsidR="00700915" w:rsidRPr="006100CE" w:rsidRDefault="00700915" w:rsidP="000836DD">
            <w:pPr>
              <w:spacing w:before="60" w:after="60" w:line="240" w:lineRule="auto"/>
              <w:ind w:left="0"/>
              <w:rPr>
                <w:rFonts w:asciiTheme="minorHAnsi" w:hAnsiTheme="minorHAnsi"/>
                <w:sz w:val="22"/>
                <w:szCs w:val="22"/>
                <w:lang w:eastAsia="en-CA"/>
              </w:rPr>
            </w:pPr>
          </w:p>
        </w:tc>
      </w:tr>
      <w:tr w:rsidR="00700915" w:rsidRPr="0085712F" w14:paraId="17FE791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4F8E53"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313C1CC" w14:textId="6330B3FB" w:rsidR="00700915" w:rsidRPr="006100CE" w:rsidRDefault="00921C30"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HOOPP has specified that the Tolerance be a configurable amount</w:t>
            </w:r>
          </w:p>
        </w:tc>
      </w:tr>
      <w:tr w:rsidR="00700915" w:rsidRPr="0085712F" w14:paraId="534E987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773F5E"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1C6C9D9" w14:textId="77777777" w:rsidR="00700915" w:rsidRPr="0085712F" w:rsidRDefault="00700915"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8B42B22" w14:textId="023E52F9" w:rsidR="004F1E2B" w:rsidRDefault="004F1E2B" w:rsidP="004F1E2B">
            <w:pPr>
              <w:ind w:left="0"/>
              <w:rPr>
                <w:ins w:id="226" w:author="Tima Abboud" w:date="2021-05-05T14:23:00Z"/>
                <w:rFonts w:asciiTheme="minorHAnsi" w:hAnsiTheme="minorHAnsi"/>
                <w:sz w:val="22"/>
                <w:szCs w:val="22"/>
                <w:lang w:val="en-US" w:eastAsia="en-CA"/>
              </w:rPr>
            </w:pPr>
            <w:ins w:id="227" w:author="Tima Abboud" w:date="2021-05-05T14:23:00Z">
              <w:r>
                <w:rPr>
                  <w:rFonts w:asciiTheme="minorHAnsi" w:hAnsiTheme="minorHAnsi"/>
                  <w:sz w:val="22"/>
                  <w:szCs w:val="22"/>
                  <w:lang w:val="en-US" w:eastAsia="en-CA"/>
                </w:rPr>
                <w:t>TA 20210505:</w:t>
              </w:r>
            </w:ins>
          </w:p>
          <w:p w14:paraId="02E75D32" w14:textId="77777777" w:rsidR="004F1E2B" w:rsidRPr="00380AC0" w:rsidRDefault="004F1E2B" w:rsidP="004F1E2B">
            <w:pPr>
              <w:pStyle w:val="ListParagraph"/>
              <w:numPr>
                <w:ilvl w:val="0"/>
                <w:numId w:val="32"/>
              </w:numPr>
              <w:spacing w:before="60" w:after="60" w:line="240" w:lineRule="auto"/>
              <w:rPr>
                <w:ins w:id="228" w:author="Tima Abboud" w:date="2021-05-05T14:23:00Z"/>
                <w:rFonts w:asciiTheme="minorHAnsi" w:hAnsiTheme="minorHAnsi"/>
                <w:sz w:val="22"/>
                <w:szCs w:val="22"/>
                <w:lang w:eastAsia="en-CA"/>
              </w:rPr>
            </w:pPr>
            <w:ins w:id="229" w:author="Tima Abboud" w:date="2021-05-05T14:23:00Z">
              <w:r>
                <w:rPr>
                  <w:rFonts w:asciiTheme="minorHAnsi" w:hAnsiTheme="minorHAnsi"/>
                  <w:sz w:val="22"/>
                  <w:szCs w:val="22"/>
                  <w:lang w:eastAsia="en-CA"/>
                </w:rPr>
                <w:t>Updated Validation Rule and Validation Logic to account for amalgamation.</w:t>
              </w:r>
            </w:ins>
          </w:p>
          <w:p w14:paraId="4944F5FD" w14:textId="77777777" w:rsidR="004F1E2B" w:rsidRDefault="004F1E2B" w:rsidP="00DF7343">
            <w:pPr>
              <w:spacing w:before="60" w:after="60" w:line="240" w:lineRule="auto"/>
              <w:ind w:left="0"/>
              <w:rPr>
                <w:ins w:id="230" w:author="Tima Abboud" w:date="2021-05-05T14:23:00Z"/>
                <w:rFonts w:asciiTheme="minorHAnsi" w:hAnsiTheme="minorHAnsi"/>
                <w:sz w:val="22"/>
                <w:szCs w:val="22"/>
                <w:lang w:eastAsia="en-CA"/>
              </w:rPr>
            </w:pPr>
          </w:p>
          <w:p w14:paraId="77D77820" w14:textId="1996CD0C" w:rsidR="00DF7343" w:rsidRDefault="00DF7343" w:rsidP="00DF7343">
            <w:pPr>
              <w:spacing w:before="60" w:after="60" w:line="240" w:lineRule="auto"/>
              <w:ind w:left="0"/>
              <w:rPr>
                <w:rFonts w:asciiTheme="minorHAnsi" w:hAnsiTheme="minorHAnsi"/>
                <w:sz w:val="22"/>
                <w:szCs w:val="22"/>
                <w:lang w:eastAsia="en-CA"/>
              </w:rPr>
            </w:pPr>
            <w:r w:rsidRPr="000A0228">
              <w:rPr>
                <w:rFonts w:asciiTheme="minorHAnsi" w:hAnsiTheme="minorHAnsi"/>
                <w:sz w:val="22"/>
                <w:szCs w:val="22"/>
                <w:lang w:eastAsia="en-CA"/>
              </w:rPr>
              <w:t xml:space="preserve">MR 20180831: </w:t>
            </w:r>
          </w:p>
          <w:p w14:paraId="2CA60340" w14:textId="20286793" w:rsidR="00DF7343" w:rsidRDefault="00DF7343" w:rsidP="008E43BC">
            <w:pPr>
              <w:pStyle w:val="ListParagraph"/>
              <w:numPr>
                <w:ilvl w:val="0"/>
                <w:numId w:val="32"/>
              </w:numPr>
              <w:spacing w:before="60" w:after="60" w:line="240" w:lineRule="auto"/>
              <w:rPr>
                <w:rFonts w:asciiTheme="minorHAnsi" w:hAnsiTheme="minorHAnsi"/>
                <w:sz w:val="22"/>
                <w:szCs w:val="22"/>
                <w:lang w:eastAsia="en-CA"/>
              </w:rPr>
            </w:pPr>
            <w:r w:rsidRPr="00EA705E">
              <w:rPr>
                <w:rFonts w:asciiTheme="minorHAnsi" w:hAnsiTheme="minorHAnsi"/>
                <w:sz w:val="22"/>
                <w:szCs w:val="22"/>
                <w:lang w:eastAsia="en-CA"/>
              </w:rPr>
              <w:t>Following TASK0025406 condition added ‘Transaction Indicator &lt;&gt; Regul’.</w:t>
            </w:r>
          </w:p>
          <w:p w14:paraId="491A474C" w14:textId="77777777" w:rsidR="00DF7343" w:rsidRDefault="00DF7343" w:rsidP="00DF7343">
            <w:pPr>
              <w:spacing w:before="60" w:after="60" w:line="240" w:lineRule="auto"/>
              <w:ind w:left="0"/>
              <w:rPr>
                <w:rFonts w:asciiTheme="minorHAnsi" w:hAnsiTheme="minorHAnsi"/>
                <w:sz w:val="22"/>
                <w:szCs w:val="22"/>
                <w:lang w:eastAsia="en-CA"/>
              </w:rPr>
            </w:pPr>
          </w:p>
          <w:p w14:paraId="5AAB43D1"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77557E91" w14:textId="77777777" w:rsidR="00F93DA0" w:rsidRPr="00E8794C" w:rsidRDefault="00F93DA0" w:rsidP="00295A35">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46D422FA" w14:textId="1E811FBC" w:rsidR="00700915" w:rsidRPr="00E06021" w:rsidRDefault="00700915" w:rsidP="00E06021">
            <w:pPr>
              <w:spacing w:before="60" w:after="60" w:line="240" w:lineRule="auto"/>
              <w:ind w:left="0"/>
              <w:rPr>
                <w:rFonts w:asciiTheme="minorHAnsi" w:hAnsiTheme="minorHAnsi"/>
                <w:sz w:val="22"/>
                <w:szCs w:val="22"/>
                <w:lang w:eastAsia="en-CA"/>
              </w:rPr>
            </w:pPr>
          </w:p>
        </w:tc>
      </w:tr>
      <w:tr w:rsidR="00700915" w:rsidRPr="0085712F" w14:paraId="177EB19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93B667F" w14:textId="77777777" w:rsidR="00700915" w:rsidRDefault="0070091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Function</w:t>
            </w:r>
          </w:p>
        </w:tc>
        <w:tc>
          <w:tcPr>
            <w:tcW w:w="8448" w:type="dxa"/>
            <w:tcBorders>
              <w:top w:val="single" w:sz="4" w:space="0" w:color="auto"/>
              <w:left w:val="single" w:sz="4" w:space="0" w:color="auto"/>
              <w:bottom w:val="single" w:sz="4" w:space="0" w:color="auto"/>
              <w:right w:val="single" w:sz="4" w:space="0" w:color="auto"/>
            </w:tcBorders>
            <w:vAlign w:val="center"/>
          </w:tcPr>
          <w:p w14:paraId="02F6C08C" w14:textId="77777777" w:rsidR="00E56BB4" w:rsidRPr="00487EA8" w:rsidRDefault="00E56BB4" w:rsidP="00487EA8">
            <w:pPr>
              <w:spacing w:before="60" w:after="60" w:line="240" w:lineRule="auto"/>
              <w:ind w:left="720"/>
              <w:rPr>
                <w:rFonts w:asciiTheme="minorHAnsi" w:hAnsiTheme="minorHAnsi"/>
                <w:sz w:val="22"/>
                <w:szCs w:val="22"/>
                <w:lang w:eastAsia="en-CA"/>
              </w:rPr>
            </w:pPr>
            <w:r w:rsidRPr="00487EA8">
              <w:rPr>
                <w:rFonts w:asciiTheme="minorHAnsi" w:hAnsiTheme="minorHAnsi"/>
                <w:sz w:val="22"/>
                <w:szCs w:val="22"/>
                <w:lang w:eastAsia="en-CA"/>
              </w:rPr>
              <w:t>Function CalculateAE (SIN, Employer, Year) {</w:t>
            </w:r>
          </w:p>
          <w:p w14:paraId="4F4573CE" w14:textId="77777777" w:rsidR="00E56BB4" w:rsidRPr="00487EA8" w:rsidRDefault="00E56BB4" w:rsidP="00487EA8">
            <w:pPr>
              <w:spacing w:before="60" w:after="60" w:line="240" w:lineRule="auto"/>
              <w:ind w:left="720"/>
              <w:rPr>
                <w:rFonts w:asciiTheme="minorHAnsi" w:hAnsiTheme="minorHAnsi"/>
                <w:sz w:val="22"/>
                <w:szCs w:val="22"/>
                <w:lang w:eastAsia="en-CA"/>
              </w:rPr>
            </w:pPr>
            <w:r w:rsidRPr="00487EA8">
              <w:rPr>
                <w:rFonts w:asciiTheme="minorHAnsi" w:hAnsiTheme="minorHAnsi"/>
                <w:sz w:val="22"/>
                <w:szCs w:val="22"/>
                <w:lang w:eastAsia="en-CA"/>
              </w:rPr>
              <w:t>If a SalaryRate record exists where</w:t>
            </w:r>
          </w:p>
          <w:p w14:paraId="3678817A"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REPORT</w:t>
            </w:r>
          </w:p>
          <w:p w14:paraId="480BF56B"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File.Employer = Ariel.Employer</w:t>
            </w:r>
          </w:p>
          <w:p w14:paraId="0DD2EA62"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Year(EffectiveDate) = Year</w:t>
            </w:r>
          </w:p>
          <w:p w14:paraId="6F766347" w14:textId="77777777" w:rsidR="00E56BB4" w:rsidRPr="00487EA8" w:rsidRDefault="00E56BB4" w:rsidP="00E56BB4">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Return SalaryRate.Rate</w:t>
            </w:r>
          </w:p>
          <w:p w14:paraId="2BCB850B" w14:textId="77777777" w:rsidR="00E56BB4" w:rsidRDefault="00E56BB4" w:rsidP="00E56BB4">
            <w:pPr>
              <w:spacing w:before="100" w:beforeAutospacing="1" w:after="100" w:afterAutospacing="1"/>
              <w:ind w:left="720"/>
              <w:rPr>
                <w:rFonts w:ascii="Times New Roman" w:hAnsi="Times New Roman"/>
                <w:sz w:val="24"/>
                <w:szCs w:val="24"/>
              </w:rPr>
            </w:pPr>
            <w:r w:rsidRPr="00487EA8">
              <w:rPr>
                <w:rFonts w:asciiTheme="minorHAnsi" w:hAnsiTheme="minorHAnsi"/>
                <w:sz w:val="22"/>
                <w:szCs w:val="22"/>
                <w:lang w:eastAsia="en-CA"/>
              </w:rPr>
              <w:t>Else</w:t>
            </w:r>
          </w:p>
          <w:p w14:paraId="39BBC05A" w14:textId="77777777" w:rsidR="00E56BB4" w:rsidRPr="00487EA8" w:rsidRDefault="00E56BB4" w:rsidP="00E56BB4">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Service = the SUM of Service.Amount of all Service records where </w:t>
            </w:r>
          </w:p>
          <w:p w14:paraId="72CF0FDD" w14:textId="1FD6DC4F" w:rsidR="00E56BB4"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CTSRV</w:t>
            </w:r>
          </w:p>
          <w:p w14:paraId="10CE8B28" w14:textId="1007363B" w:rsidR="00EB07A6" w:rsidRPr="00487EA8" w:rsidRDefault="00EB07A6"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0CA082F4"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04CC9340"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3739B21A"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3B725D99" w14:textId="77777777" w:rsidR="00E56BB4" w:rsidRPr="00487EA8" w:rsidRDefault="00E56BB4" w:rsidP="00E56BB4">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If (Service = 0) then:</w:t>
            </w:r>
          </w:p>
          <w:p w14:paraId="2D7D7B5E" w14:textId="77777777" w:rsidR="00E56BB4" w:rsidRDefault="00E56BB4" w:rsidP="00E56BB4">
            <w:pPr>
              <w:spacing w:before="100" w:beforeAutospacing="1" w:after="100" w:afterAutospacing="1"/>
              <w:ind w:left="2160"/>
              <w:rPr>
                <w:rFonts w:ascii="Times New Roman" w:hAnsi="Times New Roman"/>
                <w:sz w:val="24"/>
                <w:szCs w:val="24"/>
              </w:rPr>
            </w:pPr>
            <w:r w:rsidRPr="00487EA8">
              <w:rPr>
                <w:rFonts w:asciiTheme="minorHAnsi" w:hAnsiTheme="minorHAnsi"/>
                <w:sz w:val="22"/>
                <w:szCs w:val="22"/>
                <w:lang w:eastAsia="en-CA"/>
              </w:rPr>
              <w:t>return 0</w:t>
            </w:r>
          </w:p>
          <w:p w14:paraId="41F2953F" w14:textId="77777777" w:rsidR="00E56BB4" w:rsidRPr="00487EA8" w:rsidRDefault="00E56BB4" w:rsidP="00E56BB4">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End If</w:t>
            </w:r>
          </w:p>
          <w:p w14:paraId="12547266" w14:textId="77777777" w:rsidR="00E56BB4" w:rsidRPr="00487EA8" w:rsidRDefault="00E56BB4" w:rsidP="00E56BB4">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LowContributions = the SUM of Contributions.Amount of all Contributions records where </w:t>
            </w:r>
          </w:p>
          <w:p w14:paraId="4CB564BB" w14:textId="5AC494A3" w:rsidR="00E56BB4"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LowRPP</w:t>
            </w:r>
          </w:p>
          <w:p w14:paraId="42871565" w14:textId="78B5784E" w:rsidR="00EB07A6" w:rsidRPr="00EB07A6" w:rsidRDefault="00EB07A6" w:rsidP="00EB07A6">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65E6442E"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4DD28847"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20C2F764"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72998ADF"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SummaryAttribute &lt;&gt; "RRETRO"</w:t>
            </w:r>
          </w:p>
          <w:p w14:paraId="07717B29" w14:textId="77777777" w:rsidR="00E56BB4" w:rsidRPr="00487EA8" w:rsidRDefault="00E56BB4" w:rsidP="00E56BB4">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HighContributions = the SUM of Contributions.Amount of all Contributions records where </w:t>
            </w:r>
          </w:p>
          <w:p w14:paraId="278E87F9" w14:textId="7D06F0B0" w:rsidR="00E56BB4"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HghRPP or HghRCA</w:t>
            </w:r>
          </w:p>
          <w:p w14:paraId="0E4C813C" w14:textId="0978F393" w:rsidR="00EB07A6" w:rsidRPr="00EB07A6" w:rsidRDefault="00EB07A6" w:rsidP="00EB07A6">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22031827"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6BC24896"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17679A15"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7C8EC734" w14:textId="77777777" w:rsidR="00E56BB4" w:rsidRPr="00487EA8" w:rsidRDefault="00E56BB4"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SummaryAttribute &lt;&gt; "RRETRO"</w:t>
            </w:r>
          </w:p>
          <w:p w14:paraId="0C7D2335" w14:textId="77777777" w:rsidR="00E56BB4" w:rsidRPr="00487EA8" w:rsidRDefault="00E56BB4" w:rsidP="00E56BB4">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AE = ((LowContributions / LowContributionsRate) + (HighContributions / HighContributionsRate)) / (Service / 52)</w:t>
            </w:r>
          </w:p>
          <w:p w14:paraId="37BC71E9" w14:textId="77777777" w:rsidR="00E56BB4" w:rsidRPr="00487EA8" w:rsidRDefault="00E56BB4" w:rsidP="00E56BB4">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Return AE</w:t>
            </w:r>
          </w:p>
          <w:p w14:paraId="536AC053" w14:textId="77777777" w:rsidR="00E56BB4" w:rsidRPr="00487EA8" w:rsidRDefault="00E56BB4" w:rsidP="00E56BB4">
            <w:pPr>
              <w:spacing w:before="100" w:beforeAutospacing="1" w:after="100" w:afterAutospacing="1"/>
              <w:ind w:left="720"/>
              <w:rPr>
                <w:rFonts w:asciiTheme="minorHAnsi" w:hAnsiTheme="minorHAnsi"/>
                <w:sz w:val="22"/>
                <w:szCs w:val="22"/>
                <w:lang w:eastAsia="en-CA"/>
              </w:rPr>
            </w:pPr>
            <w:r w:rsidRPr="00487EA8">
              <w:rPr>
                <w:rFonts w:asciiTheme="minorHAnsi" w:hAnsiTheme="minorHAnsi"/>
                <w:sz w:val="22"/>
                <w:szCs w:val="22"/>
                <w:lang w:eastAsia="en-CA"/>
              </w:rPr>
              <w:t>End If</w:t>
            </w:r>
          </w:p>
          <w:p w14:paraId="41611156" w14:textId="77777777" w:rsidR="00E56BB4" w:rsidRDefault="00E56BB4" w:rsidP="00E56BB4">
            <w:pPr>
              <w:spacing w:before="100" w:beforeAutospacing="1" w:after="100" w:afterAutospacing="1"/>
              <w:rPr>
                <w:rFonts w:ascii="Times New Roman" w:hAnsi="Times New Roman"/>
                <w:sz w:val="24"/>
                <w:szCs w:val="24"/>
              </w:rPr>
            </w:pPr>
            <w:r w:rsidRPr="00487EA8">
              <w:rPr>
                <w:rFonts w:asciiTheme="minorHAnsi" w:hAnsiTheme="minorHAnsi"/>
                <w:sz w:val="22"/>
                <w:szCs w:val="22"/>
                <w:lang w:eastAsia="en-CA"/>
              </w:rPr>
              <w:t>End</w:t>
            </w:r>
            <w:r>
              <w:rPr>
                <w:rFonts w:ascii="Times New Roman" w:hAnsi="Times New Roman"/>
                <w:sz w:val="24"/>
                <w:szCs w:val="24"/>
              </w:rPr>
              <w:t xml:space="preserve"> </w:t>
            </w:r>
            <w:r w:rsidRPr="00487EA8">
              <w:rPr>
                <w:rFonts w:asciiTheme="minorHAnsi" w:hAnsiTheme="minorHAnsi"/>
                <w:sz w:val="22"/>
                <w:szCs w:val="22"/>
                <w:lang w:eastAsia="en-CA"/>
              </w:rPr>
              <w:t>Function</w:t>
            </w:r>
          </w:p>
          <w:p w14:paraId="49492E36" w14:textId="77777777" w:rsidR="00700915" w:rsidRDefault="00700915" w:rsidP="000836DD">
            <w:pPr>
              <w:spacing w:before="60" w:after="60" w:line="240" w:lineRule="auto"/>
              <w:ind w:left="0"/>
              <w:rPr>
                <w:rFonts w:asciiTheme="minorHAnsi" w:hAnsiTheme="minorHAnsi"/>
                <w:sz w:val="22"/>
                <w:szCs w:val="22"/>
                <w:lang w:eastAsia="en-CA"/>
              </w:rPr>
            </w:pPr>
          </w:p>
        </w:tc>
      </w:tr>
    </w:tbl>
    <w:p w14:paraId="256CEB76" w14:textId="77777777" w:rsidR="00C80854" w:rsidRDefault="00C80854">
      <w:pPr>
        <w:spacing w:before="0" w:after="0" w:line="240" w:lineRule="auto"/>
        <w:ind w:left="0"/>
        <w:rPr>
          <w:sz w:val="24"/>
        </w:rPr>
      </w:pPr>
    </w:p>
    <w:p w14:paraId="1BB29C1D" w14:textId="77777777" w:rsidR="00C80854" w:rsidRDefault="00C80854">
      <w:pPr>
        <w:spacing w:before="0" w:after="0" w:line="240" w:lineRule="auto"/>
        <w:ind w:left="0"/>
        <w:rPr>
          <w:sz w:val="24"/>
        </w:rPr>
      </w:pPr>
      <w:r>
        <w:rPr>
          <w:sz w:val="24"/>
        </w:rPr>
        <w:br w:type="page"/>
      </w:r>
    </w:p>
    <w:p w14:paraId="3AFE8D7D" w14:textId="77777777" w:rsidR="00C80854" w:rsidRPr="006B06A8" w:rsidRDefault="00C80854" w:rsidP="00C80854">
      <w:pPr>
        <w:pStyle w:val="Heading3"/>
      </w:pPr>
      <w:r w:rsidRPr="006B06A8">
        <w:t xml:space="preserve">Validation – </w:t>
      </w:r>
      <w:r>
        <w:t>AE Increase Within Tolerance Compared to Previous Year HOOPP</w:t>
      </w:r>
    </w:p>
    <w:p w14:paraId="7A326874" w14:textId="77777777" w:rsidR="00C80854" w:rsidRPr="00700915" w:rsidRDefault="00C80854" w:rsidP="00C80854"/>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C80854" w14:paraId="468892E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ADE2F0F"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8C05BA5" w14:textId="74E8895F" w:rsidR="00C80854" w:rsidRPr="000862E2" w:rsidRDefault="00C80854" w:rsidP="000836DD">
            <w:pPr>
              <w:pStyle w:val="Heading1"/>
            </w:pPr>
            <w:bookmarkStart w:id="231" w:name="_Toc43372855"/>
            <w:r>
              <w:rPr>
                <w:rFonts w:cs="Calibri"/>
              </w:rPr>
              <w:t>B41</w:t>
            </w:r>
            <w:r w:rsidRPr="00A826BD">
              <w:rPr>
                <w:rFonts w:cs="Calibri"/>
              </w:rPr>
              <w:t>AEIncrease</w:t>
            </w:r>
            <w:r>
              <w:rPr>
                <w:rFonts w:cs="Calibri"/>
              </w:rPr>
              <w:t>HOOPP</w:t>
            </w:r>
            <w:bookmarkEnd w:id="231"/>
          </w:p>
        </w:tc>
      </w:tr>
      <w:tr w:rsidR="00C80854" w14:paraId="45AA3E8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0783FC0"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0325316" w14:textId="08001409" w:rsidR="00C80854" w:rsidRPr="000862E2" w:rsidRDefault="00C80854" w:rsidP="000836DD">
            <w:pPr>
              <w:spacing w:before="60" w:after="60" w:line="240" w:lineRule="auto"/>
              <w:ind w:left="0"/>
              <w:rPr>
                <w:rFonts w:asciiTheme="minorHAnsi" w:eastAsia="Times New Roman" w:hAnsiTheme="minorHAnsi" w:cs="Calibri"/>
                <w:color w:val="auto"/>
                <w:sz w:val="22"/>
                <w:szCs w:val="22"/>
                <w:lang w:eastAsia="en-CA"/>
              </w:rPr>
            </w:pPr>
            <w:r w:rsidRPr="00C80854">
              <w:rPr>
                <w:rFonts w:asciiTheme="minorHAnsi" w:eastAsia="Times New Roman" w:hAnsiTheme="minorHAnsi" w:cs="Calibri"/>
                <w:color w:val="auto"/>
                <w:sz w:val="22"/>
                <w:szCs w:val="22"/>
                <w:lang w:eastAsia="en-CA"/>
              </w:rPr>
              <w:t>6065</w:t>
            </w:r>
          </w:p>
        </w:tc>
      </w:tr>
      <w:tr w:rsidR="00C80854" w14:paraId="37603B2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F2D5D41"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A5F5C2E" w14:textId="706553F5" w:rsidR="00C80854" w:rsidRDefault="00791B8F"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C80854" w14:paraId="04F72F4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1CB5843"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105C22D" w14:textId="56B9394B" w:rsidR="00C80854" w:rsidRPr="00B464B9" w:rsidRDefault="00791B8F"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791B8F">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C80854" w14:paraId="70E0A1A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DCF1F0"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C3A3A6F" w14:textId="77777777" w:rsidR="00C80854" w:rsidRPr="009675FB" w:rsidRDefault="00C80854" w:rsidP="000836DD">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Core Data (MDC- Member Data Collection), Previous Year Adjustment (Remittance), Events (Final Data), Contributory Leaves (Remittance)</w:t>
            </w:r>
          </w:p>
        </w:tc>
      </w:tr>
      <w:tr w:rsidR="00C80854" w14:paraId="77C606F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4A6114D"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1F2B993" w14:textId="5C8E0BEB" w:rsidR="00C80854" w:rsidRDefault="00E208CB"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Information</w:t>
            </w:r>
          </w:p>
        </w:tc>
      </w:tr>
      <w:tr w:rsidR="00C80854" w14:paraId="0ABBF13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305B495"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CED6803" w14:textId="61290613" w:rsidR="00C80854" w:rsidRPr="00B464B9" w:rsidRDefault="00E208CB"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Private</w:t>
            </w:r>
          </w:p>
        </w:tc>
      </w:tr>
      <w:tr w:rsidR="00C80854" w:rsidRPr="00A61AB1" w14:paraId="3F76DC4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720B4D0"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CC58035"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63686DB" w14:textId="77777777" w:rsidR="00C80854" w:rsidRDefault="00C80854" w:rsidP="000836DD">
            <w:pPr>
              <w:ind w:left="0"/>
              <w:rPr>
                <w:ins w:id="232" w:author="Tima Abboud" w:date="2021-05-05T14:25:00Z"/>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 that Annualized Earnings (Reported or Calculated) for the reporting year is not greater than the AE (Stored or Calculated) for the reporting year -1 plus the tolerance.</w:t>
            </w:r>
          </w:p>
          <w:p w14:paraId="6FD452BC" w14:textId="79A857A3" w:rsidR="001A501D" w:rsidRPr="00C301FC" w:rsidRDefault="001A501D" w:rsidP="000836DD">
            <w:pPr>
              <w:ind w:left="0"/>
              <w:rPr>
                <w:rFonts w:asciiTheme="minorHAnsi" w:hAnsiTheme="minorHAnsi"/>
                <w:sz w:val="22"/>
                <w:szCs w:val="22"/>
                <w:lang w:val="en-US" w:eastAsia="en-CA"/>
              </w:rPr>
            </w:pPr>
            <w:ins w:id="233" w:author="Tima Abboud" w:date="2021-05-05T14:25:00Z">
              <w:r w:rsidRPr="00561D15">
                <w:rPr>
                  <w:rFonts w:asciiTheme="minorHAnsi" w:hAnsiTheme="minorHAnsi"/>
                  <w:color w:val="auto"/>
                  <w:sz w:val="22"/>
                  <w:szCs w:val="22"/>
                  <w:lang w:eastAsia="en-CA"/>
                  <w:rPrChange w:id="234" w:author="Nikhil Shenoy" w:date="2021-05-11T15:56:00Z">
                    <w:rPr>
                      <w:rFonts w:asciiTheme="minorHAnsi" w:hAnsiTheme="minorHAnsi"/>
                      <w:color w:val="FF0000"/>
                      <w:sz w:val="22"/>
                      <w:szCs w:val="22"/>
                      <w:lang w:eastAsia="en-CA"/>
                    </w:rPr>
                  </w:rPrChange>
                </w:rPr>
                <w:t xml:space="preserve">Note: In case of amalgamation, the validation will consider all employments as the same one and look for the transactions that exist under the first employer FROM.   </w:t>
              </w:r>
            </w:ins>
          </w:p>
        </w:tc>
      </w:tr>
      <w:tr w:rsidR="00C80854" w:rsidRPr="009151F9" w14:paraId="70D2E90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DED4B83"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376B184" w14:textId="549F2C42" w:rsidR="00C80854" w:rsidRPr="00791B8F" w:rsidRDefault="00277553" w:rsidP="000836DD">
            <w:pPr>
              <w:ind w:left="0"/>
              <w:rPr>
                <w:rFonts w:asciiTheme="minorHAnsi" w:hAnsiTheme="minorHAnsi"/>
                <w:b/>
                <w:color w:val="auto"/>
                <w:sz w:val="22"/>
                <w:szCs w:val="22"/>
                <w:lang w:eastAsia="en-CA"/>
              </w:rPr>
            </w:pPr>
            <w:r w:rsidRPr="00791B8F">
              <w:rPr>
                <w:rFonts w:asciiTheme="minorHAnsi" w:eastAsia="Times New Roman" w:hAnsiTheme="minorHAnsi" w:cs="Calibri"/>
                <w:b/>
                <w:color w:val="auto"/>
                <w:sz w:val="22"/>
                <w:szCs w:val="22"/>
                <w:lang w:eastAsia="en-CA"/>
              </w:rPr>
              <w:t>Core Data (MDC- Member Data Collection)</w:t>
            </w:r>
          </w:p>
          <w:p w14:paraId="1D2094B5" w14:textId="77777777" w:rsidR="00277553" w:rsidRPr="00A314F7" w:rsidRDefault="00277553" w:rsidP="0027755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AE_PreviousYear = CalculateAE(File.SIN, Employer, Year(ExecutionParameter.StartDate)-1)  </w:t>
            </w:r>
          </w:p>
          <w:p w14:paraId="05F5B25C" w14:textId="77777777" w:rsidR="00277553" w:rsidRPr="00A314F7" w:rsidRDefault="00277553" w:rsidP="0027755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IF AE_PreviousYear &lt;&gt; 0</w:t>
            </w:r>
            <w:r>
              <w:rPr>
                <w:rFonts w:asciiTheme="minorHAnsi" w:hAnsiTheme="minorHAnsi"/>
                <w:color w:val="auto"/>
                <w:sz w:val="22"/>
                <w:szCs w:val="22"/>
                <w:lang w:eastAsia="en-CA"/>
              </w:rPr>
              <w:t xml:space="preserve"> AND </w:t>
            </w:r>
            <w:r w:rsidRPr="00A314F7">
              <w:rPr>
                <w:rFonts w:asciiTheme="minorHAnsi" w:hAnsiTheme="minorHAnsi"/>
                <w:color w:val="auto"/>
                <w:sz w:val="22"/>
                <w:szCs w:val="22"/>
                <w:lang w:eastAsia="en-CA"/>
              </w:rPr>
              <w:t>AE_PreviousYear</w:t>
            </w:r>
            <w:r>
              <w:rPr>
                <w:rFonts w:asciiTheme="minorHAnsi" w:hAnsiTheme="minorHAnsi"/>
                <w:color w:val="auto"/>
                <w:sz w:val="22"/>
                <w:szCs w:val="22"/>
                <w:lang w:eastAsia="en-CA"/>
              </w:rPr>
              <w:t xml:space="preserve"> is not null</w:t>
            </w:r>
          </w:p>
          <w:p w14:paraId="3DC8154A" w14:textId="77777777" w:rsidR="00277553" w:rsidRPr="00A314F7" w:rsidRDefault="00277553" w:rsidP="0027755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3FE5959E" w14:textId="77777777" w:rsidR="00277553" w:rsidRPr="00A314F7" w:rsidRDefault="00277553" w:rsidP="00277553">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AE_CurrentYear = CalculateAE(File.SIN, Employer, Year(ExecutionParameter.StartDate))</w:t>
            </w:r>
          </w:p>
          <w:p w14:paraId="65A9B127" w14:textId="77777777" w:rsidR="00277553" w:rsidRPr="00A314F7" w:rsidRDefault="00277553" w:rsidP="00277553">
            <w:pPr>
              <w:ind w:left="720"/>
              <w:rPr>
                <w:rFonts w:asciiTheme="minorHAnsi" w:hAnsiTheme="minorHAnsi"/>
                <w:color w:val="auto"/>
                <w:sz w:val="22"/>
                <w:szCs w:val="22"/>
                <w:lang w:eastAsia="en-CA"/>
              </w:rPr>
            </w:pPr>
          </w:p>
          <w:p w14:paraId="39FE0E71" w14:textId="77777777" w:rsidR="00277553" w:rsidRPr="00A314F7" w:rsidRDefault="00277553" w:rsidP="00277553">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IF (AE_CurrentYear &gt; (AE_PreviousYear + Tolerance)) Error</w:t>
            </w:r>
          </w:p>
          <w:p w14:paraId="627CE6C1" w14:textId="77777777" w:rsidR="00277553" w:rsidRPr="00A314F7" w:rsidRDefault="00277553" w:rsidP="0027755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6CAD74EB" w14:textId="77777777" w:rsidR="00277553" w:rsidRDefault="00277553" w:rsidP="00277553">
            <w:pPr>
              <w:ind w:left="0"/>
              <w:rPr>
                <w:rFonts w:asciiTheme="minorHAnsi" w:hAnsiTheme="minorHAnsi"/>
                <w:sz w:val="22"/>
                <w:szCs w:val="22"/>
                <w:lang w:eastAsia="en-CA"/>
              </w:rPr>
            </w:pPr>
          </w:p>
          <w:p w14:paraId="556B5068" w14:textId="77777777" w:rsidR="00277553" w:rsidRDefault="00277553" w:rsidP="00277553">
            <w:pPr>
              <w:ind w:left="0"/>
              <w:rPr>
                <w:rFonts w:asciiTheme="minorHAnsi" w:hAnsiTheme="minorHAnsi"/>
                <w:sz w:val="22"/>
                <w:szCs w:val="22"/>
                <w:lang w:eastAsia="en-CA"/>
              </w:rPr>
            </w:pPr>
            <w:r>
              <w:rPr>
                <w:rFonts w:asciiTheme="minorHAnsi" w:hAnsiTheme="minorHAnsi"/>
                <w:sz w:val="22"/>
                <w:szCs w:val="22"/>
                <w:lang w:eastAsia="en-CA"/>
              </w:rPr>
              <w:t>Where:</w:t>
            </w:r>
          </w:p>
          <w:p w14:paraId="4D50827E" w14:textId="10F89B7F" w:rsidR="00C80854" w:rsidRDefault="00277553" w:rsidP="00277553">
            <w:pPr>
              <w:ind w:left="0"/>
              <w:rPr>
                <w:rFonts w:asciiTheme="minorHAnsi" w:hAnsiTheme="minorHAnsi"/>
                <w:sz w:val="22"/>
                <w:szCs w:val="22"/>
                <w:lang w:eastAsia="en-CA"/>
              </w:rPr>
            </w:pPr>
            <w:r>
              <w:rPr>
                <w:rFonts w:asciiTheme="minorHAnsi" w:hAnsiTheme="minorHAnsi"/>
                <w:sz w:val="22"/>
                <w:szCs w:val="22"/>
                <w:lang w:eastAsia="en-CA"/>
              </w:rPr>
              <w:t>Tolerance = 50%</w:t>
            </w:r>
          </w:p>
          <w:p w14:paraId="2C721853" w14:textId="77777777" w:rsidR="00277553" w:rsidRDefault="00277553" w:rsidP="00277553">
            <w:pPr>
              <w:ind w:left="0"/>
              <w:rPr>
                <w:rFonts w:asciiTheme="minorHAnsi" w:hAnsiTheme="minorHAnsi"/>
                <w:sz w:val="22"/>
                <w:szCs w:val="22"/>
                <w:lang w:eastAsia="en-CA"/>
              </w:rPr>
            </w:pPr>
          </w:p>
          <w:p w14:paraId="24AB092C" w14:textId="77777777" w:rsidR="00C80854" w:rsidRDefault="00C80854" w:rsidP="000836DD">
            <w:pPr>
              <w:ind w:left="0"/>
              <w:rPr>
                <w:rFonts w:asciiTheme="minorHAnsi" w:eastAsia="Times New Roman" w:hAnsiTheme="minorHAnsi" w:cs="Calibri"/>
                <w:b/>
                <w:color w:val="auto"/>
                <w:sz w:val="22"/>
                <w:szCs w:val="22"/>
                <w:lang w:eastAsia="en-CA"/>
              </w:rPr>
            </w:pPr>
            <w:r w:rsidRPr="0094089F">
              <w:rPr>
                <w:rFonts w:asciiTheme="minorHAnsi" w:eastAsia="Times New Roman" w:hAnsiTheme="minorHAnsi" w:cs="Calibri"/>
                <w:b/>
                <w:color w:val="auto"/>
                <w:sz w:val="22"/>
                <w:szCs w:val="22"/>
                <w:lang w:eastAsia="en-CA"/>
              </w:rPr>
              <w:t>Previous Year Adjustment (Remittance)</w:t>
            </w:r>
          </w:p>
          <w:p w14:paraId="5423548C" w14:textId="77777777" w:rsidR="00277553" w:rsidRPr="00A314F7" w:rsidRDefault="00277553" w:rsidP="0027755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AE_PreviousYear = CalculateAE(File.SIN, Employer, </w:t>
            </w:r>
            <w:r>
              <w:rPr>
                <w:rFonts w:asciiTheme="minorHAnsi" w:hAnsiTheme="minorHAnsi"/>
                <w:sz w:val="22"/>
                <w:szCs w:val="22"/>
                <w:lang w:eastAsia="en-CA"/>
              </w:rPr>
              <w:t>File.AdjustmentYear</w:t>
            </w:r>
            <w:r>
              <w:rPr>
                <w:rFonts w:asciiTheme="minorHAnsi" w:hAnsiTheme="minorHAnsi"/>
                <w:color w:val="auto"/>
                <w:sz w:val="22"/>
                <w:szCs w:val="22"/>
                <w:lang w:eastAsia="en-CA"/>
              </w:rPr>
              <w:t>-1</w:t>
            </w:r>
            <w:r w:rsidRPr="00A314F7">
              <w:rPr>
                <w:rFonts w:asciiTheme="minorHAnsi" w:hAnsiTheme="minorHAnsi"/>
                <w:color w:val="auto"/>
                <w:sz w:val="22"/>
                <w:szCs w:val="22"/>
                <w:lang w:eastAsia="en-CA"/>
              </w:rPr>
              <w:t xml:space="preserve">)  </w:t>
            </w:r>
          </w:p>
          <w:p w14:paraId="6A6F6B5A" w14:textId="77777777" w:rsidR="00277553" w:rsidRPr="00A314F7" w:rsidRDefault="00277553" w:rsidP="0027755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IF AE_PreviousYear &lt;&gt; 0</w:t>
            </w:r>
          </w:p>
          <w:p w14:paraId="4F765C7F" w14:textId="77777777" w:rsidR="00277553" w:rsidRPr="00A314F7" w:rsidRDefault="00277553" w:rsidP="0027755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0AC75732" w14:textId="77777777" w:rsidR="00277553" w:rsidRPr="00A314F7" w:rsidRDefault="00277553" w:rsidP="00277553">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AE_CurrentYear = CalculateAE(File.SIN, Employer, </w:t>
            </w:r>
            <w:r>
              <w:rPr>
                <w:rFonts w:asciiTheme="minorHAnsi" w:hAnsiTheme="minorHAnsi"/>
                <w:sz w:val="22"/>
                <w:szCs w:val="22"/>
                <w:lang w:eastAsia="en-CA"/>
              </w:rPr>
              <w:t>File.AdjustmentYear)</w:t>
            </w:r>
          </w:p>
          <w:p w14:paraId="1C68D196" w14:textId="77777777" w:rsidR="00277553" w:rsidRPr="00A314F7" w:rsidRDefault="00277553" w:rsidP="00277553">
            <w:pPr>
              <w:ind w:left="720"/>
              <w:rPr>
                <w:rFonts w:asciiTheme="minorHAnsi" w:hAnsiTheme="minorHAnsi"/>
                <w:color w:val="auto"/>
                <w:sz w:val="22"/>
                <w:szCs w:val="22"/>
                <w:lang w:eastAsia="en-CA"/>
              </w:rPr>
            </w:pPr>
          </w:p>
          <w:p w14:paraId="7C3D38B6" w14:textId="77777777" w:rsidR="00277553" w:rsidRPr="00A314F7" w:rsidRDefault="00277553" w:rsidP="00277553">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IF (AE_CurrentYear &gt; (AE_PreviousYear + Tolerance)) Error</w:t>
            </w:r>
          </w:p>
          <w:p w14:paraId="53B59A6C" w14:textId="77777777" w:rsidR="00277553" w:rsidRPr="00753062" w:rsidRDefault="00277553" w:rsidP="0027755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78F20842" w14:textId="77777777" w:rsidR="00277553" w:rsidRDefault="00277553" w:rsidP="0027755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Where:</w:t>
            </w:r>
          </w:p>
          <w:p w14:paraId="3B90C633" w14:textId="7833C2CF" w:rsidR="00C80854" w:rsidRDefault="00277553" w:rsidP="00277553">
            <w:pPr>
              <w:ind w:left="0"/>
              <w:rPr>
                <w:rFonts w:asciiTheme="minorHAnsi" w:hAnsiTheme="minorHAnsi"/>
                <w:sz w:val="22"/>
                <w:szCs w:val="22"/>
                <w:lang w:eastAsia="en-CA"/>
              </w:rPr>
            </w:pPr>
            <w:r>
              <w:rPr>
                <w:rFonts w:asciiTheme="minorHAnsi" w:hAnsiTheme="minorHAnsi"/>
                <w:sz w:val="22"/>
                <w:szCs w:val="22"/>
                <w:lang w:eastAsia="en-CA"/>
              </w:rPr>
              <w:t>Tolerance = 50%</w:t>
            </w:r>
          </w:p>
          <w:p w14:paraId="74C582B2" w14:textId="00320690" w:rsidR="00277553" w:rsidRDefault="00277553" w:rsidP="00277553">
            <w:pPr>
              <w:ind w:left="0"/>
              <w:rPr>
                <w:ins w:id="235" w:author="Tima Abboud" w:date="2021-05-05T14:26:00Z"/>
                <w:rFonts w:asciiTheme="minorHAnsi" w:hAnsiTheme="minorHAnsi"/>
                <w:sz w:val="22"/>
                <w:szCs w:val="22"/>
                <w:lang w:eastAsia="en-CA"/>
              </w:rPr>
            </w:pPr>
          </w:p>
          <w:p w14:paraId="1A326A2D" w14:textId="78D0FE9D" w:rsidR="001A501D" w:rsidRPr="00561D15" w:rsidRDefault="00561D15" w:rsidP="00277553">
            <w:pPr>
              <w:ind w:left="0"/>
              <w:rPr>
                <w:ins w:id="236" w:author="Tima Abboud" w:date="2021-05-05T14:26:00Z"/>
                <w:rFonts w:asciiTheme="minorHAnsi" w:hAnsiTheme="minorHAnsi"/>
                <w:color w:val="auto"/>
                <w:sz w:val="22"/>
                <w:szCs w:val="22"/>
                <w:lang w:eastAsia="en-CA"/>
                <w:rPrChange w:id="237" w:author="Nikhil Shenoy" w:date="2021-05-11T15:56:00Z">
                  <w:rPr>
                    <w:ins w:id="238" w:author="Tima Abboud" w:date="2021-05-05T14:26:00Z"/>
                    <w:rFonts w:asciiTheme="minorHAnsi" w:hAnsiTheme="minorHAnsi"/>
                    <w:sz w:val="22"/>
                    <w:szCs w:val="22"/>
                    <w:lang w:eastAsia="en-CA"/>
                  </w:rPr>
                </w:rPrChange>
              </w:rPr>
            </w:pPr>
            <w:ins w:id="239" w:author="Nikhil Shenoy" w:date="2021-05-11T15:56:00Z">
              <w:r w:rsidRPr="00561D15">
                <w:rPr>
                  <w:rFonts w:asciiTheme="minorHAnsi" w:hAnsiTheme="minorHAnsi"/>
                  <w:color w:val="auto"/>
                  <w:sz w:val="22"/>
                  <w:szCs w:val="22"/>
                  <w:lang w:eastAsia="en-CA"/>
                  <w:rPrChange w:id="240" w:author="Nikhil Shenoy" w:date="2021-05-11T15:56:00Z">
                    <w:rPr>
                      <w:rFonts w:asciiTheme="minorHAnsi" w:hAnsiTheme="minorHAnsi"/>
                      <w:color w:val="FF0000"/>
                      <w:sz w:val="22"/>
                      <w:szCs w:val="22"/>
                      <w:lang w:eastAsia="en-CA"/>
                    </w:rPr>
                  </w:rPrChange>
                </w:rPr>
                <w:t xml:space="preserve">Note: </w:t>
              </w:r>
            </w:ins>
            <w:ins w:id="241" w:author="Tima Abboud" w:date="2021-05-05T14:26:00Z">
              <w:del w:id="242" w:author="Nikhil Shenoy" w:date="2021-05-11T15:56:00Z">
                <w:r w:rsidR="001A501D" w:rsidRPr="00561D15" w:rsidDel="00561D15">
                  <w:rPr>
                    <w:rFonts w:asciiTheme="minorHAnsi" w:hAnsiTheme="minorHAnsi"/>
                    <w:color w:val="auto"/>
                    <w:sz w:val="22"/>
                    <w:szCs w:val="22"/>
                    <w:lang w:eastAsia="en-CA"/>
                    <w:rPrChange w:id="243" w:author="Nikhil Shenoy" w:date="2021-05-11T15:56:00Z">
                      <w:rPr>
                        <w:rFonts w:asciiTheme="minorHAnsi" w:hAnsiTheme="minorHAnsi"/>
                        <w:sz w:val="22"/>
                        <w:szCs w:val="22"/>
                        <w:lang w:eastAsia="en-CA"/>
                      </w:rPr>
                    </w:rPrChange>
                  </w:rPr>
                  <w:delText>*</w:delText>
                </w:r>
              </w:del>
              <w:r w:rsidR="001A501D" w:rsidRPr="00561D15">
                <w:rPr>
                  <w:rFonts w:asciiTheme="minorHAnsi" w:hAnsiTheme="minorHAnsi"/>
                  <w:color w:val="auto"/>
                  <w:sz w:val="22"/>
                  <w:szCs w:val="22"/>
                  <w:lang w:eastAsia="en-CA"/>
                  <w:rPrChange w:id="244" w:author="Nikhil Shenoy" w:date="2021-05-11T15:56:00Z">
                    <w:rPr>
                      <w:rFonts w:asciiTheme="minorHAnsi" w:hAnsiTheme="minorHAnsi"/>
                      <w:sz w:val="22"/>
                      <w:szCs w:val="22"/>
                      <w:lang w:eastAsia="en-CA"/>
                    </w:rPr>
                  </w:rPrChange>
                </w:rPr>
                <w:t>In case of amalgamation, the calculated AE will include service and contributions from the Employer FROM</w:t>
              </w:r>
            </w:ins>
          </w:p>
          <w:p w14:paraId="2285DF67" w14:textId="77777777" w:rsidR="001A501D" w:rsidRDefault="001A501D" w:rsidP="00277553">
            <w:pPr>
              <w:ind w:left="0"/>
              <w:rPr>
                <w:rFonts w:asciiTheme="minorHAnsi" w:hAnsiTheme="minorHAnsi"/>
                <w:sz w:val="22"/>
                <w:szCs w:val="22"/>
                <w:lang w:eastAsia="en-CA"/>
              </w:rPr>
            </w:pPr>
          </w:p>
          <w:p w14:paraId="3C106E51" w14:textId="77777777" w:rsidR="00C80854" w:rsidRPr="0094089F" w:rsidRDefault="00C80854" w:rsidP="000836DD">
            <w:pPr>
              <w:ind w:left="0"/>
              <w:rPr>
                <w:rFonts w:asciiTheme="minorHAnsi" w:hAnsiTheme="minorHAnsi"/>
                <w:b/>
                <w:sz w:val="22"/>
                <w:szCs w:val="22"/>
                <w:lang w:eastAsia="en-CA"/>
              </w:rPr>
            </w:pPr>
            <w:r w:rsidRPr="0094089F">
              <w:rPr>
                <w:rFonts w:asciiTheme="minorHAnsi" w:eastAsia="Times New Roman" w:hAnsiTheme="minorHAnsi" w:cs="Calibri"/>
                <w:b/>
                <w:color w:val="auto"/>
                <w:sz w:val="22"/>
                <w:szCs w:val="22"/>
                <w:lang w:eastAsia="en-CA"/>
              </w:rPr>
              <w:t>Events (Final Data)</w:t>
            </w:r>
          </w:p>
          <w:p w14:paraId="34677D9B" w14:textId="77777777" w:rsidR="00277553" w:rsidRDefault="00277553" w:rsidP="00277553">
            <w:pPr>
              <w:spacing w:before="60" w:after="60" w:line="240" w:lineRule="auto"/>
              <w:ind w:left="0"/>
              <w:rPr>
                <w:rFonts w:asciiTheme="minorHAnsi" w:hAnsiTheme="minorHAnsi"/>
                <w:sz w:val="22"/>
                <w:szCs w:val="22"/>
                <w:lang w:eastAsia="en-CA"/>
              </w:rPr>
            </w:pPr>
            <w:r>
              <w:rPr>
                <w:rFonts w:asciiTheme="minorHAnsi" w:hAnsiTheme="minorHAnsi"/>
                <w:color w:val="auto"/>
                <w:sz w:val="22"/>
                <w:szCs w:val="22"/>
                <w:lang w:eastAsia="en-CA"/>
              </w:rPr>
              <w:t xml:space="preserve">ReportingYear = </w:t>
            </w:r>
            <w:r>
              <w:rPr>
                <w:rFonts w:asciiTheme="minorHAnsi" w:hAnsiTheme="minorHAnsi"/>
                <w:sz w:val="22"/>
                <w:szCs w:val="22"/>
                <w:lang w:eastAsia="en-CA"/>
              </w:rPr>
              <w:t>Year(File.DateofDeath or File.EmploymentEndDate)</w:t>
            </w:r>
          </w:p>
          <w:p w14:paraId="014A6194" w14:textId="77777777" w:rsidR="00277553" w:rsidRDefault="00277553" w:rsidP="00277553">
            <w:pPr>
              <w:spacing w:before="60" w:after="60" w:line="240" w:lineRule="auto"/>
              <w:ind w:left="0"/>
              <w:rPr>
                <w:rFonts w:asciiTheme="minorHAnsi" w:hAnsiTheme="minorHAnsi"/>
                <w:color w:val="auto"/>
                <w:sz w:val="22"/>
                <w:szCs w:val="22"/>
                <w:lang w:eastAsia="en-CA"/>
              </w:rPr>
            </w:pPr>
            <w:r>
              <w:rPr>
                <w:rFonts w:asciiTheme="minorHAnsi" w:hAnsiTheme="minorHAnsi"/>
                <w:sz w:val="22"/>
                <w:szCs w:val="22"/>
                <w:lang w:eastAsia="en-CA"/>
              </w:rPr>
              <w:t>For ValidationYear = ReportingYear To ReportingYear-1 Step -1</w:t>
            </w:r>
          </w:p>
          <w:p w14:paraId="1D8E1C12" w14:textId="77777777" w:rsidR="00277553" w:rsidRDefault="00277553" w:rsidP="00277553">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w:t>
            </w:r>
          </w:p>
          <w:p w14:paraId="6FD7A5F2" w14:textId="77777777" w:rsidR="00277553" w:rsidRDefault="00277553" w:rsidP="00277553">
            <w:pPr>
              <w:spacing w:before="60" w:after="60" w:line="240" w:lineRule="auto"/>
              <w:ind w:left="720"/>
              <w:rPr>
                <w:rFonts w:asciiTheme="minorHAnsi" w:hAnsiTheme="minorHAnsi"/>
                <w:sz w:val="22"/>
                <w:szCs w:val="22"/>
                <w:lang w:eastAsia="en-CA"/>
              </w:rPr>
            </w:pPr>
            <w:r w:rsidRPr="00A314F7">
              <w:rPr>
                <w:rFonts w:asciiTheme="minorHAnsi" w:hAnsiTheme="minorHAnsi"/>
                <w:color w:val="auto"/>
                <w:sz w:val="22"/>
                <w:szCs w:val="22"/>
                <w:lang w:eastAsia="en-CA"/>
              </w:rPr>
              <w:t>AE_PreviousYear = CalculateAE(File.SIN, Employer,</w:t>
            </w:r>
            <w:r>
              <w:rPr>
                <w:rFonts w:asciiTheme="minorHAnsi" w:hAnsiTheme="minorHAnsi"/>
                <w:sz w:val="22"/>
                <w:szCs w:val="22"/>
                <w:lang w:eastAsia="en-CA"/>
              </w:rPr>
              <w:t xml:space="preserve"> ValidationYear -1)</w:t>
            </w:r>
          </w:p>
          <w:p w14:paraId="3F061E3A" w14:textId="77777777" w:rsidR="00277553" w:rsidRDefault="00277553" w:rsidP="00277553">
            <w:pPr>
              <w:ind w:left="720"/>
              <w:rPr>
                <w:rFonts w:asciiTheme="minorHAnsi" w:hAnsiTheme="minorHAnsi"/>
                <w:sz w:val="22"/>
                <w:szCs w:val="22"/>
                <w:lang w:eastAsia="en-CA"/>
              </w:rPr>
            </w:pPr>
            <w:r>
              <w:rPr>
                <w:rFonts w:asciiTheme="minorHAnsi" w:hAnsiTheme="minorHAnsi"/>
                <w:sz w:val="22"/>
                <w:szCs w:val="22"/>
                <w:lang w:eastAsia="en-CA"/>
              </w:rPr>
              <w:t xml:space="preserve">IF </w:t>
            </w:r>
            <w:r w:rsidRPr="00A314F7">
              <w:rPr>
                <w:rFonts w:asciiTheme="minorHAnsi" w:hAnsiTheme="minorHAnsi"/>
                <w:color w:val="auto"/>
                <w:sz w:val="22"/>
                <w:szCs w:val="22"/>
                <w:lang w:eastAsia="en-CA"/>
              </w:rPr>
              <w:t>AE_PreviousYear &lt;&gt; 0</w:t>
            </w:r>
            <w:r>
              <w:rPr>
                <w:rFonts w:asciiTheme="minorHAnsi" w:hAnsiTheme="minorHAnsi"/>
                <w:sz w:val="22"/>
                <w:szCs w:val="22"/>
                <w:lang w:eastAsia="en-CA"/>
              </w:rPr>
              <w:t xml:space="preserve"> {</w:t>
            </w:r>
          </w:p>
          <w:p w14:paraId="68C2691D" w14:textId="77777777" w:rsidR="00277553" w:rsidRPr="00A314F7" w:rsidRDefault="00277553" w:rsidP="00277553">
            <w:pPr>
              <w:ind w:left="144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AE_CurrentYear = CalculateAE(File.SIN, Employer, </w:t>
            </w:r>
            <w:r>
              <w:rPr>
                <w:rFonts w:asciiTheme="minorHAnsi" w:hAnsiTheme="minorHAnsi"/>
                <w:sz w:val="22"/>
                <w:szCs w:val="22"/>
                <w:lang w:eastAsia="en-CA"/>
              </w:rPr>
              <w:t>ValidationYear)</w:t>
            </w:r>
          </w:p>
          <w:p w14:paraId="054779C5" w14:textId="77777777" w:rsidR="00277553" w:rsidRDefault="00277553" w:rsidP="00277553">
            <w:pPr>
              <w:ind w:left="144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IF (AE_CurrentYear &gt; (AE_PreviousYear + Tolerance)) </w:t>
            </w:r>
          </w:p>
          <w:p w14:paraId="22173430" w14:textId="77777777" w:rsidR="00277553" w:rsidRDefault="00277553" w:rsidP="00277553">
            <w:pPr>
              <w:ind w:left="1440"/>
              <w:rPr>
                <w:rFonts w:asciiTheme="minorHAnsi" w:hAnsiTheme="minorHAnsi"/>
                <w:sz w:val="22"/>
                <w:szCs w:val="22"/>
                <w:lang w:eastAsia="en-CA"/>
              </w:rPr>
            </w:pPr>
            <w:r>
              <w:rPr>
                <w:rFonts w:asciiTheme="minorHAnsi" w:hAnsiTheme="minorHAnsi"/>
                <w:sz w:val="22"/>
                <w:szCs w:val="22"/>
                <w:lang w:eastAsia="en-CA"/>
              </w:rPr>
              <w:t>{</w:t>
            </w:r>
          </w:p>
          <w:p w14:paraId="6F39E310" w14:textId="77777777" w:rsidR="00277553" w:rsidRDefault="00277553" w:rsidP="00277553">
            <w:pPr>
              <w:ind w:left="2160"/>
              <w:rPr>
                <w:rFonts w:asciiTheme="minorHAnsi" w:hAnsiTheme="minorHAnsi"/>
                <w:sz w:val="22"/>
                <w:szCs w:val="22"/>
                <w:lang w:eastAsia="en-CA"/>
              </w:rPr>
            </w:pPr>
            <w:r>
              <w:rPr>
                <w:rFonts w:asciiTheme="minorHAnsi" w:hAnsiTheme="minorHAnsi"/>
                <w:sz w:val="22"/>
                <w:szCs w:val="22"/>
                <w:lang w:eastAsia="en-CA"/>
              </w:rPr>
              <w:t>ErrorYear = Year(File.DateofDeath or File.EmploymentEndDate)</w:t>
            </w:r>
          </w:p>
          <w:p w14:paraId="1AC8BD8C" w14:textId="77777777" w:rsidR="00277553" w:rsidRDefault="00277553" w:rsidP="00277553">
            <w:pPr>
              <w:ind w:left="2160"/>
              <w:rPr>
                <w:rFonts w:asciiTheme="minorHAnsi" w:hAnsiTheme="minorHAnsi"/>
                <w:sz w:val="22"/>
                <w:szCs w:val="22"/>
                <w:lang w:eastAsia="en-CA"/>
              </w:rPr>
            </w:pPr>
            <w:r>
              <w:rPr>
                <w:rFonts w:asciiTheme="minorHAnsi" w:hAnsiTheme="minorHAnsi"/>
                <w:sz w:val="22"/>
                <w:szCs w:val="22"/>
                <w:lang w:eastAsia="en-CA"/>
              </w:rPr>
              <w:t xml:space="preserve">ErrorYear_CurrentAE = </w:t>
            </w:r>
            <w:r w:rsidRPr="00812BFE">
              <w:rPr>
                <w:rFonts w:asciiTheme="minorHAnsi" w:hAnsiTheme="minorHAnsi"/>
                <w:sz w:val="22"/>
                <w:szCs w:val="22"/>
                <w:lang w:eastAsia="en-CA"/>
              </w:rPr>
              <w:t>AE_CurrentYear</w:t>
            </w:r>
          </w:p>
          <w:p w14:paraId="221C6A85" w14:textId="77777777" w:rsidR="00277553" w:rsidRDefault="00277553" w:rsidP="00277553">
            <w:pPr>
              <w:ind w:left="2160"/>
              <w:rPr>
                <w:rFonts w:asciiTheme="minorHAnsi" w:hAnsiTheme="minorHAnsi"/>
                <w:sz w:val="22"/>
                <w:szCs w:val="22"/>
                <w:lang w:eastAsia="en-CA"/>
              </w:rPr>
            </w:pPr>
            <w:r>
              <w:rPr>
                <w:rFonts w:asciiTheme="minorHAnsi" w:hAnsiTheme="minorHAnsi"/>
                <w:sz w:val="22"/>
                <w:szCs w:val="22"/>
                <w:lang w:eastAsia="en-CA"/>
              </w:rPr>
              <w:t xml:space="preserve">ErrorYear_PreviousAE = </w:t>
            </w:r>
            <w:r w:rsidRPr="00812BFE">
              <w:rPr>
                <w:rFonts w:asciiTheme="minorHAnsi" w:hAnsiTheme="minorHAnsi"/>
                <w:sz w:val="22"/>
                <w:szCs w:val="22"/>
                <w:lang w:eastAsia="en-CA"/>
              </w:rPr>
              <w:t>AE_PreviousYear</w:t>
            </w:r>
          </w:p>
          <w:p w14:paraId="372F2ECF" w14:textId="77777777" w:rsidR="00277553" w:rsidRDefault="00277553" w:rsidP="00277553">
            <w:pPr>
              <w:ind w:left="1440"/>
              <w:rPr>
                <w:rFonts w:asciiTheme="minorHAnsi" w:hAnsiTheme="minorHAnsi"/>
                <w:sz w:val="22"/>
                <w:szCs w:val="22"/>
                <w:lang w:eastAsia="en-CA"/>
              </w:rPr>
            </w:pPr>
            <w:r>
              <w:rPr>
                <w:rFonts w:asciiTheme="minorHAnsi" w:hAnsiTheme="minorHAnsi"/>
                <w:sz w:val="22"/>
                <w:szCs w:val="22"/>
                <w:lang w:eastAsia="en-CA"/>
              </w:rPr>
              <w:t>}</w:t>
            </w:r>
          </w:p>
          <w:p w14:paraId="28238169" w14:textId="77777777" w:rsidR="00277553" w:rsidRDefault="00277553" w:rsidP="00277553">
            <w:pPr>
              <w:ind w:left="720"/>
              <w:rPr>
                <w:rFonts w:asciiTheme="minorHAnsi" w:hAnsiTheme="minorHAnsi"/>
                <w:sz w:val="22"/>
                <w:szCs w:val="22"/>
                <w:lang w:eastAsia="en-CA"/>
              </w:rPr>
            </w:pPr>
            <w:r>
              <w:rPr>
                <w:rFonts w:asciiTheme="minorHAnsi" w:hAnsiTheme="minorHAnsi"/>
                <w:sz w:val="22"/>
                <w:szCs w:val="22"/>
                <w:lang w:eastAsia="en-CA"/>
              </w:rPr>
              <w:t>}</w:t>
            </w:r>
          </w:p>
          <w:p w14:paraId="7528542F" w14:textId="77777777" w:rsidR="00277553" w:rsidRDefault="00277553" w:rsidP="00277553">
            <w:pPr>
              <w:ind w:left="0"/>
              <w:rPr>
                <w:rFonts w:asciiTheme="minorHAnsi" w:hAnsiTheme="minorHAnsi"/>
                <w:sz w:val="22"/>
                <w:szCs w:val="22"/>
                <w:lang w:eastAsia="en-CA"/>
              </w:rPr>
            </w:pPr>
            <w:r>
              <w:rPr>
                <w:rFonts w:asciiTheme="minorHAnsi" w:hAnsiTheme="minorHAnsi"/>
                <w:sz w:val="22"/>
                <w:szCs w:val="22"/>
                <w:lang w:eastAsia="en-CA"/>
              </w:rPr>
              <w:t>}</w:t>
            </w:r>
          </w:p>
          <w:p w14:paraId="27329460" w14:textId="77777777" w:rsidR="00277553" w:rsidRPr="00812BFE" w:rsidRDefault="00277553" w:rsidP="00277553">
            <w:pPr>
              <w:ind w:left="0"/>
              <w:rPr>
                <w:rFonts w:asciiTheme="minorHAnsi" w:hAnsiTheme="minorHAnsi"/>
                <w:strike/>
                <w:sz w:val="22"/>
                <w:szCs w:val="22"/>
                <w:lang w:eastAsia="en-CA"/>
              </w:rPr>
            </w:pPr>
            <w:r>
              <w:rPr>
                <w:rFonts w:asciiTheme="minorHAnsi" w:hAnsiTheme="minorHAnsi"/>
                <w:sz w:val="22"/>
                <w:szCs w:val="22"/>
                <w:lang w:eastAsia="en-CA"/>
              </w:rPr>
              <w:t>If ErrorYear &lt;&gt; null Error</w:t>
            </w:r>
          </w:p>
          <w:p w14:paraId="5A72DFBF" w14:textId="77777777" w:rsidR="00277553" w:rsidRDefault="00277553" w:rsidP="00277553">
            <w:pPr>
              <w:spacing w:before="60" w:after="60" w:line="240" w:lineRule="auto"/>
              <w:ind w:left="0"/>
              <w:rPr>
                <w:rFonts w:asciiTheme="minorHAnsi" w:hAnsiTheme="minorHAnsi"/>
                <w:sz w:val="22"/>
                <w:szCs w:val="22"/>
                <w:lang w:eastAsia="en-CA"/>
              </w:rPr>
            </w:pPr>
          </w:p>
          <w:p w14:paraId="03FE770F" w14:textId="77777777" w:rsidR="00277553" w:rsidRDefault="00277553" w:rsidP="0027755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Where:</w:t>
            </w:r>
          </w:p>
          <w:p w14:paraId="52358DD8" w14:textId="542A37AA" w:rsidR="00C80854" w:rsidRDefault="00277553" w:rsidP="00277553">
            <w:pPr>
              <w:ind w:left="0"/>
              <w:rPr>
                <w:rFonts w:asciiTheme="minorHAnsi" w:hAnsiTheme="minorHAnsi"/>
                <w:sz w:val="22"/>
                <w:szCs w:val="22"/>
                <w:lang w:eastAsia="en-CA"/>
              </w:rPr>
            </w:pPr>
            <w:r>
              <w:rPr>
                <w:rFonts w:asciiTheme="minorHAnsi" w:hAnsiTheme="minorHAnsi"/>
                <w:sz w:val="22"/>
                <w:szCs w:val="22"/>
                <w:lang w:eastAsia="en-CA"/>
              </w:rPr>
              <w:t>Tolerance = 50%</w:t>
            </w:r>
          </w:p>
          <w:p w14:paraId="72A65DF4" w14:textId="77777777" w:rsidR="00277553" w:rsidRDefault="00277553" w:rsidP="00277553">
            <w:pPr>
              <w:ind w:left="0"/>
              <w:rPr>
                <w:rFonts w:asciiTheme="minorHAnsi" w:hAnsiTheme="minorHAnsi"/>
                <w:sz w:val="22"/>
                <w:szCs w:val="22"/>
                <w:lang w:eastAsia="en-CA"/>
              </w:rPr>
            </w:pPr>
          </w:p>
          <w:p w14:paraId="6B8F8A7B" w14:textId="77777777" w:rsidR="00C80854" w:rsidRPr="008E03A3" w:rsidRDefault="00C80854" w:rsidP="000836DD">
            <w:pPr>
              <w:ind w:left="0"/>
              <w:rPr>
                <w:rFonts w:asciiTheme="minorHAnsi" w:eastAsia="Times New Roman" w:hAnsiTheme="minorHAnsi" w:cs="Calibri"/>
                <w:b/>
                <w:color w:val="auto"/>
                <w:sz w:val="22"/>
                <w:szCs w:val="22"/>
                <w:lang w:eastAsia="en-CA"/>
              </w:rPr>
            </w:pPr>
            <w:r w:rsidRPr="008E03A3">
              <w:rPr>
                <w:rFonts w:asciiTheme="minorHAnsi" w:eastAsia="Times New Roman" w:hAnsiTheme="minorHAnsi" w:cs="Calibri"/>
                <w:b/>
                <w:color w:val="auto"/>
                <w:sz w:val="22"/>
                <w:szCs w:val="22"/>
                <w:lang w:eastAsia="en-CA"/>
              </w:rPr>
              <w:t>Contributory Leaves (Remittance)</w:t>
            </w:r>
          </w:p>
          <w:p w14:paraId="0436BB1C" w14:textId="77777777" w:rsidR="00277553" w:rsidRPr="00A314F7" w:rsidRDefault="00277553" w:rsidP="0027755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AE_PreviousYear = CalculateAE(File.SIN, Employer, </w:t>
            </w:r>
            <w:r>
              <w:rPr>
                <w:rFonts w:asciiTheme="minorHAnsi" w:hAnsiTheme="minorHAnsi"/>
                <w:sz w:val="22"/>
                <w:szCs w:val="22"/>
                <w:lang w:eastAsia="en-CA"/>
              </w:rPr>
              <w:t>File.Year-1</w:t>
            </w:r>
            <w:r w:rsidRPr="00A314F7">
              <w:rPr>
                <w:rFonts w:asciiTheme="minorHAnsi" w:hAnsiTheme="minorHAnsi"/>
                <w:color w:val="auto"/>
                <w:sz w:val="22"/>
                <w:szCs w:val="22"/>
                <w:lang w:eastAsia="en-CA"/>
              </w:rPr>
              <w:t xml:space="preserve">)  </w:t>
            </w:r>
          </w:p>
          <w:p w14:paraId="42B4CCDB" w14:textId="77777777" w:rsidR="00277553" w:rsidRPr="00A314F7" w:rsidRDefault="00277553" w:rsidP="0027755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IF AE_PreviousYear &lt;&gt; 0</w:t>
            </w:r>
          </w:p>
          <w:p w14:paraId="2D23C36E" w14:textId="77777777" w:rsidR="00277553" w:rsidRPr="00A314F7" w:rsidRDefault="00277553" w:rsidP="0027755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500D0C95" w14:textId="77777777" w:rsidR="00277553" w:rsidRPr="00A314F7" w:rsidRDefault="00277553" w:rsidP="00277553">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AE_CurrentYear = CalculateAE(File.SIN, Employer, </w:t>
            </w:r>
            <w:r>
              <w:rPr>
                <w:rFonts w:asciiTheme="minorHAnsi" w:hAnsiTheme="minorHAnsi"/>
                <w:sz w:val="22"/>
                <w:szCs w:val="22"/>
                <w:lang w:eastAsia="en-CA"/>
              </w:rPr>
              <w:t>File.Year)</w:t>
            </w:r>
          </w:p>
          <w:p w14:paraId="1FA87DC2" w14:textId="77777777" w:rsidR="00277553" w:rsidRPr="00A314F7" w:rsidRDefault="00277553" w:rsidP="00277553">
            <w:pPr>
              <w:ind w:left="720"/>
              <w:rPr>
                <w:rFonts w:asciiTheme="minorHAnsi" w:hAnsiTheme="minorHAnsi"/>
                <w:color w:val="auto"/>
                <w:sz w:val="22"/>
                <w:szCs w:val="22"/>
                <w:lang w:eastAsia="en-CA"/>
              </w:rPr>
            </w:pPr>
          </w:p>
          <w:p w14:paraId="1DED35D9" w14:textId="77777777" w:rsidR="00277553" w:rsidRPr="00A314F7" w:rsidRDefault="00277553" w:rsidP="00277553">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IF (AE_CurrentYear &gt; (AE_PreviousYear + Tolerance)) Error</w:t>
            </w:r>
          </w:p>
          <w:p w14:paraId="30378C6A" w14:textId="77777777" w:rsidR="00277553" w:rsidRPr="003C7C1C" w:rsidRDefault="00277553" w:rsidP="00277553">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5E129C64" w14:textId="77777777" w:rsidR="00277553" w:rsidRDefault="00277553" w:rsidP="0027755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Where:</w:t>
            </w:r>
          </w:p>
          <w:p w14:paraId="32FEB783" w14:textId="0B069906" w:rsidR="00C80854" w:rsidRPr="0094089F" w:rsidRDefault="00277553" w:rsidP="00277553">
            <w:pPr>
              <w:ind w:left="0"/>
              <w:rPr>
                <w:rFonts w:asciiTheme="minorHAnsi" w:hAnsiTheme="minorHAnsi"/>
                <w:b/>
                <w:sz w:val="22"/>
                <w:szCs w:val="22"/>
                <w:lang w:eastAsia="en-CA"/>
              </w:rPr>
            </w:pPr>
            <w:r>
              <w:rPr>
                <w:rFonts w:asciiTheme="minorHAnsi" w:hAnsiTheme="minorHAnsi"/>
                <w:sz w:val="22"/>
                <w:szCs w:val="22"/>
                <w:lang w:eastAsia="en-CA"/>
              </w:rPr>
              <w:t>Tolerance = 50%</w:t>
            </w:r>
          </w:p>
        </w:tc>
      </w:tr>
      <w:tr w:rsidR="00C80854" w:rsidRPr="00A61AB1" w14:paraId="5122C75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4222C8"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23D34E4" w14:textId="6FF8440F" w:rsidR="00C80854" w:rsidRPr="00A762CE" w:rsidRDefault="00B36C04"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C80854" w:rsidRPr="00A61AB1" w14:paraId="3EEAF4B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E459358"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E3268CB" w14:textId="3F0D34BA" w:rsidR="00C80854" w:rsidRPr="001D1230" w:rsidRDefault="00277553" w:rsidP="000836DD">
            <w:pPr>
              <w:spacing w:before="60" w:after="60"/>
              <w:ind w:left="0"/>
            </w:pPr>
            <w:r w:rsidRPr="00487EA8">
              <w:rPr>
                <w:rFonts w:asciiTheme="minorHAnsi" w:hAnsiTheme="minorHAnsi"/>
                <w:sz w:val="22"/>
                <w:szCs w:val="22"/>
                <w:lang w:eastAsia="en-CA"/>
              </w:rPr>
              <w:t>Verify Earnings increase greater than 50%.</w:t>
            </w:r>
          </w:p>
        </w:tc>
      </w:tr>
      <w:tr w:rsidR="00C80854" w:rsidRPr="00A61AB1" w14:paraId="05DA71A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6BAB019"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302A1F2"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70BAC37" w14:textId="4CACA558" w:rsidR="00C80854" w:rsidRPr="002C34DD" w:rsidRDefault="00277553" w:rsidP="000836DD">
            <w:pPr>
              <w:spacing w:before="60" w:after="60"/>
              <w:ind w:left="0"/>
            </w:pPr>
            <w:r w:rsidRPr="00487EA8">
              <w:rPr>
                <w:rFonts w:asciiTheme="minorHAnsi" w:hAnsiTheme="minorHAnsi"/>
                <w:sz w:val="22"/>
                <w:szCs w:val="22"/>
                <w:lang w:eastAsia="en-CA"/>
              </w:rPr>
              <w:t>Verify Earnings increase greater than 50%.</w:t>
            </w:r>
          </w:p>
        </w:tc>
      </w:tr>
      <w:tr w:rsidR="00C80854" w:rsidRPr="0085712F" w14:paraId="21D9D91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846EBEF" w14:textId="77777777" w:rsidR="00C80854" w:rsidRPr="0085712F" w:rsidRDefault="00C80854"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E00DAE2" w14:textId="2257D89B" w:rsidR="00C80854" w:rsidRPr="009C43D2" w:rsidRDefault="00B36C04" w:rsidP="000836DD">
            <w:pPr>
              <w:ind w:left="0"/>
              <w:rPr>
                <w:rFonts w:asciiTheme="minorHAnsi" w:hAnsiTheme="minorHAnsi" w:cs="Calibri"/>
                <w:color w:val="auto"/>
                <w:sz w:val="22"/>
                <w:szCs w:val="22"/>
              </w:rPr>
            </w:pPr>
            <w:r>
              <w:rPr>
                <w:rFonts w:asciiTheme="minorHAnsi" w:hAnsiTheme="minorHAnsi"/>
                <w:sz w:val="22"/>
                <w:szCs w:val="22"/>
                <w:lang w:eastAsia="en-CA"/>
              </w:rPr>
              <w:t>N/A</w:t>
            </w:r>
          </w:p>
        </w:tc>
      </w:tr>
      <w:tr w:rsidR="00C80854" w:rsidRPr="0085712F" w14:paraId="4604F84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D69D152" w14:textId="77777777" w:rsidR="00C80854" w:rsidRPr="0085712F" w:rsidRDefault="00C80854"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FECAF11" w14:textId="1F1D6E07" w:rsidR="00C80854" w:rsidRPr="006100CE" w:rsidRDefault="00B36C04" w:rsidP="00D0579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C80854" w:rsidRPr="0085712F" w14:paraId="642216A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7B5216B"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ACFE21D" w14:textId="77777777" w:rsidR="00C80854" w:rsidRPr="006100CE" w:rsidRDefault="00C80854"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HOOPP has specified that the Tolerance be a configurable amount</w:t>
            </w:r>
          </w:p>
        </w:tc>
      </w:tr>
      <w:tr w:rsidR="00C80854" w:rsidRPr="0085712F" w14:paraId="5894158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CBCD47"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78ED0A5" w14:textId="77777777" w:rsidR="00C80854" w:rsidRPr="0085712F" w:rsidRDefault="00C80854"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3A99FAD" w14:textId="77777777" w:rsidR="001A501D" w:rsidRDefault="001A501D" w:rsidP="001A501D">
            <w:pPr>
              <w:ind w:left="0"/>
              <w:rPr>
                <w:ins w:id="245" w:author="Tima Abboud" w:date="2021-05-05T14:24:00Z"/>
                <w:rFonts w:asciiTheme="minorHAnsi" w:hAnsiTheme="minorHAnsi"/>
                <w:sz w:val="22"/>
                <w:szCs w:val="22"/>
                <w:lang w:val="en-US" w:eastAsia="en-CA"/>
              </w:rPr>
            </w:pPr>
            <w:ins w:id="246" w:author="Tima Abboud" w:date="2021-05-05T14:24:00Z">
              <w:r>
                <w:rPr>
                  <w:rFonts w:asciiTheme="minorHAnsi" w:hAnsiTheme="minorHAnsi"/>
                  <w:sz w:val="22"/>
                  <w:szCs w:val="22"/>
                  <w:lang w:val="en-US" w:eastAsia="en-CA"/>
                </w:rPr>
                <w:t>TA 20210505:</w:t>
              </w:r>
            </w:ins>
          </w:p>
          <w:p w14:paraId="0D5F79CF" w14:textId="77777777" w:rsidR="001A501D" w:rsidRPr="00380AC0" w:rsidRDefault="001A501D" w:rsidP="001A501D">
            <w:pPr>
              <w:pStyle w:val="ListParagraph"/>
              <w:numPr>
                <w:ilvl w:val="0"/>
                <w:numId w:val="32"/>
              </w:numPr>
              <w:spacing w:before="60" w:after="60" w:line="240" w:lineRule="auto"/>
              <w:rPr>
                <w:ins w:id="247" w:author="Tima Abboud" w:date="2021-05-05T14:24:00Z"/>
                <w:rFonts w:asciiTheme="minorHAnsi" w:hAnsiTheme="minorHAnsi"/>
                <w:sz w:val="22"/>
                <w:szCs w:val="22"/>
                <w:lang w:eastAsia="en-CA"/>
              </w:rPr>
            </w:pPr>
            <w:ins w:id="248" w:author="Tima Abboud" w:date="2021-05-05T14:24:00Z">
              <w:r>
                <w:rPr>
                  <w:rFonts w:asciiTheme="minorHAnsi" w:hAnsiTheme="minorHAnsi"/>
                  <w:sz w:val="22"/>
                  <w:szCs w:val="22"/>
                  <w:lang w:eastAsia="en-CA"/>
                </w:rPr>
                <w:t>Updated Validation Rule and Validation Logic to account for amalgamation.</w:t>
              </w:r>
            </w:ins>
          </w:p>
          <w:p w14:paraId="535C3844" w14:textId="77777777" w:rsidR="001A501D" w:rsidRDefault="001A501D" w:rsidP="00DF7343">
            <w:pPr>
              <w:spacing w:before="60" w:after="60" w:line="240" w:lineRule="auto"/>
              <w:ind w:left="0"/>
              <w:rPr>
                <w:ins w:id="249" w:author="Tima Abboud" w:date="2021-05-05T14:24:00Z"/>
                <w:rFonts w:asciiTheme="minorHAnsi" w:hAnsiTheme="minorHAnsi"/>
                <w:sz w:val="22"/>
                <w:szCs w:val="22"/>
                <w:lang w:eastAsia="en-CA"/>
              </w:rPr>
            </w:pPr>
          </w:p>
          <w:p w14:paraId="4D77C300" w14:textId="3A0455CC" w:rsidR="00DF7343" w:rsidRDefault="00DF7343" w:rsidP="00DF7343">
            <w:pPr>
              <w:spacing w:before="60" w:after="60" w:line="240" w:lineRule="auto"/>
              <w:ind w:left="0"/>
              <w:rPr>
                <w:rFonts w:asciiTheme="minorHAnsi" w:hAnsiTheme="minorHAnsi"/>
                <w:sz w:val="22"/>
                <w:szCs w:val="22"/>
                <w:lang w:eastAsia="en-CA"/>
              </w:rPr>
            </w:pPr>
            <w:r w:rsidRPr="000A0228">
              <w:rPr>
                <w:rFonts w:asciiTheme="minorHAnsi" w:hAnsiTheme="minorHAnsi"/>
                <w:sz w:val="22"/>
                <w:szCs w:val="22"/>
                <w:lang w:eastAsia="en-CA"/>
              </w:rPr>
              <w:t xml:space="preserve">MR 20180831: </w:t>
            </w:r>
          </w:p>
          <w:p w14:paraId="4A698748" w14:textId="0680BBC8" w:rsidR="00DF7343" w:rsidRDefault="00DF7343" w:rsidP="008E43BC">
            <w:pPr>
              <w:pStyle w:val="ListParagraph"/>
              <w:numPr>
                <w:ilvl w:val="0"/>
                <w:numId w:val="32"/>
              </w:numPr>
              <w:spacing w:before="60" w:after="60" w:line="240" w:lineRule="auto"/>
              <w:rPr>
                <w:rFonts w:asciiTheme="minorHAnsi" w:hAnsiTheme="minorHAnsi"/>
                <w:sz w:val="22"/>
                <w:szCs w:val="22"/>
                <w:lang w:eastAsia="en-CA"/>
              </w:rPr>
            </w:pPr>
            <w:r w:rsidRPr="00EA705E">
              <w:rPr>
                <w:rFonts w:asciiTheme="minorHAnsi" w:hAnsiTheme="minorHAnsi"/>
                <w:sz w:val="22"/>
                <w:szCs w:val="22"/>
                <w:lang w:eastAsia="en-CA"/>
              </w:rPr>
              <w:t>Following TASK0025406 condition added ‘Transaction Indicator &lt;&gt; Regul’.</w:t>
            </w:r>
          </w:p>
          <w:p w14:paraId="13B0A6E6" w14:textId="77777777" w:rsidR="00DF7343" w:rsidRDefault="00DF7343" w:rsidP="00DF7343">
            <w:pPr>
              <w:spacing w:before="60" w:after="60" w:line="240" w:lineRule="auto"/>
              <w:ind w:left="0"/>
              <w:rPr>
                <w:rFonts w:asciiTheme="minorHAnsi" w:hAnsiTheme="minorHAnsi"/>
                <w:sz w:val="22"/>
                <w:szCs w:val="22"/>
                <w:lang w:eastAsia="en-CA"/>
              </w:rPr>
            </w:pPr>
          </w:p>
          <w:p w14:paraId="6E57C2E3"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37DC5E13" w14:textId="77777777" w:rsidR="00F93DA0" w:rsidRPr="00E8794C" w:rsidRDefault="00F93DA0" w:rsidP="00295A35">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4CE71817" w14:textId="25E5721E" w:rsidR="00C80854" w:rsidRPr="00E06021" w:rsidRDefault="00C80854" w:rsidP="000836DD">
            <w:pPr>
              <w:spacing w:before="60" w:after="60" w:line="240" w:lineRule="auto"/>
              <w:ind w:left="0"/>
              <w:rPr>
                <w:rFonts w:asciiTheme="minorHAnsi" w:hAnsiTheme="minorHAnsi"/>
                <w:sz w:val="22"/>
                <w:szCs w:val="22"/>
                <w:lang w:eastAsia="en-CA"/>
              </w:rPr>
            </w:pPr>
          </w:p>
        </w:tc>
      </w:tr>
      <w:tr w:rsidR="00C80854" w:rsidRPr="0085712F" w14:paraId="7A3CCF3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09C5F6" w14:textId="77777777" w:rsidR="00C80854" w:rsidRDefault="00C8085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Function</w:t>
            </w:r>
          </w:p>
        </w:tc>
        <w:tc>
          <w:tcPr>
            <w:tcW w:w="8448" w:type="dxa"/>
            <w:tcBorders>
              <w:top w:val="single" w:sz="4" w:space="0" w:color="auto"/>
              <w:left w:val="single" w:sz="4" w:space="0" w:color="auto"/>
              <w:bottom w:val="single" w:sz="4" w:space="0" w:color="auto"/>
              <w:right w:val="single" w:sz="4" w:space="0" w:color="auto"/>
            </w:tcBorders>
            <w:vAlign w:val="center"/>
          </w:tcPr>
          <w:p w14:paraId="17A672F7" w14:textId="77777777" w:rsidR="00D05797" w:rsidRPr="00487EA8" w:rsidRDefault="00D05797" w:rsidP="00D05797">
            <w:pPr>
              <w:spacing w:before="100" w:beforeAutospacing="1" w:after="100" w:afterAutospacing="1"/>
              <w:rPr>
                <w:rFonts w:asciiTheme="minorHAnsi" w:hAnsiTheme="minorHAnsi"/>
                <w:sz w:val="22"/>
                <w:szCs w:val="22"/>
                <w:lang w:eastAsia="en-CA"/>
              </w:rPr>
            </w:pPr>
            <w:r w:rsidRPr="00487EA8">
              <w:rPr>
                <w:rFonts w:asciiTheme="minorHAnsi" w:hAnsiTheme="minorHAnsi"/>
                <w:sz w:val="22"/>
                <w:szCs w:val="22"/>
                <w:lang w:eastAsia="en-CA"/>
              </w:rPr>
              <w:t>Function CalculateAE (SIN, Employer, Year) {</w:t>
            </w:r>
          </w:p>
          <w:p w14:paraId="67952F97" w14:textId="77777777" w:rsidR="00D05797" w:rsidRDefault="00D05797" w:rsidP="00D05797">
            <w:pPr>
              <w:spacing w:before="100" w:beforeAutospacing="1" w:after="100" w:afterAutospacing="1"/>
              <w:ind w:left="720"/>
              <w:rPr>
                <w:rFonts w:ascii="Times New Roman" w:hAnsi="Times New Roman"/>
                <w:sz w:val="24"/>
                <w:szCs w:val="24"/>
              </w:rPr>
            </w:pPr>
            <w:r w:rsidRPr="00487EA8">
              <w:rPr>
                <w:rFonts w:asciiTheme="minorHAnsi" w:hAnsiTheme="minorHAnsi"/>
                <w:sz w:val="22"/>
                <w:szCs w:val="22"/>
                <w:lang w:eastAsia="en-CA"/>
              </w:rPr>
              <w:t>If a</w:t>
            </w:r>
            <w:r>
              <w:rPr>
                <w:rFonts w:ascii="Times New Roman" w:hAnsi="Times New Roman"/>
                <w:sz w:val="24"/>
                <w:szCs w:val="24"/>
              </w:rPr>
              <w:t xml:space="preserve"> </w:t>
            </w:r>
            <w:r w:rsidRPr="00487EA8">
              <w:rPr>
                <w:rFonts w:asciiTheme="minorHAnsi" w:hAnsiTheme="minorHAnsi"/>
                <w:sz w:val="22"/>
                <w:szCs w:val="22"/>
                <w:lang w:eastAsia="en-CA"/>
              </w:rPr>
              <w:t>SalaryRate record exists where</w:t>
            </w:r>
          </w:p>
          <w:p w14:paraId="614FA718" w14:textId="77777777" w:rsidR="00D05797" w:rsidRPr="00487EA8"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REPORT</w:t>
            </w:r>
          </w:p>
          <w:p w14:paraId="47CA2B7F" w14:textId="77777777" w:rsidR="00D05797" w:rsidRPr="00487EA8"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File.Employer = Ariel.Employer</w:t>
            </w:r>
          </w:p>
          <w:p w14:paraId="31F37091" w14:textId="77777777" w:rsidR="00D05797" w:rsidRPr="00487EA8"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Year(EffectiveDate) = Year</w:t>
            </w:r>
          </w:p>
          <w:p w14:paraId="633244D0" w14:textId="77777777" w:rsidR="00D05797" w:rsidRPr="00487EA8" w:rsidRDefault="00D05797" w:rsidP="00D05797">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Return SalaryRate.Rate</w:t>
            </w:r>
          </w:p>
          <w:p w14:paraId="1A86CD1C" w14:textId="77777777" w:rsidR="00D05797" w:rsidRDefault="00D05797" w:rsidP="00D05797">
            <w:pPr>
              <w:spacing w:before="100" w:beforeAutospacing="1" w:after="100" w:afterAutospacing="1"/>
              <w:ind w:left="720"/>
              <w:rPr>
                <w:rFonts w:ascii="Times New Roman" w:hAnsi="Times New Roman"/>
                <w:sz w:val="24"/>
                <w:szCs w:val="24"/>
              </w:rPr>
            </w:pPr>
            <w:r w:rsidRPr="00487EA8">
              <w:rPr>
                <w:rFonts w:asciiTheme="minorHAnsi" w:hAnsiTheme="minorHAnsi"/>
                <w:sz w:val="22"/>
                <w:szCs w:val="22"/>
                <w:lang w:eastAsia="en-CA"/>
              </w:rPr>
              <w:t>Else</w:t>
            </w:r>
          </w:p>
          <w:p w14:paraId="40777414" w14:textId="77777777" w:rsidR="00D05797" w:rsidRPr="00B62B70" w:rsidRDefault="00D05797" w:rsidP="00D05797">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 xml:space="preserve">Service = the SUM of Service.Amount of all Service records where </w:t>
            </w:r>
          </w:p>
          <w:p w14:paraId="41ACF2FD" w14:textId="1FB28A34" w:rsidR="00D05797"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Type = CTSRV</w:t>
            </w:r>
          </w:p>
          <w:p w14:paraId="1F6CBB1E" w14:textId="5ECFC666" w:rsidR="0039503A" w:rsidRPr="0039503A" w:rsidRDefault="0039503A" w:rsidP="0039503A">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22F2B7F1" w14:textId="77777777" w:rsidR="00D05797" w:rsidRPr="00B62B70"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Member = SIN</w:t>
            </w:r>
          </w:p>
          <w:p w14:paraId="54875ED5" w14:textId="77777777" w:rsidR="00D05797" w:rsidRPr="00B62B70"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Employer = Employer</w:t>
            </w:r>
          </w:p>
          <w:p w14:paraId="684DF9C0" w14:textId="77777777" w:rsidR="00D05797" w:rsidRPr="00B62B70"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Year(BeginDate) = Year</w:t>
            </w:r>
          </w:p>
          <w:p w14:paraId="12733BEE" w14:textId="77777777" w:rsidR="00D05797" w:rsidRPr="00B62B70" w:rsidRDefault="00D05797" w:rsidP="00D05797">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If (Service = 0) then:</w:t>
            </w:r>
          </w:p>
          <w:p w14:paraId="69CED2A1" w14:textId="77777777" w:rsidR="00D05797" w:rsidRPr="00B62B70" w:rsidRDefault="00D05797" w:rsidP="00D05797">
            <w:pPr>
              <w:spacing w:before="100" w:beforeAutospacing="1" w:after="100" w:afterAutospacing="1"/>
              <w:ind w:left="2160"/>
              <w:rPr>
                <w:rFonts w:asciiTheme="minorHAnsi" w:hAnsiTheme="minorHAnsi"/>
                <w:sz w:val="22"/>
                <w:szCs w:val="22"/>
                <w:lang w:eastAsia="en-CA"/>
              </w:rPr>
            </w:pPr>
            <w:r w:rsidRPr="00B62B70">
              <w:rPr>
                <w:rFonts w:asciiTheme="minorHAnsi" w:hAnsiTheme="minorHAnsi"/>
                <w:sz w:val="22"/>
                <w:szCs w:val="22"/>
                <w:lang w:eastAsia="en-CA"/>
              </w:rPr>
              <w:t>return 0</w:t>
            </w:r>
          </w:p>
          <w:p w14:paraId="3E735B08" w14:textId="77777777" w:rsidR="00D05797" w:rsidRPr="00B62B70" w:rsidRDefault="00D05797" w:rsidP="00D05797">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End If</w:t>
            </w:r>
          </w:p>
          <w:p w14:paraId="6A781500" w14:textId="77777777" w:rsidR="00D05797" w:rsidRPr="00B62B70" w:rsidRDefault="00D05797" w:rsidP="00D05797">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 xml:space="preserve">LowContributions = the SUM of Contributions.Amount of all Contributions records where </w:t>
            </w:r>
          </w:p>
          <w:p w14:paraId="1BCA8BB3" w14:textId="2D1DF190" w:rsidR="00D05797"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Type = LowRPP</w:t>
            </w:r>
          </w:p>
          <w:p w14:paraId="70C8DA1B" w14:textId="5B8ED6FE" w:rsidR="0039503A" w:rsidRPr="0039503A" w:rsidRDefault="0039503A" w:rsidP="0039503A">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445E1EAE" w14:textId="77777777" w:rsidR="00D05797" w:rsidRPr="00B62B70"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Member = SIN</w:t>
            </w:r>
          </w:p>
          <w:p w14:paraId="69CBCC14" w14:textId="77777777" w:rsidR="00D05797" w:rsidRPr="00B62B70"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Employer = Employer</w:t>
            </w:r>
          </w:p>
          <w:p w14:paraId="4A61176C" w14:textId="77777777" w:rsidR="00D05797" w:rsidRPr="00B62B70"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Year(BeginDate) = Year</w:t>
            </w:r>
          </w:p>
          <w:p w14:paraId="09CC6341" w14:textId="77777777" w:rsidR="00D05797" w:rsidRPr="00B62B70"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SummaryAttribute &lt;&gt; "RRETRO"</w:t>
            </w:r>
          </w:p>
          <w:p w14:paraId="01086000" w14:textId="77777777" w:rsidR="00D05797" w:rsidRPr="00B62B70" w:rsidRDefault="00D05797" w:rsidP="00D05797">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 xml:space="preserve">HighContributions = the SUM of Contributions.Amount of all Contributions records where </w:t>
            </w:r>
          </w:p>
          <w:p w14:paraId="395799FF" w14:textId="6ADEF833" w:rsidR="00D05797"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Type = HghRPP or HghRCA</w:t>
            </w:r>
          </w:p>
          <w:p w14:paraId="06E49F23" w14:textId="604A2809" w:rsidR="0039503A" w:rsidRPr="0039503A" w:rsidRDefault="0039503A" w:rsidP="0039503A">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70BB95BD" w14:textId="77777777" w:rsidR="00D05797" w:rsidRPr="00B62B70"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Member = SIN</w:t>
            </w:r>
          </w:p>
          <w:p w14:paraId="676C719D" w14:textId="77777777" w:rsidR="00D05797" w:rsidRPr="00B62B70"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Employer = Employer</w:t>
            </w:r>
          </w:p>
          <w:p w14:paraId="464F7AE9" w14:textId="77777777" w:rsidR="00D05797" w:rsidRPr="00B62B70"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Year(BeginDate) = Year</w:t>
            </w:r>
          </w:p>
          <w:p w14:paraId="722B258B" w14:textId="77777777" w:rsidR="00D05797" w:rsidRPr="00B62B70" w:rsidRDefault="00D05797" w:rsidP="00295A35">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SummaryAttribute &lt;&gt; "RRETRO"</w:t>
            </w:r>
          </w:p>
          <w:p w14:paraId="7C4C2AB9" w14:textId="77777777" w:rsidR="00D05797" w:rsidRPr="00B62B70" w:rsidRDefault="00D05797" w:rsidP="00D05797">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AE = ((LowContributions / LowContributionsRate) + (HighContributions / HighContributionsRate)) / (Service / 52)</w:t>
            </w:r>
          </w:p>
          <w:p w14:paraId="110FE456" w14:textId="77777777" w:rsidR="00D05797" w:rsidRPr="00B62B70" w:rsidRDefault="00D05797" w:rsidP="00D05797">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Return AE</w:t>
            </w:r>
          </w:p>
          <w:p w14:paraId="29B764BA" w14:textId="77777777" w:rsidR="00D05797" w:rsidRPr="00B62B70" w:rsidRDefault="00D05797" w:rsidP="00D05797">
            <w:pPr>
              <w:spacing w:before="100" w:beforeAutospacing="1" w:after="100" w:afterAutospacing="1"/>
              <w:ind w:left="720"/>
              <w:rPr>
                <w:rFonts w:asciiTheme="minorHAnsi" w:hAnsiTheme="minorHAnsi"/>
                <w:sz w:val="22"/>
                <w:szCs w:val="22"/>
                <w:lang w:eastAsia="en-CA"/>
              </w:rPr>
            </w:pPr>
            <w:r w:rsidRPr="00B62B70">
              <w:rPr>
                <w:rFonts w:asciiTheme="minorHAnsi" w:hAnsiTheme="minorHAnsi"/>
                <w:sz w:val="22"/>
                <w:szCs w:val="22"/>
                <w:lang w:eastAsia="en-CA"/>
              </w:rPr>
              <w:t>End If</w:t>
            </w:r>
          </w:p>
          <w:p w14:paraId="7B9FF0DC" w14:textId="77777777" w:rsidR="00D05797" w:rsidRDefault="00D05797" w:rsidP="00D05797">
            <w:pPr>
              <w:spacing w:before="100" w:beforeAutospacing="1" w:after="100" w:afterAutospacing="1"/>
              <w:rPr>
                <w:rFonts w:ascii="Times New Roman" w:hAnsi="Times New Roman"/>
                <w:sz w:val="24"/>
                <w:szCs w:val="24"/>
              </w:rPr>
            </w:pPr>
            <w:r w:rsidRPr="00B62B70">
              <w:rPr>
                <w:rFonts w:asciiTheme="minorHAnsi" w:hAnsiTheme="minorHAnsi"/>
                <w:sz w:val="22"/>
                <w:szCs w:val="22"/>
                <w:lang w:eastAsia="en-CA"/>
              </w:rPr>
              <w:t>End Function</w:t>
            </w:r>
          </w:p>
          <w:p w14:paraId="75A29BB8" w14:textId="77777777" w:rsidR="00C80854" w:rsidRDefault="00C80854" w:rsidP="000836DD">
            <w:pPr>
              <w:spacing w:before="60" w:after="60" w:line="240" w:lineRule="auto"/>
              <w:ind w:left="0"/>
              <w:rPr>
                <w:rFonts w:asciiTheme="minorHAnsi" w:hAnsiTheme="minorHAnsi"/>
                <w:sz w:val="22"/>
                <w:szCs w:val="22"/>
                <w:lang w:eastAsia="en-CA"/>
              </w:rPr>
            </w:pPr>
          </w:p>
        </w:tc>
      </w:tr>
    </w:tbl>
    <w:p w14:paraId="5D19F20F" w14:textId="77777777" w:rsidR="00C55256" w:rsidRDefault="00C55256" w:rsidP="00C80854">
      <w:pPr>
        <w:spacing w:before="0" w:after="0" w:line="240" w:lineRule="auto"/>
        <w:ind w:left="0"/>
        <w:rPr>
          <w:sz w:val="24"/>
        </w:rPr>
      </w:pPr>
    </w:p>
    <w:p w14:paraId="7E7AE6B8" w14:textId="77777777" w:rsidR="00C55256" w:rsidRDefault="00C55256">
      <w:pPr>
        <w:spacing w:before="0" w:after="0" w:line="240" w:lineRule="auto"/>
        <w:ind w:left="0"/>
        <w:rPr>
          <w:sz w:val="24"/>
        </w:rPr>
      </w:pPr>
      <w:r>
        <w:rPr>
          <w:sz w:val="24"/>
        </w:rPr>
        <w:br w:type="page"/>
      </w:r>
    </w:p>
    <w:p w14:paraId="7715E416" w14:textId="77777777" w:rsidR="00DA111B" w:rsidRPr="006B06A8" w:rsidRDefault="00DA111B" w:rsidP="00DA111B">
      <w:pPr>
        <w:pStyle w:val="Heading3"/>
      </w:pPr>
      <w:r w:rsidRPr="006B06A8">
        <w:t xml:space="preserve">Validation – </w:t>
      </w:r>
      <w:r>
        <w:t>AE Decrease Within Tolerance Compared to Previous Year</w:t>
      </w:r>
    </w:p>
    <w:p w14:paraId="10DF62AB" w14:textId="77777777" w:rsidR="00074377" w:rsidRPr="00700915" w:rsidRDefault="00074377" w:rsidP="00074377"/>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074377" w14:paraId="5F8E06C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D8FCCE"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3675DFF" w14:textId="5C4AF5C3" w:rsidR="00074377" w:rsidRPr="000862E2" w:rsidRDefault="00DA111B" w:rsidP="000836DD">
            <w:pPr>
              <w:pStyle w:val="Heading1"/>
            </w:pPr>
            <w:bookmarkStart w:id="250" w:name="_Toc43372856"/>
            <w:r>
              <w:rPr>
                <w:rFonts w:cs="Calibri"/>
              </w:rPr>
              <w:t>B43</w:t>
            </w:r>
            <w:r w:rsidRPr="00A826BD">
              <w:rPr>
                <w:rFonts w:cs="Calibri"/>
              </w:rPr>
              <w:t>_</w:t>
            </w:r>
            <w:r>
              <w:rPr>
                <w:rFonts w:cs="Calibri"/>
              </w:rPr>
              <w:t>AEDe</w:t>
            </w:r>
            <w:r w:rsidRPr="00A826BD">
              <w:rPr>
                <w:rFonts w:cs="Calibri"/>
              </w:rPr>
              <w:t>crease</w:t>
            </w:r>
            <w:bookmarkEnd w:id="250"/>
          </w:p>
        </w:tc>
      </w:tr>
      <w:tr w:rsidR="00074377" w14:paraId="48C155A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A800BF"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6319F83" w14:textId="0F562AAB" w:rsidR="00074377" w:rsidRPr="000862E2" w:rsidRDefault="00DA111B" w:rsidP="000836DD">
            <w:pPr>
              <w:spacing w:before="60" w:after="60" w:line="240" w:lineRule="auto"/>
              <w:ind w:left="0"/>
              <w:rPr>
                <w:rFonts w:asciiTheme="minorHAnsi" w:eastAsia="Times New Roman" w:hAnsiTheme="minorHAnsi" w:cs="Calibri"/>
                <w:color w:val="auto"/>
                <w:sz w:val="22"/>
                <w:szCs w:val="22"/>
                <w:lang w:eastAsia="en-CA"/>
              </w:rPr>
            </w:pPr>
            <w:r w:rsidRPr="00DA111B">
              <w:rPr>
                <w:rFonts w:asciiTheme="minorHAnsi" w:eastAsia="Times New Roman" w:hAnsiTheme="minorHAnsi" w:cs="Calibri"/>
                <w:color w:val="auto"/>
                <w:sz w:val="22"/>
                <w:szCs w:val="22"/>
                <w:lang w:eastAsia="en-CA"/>
              </w:rPr>
              <w:t>5613</w:t>
            </w:r>
          </w:p>
        </w:tc>
      </w:tr>
      <w:tr w:rsidR="00074377" w14:paraId="55CC829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FFEB8B"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3FC0158" w14:textId="31A541F1" w:rsidR="00074377" w:rsidRDefault="00CB5713"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074377" w14:paraId="6BB230D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1BB54E5"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2AB48DD7" w14:textId="376FBE7D" w:rsidR="00074377" w:rsidRPr="00B464B9" w:rsidRDefault="00CB5713"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CB5713">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074377" w14:paraId="5CF47B8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E09A498"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2FC1D15" w14:textId="77777777" w:rsidR="00074377" w:rsidRPr="009675FB" w:rsidRDefault="00074377" w:rsidP="000836DD">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Core Data (MDC- Member Data Collection), Previous Year Adjustment (Remittance), Events (Final Data), Contributory Leaves (Remittance)</w:t>
            </w:r>
          </w:p>
        </w:tc>
      </w:tr>
      <w:tr w:rsidR="00074377" w14:paraId="11E772D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A32EBA4"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E86BC01" w14:textId="63DADF85" w:rsidR="00074377" w:rsidRDefault="00694ECA"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Warning</w:t>
            </w:r>
          </w:p>
        </w:tc>
      </w:tr>
      <w:tr w:rsidR="00074377" w14:paraId="362E6B4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72E75E7"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C6E1528" w14:textId="0E1DCE39" w:rsidR="00074377" w:rsidRPr="00B464B9" w:rsidRDefault="00694ECA"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074377" w:rsidRPr="00A61AB1" w14:paraId="745C74E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D69B80"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D183805"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B5823B1" w14:textId="20CFD986" w:rsidR="00321EE5" w:rsidRDefault="00694ECA" w:rsidP="000836DD">
            <w:pPr>
              <w:ind w:left="0"/>
              <w:rPr>
                <w:ins w:id="251" w:author="Nikhil Shenoy" w:date="2021-05-10T15:29:00Z"/>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 that Annualized Earnings (Reported or Calculated) for the reporting year is not less than the AE (Stored or Calculated) for the reporting year -1 plus the tolerance.</w:t>
            </w:r>
          </w:p>
          <w:p w14:paraId="4529EC56" w14:textId="3B865597" w:rsidR="00321EE5" w:rsidRPr="00C301FC" w:rsidRDefault="00321EE5" w:rsidP="000836DD">
            <w:pPr>
              <w:ind w:left="0"/>
              <w:rPr>
                <w:rFonts w:asciiTheme="minorHAnsi" w:hAnsiTheme="minorHAnsi"/>
                <w:sz w:val="22"/>
                <w:szCs w:val="22"/>
                <w:lang w:val="en-US" w:eastAsia="en-CA"/>
              </w:rPr>
            </w:pPr>
            <w:ins w:id="252" w:author="Nikhil Shenoy" w:date="2021-05-10T15:29:00Z">
              <w:r w:rsidRPr="00561D15">
                <w:rPr>
                  <w:rFonts w:asciiTheme="minorHAnsi" w:hAnsiTheme="minorHAnsi"/>
                  <w:color w:val="auto"/>
                  <w:sz w:val="22"/>
                  <w:szCs w:val="22"/>
                  <w:lang w:eastAsia="en-CA"/>
                  <w:rPrChange w:id="253" w:author="Nikhil Shenoy" w:date="2021-05-11T15:57:00Z">
                    <w:rPr>
                      <w:rFonts w:asciiTheme="minorHAnsi" w:hAnsiTheme="minorHAnsi"/>
                      <w:sz w:val="22"/>
                      <w:szCs w:val="22"/>
                      <w:lang w:eastAsia="en-CA"/>
                    </w:rPr>
                  </w:rPrChange>
                </w:rPr>
                <w:t>Note: In the case of amalgamation, the validation will consider both employers as the same employer and use the dates to validate the right data</w:t>
              </w:r>
            </w:ins>
          </w:p>
        </w:tc>
      </w:tr>
      <w:tr w:rsidR="00074377" w:rsidRPr="009151F9" w14:paraId="252D6FE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9FCF38C"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817F5A3" w14:textId="77777777" w:rsidR="00074377" w:rsidRPr="002C34DD" w:rsidRDefault="00074377" w:rsidP="000836DD">
            <w:pPr>
              <w:ind w:left="0"/>
              <w:rPr>
                <w:rFonts w:asciiTheme="minorHAnsi" w:hAnsiTheme="minorHAnsi"/>
                <w:b/>
                <w:color w:val="auto"/>
                <w:sz w:val="22"/>
                <w:szCs w:val="22"/>
                <w:lang w:eastAsia="en-CA"/>
              </w:rPr>
            </w:pPr>
            <w:r w:rsidRPr="002C34DD">
              <w:rPr>
                <w:rFonts w:asciiTheme="minorHAnsi" w:eastAsia="Times New Roman" w:hAnsiTheme="minorHAnsi" w:cs="Calibri"/>
                <w:b/>
                <w:color w:val="auto"/>
                <w:sz w:val="22"/>
                <w:szCs w:val="22"/>
                <w:lang w:eastAsia="en-CA"/>
              </w:rPr>
              <w:t>Core Data (MDC- Member Data Collection)</w:t>
            </w:r>
          </w:p>
          <w:p w14:paraId="174E81C1" w14:textId="77777777" w:rsidR="00694ECA" w:rsidRPr="00A314F7" w:rsidRDefault="00694ECA" w:rsidP="00694ECA">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AE_PreviousYear = CalculateAE(File.SIN, Employer, Year(ExecutionParameter.StartDate)-1)  </w:t>
            </w:r>
          </w:p>
          <w:p w14:paraId="39D48BE0" w14:textId="77777777" w:rsidR="00694ECA" w:rsidRPr="00A314F7" w:rsidRDefault="00694ECA" w:rsidP="00694ECA">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IF AE_PreviousYear &lt;&gt; 0</w:t>
            </w:r>
          </w:p>
          <w:p w14:paraId="2A06E426" w14:textId="77777777" w:rsidR="00694ECA" w:rsidRPr="00A314F7" w:rsidRDefault="00694ECA" w:rsidP="00694ECA">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656B3C20" w14:textId="77777777" w:rsidR="00694ECA" w:rsidRPr="00A314F7" w:rsidRDefault="00694ECA" w:rsidP="00694ECA">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AE_CurrentYear = CalculateAE(File.SIN, Employer, Year(ExecutionParameter.StartDate))</w:t>
            </w:r>
          </w:p>
          <w:p w14:paraId="5DEE8BEA" w14:textId="77777777" w:rsidR="00694ECA" w:rsidRPr="00A314F7" w:rsidRDefault="00694ECA" w:rsidP="00694ECA">
            <w:pPr>
              <w:ind w:left="720"/>
              <w:rPr>
                <w:rFonts w:asciiTheme="minorHAnsi" w:hAnsiTheme="minorHAnsi"/>
                <w:color w:val="auto"/>
                <w:sz w:val="22"/>
                <w:szCs w:val="22"/>
                <w:lang w:eastAsia="en-CA"/>
              </w:rPr>
            </w:pPr>
          </w:p>
          <w:p w14:paraId="237A6641" w14:textId="77777777" w:rsidR="00694ECA" w:rsidRPr="00A314F7" w:rsidRDefault="00694ECA" w:rsidP="00694ECA">
            <w:pPr>
              <w:ind w:left="720"/>
              <w:rPr>
                <w:rFonts w:asciiTheme="minorHAnsi" w:hAnsiTheme="minorHAnsi"/>
                <w:color w:val="auto"/>
                <w:sz w:val="22"/>
                <w:szCs w:val="22"/>
                <w:lang w:eastAsia="en-CA"/>
              </w:rPr>
            </w:pPr>
            <w:r>
              <w:rPr>
                <w:rFonts w:asciiTheme="minorHAnsi" w:hAnsiTheme="minorHAnsi"/>
                <w:color w:val="auto"/>
                <w:sz w:val="22"/>
                <w:szCs w:val="22"/>
                <w:lang w:eastAsia="en-CA"/>
              </w:rPr>
              <w:t>IF (AE_CurrentYear &lt;</w:t>
            </w:r>
            <w:r w:rsidRPr="00A314F7">
              <w:rPr>
                <w:rFonts w:asciiTheme="minorHAnsi" w:hAnsiTheme="minorHAnsi"/>
                <w:color w:val="auto"/>
                <w:sz w:val="22"/>
                <w:szCs w:val="22"/>
                <w:lang w:eastAsia="en-CA"/>
              </w:rPr>
              <w:t xml:space="preserve"> (AE_PreviousYear + Tolerance)) Error</w:t>
            </w:r>
          </w:p>
          <w:p w14:paraId="29B181B7" w14:textId="77777777" w:rsidR="00694ECA" w:rsidRPr="00F75DF5" w:rsidRDefault="00694ECA" w:rsidP="00694ECA">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19CA0281" w14:textId="77777777" w:rsidR="00694ECA" w:rsidRDefault="00694ECA" w:rsidP="00694ECA">
            <w:pPr>
              <w:ind w:left="0"/>
              <w:rPr>
                <w:rFonts w:asciiTheme="minorHAnsi" w:hAnsiTheme="minorHAnsi"/>
                <w:sz w:val="22"/>
                <w:szCs w:val="22"/>
                <w:lang w:eastAsia="en-CA"/>
              </w:rPr>
            </w:pPr>
            <w:r>
              <w:rPr>
                <w:rFonts w:asciiTheme="minorHAnsi" w:hAnsiTheme="minorHAnsi"/>
                <w:sz w:val="22"/>
                <w:szCs w:val="22"/>
                <w:lang w:eastAsia="en-CA"/>
              </w:rPr>
              <w:t>Where:</w:t>
            </w:r>
          </w:p>
          <w:p w14:paraId="2780ED3C" w14:textId="75CECB1A" w:rsidR="00074377" w:rsidRDefault="00694ECA" w:rsidP="00694ECA">
            <w:pPr>
              <w:ind w:left="0"/>
              <w:rPr>
                <w:rFonts w:asciiTheme="minorHAnsi" w:hAnsiTheme="minorHAnsi"/>
                <w:sz w:val="22"/>
                <w:szCs w:val="22"/>
                <w:lang w:eastAsia="en-CA"/>
              </w:rPr>
            </w:pPr>
            <w:r>
              <w:rPr>
                <w:rFonts w:asciiTheme="minorHAnsi" w:hAnsiTheme="minorHAnsi"/>
                <w:sz w:val="22"/>
                <w:szCs w:val="22"/>
                <w:lang w:eastAsia="en-CA"/>
              </w:rPr>
              <w:t>Tolerance = -2500</w:t>
            </w:r>
          </w:p>
          <w:p w14:paraId="1952A626" w14:textId="77777777" w:rsidR="00694ECA" w:rsidRDefault="00694ECA" w:rsidP="00694ECA">
            <w:pPr>
              <w:ind w:left="0"/>
              <w:rPr>
                <w:rFonts w:asciiTheme="minorHAnsi" w:hAnsiTheme="minorHAnsi"/>
                <w:sz w:val="22"/>
                <w:szCs w:val="22"/>
                <w:lang w:eastAsia="en-CA"/>
              </w:rPr>
            </w:pPr>
          </w:p>
          <w:p w14:paraId="1819D298" w14:textId="77777777" w:rsidR="00074377" w:rsidRDefault="00074377" w:rsidP="000836DD">
            <w:pPr>
              <w:ind w:left="0"/>
              <w:rPr>
                <w:rFonts w:asciiTheme="minorHAnsi" w:eastAsia="Times New Roman" w:hAnsiTheme="minorHAnsi" w:cs="Calibri"/>
                <w:b/>
                <w:color w:val="auto"/>
                <w:sz w:val="22"/>
                <w:szCs w:val="22"/>
                <w:lang w:eastAsia="en-CA"/>
              </w:rPr>
            </w:pPr>
            <w:r w:rsidRPr="0094089F">
              <w:rPr>
                <w:rFonts w:asciiTheme="minorHAnsi" w:eastAsia="Times New Roman" w:hAnsiTheme="minorHAnsi" w:cs="Calibri"/>
                <w:b/>
                <w:color w:val="auto"/>
                <w:sz w:val="22"/>
                <w:szCs w:val="22"/>
                <w:lang w:eastAsia="en-CA"/>
              </w:rPr>
              <w:t>Previous Year Adjustment (Remittance)</w:t>
            </w:r>
          </w:p>
          <w:p w14:paraId="30E48AED" w14:textId="77777777" w:rsidR="00694ECA" w:rsidRPr="00A314F7" w:rsidRDefault="00694ECA" w:rsidP="00694ECA">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AE_PreviousYear = CalculateAE(File.SIN, Employer, </w:t>
            </w:r>
            <w:r>
              <w:rPr>
                <w:rFonts w:asciiTheme="minorHAnsi" w:hAnsiTheme="minorHAnsi"/>
                <w:sz w:val="22"/>
                <w:szCs w:val="22"/>
                <w:lang w:eastAsia="en-CA"/>
              </w:rPr>
              <w:t>File.AdjustmentYear</w:t>
            </w:r>
            <w:r>
              <w:rPr>
                <w:rFonts w:asciiTheme="minorHAnsi" w:hAnsiTheme="minorHAnsi"/>
                <w:color w:val="auto"/>
                <w:sz w:val="22"/>
                <w:szCs w:val="22"/>
                <w:lang w:eastAsia="en-CA"/>
              </w:rPr>
              <w:t>-1</w:t>
            </w:r>
            <w:r w:rsidRPr="00A314F7">
              <w:rPr>
                <w:rFonts w:asciiTheme="minorHAnsi" w:hAnsiTheme="minorHAnsi"/>
                <w:color w:val="auto"/>
                <w:sz w:val="22"/>
                <w:szCs w:val="22"/>
                <w:lang w:eastAsia="en-CA"/>
              </w:rPr>
              <w:t xml:space="preserve">)  </w:t>
            </w:r>
          </w:p>
          <w:p w14:paraId="4AB286C1" w14:textId="77777777" w:rsidR="00694ECA" w:rsidRPr="00A314F7" w:rsidRDefault="00694ECA" w:rsidP="00694ECA">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IF AE_PreviousYear &lt;&gt; 0</w:t>
            </w:r>
          </w:p>
          <w:p w14:paraId="3DE88017" w14:textId="77777777" w:rsidR="00694ECA" w:rsidRPr="00A314F7" w:rsidRDefault="00694ECA" w:rsidP="00694ECA">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1B86D45D" w14:textId="77777777" w:rsidR="00694ECA" w:rsidRPr="00A314F7" w:rsidRDefault="00694ECA" w:rsidP="00694ECA">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AE_CurrentYear = CalculateAE(File.SIN, Employer, </w:t>
            </w:r>
            <w:r>
              <w:rPr>
                <w:rFonts w:asciiTheme="minorHAnsi" w:hAnsiTheme="minorHAnsi"/>
                <w:sz w:val="22"/>
                <w:szCs w:val="22"/>
                <w:lang w:eastAsia="en-CA"/>
              </w:rPr>
              <w:t>File.AdjustmentYear)</w:t>
            </w:r>
          </w:p>
          <w:p w14:paraId="1E8DBDBE" w14:textId="77777777" w:rsidR="00694ECA" w:rsidRPr="00A314F7" w:rsidRDefault="00694ECA" w:rsidP="00694ECA">
            <w:pPr>
              <w:ind w:left="720"/>
              <w:rPr>
                <w:rFonts w:asciiTheme="minorHAnsi" w:hAnsiTheme="minorHAnsi"/>
                <w:color w:val="auto"/>
                <w:sz w:val="22"/>
                <w:szCs w:val="22"/>
                <w:lang w:eastAsia="en-CA"/>
              </w:rPr>
            </w:pPr>
          </w:p>
          <w:p w14:paraId="3EB4E037" w14:textId="77777777" w:rsidR="00694ECA" w:rsidRPr="00A314F7" w:rsidRDefault="00694ECA" w:rsidP="00694ECA">
            <w:pPr>
              <w:ind w:left="720"/>
              <w:rPr>
                <w:rFonts w:asciiTheme="minorHAnsi" w:hAnsiTheme="minorHAnsi"/>
                <w:color w:val="auto"/>
                <w:sz w:val="22"/>
                <w:szCs w:val="22"/>
                <w:lang w:eastAsia="en-CA"/>
              </w:rPr>
            </w:pPr>
            <w:r>
              <w:rPr>
                <w:rFonts w:asciiTheme="minorHAnsi" w:hAnsiTheme="minorHAnsi"/>
                <w:color w:val="auto"/>
                <w:sz w:val="22"/>
                <w:szCs w:val="22"/>
                <w:lang w:eastAsia="en-CA"/>
              </w:rPr>
              <w:t>IF (AE_CurrentYear &lt;</w:t>
            </w:r>
            <w:r w:rsidRPr="00A314F7">
              <w:rPr>
                <w:rFonts w:asciiTheme="minorHAnsi" w:hAnsiTheme="minorHAnsi"/>
                <w:color w:val="auto"/>
                <w:sz w:val="22"/>
                <w:szCs w:val="22"/>
                <w:lang w:eastAsia="en-CA"/>
              </w:rPr>
              <w:t xml:space="preserve"> (AE_PreviousYear + Tolerance)) Error</w:t>
            </w:r>
          </w:p>
          <w:p w14:paraId="3C0A6EAE" w14:textId="77777777" w:rsidR="00694ECA" w:rsidRPr="00753062" w:rsidRDefault="00694ECA" w:rsidP="00694ECA">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7744D4BC" w14:textId="77777777" w:rsidR="00694ECA" w:rsidRDefault="00694ECA" w:rsidP="00694EC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Where:</w:t>
            </w:r>
          </w:p>
          <w:p w14:paraId="5D0B4B3A" w14:textId="26A23419" w:rsidR="00074377" w:rsidRDefault="00694ECA" w:rsidP="00694ECA">
            <w:pPr>
              <w:ind w:left="0"/>
              <w:rPr>
                <w:rFonts w:asciiTheme="minorHAnsi" w:hAnsiTheme="minorHAnsi"/>
                <w:sz w:val="22"/>
                <w:szCs w:val="22"/>
                <w:lang w:eastAsia="en-CA"/>
              </w:rPr>
            </w:pPr>
            <w:r>
              <w:rPr>
                <w:rFonts w:asciiTheme="minorHAnsi" w:hAnsiTheme="minorHAnsi"/>
                <w:sz w:val="22"/>
                <w:szCs w:val="22"/>
                <w:lang w:eastAsia="en-CA"/>
              </w:rPr>
              <w:t>Tolerance = -2500</w:t>
            </w:r>
          </w:p>
          <w:p w14:paraId="37B56A0A" w14:textId="2AE2F627" w:rsidR="00694ECA" w:rsidRPr="00604723" w:rsidRDefault="00561D15" w:rsidP="00694ECA">
            <w:pPr>
              <w:ind w:left="0"/>
              <w:rPr>
                <w:rFonts w:asciiTheme="minorHAnsi" w:hAnsiTheme="minorHAnsi"/>
                <w:color w:val="auto"/>
                <w:sz w:val="22"/>
                <w:szCs w:val="22"/>
                <w:lang w:eastAsia="en-CA"/>
                <w:rPrChange w:id="254" w:author="Nikhil Shenoy" w:date="2021-05-11T15:58:00Z">
                  <w:rPr>
                    <w:rFonts w:asciiTheme="minorHAnsi" w:hAnsiTheme="minorHAnsi"/>
                    <w:sz w:val="22"/>
                    <w:szCs w:val="22"/>
                    <w:lang w:eastAsia="en-CA"/>
                  </w:rPr>
                </w:rPrChange>
              </w:rPr>
            </w:pPr>
            <w:ins w:id="255" w:author="Nikhil Shenoy" w:date="2021-05-11T15:57:00Z">
              <w:r w:rsidRPr="00604723">
                <w:rPr>
                  <w:rFonts w:asciiTheme="minorHAnsi" w:hAnsiTheme="minorHAnsi"/>
                  <w:color w:val="auto"/>
                  <w:sz w:val="22"/>
                  <w:szCs w:val="22"/>
                  <w:lang w:eastAsia="en-CA"/>
                  <w:rPrChange w:id="256" w:author="Nikhil Shenoy" w:date="2021-05-11T15:58:00Z">
                    <w:rPr>
                      <w:rFonts w:asciiTheme="minorHAnsi" w:hAnsiTheme="minorHAnsi"/>
                      <w:color w:val="FF0000"/>
                      <w:sz w:val="22"/>
                      <w:szCs w:val="22"/>
                      <w:lang w:eastAsia="en-CA"/>
                    </w:rPr>
                  </w:rPrChange>
                </w:rPr>
                <w:t xml:space="preserve">Note: </w:t>
              </w:r>
            </w:ins>
            <w:ins w:id="257" w:author="Nikhil Shenoy" w:date="2021-05-10T15:42:00Z">
              <w:r w:rsidR="00807E74" w:rsidRPr="00604723">
                <w:rPr>
                  <w:rFonts w:asciiTheme="minorHAnsi" w:hAnsiTheme="minorHAnsi"/>
                  <w:color w:val="auto"/>
                  <w:sz w:val="22"/>
                  <w:szCs w:val="22"/>
                  <w:lang w:eastAsia="en-CA"/>
                  <w:rPrChange w:id="258" w:author="Nikhil Shenoy" w:date="2021-05-11T15:58:00Z">
                    <w:rPr>
                      <w:rFonts w:asciiTheme="minorHAnsi" w:hAnsiTheme="minorHAnsi"/>
                      <w:color w:val="FF0000"/>
                      <w:sz w:val="22"/>
                      <w:szCs w:val="22"/>
                      <w:lang w:eastAsia="en-CA"/>
                    </w:rPr>
                  </w:rPrChange>
                </w:rPr>
                <w:t xml:space="preserve">In case of amalgamation, the calculated AE will include service and contributions from the both the employers </w:t>
              </w:r>
            </w:ins>
          </w:p>
          <w:p w14:paraId="1551E3B0" w14:textId="77777777" w:rsidR="00074377" w:rsidRPr="0094089F" w:rsidRDefault="00074377" w:rsidP="000836DD">
            <w:pPr>
              <w:ind w:left="0"/>
              <w:rPr>
                <w:rFonts w:asciiTheme="minorHAnsi" w:hAnsiTheme="minorHAnsi"/>
                <w:b/>
                <w:sz w:val="22"/>
                <w:szCs w:val="22"/>
                <w:lang w:eastAsia="en-CA"/>
              </w:rPr>
            </w:pPr>
            <w:r w:rsidRPr="0094089F">
              <w:rPr>
                <w:rFonts w:asciiTheme="minorHAnsi" w:eastAsia="Times New Roman" w:hAnsiTheme="minorHAnsi" w:cs="Calibri"/>
                <w:b/>
                <w:color w:val="auto"/>
                <w:sz w:val="22"/>
                <w:szCs w:val="22"/>
                <w:lang w:eastAsia="en-CA"/>
              </w:rPr>
              <w:t>Events (Final Data)</w:t>
            </w:r>
          </w:p>
          <w:p w14:paraId="44D4C54E" w14:textId="77777777" w:rsidR="00694ECA" w:rsidRDefault="00694ECA" w:rsidP="00694ECA">
            <w:pPr>
              <w:spacing w:before="60" w:after="60" w:line="240" w:lineRule="auto"/>
              <w:ind w:left="0"/>
              <w:rPr>
                <w:rFonts w:asciiTheme="minorHAnsi" w:hAnsiTheme="minorHAnsi"/>
                <w:sz w:val="22"/>
                <w:szCs w:val="22"/>
                <w:lang w:eastAsia="en-CA"/>
              </w:rPr>
            </w:pPr>
            <w:r>
              <w:rPr>
                <w:rFonts w:asciiTheme="minorHAnsi" w:hAnsiTheme="minorHAnsi"/>
                <w:color w:val="auto"/>
                <w:sz w:val="22"/>
                <w:szCs w:val="22"/>
                <w:lang w:eastAsia="en-CA"/>
              </w:rPr>
              <w:t xml:space="preserve">ReportingYear = </w:t>
            </w:r>
            <w:r>
              <w:rPr>
                <w:rFonts w:asciiTheme="minorHAnsi" w:hAnsiTheme="minorHAnsi"/>
                <w:sz w:val="22"/>
                <w:szCs w:val="22"/>
                <w:lang w:eastAsia="en-CA"/>
              </w:rPr>
              <w:t>Year(File.DateofDeath or File.EmploymentEndDate)</w:t>
            </w:r>
          </w:p>
          <w:p w14:paraId="31A20DD7" w14:textId="77777777" w:rsidR="00694ECA" w:rsidRDefault="00694ECA" w:rsidP="00694ECA">
            <w:pPr>
              <w:spacing w:before="60" w:after="60" w:line="240" w:lineRule="auto"/>
              <w:ind w:left="0"/>
              <w:rPr>
                <w:rFonts w:asciiTheme="minorHAnsi" w:hAnsiTheme="minorHAnsi"/>
                <w:color w:val="auto"/>
                <w:sz w:val="22"/>
                <w:szCs w:val="22"/>
                <w:lang w:eastAsia="en-CA"/>
              </w:rPr>
            </w:pPr>
            <w:r>
              <w:rPr>
                <w:rFonts w:asciiTheme="minorHAnsi" w:hAnsiTheme="minorHAnsi"/>
                <w:sz w:val="22"/>
                <w:szCs w:val="22"/>
                <w:lang w:eastAsia="en-CA"/>
              </w:rPr>
              <w:t>For ValidationYear = ReportingYear To ReportingYear-1 Step -1</w:t>
            </w:r>
          </w:p>
          <w:p w14:paraId="30F9B60A" w14:textId="77777777" w:rsidR="00694ECA" w:rsidRDefault="00694ECA" w:rsidP="00694ECA">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w:t>
            </w:r>
          </w:p>
          <w:p w14:paraId="76C97BAA" w14:textId="77777777" w:rsidR="00694ECA" w:rsidRDefault="00694ECA" w:rsidP="00694ECA">
            <w:pPr>
              <w:spacing w:before="60" w:after="60" w:line="240" w:lineRule="auto"/>
              <w:ind w:left="720"/>
              <w:rPr>
                <w:rFonts w:asciiTheme="minorHAnsi" w:hAnsiTheme="minorHAnsi"/>
                <w:sz w:val="22"/>
                <w:szCs w:val="22"/>
                <w:lang w:eastAsia="en-CA"/>
              </w:rPr>
            </w:pPr>
            <w:r w:rsidRPr="00A314F7">
              <w:rPr>
                <w:rFonts w:asciiTheme="minorHAnsi" w:hAnsiTheme="minorHAnsi"/>
                <w:color w:val="auto"/>
                <w:sz w:val="22"/>
                <w:szCs w:val="22"/>
                <w:lang w:eastAsia="en-CA"/>
              </w:rPr>
              <w:t>AE_PreviousYear = CalculateAE(File.SIN, Employer,</w:t>
            </w:r>
            <w:r>
              <w:rPr>
                <w:rFonts w:asciiTheme="minorHAnsi" w:hAnsiTheme="minorHAnsi"/>
                <w:sz w:val="22"/>
                <w:szCs w:val="22"/>
                <w:lang w:eastAsia="en-CA"/>
              </w:rPr>
              <w:t xml:space="preserve"> ValidationYear -1)</w:t>
            </w:r>
          </w:p>
          <w:p w14:paraId="2A9A2763" w14:textId="77777777" w:rsidR="00694ECA" w:rsidRDefault="00694ECA" w:rsidP="00694ECA">
            <w:pPr>
              <w:ind w:left="720"/>
              <w:rPr>
                <w:rFonts w:asciiTheme="minorHAnsi" w:hAnsiTheme="minorHAnsi"/>
                <w:sz w:val="22"/>
                <w:szCs w:val="22"/>
                <w:lang w:eastAsia="en-CA"/>
              </w:rPr>
            </w:pPr>
            <w:r>
              <w:rPr>
                <w:rFonts w:asciiTheme="minorHAnsi" w:hAnsiTheme="minorHAnsi"/>
                <w:sz w:val="22"/>
                <w:szCs w:val="22"/>
                <w:lang w:eastAsia="en-CA"/>
              </w:rPr>
              <w:t xml:space="preserve">IF </w:t>
            </w:r>
            <w:r w:rsidRPr="00A314F7">
              <w:rPr>
                <w:rFonts w:asciiTheme="minorHAnsi" w:hAnsiTheme="minorHAnsi"/>
                <w:color w:val="auto"/>
                <w:sz w:val="22"/>
                <w:szCs w:val="22"/>
                <w:lang w:eastAsia="en-CA"/>
              </w:rPr>
              <w:t>AE_PreviousYear &lt;&gt; 0</w:t>
            </w:r>
            <w:r>
              <w:rPr>
                <w:rFonts w:asciiTheme="minorHAnsi" w:hAnsiTheme="minorHAnsi"/>
                <w:sz w:val="22"/>
                <w:szCs w:val="22"/>
                <w:lang w:eastAsia="en-CA"/>
              </w:rPr>
              <w:t xml:space="preserve"> {</w:t>
            </w:r>
          </w:p>
          <w:p w14:paraId="76E5D9E7" w14:textId="77777777" w:rsidR="00694ECA" w:rsidRPr="00A314F7" w:rsidRDefault="00694ECA" w:rsidP="00694ECA">
            <w:pPr>
              <w:ind w:left="144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AE_CurrentYear = CalculateAE(File.SIN, Employer, </w:t>
            </w:r>
            <w:r>
              <w:rPr>
                <w:rFonts w:asciiTheme="minorHAnsi" w:hAnsiTheme="minorHAnsi"/>
                <w:sz w:val="22"/>
                <w:szCs w:val="22"/>
                <w:lang w:eastAsia="en-CA"/>
              </w:rPr>
              <w:t>ValidationYear)</w:t>
            </w:r>
          </w:p>
          <w:p w14:paraId="6AE5640F" w14:textId="77777777" w:rsidR="00694ECA" w:rsidRDefault="00694ECA" w:rsidP="00694ECA">
            <w:pPr>
              <w:ind w:left="1440"/>
              <w:rPr>
                <w:rFonts w:asciiTheme="minorHAnsi" w:hAnsiTheme="minorHAnsi"/>
                <w:color w:val="auto"/>
                <w:sz w:val="22"/>
                <w:szCs w:val="22"/>
                <w:lang w:eastAsia="en-CA"/>
              </w:rPr>
            </w:pPr>
            <w:r>
              <w:rPr>
                <w:rFonts w:asciiTheme="minorHAnsi" w:hAnsiTheme="minorHAnsi"/>
                <w:color w:val="auto"/>
                <w:sz w:val="22"/>
                <w:szCs w:val="22"/>
                <w:lang w:eastAsia="en-CA"/>
              </w:rPr>
              <w:t>IF (AE_CurrentYear &lt;</w:t>
            </w:r>
            <w:r w:rsidRPr="00A314F7">
              <w:rPr>
                <w:rFonts w:asciiTheme="minorHAnsi" w:hAnsiTheme="minorHAnsi"/>
                <w:color w:val="auto"/>
                <w:sz w:val="22"/>
                <w:szCs w:val="22"/>
                <w:lang w:eastAsia="en-CA"/>
              </w:rPr>
              <w:t xml:space="preserve"> (AE_PreviousYear + Tolerance)) </w:t>
            </w:r>
          </w:p>
          <w:p w14:paraId="7D3C7813" w14:textId="77777777" w:rsidR="00694ECA" w:rsidRDefault="00694ECA" w:rsidP="00694ECA">
            <w:pPr>
              <w:ind w:left="1440"/>
              <w:rPr>
                <w:rFonts w:asciiTheme="minorHAnsi" w:hAnsiTheme="minorHAnsi"/>
                <w:sz w:val="22"/>
                <w:szCs w:val="22"/>
                <w:lang w:eastAsia="en-CA"/>
              </w:rPr>
            </w:pPr>
            <w:r>
              <w:rPr>
                <w:rFonts w:asciiTheme="minorHAnsi" w:hAnsiTheme="minorHAnsi"/>
                <w:sz w:val="22"/>
                <w:szCs w:val="22"/>
                <w:lang w:eastAsia="en-CA"/>
              </w:rPr>
              <w:t>{</w:t>
            </w:r>
          </w:p>
          <w:p w14:paraId="13D76F02" w14:textId="77777777" w:rsidR="00694ECA" w:rsidRDefault="00694ECA" w:rsidP="00694ECA">
            <w:pPr>
              <w:ind w:left="2160"/>
              <w:rPr>
                <w:rFonts w:asciiTheme="minorHAnsi" w:hAnsiTheme="minorHAnsi"/>
                <w:sz w:val="22"/>
                <w:szCs w:val="22"/>
                <w:lang w:eastAsia="en-CA"/>
              </w:rPr>
            </w:pPr>
            <w:r>
              <w:rPr>
                <w:rFonts w:asciiTheme="minorHAnsi" w:hAnsiTheme="minorHAnsi"/>
                <w:sz w:val="22"/>
                <w:szCs w:val="22"/>
                <w:lang w:eastAsia="en-CA"/>
              </w:rPr>
              <w:t>ErrorYear = Year(File.DateofDeath or File.EmploymentEndDate)</w:t>
            </w:r>
          </w:p>
          <w:p w14:paraId="4ACA6E2D" w14:textId="77777777" w:rsidR="00694ECA" w:rsidRDefault="00694ECA" w:rsidP="00694ECA">
            <w:pPr>
              <w:ind w:left="2160"/>
              <w:rPr>
                <w:rFonts w:asciiTheme="minorHAnsi" w:hAnsiTheme="minorHAnsi"/>
                <w:sz w:val="22"/>
                <w:szCs w:val="22"/>
                <w:lang w:eastAsia="en-CA"/>
              </w:rPr>
            </w:pPr>
            <w:r>
              <w:rPr>
                <w:rFonts w:asciiTheme="minorHAnsi" w:hAnsiTheme="minorHAnsi"/>
                <w:sz w:val="22"/>
                <w:szCs w:val="22"/>
                <w:lang w:eastAsia="en-CA"/>
              </w:rPr>
              <w:t xml:space="preserve">ErrorYear_CurrentAE = </w:t>
            </w:r>
            <w:r w:rsidRPr="00812BFE">
              <w:rPr>
                <w:rFonts w:asciiTheme="minorHAnsi" w:hAnsiTheme="minorHAnsi"/>
                <w:sz w:val="22"/>
                <w:szCs w:val="22"/>
                <w:lang w:eastAsia="en-CA"/>
              </w:rPr>
              <w:t>AE_CurrentYear</w:t>
            </w:r>
          </w:p>
          <w:p w14:paraId="52F19501" w14:textId="77777777" w:rsidR="00694ECA" w:rsidRDefault="00694ECA" w:rsidP="00694ECA">
            <w:pPr>
              <w:ind w:left="2160"/>
              <w:rPr>
                <w:rFonts w:asciiTheme="minorHAnsi" w:hAnsiTheme="minorHAnsi"/>
                <w:sz w:val="22"/>
                <w:szCs w:val="22"/>
                <w:lang w:eastAsia="en-CA"/>
              </w:rPr>
            </w:pPr>
            <w:r>
              <w:rPr>
                <w:rFonts w:asciiTheme="minorHAnsi" w:hAnsiTheme="minorHAnsi"/>
                <w:sz w:val="22"/>
                <w:szCs w:val="22"/>
                <w:lang w:eastAsia="en-CA"/>
              </w:rPr>
              <w:t xml:space="preserve">ErrorYear_PreviousAE = </w:t>
            </w:r>
            <w:r w:rsidRPr="00812BFE">
              <w:rPr>
                <w:rFonts w:asciiTheme="minorHAnsi" w:hAnsiTheme="minorHAnsi"/>
                <w:sz w:val="22"/>
                <w:szCs w:val="22"/>
                <w:lang w:eastAsia="en-CA"/>
              </w:rPr>
              <w:t>AE_PreviousYear</w:t>
            </w:r>
          </w:p>
          <w:p w14:paraId="18EE2D58" w14:textId="77777777" w:rsidR="00694ECA" w:rsidRDefault="00694ECA" w:rsidP="00694ECA">
            <w:pPr>
              <w:ind w:left="1440"/>
              <w:rPr>
                <w:rFonts w:asciiTheme="minorHAnsi" w:hAnsiTheme="minorHAnsi"/>
                <w:sz w:val="22"/>
                <w:szCs w:val="22"/>
                <w:lang w:eastAsia="en-CA"/>
              </w:rPr>
            </w:pPr>
            <w:r>
              <w:rPr>
                <w:rFonts w:asciiTheme="minorHAnsi" w:hAnsiTheme="minorHAnsi"/>
                <w:sz w:val="22"/>
                <w:szCs w:val="22"/>
                <w:lang w:eastAsia="en-CA"/>
              </w:rPr>
              <w:t>}</w:t>
            </w:r>
          </w:p>
          <w:p w14:paraId="044E449E" w14:textId="77777777" w:rsidR="00694ECA" w:rsidRDefault="00694ECA" w:rsidP="00694ECA">
            <w:pPr>
              <w:ind w:left="720"/>
              <w:rPr>
                <w:rFonts w:asciiTheme="minorHAnsi" w:hAnsiTheme="minorHAnsi"/>
                <w:sz w:val="22"/>
                <w:szCs w:val="22"/>
                <w:lang w:eastAsia="en-CA"/>
              </w:rPr>
            </w:pPr>
            <w:r>
              <w:rPr>
                <w:rFonts w:asciiTheme="minorHAnsi" w:hAnsiTheme="minorHAnsi"/>
                <w:sz w:val="22"/>
                <w:szCs w:val="22"/>
                <w:lang w:eastAsia="en-CA"/>
              </w:rPr>
              <w:t>}</w:t>
            </w:r>
          </w:p>
          <w:p w14:paraId="49AB04FD" w14:textId="77777777" w:rsidR="00694ECA" w:rsidRDefault="00694ECA" w:rsidP="00694ECA">
            <w:pPr>
              <w:ind w:left="0"/>
              <w:rPr>
                <w:rFonts w:asciiTheme="minorHAnsi" w:hAnsiTheme="minorHAnsi"/>
                <w:sz w:val="22"/>
                <w:szCs w:val="22"/>
                <w:lang w:eastAsia="en-CA"/>
              </w:rPr>
            </w:pPr>
            <w:r>
              <w:rPr>
                <w:rFonts w:asciiTheme="minorHAnsi" w:hAnsiTheme="minorHAnsi"/>
                <w:sz w:val="22"/>
                <w:szCs w:val="22"/>
                <w:lang w:eastAsia="en-CA"/>
              </w:rPr>
              <w:t>}</w:t>
            </w:r>
          </w:p>
          <w:p w14:paraId="40EB4277" w14:textId="77777777" w:rsidR="00694ECA" w:rsidRPr="00812BFE" w:rsidRDefault="00694ECA" w:rsidP="00694ECA">
            <w:pPr>
              <w:ind w:left="0"/>
              <w:rPr>
                <w:rFonts w:asciiTheme="minorHAnsi" w:hAnsiTheme="minorHAnsi"/>
                <w:strike/>
                <w:sz w:val="22"/>
                <w:szCs w:val="22"/>
                <w:lang w:eastAsia="en-CA"/>
              </w:rPr>
            </w:pPr>
            <w:r>
              <w:rPr>
                <w:rFonts w:asciiTheme="minorHAnsi" w:hAnsiTheme="minorHAnsi"/>
                <w:sz w:val="22"/>
                <w:szCs w:val="22"/>
                <w:lang w:eastAsia="en-CA"/>
              </w:rPr>
              <w:t>If ErrorYear &lt;&gt; null Error</w:t>
            </w:r>
          </w:p>
          <w:p w14:paraId="1C619FEE" w14:textId="77777777" w:rsidR="00694ECA" w:rsidRDefault="00694ECA" w:rsidP="00694ECA">
            <w:pPr>
              <w:spacing w:before="60" w:after="60" w:line="240" w:lineRule="auto"/>
              <w:ind w:left="0"/>
              <w:rPr>
                <w:rFonts w:asciiTheme="minorHAnsi" w:hAnsiTheme="minorHAnsi"/>
                <w:sz w:val="22"/>
                <w:szCs w:val="22"/>
                <w:lang w:eastAsia="en-CA"/>
              </w:rPr>
            </w:pPr>
          </w:p>
          <w:p w14:paraId="684138FD" w14:textId="77777777" w:rsidR="00694ECA" w:rsidRDefault="00694ECA" w:rsidP="00694EC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Where:</w:t>
            </w:r>
          </w:p>
          <w:p w14:paraId="3CC22C31" w14:textId="29341F59" w:rsidR="00074377" w:rsidRDefault="00694ECA" w:rsidP="00694ECA">
            <w:pPr>
              <w:ind w:left="0"/>
              <w:rPr>
                <w:rFonts w:asciiTheme="minorHAnsi" w:hAnsiTheme="minorHAnsi"/>
                <w:sz w:val="22"/>
                <w:szCs w:val="22"/>
                <w:lang w:eastAsia="en-CA"/>
              </w:rPr>
            </w:pPr>
            <w:r>
              <w:rPr>
                <w:rFonts w:asciiTheme="minorHAnsi" w:hAnsiTheme="minorHAnsi"/>
                <w:sz w:val="22"/>
                <w:szCs w:val="22"/>
                <w:lang w:eastAsia="en-CA"/>
              </w:rPr>
              <w:t>Tolerance = -2500</w:t>
            </w:r>
          </w:p>
          <w:p w14:paraId="4FA36037" w14:textId="77777777" w:rsidR="00694ECA" w:rsidRDefault="00694ECA" w:rsidP="00694ECA">
            <w:pPr>
              <w:ind w:left="0"/>
              <w:rPr>
                <w:rFonts w:asciiTheme="minorHAnsi" w:hAnsiTheme="minorHAnsi"/>
                <w:sz w:val="22"/>
                <w:szCs w:val="22"/>
                <w:lang w:eastAsia="en-CA"/>
              </w:rPr>
            </w:pPr>
          </w:p>
          <w:p w14:paraId="0026178A" w14:textId="77777777" w:rsidR="00074377" w:rsidRPr="008E03A3" w:rsidRDefault="00074377" w:rsidP="000836DD">
            <w:pPr>
              <w:ind w:left="0"/>
              <w:rPr>
                <w:rFonts w:asciiTheme="minorHAnsi" w:eastAsia="Times New Roman" w:hAnsiTheme="minorHAnsi" w:cs="Calibri"/>
                <w:b/>
                <w:color w:val="auto"/>
                <w:sz w:val="22"/>
                <w:szCs w:val="22"/>
                <w:lang w:eastAsia="en-CA"/>
              </w:rPr>
            </w:pPr>
            <w:r w:rsidRPr="008E03A3">
              <w:rPr>
                <w:rFonts w:asciiTheme="minorHAnsi" w:eastAsia="Times New Roman" w:hAnsiTheme="minorHAnsi" w:cs="Calibri"/>
                <w:b/>
                <w:color w:val="auto"/>
                <w:sz w:val="22"/>
                <w:szCs w:val="22"/>
                <w:lang w:eastAsia="en-CA"/>
              </w:rPr>
              <w:t>Contributory Leaves (Remittance)</w:t>
            </w:r>
          </w:p>
          <w:p w14:paraId="2BEB895B" w14:textId="77777777" w:rsidR="00694ECA" w:rsidRPr="00A314F7" w:rsidRDefault="00694ECA" w:rsidP="00694ECA">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AE_PreviousYear = CalculateAE(File.SIN, Employer, </w:t>
            </w:r>
            <w:r>
              <w:rPr>
                <w:rFonts w:asciiTheme="minorHAnsi" w:hAnsiTheme="minorHAnsi"/>
                <w:sz w:val="22"/>
                <w:szCs w:val="22"/>
                <w:lang w:eastAsia="en-CA"/>
              </w:rPr>
              <w:t>File.Year-1</w:t>
            </w:r>
            <w:r w:rsidRPr="00A314F7">
              <w:rPr>
                <w:rFonts w:asciiTheme="minorHAnsi" w:hAnsiTheme="minorHAnsi"/>
                <w:color w:val="auto"/>
                <w:sz w:val="22"/>
                <w:szCs w:val="22"/>
                <w:lang w:eastAsia="en-CA"/>
              </w:rPr>
              <w:t xml:space="preserve">)  </w:t>
            </w:r>
          </w:p>
          <w:p w14:paraId="06013EC1" w14:textId="77777777" w:rsidR="00694ECA" w:rsidRPr="00A314F7" w:rsidRDefault="00694ECA" w:rsidP="00694ECA">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IF AE_PreviousYear &lt;&gt; 0</w:t>
            </w:r>
          </w:p>
          <w:p w14:paraId="78D12BA8" w14:textId="77777777" w:rsidR="00694ECA" w:rsidRPr="00A314F7" w:rsidRDefault="00694ECA" w:rsidP="00694ECA">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0B84B90E" w14:textId="77777777" w:rsidR="00694ECA" w:rsidRPr="00A314F7" w:rsidRDefault="00694ECA" w:rsidP="00694ECA">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AE_CurrentYear = CalculateAE(File.SIN, Employer, </w:t>
            </w:r>
            <w:r>
              <w:rPr>
                <w:rFonts w:asciiTheme="minorHAnsi" w:hAnsiTheme="minorHAnsi"/>
                <w:sz w:val="22"/>
                <w:szCs w:val="22"/>
                <w:lang w:eastAsia="en-CA"/>
              </w:rPr>
              <w:t>File.Year)</w:t>
            </w:r>
          </w:p>
          <w:p w14:paraId="7DBC0CA6" w14:textId="77777777" w:rsidR="00694ECA" w:rsidRPr="00A314F7" w:rsidRDefault="00694ECA" w:rsidP="00694ECA">
            <w:pPr>
              <w:ind w:left="720"/>
              <w:rPr>
                <w:rFonts w:asciiTheme="minorHAnsi" w:hAnsiTheme="minorHAnsi"/>
                <w:color w:val="auto"/>
                <w:sz w:val="22"/>
                <w:szCs w:val="22"/>
                <w:lang w:eastAsia="en-CA"/>
              </w:rPr>
            </w:pPr>
          </w:p>
          <w:p w14:paraId="323E2FD8" w14:textId="77777777" w:rsidR="00694ECA" w:rsidRPr="00A314F7" w:rsidRDefault="00694ECA" w:rsidP="00694ECA">
            <w:pPr>
              <w:ind w:left="720"/>
              <w:rPr>
                <w:rFonts w:asciiTheme="minorHAnsi" w:hAnsiTheme="minorHAnsi"/>
                <w:color w:val="auto"/>
                <w:sz w:val="22"/>
                <w:szCs w:val="22"/>
                <w:lang w:eastAsia="en-CA"/>
              </w:rPr>
            </w:pPr>
            <w:r>
              <w:rPr>
                <w:rFonts w:asciiTheme="minorHAnsi" w:hAnsiTheme="minorHAnsi"/>
                <w:color w:val="auto"/>
                <w:sz w:val="22"/>
                <w:szCs w:val="22"/>
                <w:lang w:eastAsia="en-CA"/>
              </w:rPr>
              <w:t>IF (AE_CurrentYear &lt;</w:t>
            </w:r>
            <w:r w:rsidRPr="00A314F7">
              <w:rPr>
                <w:rFonts w:asciiTheme="minorHAnsi" w:hAnsiTheme="minorHAnsi"/>
                <w:color w:val="auto"/>
                <w:sz w:val="22"/>
                <w:szCs w:val="22"/>
                <w:lang w:eastAsia="en-CA"/>
              </w:rPr>
              <w:t xml:space="preserve"> (AE_PreviousYear + Tolerance)) Error</w:t>
            </w:r>
          </w:p>
          <w:p w14:paraId="16BE4EE8" w14:textId="77777777" w:rsidR="00694ECA" w:rsidRPr="003C7C1C" w:rsidRDefault="00694ECA" w:rsidP="00694ECA">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1DE5E12A" w14:textId="77777777" w:rsidR="00694ECA" w:rsidRDefault="00694ECA" w:rsidP="00694EC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Where:</w:t>
            </w:r>
          </w:p>
          <w:p w14:paraId="7ABC4EF1" w14:textId="16FBDBA8" w:rsidR="00074377" w:rsidRPr="0094089F" w:rsidRDefault="00694ECA" w:rsidP="00694ECA">
            <w:pPr>
              <w:ind w:left="0"/>
              <w:rPr>
                <w:rFonts w:asciiTheme="minorHAnsi" w:hAnsiTheme="minorHAnsi"/>
                <w:b/>
                <w:sz w:val="22"/>
                <w:szCs w:val="22"/>
                <w:lang w:eastAsia="en-CA"/>
              </w:rPr>
            </w:pPr>
            <w:r>
              <w:rPr>
                <w:rFonts w:asciiTheme="minorHAnsi" w:hAnsiTheme="minorHAnsi"/>
                <w:sz w:val="22"/>
                <w:szCs w:val="22"/>
                <w:lang w:eastAsia="en-CA"/>
              </w:rPr>
              <w:t>Tolerance = -2500</w:t>
            </w:r>
          </w:p>
        </w:tc>
      </w:tr>
      <w:tr w:rsidR="00074377" w:rsidRPr="00A61AB1" w14:paraId="5E5E4C0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2BEB61"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EF1D3FC" w14:textId="4712D377" w:rsidR="00074377" w:rsidRPr="00A762CE" w:rsidRDefault="00B36C04"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074377" w:rsidRPr="00A61AB1" w14:paraId="2572DE3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2978E72"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B408673" w14:textId="14576E20" w:rsidR="00074377" w:rsidRPr="001D1230" w:rsidRDefault="00796C42" w:rsidP="000836DD">
            <w:pPr>
              <w:spacing w:before="60" w:after="60"/>
              <w:ind w:left="0"/>
            </w:pPr>
            <w:r w:rsidRPr="0068589D">
              <w:rPr>
                <w:rFonts w:asciiTheme="minorHAnsi" w:hAnsiTheme="minorHAnsi"/>
                <w:sz w:val="22"/>
                <w:szCs w:val="22"/>
              </w:rPr>
              <w:t xml:space="preserve">The Annualized Earnings amount of </w:t>
            </w:r>
            <w:r>
              <w:rPr>
                <w:rFonts w:asciiTheme="minorHAnsi" w:hAnsiTheme="minorHAnsi"/>
                <w:sz w:val="22"/>
                <w:szCs w:val="22"/>
              </w:rPr>
              <w:t>$</w:t>
            </w:r>
            <w:r w:rsidRPr="0068589D">
              <w:rPr>
                <w:rFonts w:asciiTheme="minorHAnsi" w:hAnsiTheme="minorHAnsi"/>
                <w:sz w:val="22"/>
                <w:szCs w:val="22"/>
              </w:rPr>
              <w:t xml:space="preserve">{0} has decreased by </w:t>
            </w:r>
            <w:r>
              <w:rPr>
                <w:rFonts w:asciiTheme="minorHAnsi" w:hAnsiTheme="minorHAnsi"/>
                <w:sz w:val="22"/>
                <w:szCs w:val="22"/>
              </w:rPr>
              <w:t>$</w:t>
            </w:r>
            <w:r w:rsidRPr="0068589D">
              <w:rPr>
                <w:rFonts w:asciiTheme="minorHAnsi" w:hAnsiTheme="minorHAnsi"/>
                <w:sz w:val="22"/>
                <w:szCs w:val="22"/>
              </w:rPr>
              <w:t xml:space="preserve">{1} from the prior year's Annualized Earnings of </w:t>
            </w:r>
            <w:r>
              <w:rPr>
                <w:rFonts w:asciiTheme="minorHAnsi" w:hAnsiTheme="minorHAnsi"/>
                <w:sz w:val="22"/>
                <w:szCs w:val="22"/>
              </w:rPr>
              <w:t>$</w:t>
            </w:r>
            <w:r w:rsidRPr="0068589D">
              <w:rPr>
                <w:rFonts w:asciiTheme="minorHAnsi" w:hAnsiTheme="minorHAnsi"/>
                <w:sz w:val="22"/>
                <w:szCs w:val="22"/>
              </w:rPr>
              <w:t>{2}. To continue, update the entry or select an override reason.</w:t>
            </w:r>
          </w:p>
        </w:tc>
      </w:tr>
      <w:tr w:rsidR="00074377" w:rsidRPr="00A61AB1" w14:paraId="2A1DDD2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2C3C84F"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BE860DA"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CD88973" w14:textId="70BDAAD8" w:rsidR="00074377" w:rsidRPr="002C34DD" w:rsidRDefault="00796C42" w:rsidP="000836DD">
            <w:pPr>
              <w:spacing w:before="60" w:after="60"/>
              <w:ind w:left="0"/>
            </w:pPr>
            <w:r w:rsidRPr="002975ED">
              <w:rPr>
                <w:rFonts w:asciiTheme="minorHAnsi" w:hAnsiTheme="minorHAnsi"/>
                <w:sz w:val="22"/>
                <w:szCs w:val="22"/>
              </w:rPr>
              <w:t xml:space="preserve">The Annualized Earnings amount </w:t>
            </w:r>
            <w:r>
              <w:rPr>
                <w:rFonts w:asciiTheme="minorHAnsi" w:hAnsiTheme="minorHAnsi"/>
                <w:sz w:val="22"/>
                <w:szCs w:val="22"/>
              </w:rPr>
              <w:t xml:space="preserve">has decreased </w:t>
            </w:r>
            <w:r w:rsidRPr="002975ED">
              <w:rPr>
                <w:rFonts w:asciiTheme="minorHAnsi" w:hAnsiTheme="minorHAnsi"/>
                <w:sz w:val="22"/>
                <w:szCs w:val="22"/>
              </w:rPr>
              <w:t>from the prior year</w:t>
            </w:r>
            <w:r>
              <w:rPr>
                <w:rFonts w:asciiTheme="minorHAnsi" w:hAnsiTheme="minorHAnsi"/>
                <w:sz w:val="22"/>
                <w:szCs w:val="22"/>
              </w:rPr>
              <w:t>'s Annualized Earnings</w:t>
            </w:r>
            <w:r w:rsidRPr="002975ED">
              <w:rPr>
                <w:rFonts w:asciiTheme="minorHAnsi" w:hAnsiTheme="minorHAnsi"/>
                <w:sz w:val="22"/>
                <w:szCs w:val="22"/>
              </w:rPr>
              <w:t>. To continue, update the entry or select an override reason.</w:t>
            </w:r>
          </w:p>
        </w:tc>
      </w:tr>
      <w:tr w:rsidR="00074377" w:rsidRPr="0085712F" w14:paraId="03EA979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6BA6CAC" w14:textId="77777777" w:rsidR="00074377" w:rsidRPr="0085712F" w:rsidRDefault="00074377"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C55EB47" w14:textId="77777777" w:rsidR="00796C42" w:rsidRDefault="00796C42" w:rsidP="00796C42">
            <w:pPr>
              <w:ind w:left="0"/>
              <w:rPr>
                <w:rFonts w:asciiTheme="minorHAnsi" w:hAnsiTheme="minorHAnsi" w:cs="Calibri"/>
                <w:color w:val="auto"/>
                <w:sz w:val="22"/>
                <w:szCs w:val="22"/>
              </w:rPr>
            </w:pPr>
            <w:r>
              <w:rPr>
                <w:rFonts w:asciiTheme="minorHAnsi" w:hAnsiTheme="minorHAnsi" w:cs="Calibri"/>
                <w:color w:val="auto"/>
                <w:sz w:val="22"/>
                <w:szCs w:val="22"/>
              </w:rPr>
              <w:t xml:space="preserve">0: </w:t>
            </w:r>
            <w:r w:rsidRPr="00A314F7">
              <w:rPr>
                <w:rFonts w:asciiTheme="minorHAnsi" w:hAnsiTheme="minorHAnsi"/>
                <w:color w:val="auto"/>
                <w:sz w:val="22"/>
                <w:szCs w:val="22"/>
                <w:lang w:eastAsia="en-CA"/>
              </w:rPr>
              <w:t>AE_CurrentYear</w:t>
            </w:r>
          </w:p>
          <w:p w14:paraId="07300DA4" w14:textId="77777777" w:rsidR="00796C42" w:rsidRDefault="00796C42" w:rsidP="00796C42">
            <w:pPr>
              <w:ind w:left="0"/>
              <w:rPr>
                <w:rFonts w:asciiTheme="minorHAnsi" w:hAnsiTheme="minorHAnsi"/>
                <w:sz w:val="22"/>
                <w:szCs w:val="22"/>
                <w:lang w:eastAsia="en-CA"/>
              </w:rPr>
            </w:pPr>
            <w:r>
              <w:rPr>
                <w:rFonts w:asciiTheme="minorHAnsi" w:hAnsiTheme="minorHAnsi" w:cs="Calibri"/>
                <w:color w:val="auto"/>
                <w:sz w:val="22"/>
                <w:szCs w:val="22"/>
              </w:rPr>
              <w:t xml:space="preserve">1: </w:t>
            </w:r>
            <w:r w:rsidRPr="00487EA8">
              <w:rPr>
                <w:rFonts w:asciiTheme="minorHAnsi" w:hAnsiTheme="minorHAnsi"/>
                <w:color w:val="auto"/>
                <w:sz w:val="22"/>
                <w:szCs w:val="22"/>
                <w:lang w:eastAsia="en-CA"/>
              </w:rPr>
              <w:t>AE_PreviousYear- AE_CurrentYear</w:t>
            </w:r>
            <w:r>
              <w:t xml:space="preserve"> </w:t>
            </w:r>
          </w:p>
          <w:p w14:paraId="48E7E936" w14:textId="5987F005" w:rsidR="00074377" w:rsidRPr="009C43D2" w:rsidRDefault="00796C42" w:rsidP="00796C42">
            <w:pPr>
              <w:ind w:left="0"/>
              <w:rPr>
                <w:rFonts w:asciiTheme="minorHAnsi" w:hAnsiTheme="minorHAnsi" w:cs="Calibri"/>
                <w:color w:val="auto"/>
                <w:sz w:val="22"/>
                <w:szCs w:val="22"/>
              </w:rPr>
            </w:pPr>
            <w:r>
              <w:rPr>
                <w:rFonts w:asciiTheme="minorHAnsi" w:hAnsiTheme="minorHAnsi" w:cs="Calibri"/>
                <w:color w:val="auto"/>
                <w:sz w:val="22"/>
                <w:szCs w:val="22"/>
              </w:rPr>
              <w:t xml:space="preserve">2: </w:t>
            </w:r>
            <w:r w:rsidRPr="00A314F7">
              <w:rPr>
                <w:rFonts w:asciiTheme="minorHAnsi" w:hAnsiTheme="minorHAnsi"/>
                <w:color w:val="auto"/>
                <w:sz w:val="22"/>
                <w:szCs w:val="22"/>
                <w:lang w:eastAsia="en-CA"/>
              </w:rPr>
              <w:t>AE_PreviousYear</w:t>
            </w:r>
          </w:p>
        </w:tc>
      </w:tr>
      <w:tr w:rsidR="00074377" w:rsidRPr="0085712F" w14:paraId="5F3546E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9C5F63C" w14:textId="77777777" w:rsidR="00074377" w:rsidRPr="0085712F" w:rsidRDefault="00074377"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5D4847E" w14:textId="77777777" w:rsidR="00796C42" w:rsidRPr="002975ED" w:rsidRDefault="00796C42" w:rsidP="00796C42">
            <w:pPr>
              <w:spacing w:before="60" w:after="60" w:line="240" w:lineRule="auto"/>
              <w:ind w:left="0"/>
              <w:rPr>
                <w:rFonts w:asciiTheme="minorHAnsi" w:hAnsiTheme="minorHAnsi"/>
                <w:sz w:val="22"/>
                <w:szCs w:val="22"/>
                <w:lang w:eastAsia="en-CA"/>
              </w:rPr>
            </w:pPr>
            <w:r w:rsidRPr="002975ED">
              <w:rPr>
                <w:rFonts w:asciiTheme="minorHAnsi" w:hAnsiTheme="minorHAnsi"/>
                <w:sz w:val="22"/>
                <w:szCs w:val="22"/>
                <w:lang w:eastAsia="en-CA"/>
              </w:rPr>
              <w:t>1.</w:t>
            </w:r>
            <w:r w:rsidRPr="002975ED">
              <w:rPr>
                <w:rFonts w:asciiTheme="minorHAnsi" w:hAnsiTheme="minorHAnsi"/>
                <w:sz w:val="22"/>
                <w:szCs w:val="22"/>
                <w:lang w:eastAsia="en-CA"/>
              </w:rPr>
              <w:tab/>
              <w:t>Job reclassification</w:t>
            </w:r>
          </w:p>
          <w:p w14:paraId="54EBBDC6" w14:textId="77777777" w:rsidR="00796C42" w:rsidRPr="002975ED" w:rsidRDefault="00796C42" w:rsidP="00796C42">
            <w:pPr>
              <w:spacing w:before="60" w:after="60" w:line="240" w:lineRule="auto"/>
              <w:ind w:left="0"/>
              <w:rPr>
                <w:rFonts w:asciiTheme="minorHAnsi" w:hAnsiTheme="minorHAnsi"/>
                <w:sz w:val="22"/>
                <w:szCs w:val="22"/>
                <w:lang w:eastAsia="en-CA"/>
              </w:rPr>
            </w:pPr>
            <w:r w:rsidRPr="002975ED">
              <w:rPr>
                <w:rFonts w:asciiTheme="minorHAnsi" w:hAnsiTheme="minorHAnsi"/>
                <w:sz w:val="22"/>
                <w:szCs w:val="22"/>
                <w:lang w:eastAsia="en-CA"/>
              </w:rPr>
              <w:t>2.</w:t>
            </w:r>
            <w:r w:rsidRPr="002975ED">
              <w:rPr>
                <w:rFonts w:asciiTheme="minorHAnsi" w:hAnsiTheme="minorHAnsi"/>
                <w:sz w:val="22"/>
                <w:szCs w:val="22"/>
                <w:lang w:eastAsia="en-CA"/>
              </w:rPr>
              <w:tab/>
              <w:t>Permanent reduction of full-time hours</w:t>
            </w:r>
          </w:p>
          <w:p w14:paraId="72DC3343" w14:textId="77777777" w:rsidR="00796C42" w:rsidRPr="002975ED" w:rsidRDefault="00796C42" w:rsidP="00796C42">
            <w:pPr>
              <w:spacing w:before="60" w:after="60" w:line="240" w:lineRule="auto"/>
              <w:ind w:left="0"/>
              <w:rPr>
                <w:rFonts w:asciiTheme="minorHAnsi" w:hAnsiTheme="minorHAnsi"/>
                <w:sz w:val="22"/>
                <w:szCs w:val="22"/>
                <w:lang w:eastAsia="en-CA"/>
              </w:rPr>
            </w:pPr>
            <w:r w:rsidRPr="002975ED">
              <w:rPr>
                <w:rFonts w:asciiTheme="minorHAnsi" w:hAnsiTheme="minorHAnsi"/>
                <w:sz w:val="22"/>
                <w:szCs w:val="22"/>
                <w:lang w:eastAsia="en-CA"/>
              </w:rPr>
              <w:t>3.</w:t>
            </w:r>
            <w:r w:rsidRPr="002975ED">
              <w:rPr>
                <w:rFonts w:asciiTheme="minorHAnsi" w:hAnsiTheme="minorHAnsi"/>
                <w:sz w:val="22"/>
                <w:szCs w:val="22"/>
                <w:lang w:eastAsia="en-CA"/>
              </w:rPr>
              <w:tab/>
              <w:t>Change to lower-paying position</w:t>
            </w:r>
          </w:p>
          <w:p w14:paraId="04A7857C" w14:textId="77777777" w:rsidR="00796C42" w:rsidRPr="002975ED" w:rsidRDefault="00796C42" w:rsidP="00796C42">
            <w:pPr>
              <w:spacing w:before="60" w:after="60" w:line="240" w:lineRule="auto"/>
              <w:ind w:left="0"/>
              <w:rPr>
                <w:rFonts w:asciiTheme="minorHAnsi" w:hAnsiTheme="minorHAnsi"/>
                <w:sz w:val="22"/>
                <w:szCs w:val="22"/>
                <w:lang w:eastAsia="en-CA"/>
              </w:rPr>
            </w:pPr>
            <w:r w:rsidRPr="002975ED">
              <w:rPr>
                <w:rFonts w:asciiTheme="minorHAnsi" w:hAnsiTheme="minorHAnsi"/>
                <w:sz w:val="22"/>
                <w:szCs w:val="22"/>
                <w:lang w:eastAsia="en-CA"/>
              </w:rPr>
              <w:t>4.</w:t>
            </w:r>
            <w:r w:rsidRPr="002975ED">
              <w:rPr>
                <w:rFonts w:asciiTheme="minorHAnsi" w:hAnsiTheme="minorHAnsi"/>
                <w:sz w:val="22"/>
                <w:szCs w:val="22"/>
                <w:lang w:eastAsia="en-CA"/>
              </w:rPr>
              <w:tab/>
              <w:t>The member held more than one position at different hourly rates</w:t>
            </w:r>
          </w:p>
          <w:p w14:paraId="29B88824" w14:textId="77777777" w:rsidR="00796C42" w:rsidRPr="002975ED" w:rsidRDefault="00796C42" w:rsidP="00796C42">
            <w:pPr>
              <w:spacing w:before="60" w:after="60" w:line="240" w:lineRule="auto"/>
              <w:ind w:left="0"/>
              <w:rPr>
                <w:rFonts w:asciiTheme="minorHAnsi" w:hAnsiTheme="minorHAnsi"/>
                <w:sz w:val="22"/>
                <w:szCs w:val="22"/>
                <w:lang w:eastAsia="en-CA"/>
              </w:rPr>
            </w:pPr>
            <w:r w:rsidRPr="002975ED">
              <w:rPr>
                <w:rFonts w:asciiTheme="minorHAnsi" w:hAnsiTheme="minorHAnsi"/>
                <w:sz w:val="22"/>
                <w:szCs w:val="22"/>
                <w:lang w:eastAsia="en-CA"/>
              </w:rPr>
              <w:t>5.</w:t>
            </w:r>
            <w:r w:rsidRPr="002975ED">
              <w:rPr>
                <w:rFonts w:asciiTheme="minorHAnsi" w:hAnsiTheme="minorHAnsi"/>
                <w:sz w:val="22"/>
                <w:szCs w:val="22"/>
                <w:lang w:eastAsia="en-CA"/>
              </w:rPr>
              <w:tab/>
              <w:t>Retro paid is Laboratory Medicine Funding Framework Agreement (LMFFA) compensation or pensionable bonus</w:t>
            </w:r>
          </w:p>
          <w:p w14:paraId="33023C2D" w14:textId="77777777" w:rsidR="00074377" w:rsidRDefault="00796C42" w:rsidP="000836DD">
            <w:pPr>
              <w:spacing w:before="60" w:after="60" w:line="240" w:lineRule="auto"/>
              <w:ind w:left="0"/>
              <w:rPr>
                <w:rFonts w:asciiTheme="minorHAnsi" w:hAnsiTheme="minorHAnsi"/>
                <w:sz w:val="22"/>
                <w:szCs w:val="22"/>
                <w:lang w:eastAsia="en-CA"/>
              </w:rPr>
            </w:pPr>
            <w:r w:rsidRPr="002975ED">
              <w:rPr>
                <w:rFonts w:asciiTheme="minorHAnsi" w:hAnsiTheme="minorHAnsi"/>
                <w:sz w:val="22"/>
                <w:szCs w:val="22"/>
                <w:lang w:eastAsia="en-CA"/>
              </w:rPr>
              <w:t>6.</w:t>
            </w:r>
            <w:r w:rsidRPr="002975ED">
              <w:rPr>
                <w:rFonts w:asciiTheme="minorHAnsi" w:hAnsiTheme="minorHAnsi"/>
                <w:sz w:val="22"/>
                <w:szCs w:val="22"/>
                <w:lang w:eastAsia="en-CA"/>
              </w:rPr>
              <w:tab/>
              <w:t>Other - Please provide explanation</w:t>
            </w:r>
          </w:p>
          <w:p w14:paraId="1A84441A" w14:textId="1A470E74" w:rsidR="00796C42" w:rsidRPr="006100CE" w:rsidRDefault="00796C42" w:rsidP="000836DD">
            <w:pPr>
              <w:spacing w:before="60" w:after="60" w:line="240" w:lineRule="auto"/>
              <w:ind w:left="0"/>
              <w:rPr>
                <w:rFonts w:asciiTheme="minorHAnsi" w:hAnsiTheme="minorHAnsi"/>
                <w:sz w:val="22"/>
                <w:szCs w:val="22"/>
                <w:lang w:eastAsia="en-CA"/>
              </w:rPr>
            </w:pPr>
          </w:p>
        </w:tc>
      </w:tr>
      <w:tr w:rsidR="00074377" w:rsidRPr="0085712F" w14:paraId="44FB0BF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EED5C1"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A8B16EA" w14:textId="77777777" w:rsidR="00074377" w:rsidRPr="006100CE" w:rsidRDefault="00074377"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HOOPP has specified that the Tolerance be a configurable amount</w:t>
            </w:r>
          </w:p>
        </w:tc>
      </w:tr>
      <w:tr w:rsidR="00074377" w:rsidRPr="0085712F" w14:paraId="692C06A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E07C1D9"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AA492F9" w14:textId="77777777" w:rsidR="00074377" w:rsidRPr="0085712F" w:rsidRDefault="00074377"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F19D246" w14:textId="06C89DDC" w:rsidR="00604723" w:rsidRDefault="00604723" w:rsidP="00DF7343">
            <w:pPr>
              <w:spacing w:before="60" w:after="60" w:line="240" w:lineRule="auto"/>
              <w:ind w:left="0"/>
              <w:rPr>
                <w:ins w:id="259" w:author="Nikhil Shenoy" w:date="2021-05-11T15:58:00Z"/>
                <w:rFonts w:asciiTheme="minorHAnsi" w:hAnsiTheme="minorHAnsi"/>
                <w:sz w:val="22"/>
                <w:szCs w:val="22"/>
                <w:lang w:eastAsia="en-CA"/>
              </w:rPr>
            </w:pPr>
            <w:ins w:id="260" w:author="Nikhil Shenoy" w:date="2021-05-11T15:58:00Z">
              <w:r>
                <w:rPr>
                  <w:rFonts w:asciiTheme="minorHAnsi" w:hAnsiTheme="minorHAnsi"/>
                  <w:sz w:val="22"/>
                  <w:szCs w:val="22"/>
                  <w:lang w:eastAsia="en-CA"/>
                </w:rPr>
                <w:t>NS20210511</w:t>
              </w:r>
            </w:ins>
          </w:p>
          <w:p w14:paraId="595CBF1C" w14:textId="474A73D9" w:rsidR="00604723" w:rsidRPr="00604723" w:rsidRDefault="00604723">
            <w:pPr>
              <w:pStyle w:val="ListParagraph"/>
              <w:numPr>
                <w:ilvl w:val="0"/>
                <w:numId w:val="47"/>
              </w:numPr>
              <w:spacing w:before="60" w:after="60" w:line="240" w:lineRule="auto"/>
              <w:rPr>
                <w:ins w:id="261" w:author="Nikhil Shenoy" w:date="2021-05-11T15:58:00Z"/>
                <w:rFonts w:asciiTheme="minorHAnsi" w:hAnsiTheme="minorHAnsi"/>
                <w:sz w:val="22"/>
                <w:szCs w:val="22"/>
                <w:lang w:eastAsia="en-CA"/>
                <w:rPrChange w:id="262" w:author="Nikhil Shenoy" w:date="2021-05-11T15:59:00Z">
                  <w:rPr>
                    <w:ins w:id="263" w:author="Nikhil Shenoy" w:date="2021-05-11T15:58:00Z"/>
                    <w:lang w:eastAsia="en-CA"/>
                  </w:rPr>
                </w:rPrChange>
              </w:rPr>
              <w:pPrChange w:id="264" w:author="Nikhil Shenoy" w:date="2021-05-11T15:59:00Z">
                <w:pPr>
                  <w:spacing w:before="60" w:after="60" w:line="240" w:lineRule="auto"/>
                  <w:ind w:left="0"/>
                </w:pPr>
              </w:pPrChange>
            </w:pPr>
            <w:ins w:id="265" w:author="Nikhil Shenoy" w:date="2021-05-11T15:59:00Z">
              <w:r>
                <w:rPr>
                  <w:rFonts w:asciiTheme="minorHAnsi" w:hAnsiTheme="minorHAnsi"/>
                  <w:sz w:val="22"/>
                  <w:szCs w:val="22"/>
                  <w:lang w:eastAsia="en-CA"/>
                </w:rPr>
                <w:t>Updated Validation Rule and Validation Logic to account for amalgamation.</w:t>
              </w:r>
            </w:ins>
          </w:p>
          <w:p w14:paraId="7C6570BA" w14:textId="54042C06" w:rsidR="00DF7343" w:rsidRDefault="00DF7343" w:rsidP="00DF7343">
            <w:pPr>
              <w:spacing w:before="60" w:after="60" w:line="240" w:lineRule="auto"/>
              <w:ind w:left="0"/>
              <w:rPr>
                <w:rFonts w:asciiTheme="minorHAnsi" w:hAnsiTheme="minorHAnsi"/>
                <w:sz w:val="22"/>
                <w:szCs w:val="22"/>
                <w:lang w:eastAsia="en-CA"/>
              </w:rPr>
            </w:pPr>
            <w:r w:rsidRPr="000A0228">
              <w:rPr>
                <w:rFonts w:asciiTheme="minorHAnsi" w:hAnsiTheme="minorHAnsi"/>
                <w:sz w:val="22"/>
                <w:szCs w:val="22"/>
                <w:lang w:eastAsia="en-CA"/>
              </w:rPr>
              <w:t xml:space="preserve">MR 20180831: </w:t>
            </w:r>
          </w:p>
          <w:p w14:paraId="27B204DA" w14:textId="77777777" w:rsidR="00DF7343" w:rsidRDefault="00DF7343" w:rsidP="008E43BC">
            <w:pPr>
              <w:pStyle w:val="ListParagraph"/>
              <w:numPr>
                <w:ilvl w:val="0"/>
                <w:numId w:val="32"/>
              </w:numPr>
              <w:spacing w:before="60" w:after="60" w:line="240" w:lineRule="auto"/>
              <w:rPr>
                <w:rFonts w:asciiTheme="minorHAnsi" w:hAnsiTheme="minorHAnsi"/>
                <w:sz w:val="22"/>
                <w:szCs w:val="22"/>
                <w:lang w:eastAsia="en-CA"/>
              </w:rPr>
            </w:pPr>
            <w:r w:rsidRPr="00EA705E">
              <w:rPr>
                <w:rFonts w:asciiTheme="minorHAnsi" w:hAnsiTheme="minorHAnsi"/>
                <w:sz w:val="22"/>
                <w:szCs w:val="22"/>
                <w:lang w:eastAsia="en-CA"/>
              </w:rPr>
              <w:t>Following TASK0025406 condition added ‘Transaction Indicator &lt;&gt; Regul’.</w:t>
            </w:r>
          </w:p>
          <w:p w14:paraId="4FA444BA" w14:textId="77777777" w:rsidR="00DF7343" w:rsidRDefault="00DF7343" w:rsidP="00DF7343">
            <w:pPr>
              <w:spacing w:before="60" w:after="60" w:line="240" w:lineRule="auto"/>
              <w:ind w:left="0"/>
              <w:rPr>
                <w:rFonts w:asciiTheme="minorHAnsi" w:hAnsiTheme="minorHAnsi"/>
                <w:sz w:val="22"/>
                <w:szCs w:val="22"/>
                <w:lang w:eastAsia="en-CA"/>
              </w:rPr>
            </w:pPr>
          </w:p>
          <w:p w14:paraId="726751B2" w14:textId="7370F642" w:rsidR="00F93DA0" w:rsidRDefault="00F93DA0" w:rsidP="00DF734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00B604BE" w14:textId="77777777" w:rsidR="00F93DA0" w:rsidRPr="00E8794C" w:rsidRDefault="00F93DA0" w:rsidP="00295A35">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56A73F16" w14:textId="1C11D00D" w:rsidR="00074377" w:rsidRPr="00E06021" w:rsidRDefault="00074377" w:rsidP="000836DD">
            <w:pPr>
              <w:spacing w:before="60" w:after="60" w:line="240" w:lineRule="auto"/>
              <w:ind w:left="0"/>
              <w:rPr>
                <w:rFonts w:asciiTheme="minorHAnsi" w:hAnsiTheme="minorHAnsi"/>
                <w:sz w:val="22"/>
                <w:szCs w:val="22"/>
                <w:lang w:eastAsia="en-CA"/>
              </w:rPr>
            </w:pPr>
          </w:p>
        </w:tc>
      </w:tr>
      <w:tr w:rsidR="00074377" w:rsidRPr="0085712F" w14:paraId="12ECF10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90848CD" w14:textId="77777777" w:rsidR="00074377" w:rsidRDefault="0007437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Function</w:t>
            </w:r>
          </w:p>
        </w:tc>
        <w:tc>
          <w:tcPr>
            <w:tcW w:w="8448" w:type="dxa"/>
            <w:tcBorders>
              <w:top w:val="single" w:sz="4" w:space="0" w:color="auto"/>
              <w:left w:val="single" w:sz="4" w:space="0" w:color="auto"/>
              <w:bottom w:val="single" w:sz="4" w:space="0" w:color="auto"/>
              <w:right w:val="single" w:sz="4" w:space="0" w:color="auto"/>
            </w:tcBorders>
            <w:vAlign w:val="center"/>
          </w:tcPr>
          <w:p w14:paraId="16C912B4" w14:textId="77777777" w:rsidR="00681292" w:rsidRPr="00487EA8" w:rsidRDefault="00681292" w:rsidP="00681292">
            <w:pPr>
              <w:spacing w:before="100" w:beforeAutospacing="1" w:after="100" w:afterAutospacing="1"/>
              <w:rPr>
                <w:rFonts w:asciiTheme="minorHAnsi" w:hAnsiTheme="minorHAnsi"/>
                <w:sz w:val="22"/>
                <w:szCs w:val="22"/>
                <w:lang w:eastAsia="en-CA"/>
              </w:rPr>
            </w:pPr>
            <w:r w:rsidRPr="00487EA8">
              <w:rPr>
                <w:rFonts w:asciiTheme="minorHAnsi" w:hAnsiTheme="minorHAnsi"/>
                <w:sz w:val="22"/>
                <w:szCs w:val="22"/>
                <w:lang w:eastAsia="en-CA"/>
              </w:rPr>
              <w:t>Function CalculateAE (SIN, Employer, Year) {</w:t>
            </w:r>
          </w:p>
          <w:p w14:paraId="3ADF3DFC" w14:textId="77777777" w:rsidR="00681292" w:rsidRDefault="00681292" w:rsidP="00681292">
            <w:pPr>
              <w:spacing w:before="100" w:beforeAutospacing="1" w:after="100" w:afterAutospacing="1"/>
              <w:ind w:left="720"/>
              <w:rPr>
                <w:rFonts w:ascii="Times New Roman" w:hAnsi="Times New Roman"/>
                <w:sz w:val="24"/>
                <w:szCs w:val="24"/>
              </w:rPr>
            </w:pPr>
            <w:r w:rsidRPr="00487EA8">
              <w:rPr>
                <w:rFonts w:asciiTheme="minorHAnsi" w:hAnsiTheme="minorHAnsi"/>
                <w:sz w:val="22"/>
                <w:szCs w:val="22"/>
                <w:lang w:eastAsia="en-CA"/>
              </w:rPr>
              <w:t>If a SalaryRate record exists where</w:t>
            </w:r>
          </w:p>
          <w:p w14:paraId="2159C809" w14:textId="77777777" w:rsidR="00681292" w:rsidRPr="00487EA8" w:rsidRDefault="00681292" w:rsidP="004F1544">
            <w:pPr>
              <w:pStyle w:val="ListParagraph"/>
              <w:numPr>
                <w:ilvl w:val="0"/>
                <w:numId w:val="48"/>
              </w:numPr>
              <w:spacing w:before="60" w:after="60" w:line="240" w:lineRule="auto"/>
              <w:rPr>
                <w:rFonts w:asciiTheme="minorHAnsi" w:hAnsiTheme="minorHAnsi"/>
                <w:sz w:val="22"/>
                <w:szCs w:val="22"/>
                <w:lang w:eastAsia="en-CA"/>
              </w:rPr>
            </w:pPr>
            <w:r w:rsidRPr="00487EA8">
              <w:rPr>
                <w:rFonts w:asciiTheme="minorHAnsi" w:hAnsiTheme="minorHAnsi"/>
                <w:sz w:val="22"/>
                <w:szCs w:val="22"/>
                <w:lang w:eastAsia="en-CA"/>
              </w:rPr>
              <w:t>Type = REPORT</w:t>
            </w:r>
          </w:p>
          <w:p w14:paraId="0C5BD2CC" w14:textId="77777777" w:rsidR="00681292" w:rsidRPr="00487EA8" w:rsidRDefault="00681292" w:rsidP="004F1544">
            <w:pPr>
              <w:pStyle w:val="ListParagraph"/>
              <w:numPr>
                <w:ilvl w:val="0"/>
                <w:numId w:val="48"/>
              </w:numPr>
              <w:spacing w:before="60" w:after="60" w:line="240" w:lineRule="auto"/>
              <w:rPr>
                <w:rFonts w:asciiTheme="minorHAnsi" w:hAnsiTheme="minorHAnsi"/>
                <w:sz w:val="22"/>
                <w:szCs w:val="22"/>
                <w:lang w:eastAsia="en-CA"/>
              </w:rPr>
            </w:pPr>
            <w:r w:rsidRPr="00487EA8">
              <w:rPr>
                <w:rFonts w:asciiTheme="minorHAnsi" w:hAnsiTheme="minorHAnsi"/>
                <w:sz w:val="22"/>
                <w:szCs w:val="22"/>
                <w:lang w:eastAsia="en-CA"/>
              </w:rPr>
              <w:t>Year(EffectiveDate) = Year</w:t>
            </w:r>
          </w:p>
          <w:p w14:paraId="39B28133" w14:textId="77777777" w:rsidR="00681292" w:rsidRPr="00487EA8" w:rsidRDefault="00681292" w:rsidP="00681292">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Return SalaryRate.Rate</w:t>
            </w:r>
          </w:p>
          <w:p w14:paraId="101357FF" w14:textId="77777777" w:rsidR="00681292" w:rsidRDefault="00681292" w:rsidP="00681292">
            <w:pPr>
              <w:spacing w:before="100" w:beforeAutospacing="1" w:after="100" w:afterAutospacing="1"/>
              <w:ind w:left="720"/>
              <w:rPr>
                <w:rFonts w:ascii="Times New Roman" w:hAnsi="Times New Roman"/>
                <w:sz w:val="24"/>
                <w:szCs w:val="24"/>
              </w:rPr>
            </w:pPr>
            <w:r w:rsidRPr="00487EA8">
              <w:rPr>
                <w:rFonts w:asciiTheme="minorHAnsi" w:hAnsiTheme="minorHAnsi"/>
                <w:sz w:val="22"/>
                <w:szCs w:val="22"/>
                <w:lang w:eastAsia="en-CA"/>
              </w:rPr>
              <w:t>Else</w:t>
            </w:r>
          </w:p>
          <w:p w14:paraId="51239CA4" w14:textId="77777777" w:rsidR="00681292" w:rsidRPr="00295A35" w:rsidRDefault="00681292" w:rsidP="00681292">
            <w:pPr>
              <w:spacing w:before="100" w:beforeAutospacing="1" w:after="100" w:afterAutospacing="1"/>
              <w:ind w:left="1440"/>
              <w:rPr>
                <w:rFonts w:asciiTheme="minorHAnsi" w:hAnsiTheme="minorHAnsi"/>
                <w:sz w:val="22"/>
                <w:szCs w:val="22"/>
                <w:lang w:eastAsia="en-CA"/>
              </w:rPr>
            </w:pPr>
            <w:r w:rsidRPr="00295A35">
              <w:rPr>
                <w:rFonts w:asciiTheme="minorHAnsi" w:hAnsiTheme="minorHAnsi"/>
                <w:sz w:val="22"/>
                <w:szCs w:val="22"/>
                <w:lang w:eastAsia="en-CA"/>
              </w:rPr>
              <w:t xml:space="preserve">Service = the SUM of Service.Amount of all Service records where </w:t>
            </w:r>
          </w:p>
          <w:p w14:paraId="5E3D1299" w14:textId="3A2B77AE" w:rsidR="00681292"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Type = CTSRV</w:t>
            </w:r>
          </w:p>
          <w:p w14:paraId="309B2C3F" w14:textId="3FAA8DA7" w:rsidR="004F1544" w:rsidRPr="004F1544" w:rsidRDefault="004F1544"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67FF5B4F" w14:textId="77777777" w:rsidR="00681292" w:rsidRPr="00295A35"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Member = SIN</w:t>
            </w:r>
          </w:p>
          <w:p w14:paraId="4A5EDCD6" w14:textId="77777777" w:rsidR="00681292" w:rsidRPr="00295A35"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Employer = Employer</w:t>
            </w:r>
          </w:p>
          <w:p w14:paraId="344AD03D" w14:textId="77777777" w:rsidR="00681292" w:rsidRPr="00295A35"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Year(BeginDate) = Year</w:t>
            </w:r>
          </w:p>
          <w:p w14:paraId="35238D7A" w14:textId="77777777" w:rsidR="00681292" w:rsidRPr="00295A35" w:rsidRDefault="00681292" w:rsidP="00681292">
            <w:pPr>
              <w:spacing w:before="100" w:beforeAutospacing="1" w:after="100" w:afterAutospacing="1"/>
              <w:ind w:left="1440"/>
              <w:rPr>
                <w:rFonts w:asciiTheme="minorHAnsi" w:hAnsiTheme="minorHAnsi"/>
                <w:sz w:val="22"/>
                <w:szCs w:val="22"/>
                <w:lang w:eastAsia="en-CA"/>
              </w:rPr>
            </w:pPr>
            <w:r w:rsidRPr="00295A35">
              <w:rPr>
                <w:rFonts w:asciiTheme="minorHAnsi" w:hAnsiTheme="minorHAnsi"/>
                <w:sz w:val="22"/>
                <w:szCs w:val="22"/>
                <w:lang w:eastAsia="en-CA"/>
              </w:rPr>
              <w:t>If (Service = 0) then:</w:t>
            </w:r>
          </w:p>
          <w:p w14:paraId="2FF74894" w14:textId="77777777" w:rsidR="00681292" w:rsidRPr="00295A35" w:rsidRDefault="00681292" w:rsidP="00681292">
            <w:pPr>
              <w:spacing w:before="100" w:beforeAutospacing="1" w:after="100" w:afterAutospacing="1"/>
              <w:ind w:left="2160"/>
              <w:rPr>
                <w:rFonts w:asciiTheme="minorHAnsi" w:hAnsiTheme="minorHAnsi"/>
                <w:sz w:val="22"/>
                <w:szCs w:val="22"/>
                <w:lang w:eastAsia="en-CA"/>
              </w:rPr>
            </w:pPr>
            <w:r w:rsidRPr="00295A35">
              <w:rPr>
                <w:rFonts w:asciiTheme="minorHAnsi" w:hAnsiTheme="minorHAnsi"/>
                <w:sz w:val="22"/>
                <w:szCs w:val="22"/>
                <w:lang w:eastAsia="en-CA"/>
              </w:rPr>
              <w:t>return 0</w:t>
            </w:r>
          </w:p>
          <w:p w14:paraId="3CA825A4" w14:textId="77777777" w:rsidR="00681292" w:rsidRPr="00295A35" w:rsidRDefault="00681292" w:rsidP="00681292">
            <w:pPr>
              <w:spacing w:before="100" w:beforeAutospacing="1" w:after="100" w:afterAutospacing="1"/>
              <w:ind w:left="1440"/>
              <w:rPr>
                <w:rFonts w:asciiTheme="minorHAnsi" w:hAnsiTheme="minorHAnsi"/>
                <w:sz w:val="22"/>
                <w:szCs w:val="22"/>
                <w:lang w:eastAsia="en-CA"/>
              </w:rPr>
            </w:pPr>
            <w:r w:rsidRPr="00295A35">
              <w:rPr>
                <w:rFonts w:asciiTheme="minorHAnsi" w:hAnsiTheme="minorHAnsi"/>
                <w:sz w:val="22"/>
                <w:szCs w:val="22"/>
                <w:lang w:eastAsia="en-CA"/>
              </w:rPr>
              <w:t>End If</w:t>
            </w:r>
          </w:p>
          <w:p w14:paraId="19B8D02F" w14:textId="77777777" w:rsidR="00681292" w:rsidRPr="00295A35" w:rsidRDefault="00681292" w:rsidP="00681292">
            <w:pPr>
              <w:spacing w:before="100" w:beforeAutospacing="1" w:after="100" w:afterAutospacing="1"/>
              <w:ind w:left="1440"/>
              <w:rPr>
                <w:rFonts w:asciiTheme="minorHAnsi" w:hAnsiTheme="minorHAnsi"/>
                <w:sz w:val="22"/>
                <w:szCs w:val="22"/>
                <w:lang w:eastAsia="en-CA"/>
              </w:rPr>
            </w:pPr>
            <w:r w:rsidRPr="00295A35">
              <w:rPr>
                <w:rFonts w:asciiTheme="minorHAnsi" w:hAnsiTheme="minorHAnsi"/>
                <w:sz w:val="22"/>
                <w:szCs w:val="22"/>
                <w:lang w:eastAsia="en-CA"/>
              </w:rPr>
              <w:t xml:space="preserve">LowContributions = the SUM of Contributions.Amount of all Contributions records where </w:t>
            </w:r>
          </w:p>
          <w:p w14:paraId="6217591D" w14:textId="312FC5F0" w:rsidR="00681292"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Type = LowRPP</w:t>
            </w:r>
          </w:p>
          <w:p w14:paraId="10C964A7" w14:textId="01420BE6" w:rsidR="004F1544" w:rsidRPr="004F1544" w:rsidRDefault="004F1544"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34C296A9" w14:textId="77777777" w:rsidR="00681292" w:rsidRPr="00295A35"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Member = SIN</w:t>
            </w:r>
          </w:p>
          <w:p w14:paraId="281AA52B" w14:textId="77777777" w:rsidR="00681292" w:rsidRPr="00295A35"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Employer = Employer</w:t>
            </w:r>
          </w:p>
          <w:p w14:paraId="213F18F2" w14:textId="77777777" w:rsidR="00681292" w:rsidRPr="00295A35"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Year(BeginDate) = Year</w:t>
            </w:r>
          </w:p>
          <w:p w14:paraId="0CACC9D8" w14:textId="77777777" w:rsidR="00681292" w:rsidRPr="00295A35"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SummaryAttribute &lt;&gt; "RRETRO"</w:t>
            </w:r>
          </w:p>
          <w:p w14:paraId="5BC81359" w14:textId="77777777" w:rsidR="00681292" w:rsidRPr="00295A35" w:rsidRDefault="00681292" w:rsidP="00681292">
            <w:pPr>
              <w:spacing w:before="100" w:beforeAutospacing="1" w:after="100" w:afterAutospacing="1"/>
              <w:ind w:left="1440"/>
              <w:rPr>
                <w:rFonts w:asciiTheme="minorHAnsi" w:hAnsiTheme="minorHAnsi"/>
                <w:sz w:val="22"/>
                <w:szCs w:val="22"/>
                <w:lang w:eastAsia="en-CA"/>
              </w:rPr>
            </w:pPr>
            <w:r w:rsidRPr="00295A35">
              <w:rPr>
                <w:rFonts w:asciiTheme="minorHAnsi" w:hAnsiTheme="minorHAnsi"/>
                <w:sz w:val="22"/>
                <w:szCs w:val="22"/>
                <w:lang w:eastAsia="en-CA"/>
              </w:rPr>
              <w:t xml:space="preserve">HighContributions = the SUM of Contributions.Amount of all Contributions records where </w:t>
            </w:r>
          </w:p>
          <w:p w14:paraId="259B19CC" w14:textId="70B15EA5" w:rsidR="00681292"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Type = HghRPP or HghRCA</w:t>
            </w:r>
          </w:p>
          <w:p w14:paraId="5F88CBB0" w14:textId="7F46CB49" w:rsidR="004F1544" w:rsidRPr="004F1544" w:rsidRDefault="004F1544"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4A396021" w14:textId="77777777" w:rsidR="00681292" w:rsidRPr="00295A35"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Member = SIN</w:t>
            </w:r>
          </w:p>
          <w:p w14:paraId="1629B499" w14:textId="77777777" w:rsidR="00681292" w:rsidRPr="00295A35"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Employer = Employer</w:t>
            </w:r>
          </w:p>
          <w:p w14:paraId="5902068E" w14:textId="77777777" w:rsidR="00681292" w:rsidRPr="00295A35"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Year(BeginDate) = Year</w:t>
            </w:r>
          </w:p>
          <w:p w14:paraId="3DC25F89" w14:textId="77777777" w:rsidR="00681292" w:rsidRPr="00295A35" w:rsidRDefault="00681292"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295A35">
              <w:rPr>
                <w:rFonts w:asciiTheme="minorHAnsi" w:hAnsiTheme="minorHAnsi"/>
                <w:sz w:val="22"/>
                <w:szCs w:val="22"/>
                <w:lang w:eastAsia="en-CA"/>
              </w:rPr>
              <w:t>SummaryAttribute &lt;&gt; "RRETRO"</w:t>
            </w:r>
          </w:p>
          <w:p w14:paraId="64D7DE76" w14:textId="77777777" w:rsidR="00681292" w:rsidRPr="00295A35" w:rsidRDefault="00681292" w:rsidP="00681292">
            <w:pPr>
              <w:spacing w:before="100" w:beforeAutospacing="1" w:after="100" w:afterAutospacing="1"/>
              <w:ind w:left="1440"/>
              <w:rPr>
                <w:rFonts w:asciiTheme="minorHAnsi" w:hAnsiTheme="minorHAnsi"/>
                <w:sz w:val="22"/>
                <w:szCs w:val="22"/>
                <w:lang w:eastAsia="en-CA"/>
              </w:rPr>
            </w:pPr>
            <w:r w:rsidRPr="00295A35">
              <w:rPr>
                <w:rFonts w:asciiTheme="minorHAnsi" w:hAnsiTheme="minorHAnsi"/>
                <w:sz w:val="22"/>
                <w:szCs w:val="22"/>
                <w:lang w:eastAsia="en-CA"/>
              </w:rPr>
              <w:t>AE = ((LowContributions / LowContributionsRate) + (HighContributions / HighContributionsRate)) / (Service / 52)</w:t>
            </w:r>
          </w:p>
          <w:p w14:paraId="487E50F3" w14:textId="77777777" w:rsidR="00681292" w:rsidRPr="00295A35" w:rsidRDefault="00681292" w:rsidP="00681292">
            <w:pPr>
              <w:spacing w:before="100" w:beforeAutospacing="1" w:after="100" w:afterAutospacing="1"/>
              <w:ind w:left="1440"/>
              <w:rPr>
                <w:rFonts w:asciiTheme="minorHAnsi" w:hAnsiTheme="minorHAnsi"/>
                <w:sz w:val="22"/>
                <w:szCs w:val="22"/>
                <w:lang w:eastAsia="en-CA"/>
              </w:rPr>
            </w:pPr>
            <w:r w:rsidRPr="00295A35">
              <w:rPr>
                <w:rFonts w:asciiTheme="minorHAnsi" w:hAnsiTheme="minorHAnsi"/>
                <w:sz w:val="22"/>
                <w:szCs w:val="22"/>
                <w:lang w:eastAsia="en-CA"/>
              </w:rPr>
              <w:t>Return AE</w:t>
            </w:r>
          </w:p>
          <w:p w14:paraId="30F44C53" w14:textId="77777777" w:rsidR="00681292" w:rsidRPr="00295A35" w:rsidRDefault="00681292" w:rsidP="00681292">
            <w:pPr>
              <w:spacing w:before="100" w:beforeAutospacing="1" w:after="100" w:afterAutospacing="1"/>
              <w:ind w:left="720"/>
              <w:rPr>
                <w:rFonts w:asciiTheme="minorHAnsi" w:hAnsiTheme="minorHAnsi"/>
                <w:sz w:val="22"/>
                <w:szCs w:val="22"/>
                <w:lang w:eastAsia="en-CA"/>
              </w:rPr>
            </w:pPr>
            <w:r w:rsidRPr="00295A35">
              <w:rPr>
                <w:rFonts w:asciiTheme="minorHAnsi" w:hAnsiTheme="minorHAnsi"/>
                <w:sz w:val="22"/>
                <w:szCs w:val="22"/>
                <w:lang w:eastAsia="en-CA"/>
              </w:rPr>
              <w:t>End If</w:t>
            </w:r>
          </w:p>
          <w:p w14:paraId="2720E206" w14:textId="77777777" w:rsidR="00681292" w:rsidRDefault="00681292" w:rsidP="00681292">
            <w:pPr>
              <w:spacing w:before="100" w:beforeAutospacing="1" w:after="100" w:afterAutospacing="1"/>
              <w:rPr>
                <w:rFonts w:ascii="Times New Roman" w:hAnsi="Times New Roman"/>
                <w:sz w:val="24"/>
                <w:szCs w:val="24"/>
              </w:rPr>
            </w:pPr>
            <w:r w:rsidRPr="00295A35">
              <w:rPr>
                <w:rFonts w:asciiTheme="minorHAnsi" w:hAnsiTheme="minorHAnsi"/>
                <w:sz w:val="22"/>
                <w:szCs w:val="22"/>
                <w:lang w:eastAsia="en-CA"/>
              </w:rPr>
              <w:t>End Function</w:t>
            </w:r>
          </w:p>
          <w:p w14:paraId="348950C9" w14:textId="77777777" w:rsidR="00074377" w:rsidRDefault="00074377" w:rsidP="000836DD">
            <w:pPr>
              <w:spacing w:before="60" w:after="60" w:line="240" w:lineRule="auto"/>
              <w:ind w:left="0"/>
              <w:rPr>
                <w:rFonts w:asciiTheme="minorHAnsi" w:hAnsiTheme="minorHAnsi"/>
                <w:sz w:val="22"/>
                <w:szCs w:val="22"/>
                <w:lang w:eastAsia="en-CA"/>
              </w:rPr>
            </w:pPr>
          </w:p>
        </w:tc>
      </w:tr>
    </w:tbl>
    <w:p w14:paraId="26E79AB9" w14:textId="77777777" w:rsidR="00074377" w:rsidRDefault="00074377" w:rsidP="00074377">
      <w:pPr>
        <w:spacing w:before="0" w:after="0" w:line="240" w:lineRule="auto"/>
        <w:ind w:left="0"/>
        <w:rPr>
          <w:sz w:val="24"/>
        </w:rPr>
      </w:pPr>
    </w:p>
    <w:p w14:paraId="09E7387F" w14:textId="601D86F7" w:rsidR="00C80854" w:rsidRDefault="00C80854" w:rsidP="00C80854">
      <w:pPr>
        <w:spacing w:before="0" w:after="0" w:line="240" w:lineRule="auto"/>
        <w:ind w:left="0"/>
        <w:rPr>
          <w:sz w:val="24"/>
        </w:rPr>
      </w:pPr>
      <w:r>
        <w:rPr>
          <w:sz w:val="24"/>
        </w:rPr>
        <w:br w:type="page"/>
      </w:r>
    </w:p>
    <w:p w14:paraId="1E80D235" w14:textId="77777777" w:rsidR="005F6621" w:rsidRPr="006B06A8" w:rsidRDefault="005F6621" w:rsidP="005F6621">
      <w:pPr>
        <w:pStyle w:val="Heading3"/>
      </w:pPr>
      <w:r w:rsidRPr="006B06A8">
        <w:t xml:space="preserve">Validation – </w:t>
      </w:r>
      <w:r>
        <w:t>AE Decrease Within Tolerance Compared to Previous Year HOOPP</w:t>
      </w:r>
    </w:p>
    <w:p w14:paraId="7A1A21B8" w14:textId="77777777" w:rsidR="005F6621" w:rsidRPr="00700915" w:rsidRDefault="005F6621" w:rsidP="005F6621"/>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F6621" w14:paraId="403DB3B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8C7BD0"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376D106" w14:textId="71BD8640" w:rsidR="005F6621" w:rsidRPr="000862E2" w:rsidRDefault="005F6621" w:rsidP="000836DD">
            <w:pPr>
              <w:pStyle w:val="Heading1"/>
            </w:pPr>
            <w:bookmarkStart w:id="266" w:name="_Toc43372857"/>
            <w:r>
              <w:rPr>
                <w:rFonts w:cs="Calibri"/>
              </w:rPr>
              <w:t>B44</w:t>
            </w:r>
            <w:r w:rsidRPr="00A826BD">
              <w:rPr>
                <w:rFonts w:cs="Calibri"/>
              </w:rPr>
              <w:t>_</w:t>
            </w:r>
            <w:r>
              <w:rPr>
                <w:rFonts w:cs="Calibri"/>
              </w:rPr>
              <w:t>AEDe</w:t>
            </w:r>
            <w:r w:rsidRPr="00A826BD">
              <w:rPr>
                <w:rFonts w:cs="Calibri"/>
              </w:rPr>
              <w:t>crease</w:t>
            </w:r>
            <w:r>
              <w:rPr>
                <w:rFonts w:cs="Calibri"/>
              </w:rPr>
              <w:t>HOOPP</w:t>
            </w:r>
            <w:bookmarkEnd w:id="266"/>
          </w:p>
        </w:tc>
      </w:tr>
      <w:tr w:rsidR="005F6621" w14:paraId="433466B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233EFB"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533E711" w14:textId="05868DE1" w:rsidR="005F6621" w:rsidRPr="000862E2" w:rsidRDefault="00077B16" w:rsidP="000836DD">
            <w:pPr>
              <w:spacing w:before="60" w:after="60" w:line="240" w:lineRule="auto"/>
              <w:ind w:left="0"/>
              <w:rPr>
                <w:rFonts w:asciiTheme="minorHAnsi" w:eastAsia="Times New Roman" w:hAnsiTheme="minorHAnsi" w:cs="Calibri"/>
                <w:color w:val="auto"/>
                <w:sz w:val="22"/>
                <w:szCs w:val="22"/>
                <w:lang w:eastAsia="en-CA"/>
              </w:rPr>
            </w:pPr>
            <w:r w:rsidRPr="00077B16">
              <w:rPr>
                <w:rFonts w:asciiTheme="minorHAnsi" w:eastAsia="Times New Roman" w:hAnsiTheme="minorHAnsi" w:cs="Calibri"/>
                <w:color w:val="auto"/>
                <w:sz w:val="22"/>
                <w:szCs w:val="22"/>
                <w:lang w:eastAsia="en-CA"/>
              </w:rPr>
              <w:t>1646</w:t>
            </w:r>
          </w:p>
        </w:tc>
      </w:tr>
      <w:tr w:rsidR="005F6621" w14:paraId="383CCB7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C56729F"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B78114F" w14:textId="5EA1EDC1" w:rsidR="005F6621" w:rsidRDefault="00B64280"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5F6621" w14:paraId="7257DE6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F5707FA"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8D9B094" w14:textId="5A3C16DA" w:rsidR="005F6621" w:rsidRPr="00B464B9" w:rsidRDefault="00B64280"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B64280">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5F6621" w14:paraId="4FF3A53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FFCF26F"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5ED6977" w14:textId="77777777" w:rsidR="005F6621" w:rsidRPr="009675FB" w:rsidRDefault="005F6621" w:rsidP="000836DD">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Core Data (MDC- Member Data Collection), Previous Year Adjustment (Remittance), Events (Final Data), Contributory Leaves (Remittance)</w:t>
            </w:r>
          </w:p>
        </w:tc>
      </w:tr>
      <w:tr w:rsidR="005F6621" w14:paraId="7924A13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16F90A"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95CD357" w14:textId="21CC66D1" w:rsidR="005F6621" w:rsidRDefault="00241FB9"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Information</w:t>
            </w:r>
          </w:p>
        </w:tc>
      </w:tr>
      <w:tr w:rsidR="005F6621" w14:paraId="0CEB873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D49E1D9"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66A0916" w14:textId="3C93ADC6" w:rsidR="005F6621" w:rsidRPr="00B464B9" w:rsidRDefault="00241FB9"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Private</w:t>
            </w:r>
          </w:p>
        </w:tc>
      </w:tr>
      <w:tr w:rsidR="005F6621" w:rsidRPr="00A61AB1" w14:paraId="71C1127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2AFAE09"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8B473AC"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A0F338C" w14:textId="77777777" w:rsidR="005F6621" w:rsidRDefault="00241FB9" w:rsidP="000836DD">
            <w:pPr>
              <w:ind w:left="0"/>
              <w:rPr>
                <w:ins w:id="267" w:author="Nikhil Shenoy" w:date="2021-05-10T15:34:00Z"/>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 that Annualized Earnings (Reported or Calculated) for the reporting year is not less than the AE (Stored or Calculated) for the reporting year -1 plus the tolerance.</w:t>
            </w:r>
          </w:p>
          <w:p w14:paraId="6DC6769B" w14:textId="3CEC6C01" w:rsidR="00321EE5" w:rsidRPr="00C301FC" w:rsidRDefault="00321EE5" w:rsidP="000836DD">
            <w:pPr>
              <w:ind w:left="0"/>
              <w:rPr>
                <w:rFonts w:asciiTheme="minorHAnsi" w:hAnsiTheme="minorHAnsi"/>
                <w:sz w:val="22"/>
                <w:szCs w:val="22"/>
                <w:lang w:val="en-US" w:eastAsia="en-CA"/>
              </w:rPr>
            </w:pPr>
            <w:ins w:id="268" w:author="Nikhil Shenoy" w:date="2021-05-10T15:34:00Z">
              <w:r w:rsidRPr="00604723">
                <w:rPr>
                  <w:rFonts w:asciiTheme="minorHAnsi" w:hAnsiTheme="minorHAnsi"/>
                  <w:color w:val="auto"/>
                  <w:sz w:val="22"/>
                  <w:szCs w:val="22"/>
                  <w:lang w:eastAsia="en-CA"/>
                  <w:rPrChange w:id="269" w:author="Nikhil Shenoy" w:date="2021-05-11T15:59:00Z">
                    <w:rPr>
                      <w:rFonts w:asciiTheme="minorHAnsi" w:hAnsiTheme="minorHAnsi"/>
                      <w:sz w:val="22"/>
                      <w:szCs w:val="22"/>
                      <w:lang w:eastAsia="en-CA"/>
                    </w:rPr>
                  </w:rPrChange>
                </w:rPr>
                <w:t>Note:</w:t>
              </w:r>
            </w:ins>
            <w:ins w:id="270" w:author="Nikhil Shenoy" w:date="2021-05-10T15:35:00Z">
              <w:r w:rsidRPr="00604723">
                <w:rPr>
                  <w:color w:val="auto"/>
                  <w:rPrChange w:id="271" w:author="Nikhil Shenoy" w:date="2021-05-11T15:59:00Z">
                    <w:rPr/>
                  </w:rPrChange>
                </w:rPr>
                <w:t xml:space="preserve"> </w:t>
              </w:r>
              <w:r w:rsidRPr="00604723">
                <w:rPr>
                  <w:rFonts w:asciiTheme="minorHAnsi" w:hAnsiTheme="minorHAnsi"/>
                  <w:color w:val="auto"/>
                  <w:sz w:val="22"/>
                  <w:szCs w:val="22"/>
                  <w:lang w:eastAsia="en-CA"/>
                  <w:rPrChange w:id="272" w:author="Nikhil Shenoy" w:date="2021-05-11T15:59:00Z">
                    <w:rPr>
                      <w:rFonts w:asciiTheme="minorHAnsi" w:hAnsiTheme="minorHAnsi"/>
                      <w:sz w:val="22"/>
                      <w:szCs w:val="22"/>
                      <w:lang w:eastAsia="en-CA"/>
                    </w:rPr>
                  </w:rPrChange>
                </w:rPr>
                <w:t>In the case of amalgamation, the validation will consider both employers as the same employer and use the dates to validate the right data</w:t>
              </w:r>
            </w:ins>
          </w:p>
        </w:tc>
      </w:tr>
      <w:tr w:rsidR="005F6621" w:rsidRPr="009151F9" w14:paraId="6576CBD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6ED55E4"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A04C167" w14:textId="77777777" w:rsidR="005F6621" w:rsidRPr="002C34DD" w:rsidRDefault="005F6621" w:rsidP="000836DD">
            <w:pPr>
              <w:ind w:left="0"/>
              <w:rPr>
                <w:rFonts w:asciiTheme="minorHAnsi" w:hAnsiTheme="minorHAnsi"/>
                <w:b/>
                <w:color w:val="auto"/>
                <w:sz w:val="22"/>
                <w:szCs w:val="22"/>
                <w:lang w:eastAsia="en-CA"/>
              </w:rPr>
            </w:pPr>
            <w:r w:rsidRPr="002C34DD">
              <w:rPr>
                <w:rFonts w:asciiTheme="minorHAnsi" w:eastAsia="Times New Roman" w:hAnsiTheme="minorHAnsi" w:cs="Calibri"/>
                <w:b/>
                <w:color w:val="auto"/>
                <w:sz w:val="22"/>
                <w:szCs w:val="22"/>
                <w:lang w:eastAsia="en-CA"/>
              </w:rPr>
              <w:t>Core Data (MDC- Member Data Collection)</w:t>
            </w:r>
          </w:p>
          <w:p w14:paraId="6E0AC004" w14:textId="77777777" w:rsidR="0041394F" w:rsidRPr="00A314F7" w:rsidRDefault="0041394F" w:rsidP="0041394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AE_PreviousYear = CalculateAE(File.SIN, Employer, Year(ExecutionParameter.StartDate)-1)  </w:t>
            </w:r>
          </w:p>
          <w:p w14:paraId="2D753D42" w14:textId="77777777" w:rsidR="0041394F" w:rsidRPr="00A314F7" w:rsidRDefault="0041394F" w:rsidP="0041394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IF AE_PreviousYear &lt;&gt; 0</w:t>
            </w:r>
          </w:p>
          <w:p w14:paraId="05BBE4B9" w14:textId="77777777" w:rsidR="0041394F" w:rsidRPr="00A314F7" w:rsidRDefault="0041394F" w:rsidP="0041394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14423539" w14:textId="77777777" w:rsidR="0041394F" w:rsidRPr="00A314F7" w:rsidRDefault="0041394F" w:rsidP="0041394F">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AE_CurrentYear = CalculateAE(File.SIN, Employer, Year(ExecutionParameter.StartDate))</w:t>
            </w:r>
          </w:p>
          <w:p w14:paraId="4B007F08" w14:textId="77777777" w:rsidR="0041394F" w:rsidRPr="00A314F7" w:rsidRDefault="0041394F" w:rsidP="0041394F">
            <w:pPr>
              <w:ind w:left="720"/>
              <w:rPr>
                <w:rFonts w:asciiTheme="minorHAnsi" w:hAnsiTheme="minorHAnsi"/>
                <w:color w:val="auto"/>
                <w:sz w:val="22"/>
                <w:szCs w:val="22"/>
                <w:lang w:eastAsia="en-CA"/>
              </w:rPr>
            </w:pPr>
          </w:p>
          <w:p w14:paraId="6D164001" w14:textId="77777777" w:rsidR="0041394F" w:rsidRPr="00A314F7" w:rsidRDefault="0041394F" w:rsidP="0041394F">
            <w:pPr>
              <w:ind w:left="720"/>
              <w:rPr>
                <w:rFonts w:asciiTheme="minorHAnsi" w:hAnsiTheme="minorHAnsi"/>
                <w:color w:val="auto"/>
                <w:sz w:val="22"/>
                <w:szCs w:val="22"/>
                <w:lang w:eastAsia="en-CA"/>
              </w:rPr>
            </w:pPr>
            <w:r>
              <w:rPr>
                <w:rFonts w:asciiTheme="minorHAnsi" w:hAnsiTheme="minorHAnsi"/>
                <w:color w:val="auto"/>
                <w:sz w:val="22"/>
                <w:szCs w:val="22"/>
                <w:lang w:eastAsia="en-CA"/>
              </w:rPr>
              <w:t>IF (AE_CurrentYear &lt;</w:t>
            </w:r>
            <w:r w:rsidRPr="00A314F7">
              <w:rPr>
                <w:rFonts w:asciiTheme="minorHAnsi" w:hAnsiTheme="minorHAnsi"/>
                <w:color w:val="auto"/>
                <w:sz w:val="22"/>
                <w:szCs w:val="22"/>
                <w:lang w:eastAsia="en-CA"/>
              </w:rPr>
              <w:t xml:space="preserve"> (AE_PreviousYear + Tolerance)) Error</w:t>
            </w:r>
          </w:p>
          <w:p w14:paraId="09A24800" w14:textId="77777777" w:rsidR="0041394F" w:rsidRDefault="0041394F" w:rsidP="0041394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31B0CF30" w14:textId="77777777" w:rsidR="0041394F" w:rsidRPr="00F75DF5" w:rsidRDefault="0041394F" w:rsidP="0041394F">
            <w:pPr>
              <w:ind w:left="0"/>
              <w:rPr>
                <w:rFonts w:asciiTheme="minorHAnsi" w:hAnsiTheme="minorHAnsi"/>
                <w:color w:val="auto"/>
                <w:sz w:val="22"/>
                <w:szCs w:val="22"/>
                <w:lang w:eastAsia="en-CA"/>
              </w:rPr>
            </w:pPr>
          </w:p>
          <w:p w14:paraId="67093E33" w14:textId="77777777" w:rsidR="0041394F" w:rsidRDefault="0041394F" w:rsidP="0041394F">
            <w:pPr>
              <w:ind w:left="0"/>
              <w:rPr>
                <w:rFonts w:asciiTheme="minorHAnsi" w:hAnsiTheme="minorHAnsi"/>
                <w:sz w:val="22"/>
                <w:szCs w:val="22"/>
                <w:lang w:eastAsia="en-CA"/>
              </w:rPr>
            </w:pPr>
            <w:r>
              <w:rPr>
                <w:rFonts w:asciiTheme="minorHAnsi" w:hAnsiTheme="minorHAnsi"/>
                <w:sz w:val="22"/>
                <w:szCs w:val="22"/>
                <w:lang w:eastAsia="en-CA"/>
              </w:rPr>
              <w:t>Where:</w:t>
            </w:r>
          </w:p>
          <w:p w14:paraId="7AC373BA" w14:textId="373B9AC9" w:rsidR="0041394F" w:rsidRDefault="0041394F" w:rsidP="0041394F">
            <w:pPr>
              <w:ind w:left="0"/>
              <w:rPr>
                <w:rFonts w:asciiTheme="minorHAnsi" w:hAnsiTheme="minorHAnsi"/>
                <w:sz w:val="22"/>
                <w:szCs w:val="22"/>
                <w:lang w:eastAsia="en-CA"/>
              </w:rPr>
            </w:pPr>
            <w:r>
              <w:rPr>
                <w:rFonts w:asciiTheme="minorHAnsi" w:hAnsiTheme="minorHAnsi"/>
                <w:sz w:val="22"/>
                <w:szCs w:val="22"/>
                <w:lang w:eastAsia="en-CA"/>
              </w:rPr>
              <w:t>Tolerance = -50000</w:t>
            </w:r>
          </w:p>
          <w:p w14:paraId="04ADE05F" w14:textId="77777777" w:rsidR="0041394F" w:rsidRDefault="0041394F" w:rsidP="0041394F">
            <w:pPr>
              <w:ind w:left="0"/>
              <w:rPr>
                <w:rFonts w:asciiTheme="minorHAnsi" w:hAnsiTheme="minorHAnsi"/>
                <w:sz w:val="22"/>
                <w:szCs w:val="22"/>
                <w:lang w:eastAsia="en-CA"/>
              </w:rPr>
            </w:pPr>
          </w:p>
          <w:p w14:paraId="2BED7583" w14:textId="77777777" w:rsidR="005F6621" w:rsidRDefault="005F6621" w:rsidP="000836DD">
            <w:pPr>
              <w:ind w:left="0"/>
              <w:rPr>
                <w:rFonts w:asciiTheme="minorHAnsi" w:eastAsia="Times New Roman" w:hAnsiTheme="minorHAnsi" w:cs="Calibri"/>
                <w:b/>
                <w:color w:val="auto"/>
                <w:sz w:val="22"/>
                <w:szCs w:val="22"/>
                <w:lang w:eastAsia="en-CA"/>
              </w:rPr>
            </w:pPr>
            <w:r w:rsidRPr="0094089F">
              <w:rPr>
                <w:rFonts w:asciiTheme="minorHAnsi" w:eastAsia="Times New Roman" w:hAnsiTheme="minorHAnsi" w:cs="Calibri"/>
                <w:b/>
                <w:color w:val="auto"/>
                <w:sz w:val="22"/>
                <w:szCs w:val="22"/>
                <w:lang w:eastAsia="en-CA"/>
              </w:rPr>
              <w:t>Previous Year Adjustment (Remittance)</w:t>
            </w:r>
          </w:p>
          <w:p w14:paraId="72D8BF39" w14:textId="77777777" w:rsidR="0041394F" w:rsidRPr="00A314F7" w:rsidRDefault="0041394F" w:rsidP="0041394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AE_PreviousYear = CalculateAE(File.SIN, Employer, </w:t>
            </w:r>
            <w:r>
              <w:rPr>
                <w:rFonts w:asciiTheme="minorHAnsi" w:hAnsiTheme="minorHAnsi"/>
                <w:sz w:val="22"/>
                <w:szCs w:val="22"/>
                <w:lang w:eastAsia="en-CA"/>
              </w:rPr>
              <w:t>File.AdjustmentYear</w:t>
            </w:r>
            <w:r>
              <w:rPr>
                <w:rFonts w:asciiTheme="minorHAnsi" w:hAnsiTheme="minorHAnsi"/>
                <w:color w:val="auto"/>
                <w:sz w:val="22"/>
                <w:szCs w:val="22"/>
                <w:lang w:eastAsia="en-CA"/>
              </w:rPr>
              <w:t>-1</w:t>
            </w:r>
            <w:r w:rsidRPr="00A314F7">
              <w:rPr>
                <w:rFonts w:asciiTheme="minorHAnsi" w:hAnsiTheme="minorHAnsi"/>
                <w:color w:val="auto"/>
                <w:sz w:val="22"/>
                <w:szCs w:val="22"/>
                <w:lang w:eastAsia="en-CA"/>
              </w:rPr>
              <w:t xml:space="preserve">)  </w:t>
            </w:r>
          </w:p>
          <w:p w14:paraId="002CE90B" w14:textId="77777777" w:rsidR="0041394F" w:rsidRPr="00A314F7" w:rsidRDefault="0041394F" w:rsidP="0041394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IF AE_PreviousYear &lt;&gt; 0</w:t>
            </w:r>
          </w:p>
          <w:p w14:paraId="55F4FDDF" w14:textId="77777777" w:rsidR="0041394F" w:rsidRPr="00A314F7" w:rsidRDefault="0041394F" w:rsidP="0041394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32BC3AAB" w14:textId="77777777" w:rsidR="0041394F" w:rsidRPr="00A314F7" w:rsidRDefault="0041394F" w:rsidP="0041394F">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AE_CurrentYear = CalculateAE(File.SIN, Employer, </w:t>
            </w:r>
            <w:r>
              <w:rPr>
                <w:rFonts w:asciiTheme="minorHAnsi" w:hAnsiTheme="minorHAnsi"/>
                <w:sz w:val="22"/>
                <w:szCs w:val="22"/>
                <w:lang w:eastAsia="en-CA"/>
              </w:rPr>
              <w:t>File.AdjustmentYear)</w:t>
            </w:r>
          </w:p>
          <w:p w14:paraId="7A236E23" w14:textId="77777777" w:rsidR="0041394F" w:rsidRPr="00A314F7" w:rsidRDefault="0041394F" w:rsidP="0041394F">
            <w:pPr>
              <w:ind w:left="720"/>
              <w:rPr>
                <w:rFonts w:asciiTheme="minorHAnsi" w:hAnsiTheme="minorHAnsi"/>
                <w:color w:val="auto"/>
                <w:sz w:val="22"/>
                <w:szCs w:val="22"/>
                <w:lang w:eastAsia="en-CA"/>
              </w:rPr>
            </w:pPr>
          </w:p>
          <w:p w14:paraId="3C452183" w14:textId="77777777" w:rsidR="0041394F" w:rsidRPr="00A314F7" w:rsidRDefault="0041394F" w:rsidP="0041394F">
            <w:pPr>
              <w:ind w:left="720"/>
              <w:rPr>
                <w:rFonts w:asciiTheme="minorHAnsi" w:hAnsiTheme="minorHAnsi"/>
                <w:color w:val="auto"/>
                <w:sz w:val="22"/>
                <w:szCs w:val="22"/>
                <w:lang w:eastAsia="en-CA"/>
              </w:rPr>
            </w:pPr>
            <w:r>
              <w:rPr>
                <w:rFonts w:asciiTheme="minorHAnsi" w:hAnsiTheme="minorHAnsi"/>
                <w:color w:val="auto"/>
                <w:sz w:val="22"/>
                <w:szCs w:val="22"/>
                <w:lang w:eastAsia="en-CA"/>
              </w:rPr>
              <w:t>IF (AE_CurrentYear &lt;</w:t>
            </w:r>
            <w:r w:rsidRPr="00A314F7">
              <w:rPr>
                <w:rFonts w:asciiTheme="minorHAnsi" w:hAnsiTheme="minorHAnsi"/>
                <w:color w:val="auto"/>
                <w:sz w:val="22"/>
                <w:szCs w:val="22"/>
                <w:lang w:eastAsia="en-CA"/>
              </w:rPr>
              <w:t xml:space="preserve"> (AE_PreviousYear + Tolerance)) Error</w:t>
            </w:r>
          </w:p>
          <w:p w14:paraId="43236E8A" w14:textId="77777777" w:rsidR="0041394F" w:rsidRPr="00753062" w:rsidRDefault="0041394F" w:rsidP="0041394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415476B4" w14:textId="77777777" w:rsidR="0041394F" w:rsidRDefault="0041394F" w:rsidP="0041394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Where:</w:t>
            </w:r>
          </w:p>
          <w:p w14:paraId="26B60307" w14:textId="605AB7AC" w:rsidR="005F6621" w:rsidRDefault="0041394F" w:rsidP="0041394F">
            <w:pPr>
              <w:ind w:left="0"/>
              <w:rPr>
                <w:rFonts w:asciiTheme="minorHAnsi" w:hAnsiTheme="minorHAnsi"/>
                <w:sz w:val="22"/>
                <w:szCs w:val="22"/>
                <w:lang w:eastAsia="en-CA"/>
              </w:rPr>
            </w:pPr>
            <w:r>
              <w:rPr>
                <w:rFonts w:asciiTheme="minorHAnsi" w:hAnsiTheme="minorHAnsi"/>
                <w:sz w:val="22"/>
                <w:szCs w:val="22"/>
                <w:lang w:eastAsia="en-CA"/>
              </w:rPr>
              <w:t>Tolerance = -50000</w:t>
            </w:r>
          </w:p>
          <w:p w14:paraId="13452AFD" w14:textId="15E0F179" w:rsidR="0041394F" w:rsidRPr="00604723" w:rsidRDefault="00604723" w:rsidP="0041394F">
            <w:pPr>
              <w:ind w:left="0"/>
              <w:rPr>
                <w:rFonts w:asciiTheme="minorHAnsi" w:hAnsiTheme="minorHAnsi"/>
                <w:color w:val="auto"/>
                <w:sz w:val="22"/>
                <w:szCs w:val="22"/>
                <w:lang w:eastAsia="en-CA"/>
                <w:rPrChange w:id="273" w:author="Nikhil Shenoy" w:date="2021-05-11T16:00:00Z">
                  <w:rPr>
                    <w:rFonts w:asciiTheme="minorHAnsi" w:hAnsiTheme="minorHAnsi"/>
                    <w:sz w:val="22"/>
                    <w:szCs w:val="22"/>
                    <w:lang w:eastAsia="en-CA"/>
                  </w:rPr>
                </w:rPrChange>
              </w:rPr>
            </w:pPr>
            <w:ins w:id="274" w:author="Nikhil Shenoy" w:date="2021-05-11T16:00:00Z">
              <w:r w:rsidRPr="00604723">
                <w:rPr>
                  <w:rFonts w:asciiTheme="minorHAnsi" w:hAnsiTheme="minorHAnsi"/>
                  <w:color w:val="auto"/>
                  <w:sz w:val="22"/>
                  <w:szCs w:val="22"/>
                  <w:lang w:eastAsia="en-CA"/>
                  <w:rPrChange w:id="275" w:author="Nikhil Shenoy" w:date="2021-05-11T16:00:00Z">
                    <w:rPr>
                      <w:rFonts w:asciiTheme="minorHAnsi" w:hAnsiTheme="minorHAnsi"/>
                      <w:color w:val="FF0000"/>
                      <w:sz w:val="22"/>
                      <w:szCs w:val="22"/>
                      <w:lang w:eastAsia="en-CA"/>
                    </w:rPr>
                  </w:rPrChange>
                </w:rPr>
                <w:t xml:space="preserve">Note: </w:t>
              </w:r>
            </w:ins>
            <w:ins w:id="276" w:author="Nikhil Shenoy" w:date="2021-05-10T15:43:00Z">
              <w:r w:rsidR="00807E74" w:rsidRPr="00604723">
                <w:rPr>
                  <w:rFonts w:asciiTheme="minorHAnsi" w:hAnsiTheme="minorHAnsi"/>
                  <w:color w:val="auto"/>
                  <w:sz w:val="22"/>
                  <w:szCs w:val="22"/>
                  <w:lang w:eastAsia="en-CA"/>
                  <w:rPrChange w:id="277" w:author="Nikhil Shenoy" w:date="2021-05-11T16:00:00Z">
                    <w:rPr>
                      <w:rFonts w:asciiTheme="minorHAnsi" w:hAnsiTheme="minorHAnsi"/>
                      <w:color w:val="FF0000"/>
                      <w:sz w:val="22"/>
                      <w:szCs w:val="22"/>
                      <w:lang w:eastAsia="en-CA"/>
                    </w:rPr>
                  </w:rPrChange>
                </w:rPr>
                <w:t xml:space="preserve">In case of amalgamation, the calculated AE will include service and contributions from the both the employers </w:t>
              </w:r>
            </w:ins>
          </w:p>
          <w:p w14:paraId="2F9EE87A" w14:textId="77777777" w:rsidR="005F6621" w:rsidRPr="0094089F" w:rsidRDefault="005F6621" w:rsidP="000836DD">
            <w:pPr>
              <w:ind w:left="0"/>
              <w:rPr>
                <w:rFonts w:asciiTheme="minorHAnsi" w:hAnsiTheme="minorHAnsi"/>
                <w:b/>
                <w:sz w:val="22"/>
                <w:szCs w:val="22"/>
                <w:lang w:eastAsia="en-CA"/>
              </w:rPr>
            </w:pPr>
            <w:r w:rsidRPr="0094089F">
              <w:rPr>
                <w:rFonts w:asciiTheme="minorHAnsi" w:eastAsia="Times New Roman" w:hAnsiTheme="minorHAnsi" w:cs="Calibri"/>
                <w:b/>
                <w:color w:val="auto"/>
                <w:sz w:val="22"/>
                <w:szCs w:val="22"/>
                <w:lang w:eastAsia="en-CA"/>
              </w:rPr>
              <w:t>Events (Final Data)</w:t>
            </w:r>
          </w:p>
          <w:p w14:paraId="1EA1C251" w14:textId="77777777" w:rsidR="0041394F" w:rsidRDefault="0041394F" w:rsidP="0041394F">
            <w:pPr>
              <w:spacing w:before="60" w:after="60" w:line="240" w:lineRule="auto"/>
              <w:ind w:left="0"/>
              <w:rPr>
                <w:rFonts w:asciiTheme="minorHAnsi" w:hAnsiTheme="minorHAnsi"/>
                <w:sz w:val="22"/>
                <w:szCs w:val="22"/>
                <w:lang w:eastAsia="en-CA"/>
              </w:rPr>
            </w:pPr>
            <w:r>
              <w:rPr>
                <w:rFonts w:asciiTheme="minorHAnsi" w:hAnsiTheme="minorHAnsi"/>
                <w:color w:val="auto"/>
                <w:sz w:val="22"/>
                <w:szCs w:val="22"/>
                <w:lang w:eastAsia="en-CA"/>
              </w:rPr>
              <w:t xml:space="preserve">ReportingYear = </w:t>
            </w:r>
            <w:r>
              <w:rPr>
                <w:rFonts w:asciiTheme="minorHAnsi" w:hAnsiTheme="minorHAnsi"/>
                <w:sz w:val="22"/>
                <w:szCs w:val="22"/>
                <w:lang w:eastAsia="en-CA"/>
              </w:rPr>
              <w:t>Year(File.DateofDeath or File.EmploymentEndDate)</w:t>
            </w:r>
          </w:p>
          <w:p w14:paraId="3EA8607D" w14:textId="77777777" w:rsidR="0041394F" w:rsidRDefault="0041394F" w:rsidP="0041394F">
            <w:pPr>
              <w:spacing w:before="60" w:after="60" w:line="240" w:lineRule="auto"/>
              <w:ind w:left="0"/>
              <w:rPr>
                <w:rFonts w:asciiTheme="minorHAnsi" w:hAnsiTheme="minorHAnsi"/>
                <w:color w:val="auto"/>
                <w:sz w:val="22"/>
                <w:szCs w:val="22"/>
                <w:lang w:eastAsia="en-CA"/>
              </w:rPr>
            </w:pPr>
            <w:r>
              <w:rPr>
                <w:rFonts w:asciiTheme="minorHAnsi" w:hAnsiTheme="minorHAnsi"/>
                <w:sz w:val="22"/>
                <w:szCs w:val="22"/>
                <w:lang w:eastAsia="en-CA"/>
              </w:rPr>
              <w:t>For ValidationYear = ReportingYear To ReportingYear-1 Step -1</w:t>
            </w:r>
          </w:p>
          <w:p w14:paraId="5C8A64B0" w14:textId="77777777" w:rsidR="0041394F" w:rsidRDefault="0041394F" w:rsidP="0041394F">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w:t>
            </w:r>
          </w:p>
          <w:p w14:paraId="4445A681" w14:textId="77777777" w:rsidR="0041394F" w:rsidRDefault="0041394F" w:rsidP="0041394F">
            <w:pPr>
              <w:spacing w:before="60" w:after="60" w:line="240" w:lineRule="auto"/>
              <w:ind w:left="720"/>
              <w:rPr>
                <w:rFonts w:asciiTheme="minorHAnsi" w:hAnsiTheme="minorHAnsi"/>
                <w:sz w:val="22"/>
                <w:szCs w:val="22"/>
                <w:lang w:eastAsia="en-CA"/>
              </w:rPr>
            </w:pPr>
            <w:r w:rsidRPr="00A314F7">
              <w:rPr>
                <w:rFonts w:asciiTheme="minorHAnsi" w:hAnsiTheme="minorHAnsi"/>
                <w:color w:val="auto"/>
                <w:sz w:val="22"/>
                <w:szCs w:val="22"/>
                <w:lang w:eastAsia="en-CA"/>
              </w:rPr>
              <w:t>AE_PreviousYear = CalculateAE(File.SIN, Employer,</w:t>
            </w:r>
            <w:r>
              <w:rPr>
                <w:rFonts w:asciiTheme="minorHAnsi" w:hAnsiTheme="minorHAnsi"/>
                <w:sz w:val="22"/>
                <w:szCs w:val="22"/>
                <w:lang w:eastAsia="en-CA"/>
              </w:rPr>
              <w:t xml:space="preserve"> ValidationYear -1)</w:t>
            </w:r>
          </w:p>
          <w:p w14:paraId="3F11724A" w14:textId="77777777" w:rsidR="0041394F" w:rsidRDefault="0041394F" w:rsidP="0041394F">
            <w:pPr>
              <w:ind w:left="720"/>
              <w:rPr>
                <w:rFonts w:asciiTheme="minorHAnsi" w:hAnsiTheme="minorHAnsi"/>
                <w:sz w:val="22"/>
                <w:szCs w:val="22"/>
                <w:lang w:eastAsia="en-CA"/>
              </w:rPr>
            </w:pPr>
            <w:r>
              <w:rPr>
                <w:rFonts w:asciiTheme="minorHAnsi" w:hAnsiTheme="minorHAnsi"/>
                <w:sz w:val="22"/>
                <w:szCs w:val="22"/>
                <w:lang w:eastAsia="en-CA"/>
              </w:rPr>
              <w:t xml:space="preserve">IF </w:t>
            </w:r>
            <w:r w:rsidRPr="00A314F7">
              <w:rPr>
                <w:rFonts w:asciiTheme="minorHAnsi" w:hAnsiTheme="minorHAnsi"/>
                <w:color w:val="auto"/>
                <w:sz w:val="22"/>
                <w:szCs w:val="22"/>
                <w:lang w:eastAsia="en-CA"/>
              </w:rPr>
              <w:t>AE_PreviousYear &lt;&gt; 0</w:t>
            </w:r>
            <w:r>
              <w:rPr>
                <w:rFonts w:asciiTheme="minorHAnsi" w:hAnsiTheme="minorHAnsi"/>
                <w:sz w:val="22"/>
                <w:szCs w:val="22"/>
                <w:lang w:eastAsia="en-CA"/>
              </w:rPr>
              <w:t xml:space="preserve"> {</w:t>
            </w:r>
          </w:p>
          <w:p w14:paraId="1B5A490B" w14:textId="77777777" w:rsidR="0041394F" w:rsidRPr="00A314F7" w:rsidRDefault="0041394F" w:rsidP="0041394F">
            <w:pPr>
              <w:ind w:left="144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AE_CurrentYear = CalculateAE(File.SIN, Employer, </w:t>
            </w:r>
            <w:r>
              <w:rPr>
                <w:rFonts w:asciiTheme="minorHAnsi" w:hAnsiTheme="minorHAnsi"/>
                <w:sz w:val="22"/>
                <w:szCs w:val="22"/>
                <w:lang w:eastAsia="en-CA"/>
              </w:rPr>
              <w:t>ValidationYear)</w:t>
            </w:r>
          </w:p>
          <w:p w14:paraId="71B0DB66" w14:textId="77777777" w:rsidR="0041394F" w:rsidRDefault="0041394F" w:rsidP="0041394F">
            <w:pPr>
              <w:ind w:left="1440"/>
              <w:rPr>
                <w:rFonts w:asciiTheme="minorHAnsi" w:hAnsiTheme="minorHAnsi"/>
                <w:color w:val="auto"/>
                <w:sz w:val="22"/>
                <w:szCs w:val="22"/>
                <w:lang w:eastAsia="en-CA"/>
              </w:rPr>
            </w:pPr>
            <w:r>
              <w:rPr>
                <w:rFonts w:asciiTheme="minorHAnsi" w:hAnsiTheme="minorHAnsi"/>
                <w:color w:val="auto"/>
                <w:sz w:val="22"/>
                <w:szCs w:val="22"/>
                <w:lang w:eastAsia="en-CA"/>
              </w:rPr>
              <w:t>IF (AE_CurrentYear &lt;</w:t>
            </w:r>
            <w:r w:rsidRPr="00A314F7">
              <w:rPr>
                <w:rFonts w:asciiTheme="minorHAnsi" w:hAnsiTheme="minorHAnsi"/>
                <w:color w:val="auto"/>
                <w:sz w:val="22"/>
                <w:szCs w:val="22"/>
                <w:lang w:eastAsia="en-CA"/>
              </w:rPr>
              <w:t xml:space="preserve"> (AE_PreviousYear + Tolerance)) </w:t>
            </w:r>
          </w:p>
          <w:p w14:paraId="28DDBEEF" w14:textId="77777777" w:rsidR="0041394F" w:rsidRDefault="0041394F" w:rsidP="0041394F">
            <w:pPr>
              <w:ind w:left="1440"/>
              <w:rPr>
                <w:rFonts w:asciiTheme="minorHAnsi" w:hAnsiTheme="minorHAnsi"/>
                <w:sz w:val="22"/>
                <w:szCs w:val="22"/>
                <w:lang w:eastAsia="en-CA"/>
              </w:rPr>
            </w:pPr>
            <w:r>
              <w:rPr>
                <w:rFonts w:asciiTheme="minorHAnsi" w:hAnsiTheme="minorHAnsi"/>
                <w:sz w:val="22"/>
                <w:szCs w:val="22"/>
                <w:lang w:eastAsia="en-CA"/>
              </w:rPr>
              <w:t>{</w:t>
            </w:r>
          </w:p>
          <w:p w14:paraId="5DF2996F" w14:textId="77777777" w:rsidR="0041394F" w:rsidRDefault="0041394F" w:rsidP="0041394F">
            <w:pPr>
              <w:ind w:left="2160"/>
              <w:rPr>
                <w:rFonts w:asciiTheme="minorHAnsi" w:hAnsiTheme="minorHAnsi"/>
                <w:sz w:val="22"/>
                <w:szCs w:val="22"/>
                <w:lang w:eastAsia="en-CA"/>
              </w:rPr>
            </w:pPr>
            <w:r>
              <w:rPr>
                <w:rFonts w:asciiTheme="minorHAnsi" w:hAnsiTheme="minorHAnsi"/>
                <w:sz w:val="22"/>
                <w:szCs w:val="22"/>
                <w:lang w:eastAsia="en-CA"/>
              </w:rPr>
              <w:t>ErrorYear = Year(File.DateofDeath or File.EmploymentEndDate)</w:t>
            </w:r>
          </w:p>
          <w:p w14:paraId="3EF52385" w14:textId="77777777" w:rsidR="0041394F" w:rsidRDefault="0041394F" w:rsidP="0041394F">
            <w:pPr>
              <w:ind w:left="2160"/>
              <w:rPr>
                <w:rFonts w:asciiTheme="minorHAnsi" w:hAnsiTheme="minorHAnsi"/>
                <w:sz w:val="22"/>
                <w:szCs w:val="22"/>
                <w:lang w:eastAsia="en-CA"/>
              </w:rPr>
            </w:pPr>
            <w:r>
              <w:rPr>
                <w:rFonts w:asciiTheme="minorHAnsi" w:hAnsiTheme="minorHAnsi"/>
                <w:sz w:val="22"/>
                <w:szCs w:val="22"/>
                <w:lang w:eastAsia="en-CA"/>
              </w:rPr>
              <w:t xml:space="preserve">ErrorYear_CurrentAE = </w:t>
            </w:r>
            <w:r w:rsidRPr="00812BFE">
              <w:rPr>
                <w:rFonts w:asciiTheme="minorHAnsi" w:hAnsiTheme="minorHAnsi"/>
                <w:sz w:val="22"/>
                <w:szCs w:val="22"/>
                <w:lang w:eastAsia="en-CA"/>
              </w:rPr>
              <w:t>AE_CurrentYear</w:t>
            </w:r>
          </w:p>
          <w:p w14:paraId="5D608A3E" w14:textId="77777777" w:rsidR="0041394F" w:rsidRDefault="0041394F" w:rsidP="0041394F">
            <w:pPr>
              <w:ind w:left="2160"/>
              <w:rPr>
                <w:rFonts w:asciiTheme="minorHAnsi" w:hAnsiTheme="minorHAnsi"/>
                <w:sz w:val="22"/>
                <w:szCs w:val="22"/>
                <w:lang w:eastAsia="en-CA"/>
              </w:rPr>
            </w:pPr>
            <w:r>
              <w:rPr>
                <w:rFonts w:asciiTheme="minorHAnsi" w:hAnsiTheme="minorHAnsi"/>
                <w:sz w:val="22"/>
                <w:szCs w:val="22"/>
                <w:lang w:eastAsia="en-CA"/>
              </w:rPr>
              <w:t xml:space="preserve">ErrorYear_PreviousAE = </w:t>
            </w:r>
            <w:r w:rsidRPr="00812BFE">
              <w:rPr>
                <w:rFonts w:asciiTheme="minorHAnsi" w:hAnsiTheme="minorHAnsi"/>
                <w:sz w:val="22"/>
                <w:szCs w:val="22"/>
                <w:lang w:eastAsia="en-CA"/>
              </w:rPr>
              <w:t>AE_PreviousYear</w:t>
            </w:r>
          </w:p>
          <w:p w14:paraId="5BA46010" w14:textId="77777777" w:rsidR="0041394F" w:rsidRDefault="0041394F" w:rsidP="0041394F">
            <w:pPr>
              <w:ind w:left="1440"/>
              <w:rPr>
                <w:rFonts w:asciiTheme="minorHAnsi" w:hAnsiTheme="minorHAnsi"/>
                <w:sz w:val="22"/>
                <w:szCs w:val="22"/>
                <w:lang w:eastAsia="en-CA"/>
              </w:rPr>
            </w:pPr>
            <w:r>
              <w:rPr>
                <w:rFonts w:asciiTheme="minorHAnsi" w:hAnsiTheme="minorHAnsi"/>
                <w:sz w:val="22"/>
                <w:szCs w:val="22"/>
                <w:lang w:eastAsia="en-CA"/>
              </w:rPr>
              <w:t>}</w:t>
            </w:r>
          </w:p>
          <w:p w14:paraId="4C062319" w14:textId="77777777" w:rsidR="0041394F" w:rsidRDefault="0041394F" w:rsidP="0041394F">
            <w:pPr>
              <w:ind w:left="720"/>
              <w:rPr>
                <w:rFonts w:asciiTheme="minorHAnsi" w:hAnsiTheme="minorHAnsi"/>
                <w:sz w:val="22"/>
                <w:szCs w:val="22"/>
                <w:lang w:eastAsia="en-CA"/>
              </w:rPr>
            </w:pPr>
            <w:r>
              <w:rPr>
                <w:rFonts w:asciiTheme="minorHAnsi" w:hAnsiTheme="minorHAnsi"/>
                <w:sz w:val="22"/>
                <w:szCs w:val="22"/>
                <w:lang w:eastAsia="en-CA"/>
              </w:rPr>
              <w:t>}</w:t>
            </w:r>
          </w:p>
          <w:p w14:paraId="227D5565" w14:textId="77777777" w:rsidR="0041394F" w:rsidRDefault="0041394F" w:rsidP="0041394F">
            <w:pPr>
              <w:ind w:left="0"/>
              <w:rPr>
                <w:rFonts w:asciiTheme="minorHAnsi" w:hAnsiTheme="minorHAnsi"/>
                <w:sz w:val="22"/>
                <w:szCs w:val="22"/>
                <w:lang w:eastAsia="en-CA"/>
              </w:rPr>
            </w:pPr>
            <w:r>
              <w:rPr>
                <w:rFonts w:asciiTheme="minorHAnsi" w:hAnsiTheme="minorHAnsi"/>
                <w:sz w:val="22"/>
                <w:szCs w:val="22"/>
                <w:lang w:eastAsia="en-CA"/>
              </w:rPr>
              <w:t>}</w:t>
            </w:r>
          </w:p>
          <w:p w14:paraId="3D41B8F7" w14:textId="77777777" w:rsidR="0041394F" w:rsidRPr="00812BFE" w:rsidRDefault="0041394F" w:rsidP="0041394F">
            <w:pPr>
              <w:ind w:left="0"/>
              <w:rPr>
                <w:rFonts w:asciiTheme="minorHAnsi" w:hAnsiTheme="minorHAnsi"/>
                <w:strike/>
                <w:sz w:val="22"/>
                <w:szCs w:val="22"/>
                <w:lang w:eastAsia="en-CA"/>
              </w:rPr>
            </w:pPr>
            <w:r>
              <w:rPr>
                <w:rFonts w:asciiTheme="minorHAnsi" w:hAnsiTheme="minorHAnsi"/>
                <w:sz w:val="22"/>
                <w:szCs w:val="22"/>
                <w:lang w:eastAsia="en-CA"/>
              </w:rPr>
              <w:t>If ErrorYear &lt;&gt; null Error</w:t>
            </w:r>
          </w:p>
          <w:p w14:paraId="1D61BB31" w14:textId="77777777" w:rsidR="0041394F" w:rsidRDefault="0041394F" w:rsidP="0041394F">
            <w:pPr>
              <w:spacing w:before="60" w:after="60" w:line="240" w:lineRule="auto"/>
              <w:ind w:left="0"/>
              <w:rPr>
                <w:rFonts w:asciiTheme="minorHAnsi" w:hAnsiTheme="minorHAnsi"/>
                <w:sz w:val="22"/>
                <w:szCs w:val="22"/>
                <w:lang w:eastAsia="en-CA"/>
              </w:rPr>
            </w:pPr>
          </w:p>
          <w:p w14:paraId="49570A03" w14:textId="77777777" w:rsidR="0041394F" w:rsidRDefault="0041394F" w:rsidP="0041394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Where:</w:t>
            </w:r>
          </w:p>
          <w:p w14:paraId="45482C4D" w14:textId="2B27EC4F" w:rsidR="005F6621" w:rsidRDefault="0041394F" w:rsidP="0041394F">
            <w:pPr>
              <w:ind w:left="0"/>
              <w:rPr>
                <w:rFonts w:asciiTheme="minorHAnsi" w:hAnsiTheme="minorHAnsi"/>
                <w:sz w:val="22"/>
                <w:szCs w:val="22"/>
                <w:lang w:eastAsia="en-CA"/>
              </w:rPr>
            </w:pPr>
            <w:r>
              <w:rPr>
                <w:rFonts w:asciiTheme="minorHAnsi" w:hAnsiTheme="minorHAnsi"/>
                <w:sz w:val="22"/>
                <w:szCs w:val="22"/>
                <w:lang w:eastAsia="en-CA"/>
              </w:rPr>
              <w:t>Tolerance = -50000</w:t>
            </w:r>
          </w:p>
          <w:p w14:paraId="35A156A9" w14:textId="77777777" w:rsidR="0041394F" w:rsidRDefault="0041394F" w:rsidP="0041394F">
            <w:pPr>
              <w:ind w:left="0"/>
              <w:rPr>
                <w:rFonts w:asciiTheme="minorHAnsi" w:hAnsiTheme="minorHAnsi"/>
                <w:sz w:val="22"/>
                <w:szCs w:val="22"/>
                <w:lang w:eastAsia="en-CA"/>
              </w:rPr>
            </w:pPr>
          </w:p>
          <w:p w14:paraId="7CD86D98" w14:textId="77777777" w:rsidR="005F6621" w:rsidRPr="008E03A3" w:rsidRDefault="005F6621" w:rsidP="000836DD">
            <w:pPr>
              <w:ind w:left="0"/>
              <w:rPr>
                <w:rFonts w:asciiTheme="minorHAnsi" w:eastAsia="Times New Roman" w:hAnsiTheme="minorHAnsi" w:cs="Calibri"/>
                <w:b/>
                <w:color w:val="auto"/>
                <w:sz w:val="22"/>
                <w:szCs w:val="22"/>
                <w:lang w:eastAsia="en-CA"/>
              </w:rPr>
            </w:pPr>
            <w:r w:rsidRPr="008E03A3">
              <w:rPr>
                <w:rFonts w:asciiTheme="minorHAnsi" w:eastAsia="Times New Roman" w:hAnsiTheme="minorHAnsi" w:cs="Calibri"/>
                <w:b/>
                <w:color w:val="auto"/>
                <w:sz w:val="22"/>
                <w:szCs w:val="22"/>
                <w:lang w:eastAsia="en-CA"/>
              </w:rPr>
              <w:t>Contributory Leaves (Remittance)</w:t>
            </w:r>
          </w:p>
          <w:p w14:paraId="4499CCCA" w14:textId="77777777" w:rsidR="0041394F" w:rsidRPr="00A314F7" w:rsidRDefault="0041394F" w:rsidP="0041394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AE_PreviousYear = CalculateAE(File.SIN, Employer, </w:t>
            </w:r>
            <w:r>
              <w:rPr>
                <w:rFonts w:asciiTheme="minorHAnsi" w:hAnsiTheme="minorHAnsi"/>
                <w:sz w:val="22"/>
                <w:szCs w:val="22"/>
                <w:lang w:eastAsia="en-CA"/>
              </w:rPr>
              <w:t>File.Year-1</w:t>
            </w:r>
            <w:r w:rsidRPr="00A314F7">
              <w:rPr>
                <w:rFonts w:asciiTheme="minorHAnsi" w:hAnsiTheme="minorHAnsi"/>
                <w:color w:val="auto"/>
                <w:sz w:val="22"/>
                <w:szCs w:val="22"/>
                <w:lang w:eastAsia="en-CA"/>
              </w:rPr>
              <w:t xml:space="preserve">)  </w:t>
            </w:r>
          </w:p>
          <w:p w14:paraId="5B5247BC" w14:textId="77777777" w:rsidR="0041394F" w:rsidRPr="00A314F7" w:rsidRDefault="0041394F" w:rsidP="0041394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IF AE_PreviousYear &lt;&gt; 0</w:t>
            </w:r>
          </w:p>
          <w:p w14:paraId="7E96D5C7" w14:textId="77777777" w:rsidR="0041394F" w:rsidRPr="00A314F7" w:rsidRDefault="0041394F" w:rsidP="0041394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7B94355D" w14:textId="77777777" w:rsidR="0041394F" w:rsidRPr="00A314F7" w:rsidRDefault="0041394F" w:rsidP="0041394F">
            <w:pPr>
              <w:ind w:left="720"/>
              <w:rPr>
                <w:rFonts w:asciiTheme="minorHAnsi" w:hAnsiTheme="minorHAnsi"/>
                <w:color w:val="auto"/>
                <w:sz w:val="22"/>
                <w:szCs w:val="22"/>
                <w:lang w:eastAsia="en-CA"/>
              </w:rPr>
            </w:pPr>
            <w:r w:rsidRPr="00A314F7">
              <w:rPr>
                <w:rFonts w:asciiTheme="minorHAnsi" w:hAnsiTheme="minorHAnsi"/>
                <w:color w:val="auto"/>
                <w:sz w:val="22"/>
                <w:szCs w:val="22"/>
                <w:lang w:eastAsia="en-CA"/>
              </w:rPr>
              <w:t xml:space="preserve">AE_CurrentYear = CalculateAE(File.SIN, Employer, </w:t>
            </w:r>
            <w:r>
              <w:rPr>
                <w:rFonts w:asciiTheme="minorHAnsi" w:hAnsiTheme="minorHAnsi"/>
                <w:sz w:val="22"/>
                <w:szCs w:val="22"/>
                <w:lang w:eastAsia="en-CA"/>
              </w:rPr>
              <w:t>File.Year)</w:t>
            </w:r>
          </w:p>
          <w:p w14:paraId="7FD03D92" w14:textId="77777777" w:rsidR="0041394F" w:rsidRPr="00A314F7" w:rsidRDefault="0041394F" w:rsidP="0041394F">
            <w:pPr>
              <w:ind w:left="720"/>
              <w:rPr>
                <w:rFonts w:asciiTheme="minorHAnsi" w:hAnsiTheme="minorHAnsi"/>
                <w:color w:val="auto"/>
                <w:sz w:val="22"/>
                <w:szCs w:val="22"/>
                <w:lang w:eastAsia="en-CA"/>
              </w:rPr>
            </w:pPr>
          </w:p>
          <w:p w14:paraId="72D715ED" w14:textId="77777777" w:rsidR="0041394F" w:rsidRPr="00A314F7" w:rsidRDefault="0041394F" w:rsidP="0041394F">
            <w:pPr>
              <w:ind w:left="720"/>
              <w:rPr>
                <w:rFonts w:asciiTheme="minorHAnsi" w:hAnsiTheme="minorHAnsi"/>
                <w:color w:val="auto"/>
                <w:sz w:val="22"/>
                <w:szCs w:val="22"/>
                <w:lang w:eastAsia="en-CA"/>
              </w:rPr>
            </w:pPr>
            <w:r>
              <w:rPr>
                <w:rFonts w:asciiTheme="minorHAnsi" w:hAnsiTheme="minorHAnsi"/>
                <w:color w:val="auto"/>
                <w:sz w:val="22"/>
                <w:szCs w:val="22"/>
                <w:lang w:eastAsia="en-CA"/>
              </w:rPr>
              <w:t>IF (AE_CurrentYear &lt;</w:t>
            </w:r>
            <w:r w:rsidRPr="00A314F7">
              <w:rPr>
                <w:rFonts w:asciiTheme="minorHAnsi" w:hAnsiTheme="minorHAnsi"/>
                <w:color w:val="auto"/>
                <w:sz w:val="22"/>
                <w:szCs w:val="22"/>
                <w:lang w:eastAsia="en-CA"/>
              </w:rPr>
              <w:t xml:space="preserve"> (AE_PreviousYear + Tolerance)) Error</w:t>
            </w:r>
          </w:p>
          <w:p w14:paraId="40712A18" w14:textId="77777777" w:rsidR="0041394F" w:rsidRPr="003C7C1C" w:rsidRDefault="0041394F" w:rsidP="0041394F">
            <w:pPr>
              <w:ind w:left="0"/>
              <w:rPr>
                <w:rFonts w:asciiTheme="minorHAnsi" w:hAnsiTheme="minorHAnsi"/>
                <w:color w:val="auto"/>
                <w:sz w:val="22"/>
                <w:szCs w:val="22"/>
                <w:lang w:eastAsia="en-CA"/>
              </w:rPr>
            </w:pPr>
            <w:r w:rsidRPr="00A314F7">
              <w:rPr>
                <w:rFonts w:asciiTheme="minorHAnsi" w:hAnsiTheme="minorHAnsi"/>
                <w:color w:val="auto"/>
                <w:sz w:val="22"/>
                <w:szCs w:val="22"/>
                <w:lang w:eastAsia="en-CA"/>
              </w:rPr>
              <w:t>}</w:t>
            </w:r>
          </w:p>
          <w:p w14:paraId="5068C471" w14:textId="77777777" w:rsidR="0041394F" w:rsidRDefault="0041394F" w:rsidP="0041394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Where:</w:t>
            </w:r>
          </w:p>
          <w:p w14:paraId="42B2EE8F" w14:textId="5E450834" w:rsidR="005F6621" w:rsidRPr="0094089F" w:rsidRDefault="0041394F" w:rsidP="0041394F">
            <w:pPr>
              <w:ind w:left="0"/>
              <w:rPr>
                <w:rFonts w:asciiTheme="minorHAnsi" w:hAnsiTheme="minorHAnsi"/>
                <w:b/>
                <w:sz w:val="22"/>
                <w:szCs w:val="22"/>
                <w:lang w:eastAsia="en-CA"/>
              </w:rPr>
            </w:pPr>
            <w:r>
              <w:rPr>
                <w:rFonts w:asciiTheme="minorHAnsi" w:hAnsiTheme="minorHAnsi"/>
                <w:sz w:val="22"/>
                <w:szCs w:val="22"/>
                <w:lang w:eastAsia="en-CA"/>
              </w:rPr>
              <w:t>Tolerance = -50000</w:t>
            </w:r>
          </w:p>
        </w:tc>
      </w:tr>
      <w:tr w:rsidR="005F6621" w:rsidRPr="00A61AB1" w14:paraId="674DA6A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7827BE"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19975EC" w14:textId="7DB813F3" w:rsidR="005F6621" w:rsidRPr="00A762CE" w:rsidRDefault="003433BC"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5F6621" w:rsidRPr="00A61AB1" w14:paraId="03CECE0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8FFAFFC"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40F236C" w14:textId="1735AFA6" w:rsidR="005F6621" w:rsidRPr="001D1230" w:rsidRDefault="002E597D" w:rsidP="000836DD">
            <w:pPr>
              <w:spacing w:before="60" w:after="60"/>
              <w:ind w:left="0"/>
            </w:pPr>
            <w:r w:rsidRPr="00487EA8">
              <w:rPr>
                <w:rFonts w:asciiTheme="minorHAnsi" w:eastAsia="Times New Roman" w:hAnsiTheme="minorHAnsi"/>
                <w:color w:val="auto"/>
                <w:sz w:val="22"/>
                <w:szCs w:val="22"/>
                <w:lang w:eastAsia="en-CA"/>
              </w:rPr>
              <w:t>Verify Earnings decrease greater than $50000</w:t>
            </w:r>
          </w:p>
        </w:tc>
      </w:tr>
      <w:tr w:rsidR="005F6621" w:rsidRPr="00A61AB1" w14:paraId="136F8E0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FC21299"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3503253"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6A78393" w14:textId="0DBA84BC" w:rsidR="005F6621" w:rsidRPr="002C34DD" w:rsidRDefault="002E597D" w:rsidP="000836DD">
            <w:pPr>
              <w:spacing w:before="60" w:after="60"/>
              <w:ind w:left="0"/>
            </w:pPr>
            <w:r w:rsidRPr="00487EA8">
              <w:rPr>
                <w:rFonts w:asciiTheme="minorHAnsi" w:eastAsia="Times New Roman" w:hAnsiTheme="minorHAnsi"/>
                <w:color w:val="auto"/>
                <w:sz w:val="22"/>
                <w:szCs w:val="22"/>
                <w:lang w:eastAsia="en-CA"/>
              </w:rPr>
              <w:t>Verify Earnings decrease greater than $50000</w:t>
            </w:r>
          </w:p>
        </w:tc>
      </w:tr>
      <w:tr w:rsidR="005F6621" w:rsidRPr="0085712F" w14:paraId="097F8AE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9A92EB6" w14:textId="77777777" w:rsidR="005F6621" w:rsidRPr="0085712F" w:rsidRDefault="005F6621"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DE3DC19" w14:textId="19E2554E" w:rsidR="005F6621" w:rsidRPr="009C43D2" w:rsidRDefault="003433BC" w:rsidP="000836DD">
            <w:pPr>
              <w:ind w:left="0"/>
              <w:rPr>
                <w:rFonts w:asciiTheme="minorHAnsi" w:hAnsiTheme="minorHAnsi" w:cs="Calibri"/>
                <w:color w:val="auto"/>
                <w:sz w:val="22"/>
                <w:szCs w:val="22"/>
              </w:rPr>
            </w:pPr>
            <w:r>
              <w:rPr>
                <w:rFonts w:asciiTheme="minorHAnsi" w:hAnsiTheme="minorHAnsi"/>
                <w:sz w:val="22"/>
                <w:szCs w:val="22"/>
                <w:lang w:eastAsia="en-CA"/>
              </w:rPr>
              <w:t>N/A</w:t>
            </w:r>
          </w:p>
        </w:tc>
      </w:tr>
      <w:tr w:rsidR="005F6621" w:rsidRPr="0085712F" w14:paraId="2E83524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D01190F" w14:textId="77777777" w:rsidR="005F6621" w:rsidRPr="0085712F" w:rsidRDefault="005F6621"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1D24F979" w14:textId="35454493" w:rsidR="005F6621" w:rsidRPr="006100CE" w:rsidRDefault="003433BC"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5F6621" w:rsidRPr="0085712F" w14:paraId="38AE4D3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F9286A"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7905F8C" w14:textId="77777777" w:rsidR="005F6621" w:rsidRPr="006100CE" w:rsidRDefault="005F6621"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HOOPP has specified that the Tolerance be a configurable amount</w:t>
            </w:r>
          </w:p>
        </w:tc>
      </w:tr>
      <w:tr w:rsidR="005F6621" w:rsidRPr="0085712F" w14:paraId="03DD252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D4D1CF"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C81A6BA" w14:textId="77777777" w:rsidR="005F6621" w:rsidRPr="0085712F" w:rsidRDefault="005F6621"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4D22EC8" w14:textId="77777777" w:rsidR="00604723" w:rsidRDefault="00604723" w:rsidP="00604723">
            <w:pPr>
              <w:spacing w:before="60" w:after="60" w:line="240" w:lineRule="auto"/>
              <w:ind w:left="0"/>
              <w:rPr>
                <w:ins w:id="278" w:author="Nikhil Shenoy" w:date="2021-05-11T16:00:00Z"/>
                <w:rFonts w:asciiTheme="minorHAnsi" w:hAnsiTheme="minorHAnsi"/>
                <w:sz w:val="22"/>
                <w:szCs w:val="22"/>
                <w:lang w:eastAsia="en-CA"/>
              </w:rPr>
            </w:pPr>
            <w:ins w:id="279" w:author="Nikhil Shenoy" w:date="2021-05-11T16:00:00Z">
              <w:r>
                <w:rPr>
                  <w:rFonts w:asciiTheme="minorHAnsi" w:hAnsiTheme="minorHAnsi"/>
                  <w:sz w:val="22"/>
                  <w:szCs w:val="22"/>
                  <w:lang w:eastAsia="en-CA"/>
                </w:rPr>
                <w:t>NS20210511</w:t>
              </w:r>
            </w:ins>
          </w:p>
          <w:p w14:paraId="5EACA387" w14:textId="4262EBD2" w:rsidR="00604723" w:rsidRPr="00604723" w:rsidRDefault="00604723">
            <w:pPr>
              <w:pStyle w:val="ListParagraph"/>
              <w:numPr>
                <w:ilvl w:val="0"/>
                <w:numId w:val="47"/>
              </w:numPr>
              <w:spacing w:before="60" w:after="60" w:line="240" w:lineRule="auto"/>
              <w:rPr>
                <w:ins w:id="280" w:author="Nikhil Shenoy" w:date="2021-05-11T16:00:00Z"/>
                <w:rFonts w:asciiTheme="minorHAnsi" w:hAnsiTheme="minorHAnsi"/>
                <w:sz w:val="22"/>
                <w:szCs w:val="22"/>
                <w:lang w:eastAsia="en-CA"/>
                <w:rPrChange w:id="281" w:author="Nikhil Shenoy" w:date="2021-05-11T16:00:00Z">
                  <w:rPr>
                    <w:ins w:id="282" w:author="Nikhil Shenoy" w:date="2021-05-11T16:00:00Z"/>
                    <w:lang w:eastAsia="en-CA"/>
                  </w:rPr>
                </w:rPrChange>
              </w:rPr>
              <w:pPrChange w:id="283" w:author="Nikhil Shenoy" w:date="2021-05-11T16:00:00Z">
                <w:pPr>
                  <w:spacing w:before="60" w:after="60" w:line="240" w:lineRule="auto"/>
                  <w:ind w:left="0"/>
                </w:pPr>
              </w:pPrChange>
            </w:pPr>
            <w:ins w:id="284" w:author="Nikhil Shenoy" w:date="2021-05-11T16:00:00Z">
              <w:r>
                <w:rPr>
                  <w:rFonts w:asciiTheme="minorHAnsi" w:hAnsiTheme="minorHAnsi"/>
                  <w:sz w:val="22"/>
                  <w:szCs w:val="22"/>
                  <w:lang w:eastAsia="en-CA"/>
                </w:rPr>
                <w:t>Updated Validation Rule and Validation Logic to account for amalgamation.</w:t>
              </w:r>
            </w:ins>
          </w:p>
          <w:p w14:paraId="3095736F" w14:textId="53DCF4EA" w:rsidR="00077B16" w:rsidRDefault="00077B16" w:rsidP="00077B16">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20190517:</w:t>
            </w:r>
          </w:p>
          <w:p w14:paraId="707A23B1" w14:textId="0E688927" w:rsidR="00077B16" w:rsidRPr="00E8794C" w:rsidRDefault="00077B16" w:rsidP="00077B16">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Added message ID</w:t>
            </w:r>
          </w:p>
          <w:p w14:paraId="46E85F81" w14:textId="608D51CD" w:rsidR="00077B16" w:rsidRDefault="00077B16" w:rsidP="00DF7343">
            <w:pPr>
              <w:spacing w:before="60" w:after="60" w:line="240" w:lineRule="auto"/>
              <w:ind w:left="0"/>
              <w:rPr>
                <w:rFonts w:asciiTheme="minorHAnsi" w:hAnsiTheme="minorHAnsi"/>
                <w:sz w:val="22"/>
                <w:szCs w:val="22"/>
                <w:lang w:eastAsia="en-CA"/>
              </w:rPr>
            </w:pPr>
          </w:p>
          <w:p w14:paraId="383BD6F1" w14:textId="03149016" w:rsidR="00DF7343" w:rsidRDefault="00DF7343" w:rsidP="00DF7343">
            <w:pPr>
              <w:spacing w:before="60" w:after="60" w:line="240" w:lineRule="auto"/>
              <w:ind w:left="0"/>
              <w:rPr>
                <w:rFonts w:asciiTheme="minorHAnsi" w:hAnsiTheme="minorHAnsi"/>
                <w:sz w:val="22"/>
                <w:szCs w:val="22"/>
                <w:lang w:eastAsia="en-CA"/>
              </w:rPr>
            </w:pPr>
            <w:r w:rsidRPr="000A0228">
              <w:rPr>
                <w:rFonts w:asciiTheme="minorHAnsi" w:hAnsiTheme="minorHAnsi"/>
                <w:sz w:val="22"/>
                <w:szCs w:val="22"/>
                <w:lang w:eastAsia="en-CA"/>
              </w:rPr>
              <w:t xml:space="preserve">MR 20180831: </w:t>
            </w:r>
          </w:p>
          <w:p w14:paraId="3490F60B" w14:textId="6AB1B84F" w:rsidR="00DF7343" w:rsidRDefault="00DF7343" w:rsidP="008E43BC">
            <w:pPr>
              <w:pStyle w:val="ListParagraph"/>
              <w:numPr>
                <w:ilvl w:val="0"/>
                <w:numId w:val="32"/>
              </w:numPr>
              <w:spacing w:before="60" w:after="60" w:line="240" w:lineRule="auto"/>
              <w:rPr>
                <w:rFonts w:asciiTheme="minorHAnsi" w:hAnsiTheme="minorHAnsi"/>
                <w:sz w:val="22"/>
                <w:szCs w:val="22"/>
                <w:lang w:eastAsia="en-CA"/>
              </w:rPr>
            </w:pPr>
            <w:r w:rsidRPr="00EA705E">
              <w:rPr>
                <w:rFonts w:asciiTheme="minorHAnsi" w:hAnsiTheme="minorHAnsi"/>
                <w:sz w:val="22"/>
                <w:szCs w:val="22"/>
                <w:lang w:eastAsia="en-CA"/>
              </w:rPr>
              <w:t>Following TASK0025406 condition added ‘Transaction Indicator &lt;&gt; Regul’.</w:t>
            </w:r>
          </w:p>
          <w:p w14:paraId="3EF8A9F5" w14:textId="77777777" w:rsidR="00DF7343" w:rsidRDefault="00DF7343" w:rsidP="00DF7343">
            <w:pPr>
              <w:spacing w:before="60" w:after="60" w:line="240" w:lineRule="auto"/>
              <w:ind w:left="0"/>
              <w:rPr>
                <w:rFonts w:asciiTheme="minorHAnsi" w:hAnsiTheme="minorHAnsi"/>
                <w:sz w:val="22"/>
                <w:szCs w:val="22"/>
                <w:lang w:eastAsia="en-CA"/>
              </w:rPr>
            </w:pPr>
          </w:p>
          <w:p w14:paraId="7EFBFCE1"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2421491D" w14:textId="77777777" w:rsidR="00F93DA0" w:rsidRPr="00E8794C" w:rsidRDefault="00F93DA0" w:rsidP="00295A35">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04E5EDB6" w14:textId="61E08FDD" w:rsidR="005F6621" w:rsidRPr="00E06021" w:rsidRDefault="005F6621" w:rsidP="000836DD">
            <w:pPr>
              <w:spacing w:before="60" w:after="60" w:line="240" w:lineRule="auto"/>
              <w:ind w:left="0"/>
              <w:rPr>
                <w:rFonts w:asciiTheme="minorHAnsi" w:hAnsiTheme="minorHAnsi"/>
                <w:sz w:val="22"/>
                <w:szCs w:val="22"/>
                <w:lang w:eastAsia="en-CA"/>
              </w:rPr>
            </w:pPr>
          </w:p>
        </w:tc>
      </w:tr>
      <w:tr w:rsidR="005F6621" w:rsidRPr="0085712F" w14:paraId="2ED17AA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5E802D1" w14:textId="77777777" w:rsidR="005F6621" w:rsidRDefault="005F6621"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Function</w:t>
            </w:r>
          </w:p>
        </w:tc>
        <w:tc>
          <w:tcPr>
            <w:tcW w:w="8448" w:type="dxa"/>
            <w:tcBorders>
              <w:top w:val="single" w:sz="4" w:space="0" w:color="auto"/>
              <w:left w:val="single" w:sz="4" w:space="0" w:color="auto"/>
              <w:bottom w:val="single" w:sz="4" w:space="0" w:color="auto"/>
              <w:right w:val="single" w:sz="4" w:space="0" w:color="auto"/>
            </w:tcBorders>
            <w:vAlign w:val="center"/>
          </w:tcPr>
          <w:p w14:paraId="397EE4D7" w14:textId="77777777" w:rsidR="002E597D" w:rsidRPr="00487EA8" w:rsidRDefault="002E597D" w:rsidP="002E597D">
            <w:pPr>
              <w:spacing w:before="100" w:beforeAutospacing="1" w:after="100" w:afterAutospacing="1"/>
              <w:rPr>
                <w:rFonts w:asciiTheme="minorHAnsi" w:hAnsiTheme="minorHAnsi"/>
                <w:sz w:val="22"/>
                <w:szCs w:val="22"/>
                <w:lang w:eastAsia="en-CA"/>
              </w:rPr>
            </w:pPr>
            <w:r w:rsidRPr="00487EA8">
              <w:rPr>
                <w:rFonts w:asciiTheme="minorHAnsi" w:hAnsiTheme="minorHAnsi"/>
                <w:sz w:val="22"/>
                <w:szCs w:val="22"/>
                <w:lang w:eastAsia="en-CA"/>
              </w:rPr>
              <w:t>Function CalculateAE (SIN, Employer, Year) {</w:t>
            </w:r>
          </w:p>
          <w:p w14:paraId="541DEC2A" w14:textId="77777777" w:rsidR="002E597D" w:rsidRPr="00487EA8" w:rsidRDefault="002E597D" w:rsidP="002E597D">
            <w:pPr>
              <w:spacing w:before="100" w:beforeAutospacing="1" w:after="100" w:afterAutospacing="1"/>
              <w:ind w:left="720"/>
              <w:rPr>
                <w:rFonts w:asciiTheme="minorHAnsi" w:hAnsiTheme="minorHAnsi"/>
                <w:sz w:val="22"/>
                <w:szCs w:val="22"/>
                <w:lang w:eastAsia="en-CA"/>
              </w:rPr>
            </w:pPr>
            <w:r w:rsidRPr="00487EA8">
              <w:rPr>
                <w:rFonts w:asciiTheme="minorHAnsi" w:hAnsiTheme="minorHAnsi"/>
                <w:sz w:val="22"/>
                <w:szCs w:val="22"/>
                <w:lang w:eastAsia="en-CA"/>
              </w:rPr>
              <w:t>If a SalaryRate record exists where</w:t>
            </w:r>
          </w:p>
          <w:p w14:paraId="1AF9DBDB" w14:textId="77777777" w:rsidR="002E597D" w:rsidRPr="00487EA8"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REPORT</w:t>
            </w:r>
          </w:p>
          <w:p w14:paraId="7E7416CE" w14:textId="77777777" w:rsidR="002E597D" w:rsidRPr="00487EA8"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Year(EffectiveDate) = Year</w:t>
            </w:r>
          </w:p>
          <w:p w14:paraId="469BCA28" w14:textId="77777777" w:rsidR="002E597D" w:rsidRDefault="002E597D" w:rsidP="002E597D">
            <w:pPr>
              <w:spacing w:before="100" w:beforeAutospacing="1" w:after="100" w:afterAutospacing="1"/>
              <w:ind w:left="1440"/>
              <w:rPr>
                <w:rFonts w:ascii="Times New Roman" w:hAnsi="Times New Roman"/>
                <w:sz w:val="24"/>
                <w:szCs w:val="24"/>
              </w:rPr>
            </w:pPr>
            <w:r w:rsidRPr="00487EA8">
              <w:rPr>
                <w:rFonts w:asciiTheme="minorHAnsi" w:hAnsiTheme="minorHAnsi"/>
                <w:sz w:val="22"/>
                <w:szCs w:val="22"/>
                <w:lang w:eastAsia="en-CA"/>
              </w:rPr>
              <w:t>Return</w:t>
            </w:r>
            <w:r>
              <w:rPr>
                <w:rFonts w:ascii="Times New Roman" w:hAnsi="Times New Roman"/>
                <w:sz w:val="24"/>
                <w:szCs w:val="24"/>
              </w:rPr>
              <w:t xml:space="preserve"> </w:t>
            </w:r>
            <w:r w:rsidRPr="00487EA8">
              <w:rPr>
                <w:rFonts w:asciiTheme="minorHAnsi" w:hAnsiTheme="minorHAnsi"/>
                <w:sz w:val="22"/>
                <w:szCs w:val="22"/>
                <w:lang w:eastAsia="en-CA"/>
              </w:rPr>
              <w:t>SalaryRate.Rate</w:t>
            </w:r>
          </w:p>
          <w:p w14:paraId="61A73AF8" w14:textId="77777777" w:rsidR="002E597D" w:rsidRPr="00B62B70" w:rsidRDefault="002E597D" w:rsidP="002E597D">
            <w:pPr>
              <w:spacing w:before="100" w:beforeAutospacing="1" w:after="100" w:afterAutospacing="1"/>
              <w:ind w:left="720"/>
              <w:rPr>
                <w:rFonts w:asciiTheme="minorHAnsi" w:hAnsiTheme="minorHAnsi"/>
                <w:sz w:val="22"/>
                <w:szCs w:val="22"/>
                <w:lang w:eastAsia="en-CA"/>
              </w:rPr>
            </w:pPr>
            <w:r w:rsidRPr="00B62B70">
              <w:rPr>
                <w:rFonts w:asciiTheme="minorHAnsi" w:hAnsiTheme="minorHAnsi"/>
                <w:sz w:val="22"/>
                <w:szCs w:val="22"/>
                <w:lang w:eastAsia="en-CA"/>
              </w:rPr>
              <w:t>Else</w:t>
            </w:r>
          </w:p>
          <w:p w14:paraId="678E1F26" w14:textId="77777777" w:rsidR="002E597D" w:rsidRPr="00B62B70" w:rsidRDefault="002E597D" w:rsidP="002E597D">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 xml:space="preserve">Service = the SUM of Service.Amount of all Service records where </w:t>
            </w:r>
          </w:p>
          <w:p w14:paraId="524DD397" w14:textId="79E825C8" w:rsidR="002E597D"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Type = CTSRV</w:t>
            </w:r>
          </w:p>
          <w:p w14:paraId="59FE691C" w14:textId="546BADC4" w:rsidR="004F1544" w:rsidRPr="004F1544" w:rsidRDefault="004F1544"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0EBB1915" w14:textId="77777777" w:rsidR="002E597D" w:rsidRPr="00B62B70"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Member = SIN</w:t>
            </w:r>
          </w:p>
          <w:p w14:paraId="3ABDEA36" w14:textId="77777777" w:rsidR="002E597D" w:rsidRPr="00B62B70"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Employer = Employer</w:t>
            </w:r>
          </w:p>
          <w:p w14:paraId="22CEDA35" w14:textId="77777777" w:rsidR="002E597D" w:rsidRPr="00B62B70"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Year(BeginDate) = Year</w:t>
            </w:r>
          </w:p>
          <w:p w14:paraId="7495ECC1" w14:textId="77777777" w:rsidR="002E597D" w:rsidRPr="00B62B70" w:rsidRDefault="002E597D" w:rsidP="002E597D">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If (Service = 0) then:</w:t>
            </w:r>
          </w:p>
          <w:p w14:paraId="36A8AF96" w14:textId="77777777" w:rsidR="002E597D" w:rsidRPr="00B62B70" w:rsidRDefault="002E597D" w:rsidP="002E597D">
            <w:pPr>
              <w:spacing w:before="100" w:beforeAutospacing="1" w:after="100" w:afterAutospacing="1"/>
              <w:ind w:left="2160"/>
              <w:rPr>
                <w:rFonts w:asciiTheme="minorHAnsi" w:hAnsiTheme="minorHAnsi"/>
                <w:sz w:val="22"/>
                <w:szCs w:val="22"/>
                <w:lang w:eastAsia="en-CA"/>
              </w:rPr>
            </w:pPr>
            <w:r w:rsidRPr="00B62B70">
              <w:rPr>
                <w:rFonts w:asciiTheme="minorHAnsi" w:hAnsiTheme="minorHAnsi"/>
                <w:sz w:val="22"/>
                <w:szCs w:val="22"/>
                <w:lang w:eastAsia="en-CA"/>
              </w:rPr>
              <w:t>return 0</w:t>
            </w:r>
          </w:p>
          <w:p w14:paraId="0064D08F" w14:textId="77777777" w:rsidR="002E597D" w:rsidRPr="00B62B70" w:rsidRDefault="002E597D" w:rsidP="002E597D">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End If</w:t>
            </w:r>
          </w:p>
          <w:p w14:paraId="36A1A0DE" w14:textId="77777777" w:rsidR="002E597D" w:rsidRPr="00B62B70" w:rsidRDefault="002E597D" w:rsidP="002E597D">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 xml:space="preserve">LowContributions = the SUM of Contributions.Amount of all Contributions records where </w:t>
            </w:r>
          </w:p>
          <w:p w14:paraId="71A530D9" w14:textId="42BD5CE1" w:rsidR="002E597D"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Type = LowRPP</w:t>
            </w:r>
          </w:p>
          <w:p w14:paraId="75A0F209" w14:textId="0851BABE" w:rsidR="004F1544" w:rsidRPr="004F1544" w:rsidRDefault="004F1544"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694FF901" w14:textId="77777777" w:rsidR="002E597D" w:rsidRPr="00B62B70"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Member = SIN</w:t>
            </w:r>
          </w:p>
          <w:p w14:paraId="3C108516" w14:textId="77777777" w:rsidR="002E597D" w:rsidRPr="00B62B70"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Employer = Employer</w:t>
            </w:r>
          </w:p>
          <w:p w14:paraId="60CE8225" w14:textId="77777777" w:rsidR="002E597D" w:rsidRPr="00B62B70"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Year(BeginDate) = Year</w:t>
            </w:r>
          </w:p>
          <w:p w14:paraId="6D63A785" w14:textId="77777777" w:rsidR="002E597D" w:rsidRPr="00B62B70"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SummaryAttribute &lt;&gt; "RRETRO"</w:t>
            </w:r>
          </w:p>
          <w:p w14:paraId="231E909B" w14:textId="77777777" w:rsidR="002E597D" w:rsidRPr="00B62B70" w:rsidRDefault="002E597D" w:rsidP="002E597D">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 xml:space="preserve">HighContributions = the SUM of Contributions.Amount of all Contributions records where </w:t>
            </w:r>
          </w:p>
          <w:p w14:paraId="669E4460" w14:textId="4D2B08D2" w:rsidR="002E597D"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Type = HghRPP or HghRCA</w:t>
            </w:r>
          </w:p>
          <w:p w14:paraId="06FE4C57" w14:textId="284964EE" w:rsidR="004F1544" w:rsidRPr="004F1544" w:rsidRDefault="004F1544"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60B20E4F" w14:textId="77777777" w:rsidR="002E597D" w:rsidRPr="00B62B70"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Member = SIN</w:t>
            </w:r>
          </w:p>
          <w:p w14:paraId="29DBDB12" w14:textId="77777777" w:rsidR="002E597D" w:rsidRPr="00B62B70"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Employer = Employer</w:t>
            </w:r>
          </w:p>
          <w:p w14:paraId="72700A5E" w14:textId="77777777" w:rsidR="002E597D" w:rsidRPr="00B62B70"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Year(BeginDate) = Year</w:t>
            </w:r>
          </w:p>
          <w:p w14:paraId="4F4AA744" w14:textId="77777777" w:rsidR="002E597D" w:rsidRPr="00B62B70" w:rsidRDefault="002E597D" w:rsidP="004F1544">
            <w:pPr>
              <w:pStyle w:val="ListParagraph"/>
              <w:numPr>
                <w:ilvl w:val="0"/>
                <w:numId w:val="48"/>
              </w:numPr>
              <w:spacing w:before="100" w:beforeAutospacing="1" w:after="100" w:afterAutospacing="1" w:line="240" w:lineRule="auto"/>
              <w:contextualSpacing w:val="0"/>
              <w:rPr>
                <w:rFonts w:asciiTheme="minorHAnsi" w:hAnsiTheme="minorHAnsi"/>
                <w:sz w:val="22"/>
                <w:szCs w:val="22"/>
                <w:lang w:eastAsia="en-CA"/>
              </w:rPr>
            </w:pPr>
            <w:r w:rsidRPr="00B62B70">
              <w:rPr>
                <w:rFonts w:asciiTheme="minorHAnsi" w:hAnsiTheme="minorHAnsi"/>
                <w:sz w:val="22"/>
                <w:szCs w:val="22"/>
                <w:lang w:eastAsia="en-CA"/>
              </w:rPr>
              <w:t>SummaryAttribute &lt;&gt; "RRETRO"</w:t>
            </w:r>
          </w:p>
          <w:p w14:paraId="7DFFC3ED" w14:textId="77777777" w:rsidR="002E597D" w:rsidRPr="00B62B70" w:rsidRDefault="002E597D" w:rsidP="002E597D">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AE = ((LowContributions / LowContributionsRate) + (HighContributions / HighContributionsRate)) / (Service / 52)</w:t>
            </w:r>
          </w:p>
          <w:p w14:paraId="580C4E56" w14:textId="77777777" w:rsidR="002E597D" w:rsidRPr="00B62B70" w:rsidRDefault="002E597D" w:rsidP="002E597D">
            <w:pPr>
              <w:spacing w:before="100" w:beforeAutospacing="1" w:after="100" w:afterAutospacing="1"/>
              <w:ind w:left="1440"/>
              <w:rPr>
                <w:rFonts w:asciiTheme="minorHAnsi" w:hAnsiTheme="minorHAnsi"/>
                <w:sz w:val="22"/>
                <w:szCs w:val="22"/>
                <w:lang w:eastAsia="en-CA"/>
              </w:rPr>
            </w:pPr>
            <w:r w:rsidRPr="00B62B70">
              <w:rPr>
                <w:rFonts w:asciiTheme="minorHAnsi" w:hAnsiTheme="minorHAnsi"/>
                <w:sz w:val="22"/>
                <w:szCs w:val="22"/>
                <w:lang w:eastAsia="en-CA"/>
              </w:rPr>
              <w:t>Return AE</w:t>
            </w:r>
          </w:p>
          <w:p w14:paraId="6B26212A" w14:textId="77777777" w:rsidR="002E597D" w:rsidRPr="00B62B70" w:rsidRDefault="002E597D" w:rsidP="002E597D">
            <w:pPr>
              <w:spacing w:before="100" w:beforeAutospacing="1" w:after="100" w:afterAutospacing="1"/>
              <w:ind w:left="720"/>
              <w:rPr>
                <w:rFonts w:asciiTheme="minorHAnsi" w:hAnsiTheme="minorHAnsi"/>
                <w:sz w:val="22"/>
                <w:szCs w:val="22"/>
                <w:lang w:eastAsia="en-CA"/>
              </w:rPr>
            </w:pPr>
            <w:r w:rsidRPr="00B62B70">
              <w:rPr>
                <w:rFonts w:asciiTheme="minorHAnsi" w:hAnsiTheme="minorHAnsi"/>
                <w:sz w:val="22"/>
                <w:szCs w:val="22"/>
                <w:lang w:eastAsia="en-CA"/>
              </w:rPr>
              <w:t>End If</w:t>
            </w:r>
          </w:p>
          <w:p w14:paraId="30D345FD" w14:textId="77777777" w:rsidR="002E597D" w:rsidRDefault="002E597D" w:rsidP="002E597D">
            <w:pPr>
              <w:spacing w:before="100" w:beforeAutospacing="1" w:after="100" w:afterAutospacing="1"/>
              <w:rPr>
                <w:rFonts w:ascii="Times New Roman" w:hAnsi="Times New Roman"/>
                <w:sz w:val="24"/>
                <w:szCs w:val="24"/>
              </w:rPr>
            </w:pPr>
            <w:r w:rsidRPr="00B62B70">
              <w:rPr>
                <w:rFonts w:asciiTheme="minorHAnsi" w:hAnsiTheme="minorHAnsi"/>
                <w:sz w:val="22"/>
                <w:szCs w:val="22"/>
                <w:lang w:eastAsia="en-CA"/>
              </w:rPr>
              <w:t>End Function</w:t>
            </w:r>
          </w:p>
          <w:p w14:paraId="3DBA4AB9" w14:textId="77777777" w:rsidR="005F6621" w:rsidRDefault="005F6621" w:rsidP="000836DD">
            <w:pPr>
              <w:spacing w:before="60" w:after="60" w:line="240" w:lineRule="auto"/>
              <w:ind w:left="0"/>
              <w:rPr>
                <w:rFonts w:asciiTheme="minorHAnsi" w:hAnsiTheme="minorHAnsi"/>
                <w:sz w:val="22"/>
                <w:szCs w:val="22"/>
                <w:lang w:eastAsia="en-CA"/>
              </w:rPr>
            </w:pPr>
          </w:p>
        </w:tc>
      </w:tr>
    </w:tbl>
    <w:p w14:paraId="355BB555" w14:textId="77777777" w:rsidR="005F6621" w:rsidRDefault="005F6621" w:rsidP="005F6621">
      <w:pPr>
        <w:spacing w:before="0" w:after="0" w:line="240" w:lineRule="auto"/>
        <w:ind w:left="0"/>
        <w:rPr>
          <w:sz w:val="24"/>
        </w:rPr>
      </w:pPr>
    </w:p>
    <w:p w14:paraId="386167FE" w14:textId="77777777" w:rsidR="00477985" w:rsidRDefault="00477985">
      <w:pPr>
        <w:spacing w:before="0" w:after="0" w:line="240" w:lineRule="auto"/>
        <w:ind w:left="0"/>
        <w:rPr>
          <w:sz w:val="24"/>
        </w:rPr>
      </w:pPr>
      <w:r>
        <w:rPr>
          <w:sz w:val="24"/>
        </w:rPr>
        <w:br w:type="page"/>
      </w:r>
    </w:p>
    <w:p w14:paraId="28AC984D" w14:textId="77777777" w:rsidR="00794CDE" w:rsidRPr="006B06A8" w:rsidRDefault="00794CDE" w:rsidP="00794CDE">
      <w:pPr>
        <w:pStyle w:val="Heading3"/>
      </w:pPr>
      <w:r w:rsidRPr="006B06A8">
        <w:t xml:space="preserve">Validation – </w:t>
      </w:r>
      <w:r>
        <w:t>Annualized Earnings Amount</w:t>
      </w:r>
    </w:p>
    <w:p w14:paraId="11EAEA0C" w14:textId="77777777" w:rsidR="00477985" w:rsidRPr="00700915" w:rsidRDefault="00477985" w:rsidP="00477985"/>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477985" w14:paraId="52AF08C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2182A8"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C9E5EFE" w14:textId="734BF291" w:rsidR="00477985" w:rsidRPr="000862E2" w:rsidRDefault="00794CDE" w:rsidP="000836DD">
            <w:pPr>
              <w:pStyle w:val="Heading1"/>
            </w:pPr>
            <w:bookmarkStart w:id="285" w:name="_Toc43372858"/>
            <w:r>
              <w:rPr>
                <w:rFonts w:cs="Calibri"/>
              </w:rPr>
              <w:t>B47</w:t>
            </w:r>
            <w:r w:rsidRPr="00A826BD">
              <w:rPr>
                <w:rFonts w:cs="Calibri"/>
              </w:rPr>
              <w:t>_AE</w:t>
            </w:r>
            <w:r>
              <w:rPr>
                <w:rFonts w:cs="Calibri"/>
              </w:rPr>
              <w:t>Amount</w:t>
            </w:r>
            <w:bookmarkEnd w:id="285"/>
          </w:p>
        </w:tc>
      </w:tr>
      <w:tr w:rsidR="00477985" w14:paraId="18DF804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F046E2"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FDC135B" w14:textId="43A59E5C" w:rsidR="00477985" w:rsidRPr="000862E2" w:rsidRDefault="00794CDE"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2990</w:t>
            </w:r>
          </w:p>
        </w:tc>
      </w:tr>
      <w:tr w:rsidR="00477985" w14:paraId="59229BF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49AF36"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2D38F06" w14:textId="0F9DEA82" w:rsidR="00477985" w:rsidRDefault="00564E42"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477985" w14:paraId="0105244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FC54053"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D416679" w14:textId="2AFDFFFA" w:rsidR="00477985" w:rsidRPr="00B464B9" w:rsidRDefault="00564E42"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564E4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477985" w14:paraId="7A4C6F9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D4C5B21"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550DD74" w14:textId="26B9136A" w:rsidR="00477985" w:rsidRPr="009675FB" w:rsidRDefault="00477985" w:rsidP="00E51451">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Core Data (MDC- Member Data Collection), Previous Year Adjustment (Remittance), Events (Final Data)</w:t>
            </w:r>
          </w:p>
        </w:tc>
      </w:tr>
      <w:tr w:rsidR="00477985" w14:paraId="347E829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6327B6"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3F7622F" w14:textId="2F83885A" w:rsidR="00477985" w:rsidRDefault="009305FC"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Warning</w:t>
            </w:r>
          </w:p>
        </w:tc>
      </w:tr>
      <w:tr w:rsidR="00477985" w14:paraId="6445E04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4648257"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EE9393E" w14:textId="1D02C48E" w:rsidR="00477985" w:rsidRPr="00B464B9" w:rsidRDefault="009305FC"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477985" w:rsidRPr="00A61AB1" w14:paraId="0BBC949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7B90A8F"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0D6EDD6"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41FCB3E" w14:textId="77777777" w:rsidR="00477985" w:rsidRDefault="009305FC" w:rsidP="000836DD">
            <w:pPr>
              <w:ind w:left="0"/>
              <w:rPr>
                <w:ins w:id="286" w:author="Tima Abboud" w:date="2021-04-29T11:27:00Z"/>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 that Annualized Earnings amount is correct</w:t>
            </w:r>
          </w:p>
          <w:p w14:paraId="106EF513" w14:textId="652E1068" w:rsidR="00BA2BDD" w:rsidRPr="00C301FC" w:rsidRDefault="00BA2BDD" w:rsidP="000836DD">
            <w:pPr>
              <w:ind w:left="0"/>
              <w:rPr>
                <w:rFonts w:asciiTheme="minorHAnsi" w:hAnsiTheme="minorHAnsi"/>
                <w:sz w:val="22"/>
                <w:szCs w:val="22"/>
                <w:lang w:val="en-US" w:eastAsia="en-CA"/>
              </w:rPr>
            </w:pPr>
            <w:ins w:id="287" w:author="Tima Abboud" w:date="2021-04-29T11:27:00Z">
              <w:r w:rsidRPr="00367A85">
                <w:rPr>
                  <w:rFonts w:asciiTheme="minorHAnsi" w:hAnsiTheme="minorHAnsi"/>
                  <w:color w:val="auto"/>
                  <w:sz w:val="22"/>
                  <w:szCs w:val="22"/>
                  <w:lang w:eastAsia="en-CA"/>
                  <w:rPrChange w:id="288" w:author="Tima Abboud" w:date="2021-04-30T13:58:00Z">
                    <w:rPr>
                      <w:rFonts w:asciiTheme="minorHAnsi" w:hAnsiTheme="minorHAnsi"/>
                      <w:sz w:val="22"/>
                      <w:szCs w:val="22"/>
                      <w:lang w:eastAsia="en-CA"/>
                    </w:rPr>
                  </w:rPrChange>
                </w:rPr>
                <w:t xml:space="preserve">Note: In case of amalgamation, the validation will consider all employments </w:t>
              </w:r>
              <w:r w:rsidRPr="00367A85">
                <w:rPr>
                  <w:rFonts w:asciiTheme="minorHAnsi" w:hAnsiTheme="minorHAnsi"/>
                  <w:color w:val="auto"/>
                  <w:sz w:val="22"/>
                  <w:szCs w:val="22"/>
                  <w:lang w:eastAsia="en-CA"/>
                  <w:rPrChange w:id="289" w:author="Tima Abboud" w:date="2021-04-30T13:58:00Z">
                    <w:rPr>
                      <w:rFonts w:asciiTheme="minorHAnsi" w:hAnsiTheme="minorHAnsi"/>
                      <w:color w:val="FF0000"/>
                      <w:sz w:val="22"/>
                      <w:szCs w:val="22"/>
                      <w:lang w:eastAsia="en-CA"/>
                    </w:rPr>
                  </w:rPrChange>
                </w:rPr>
                <w:t xml:space="preserve">as the same one and look for PYA </w:t>
              </w:r>
              <w:r w:rsidRPr="00367A85">
                <w:rPr>
                  <w:rFonts w:asciiTheme="minorHAnsi" w:hAnsiTheme="minorHAnsi"/>
                  <w:color w:val="auto"/>
                  <w:sz w:val="22"/>
                  <w:szCs w:val="22"/>
                  <w:lang w:eastAsia="en-CA"/>
                  <w:rPrChange w:id="290" w:author="Tima Abboud" w:date="2021-04-30T13:58:00Z">
                    <w:rPr>
                      <w:rFonts w:asciiTheme="minorHAnsi" w:hAnsiTheme="minorHAnsi"/>
                      <w:sz w:val="22"/>
                      <w:szCs w:val="22"/>
                      <w:lang w:eastAsia="en-CA"/>
                    </w:rPr>
                  </w:rPrChange>
                </w:rPr>
                <w:t xml:space="preserve">transactions that exist under the first employer FROM.   </w:t>
              </w:r>
            </w:ins>
          </w:p>
        </w:tc>
      </w:tr>
      <w:tr w:rsidR="00477985" w:rsidRPr="009151F9" w14:paraId="70F808A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C9C877E"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C06E089" w14:textId="77777777" w:rsidR="00477985" w:rsidRPr="002C34DD" w:rsidRDefault="00477985" w:rsidP="000836DD">
            <w:pPr>
              <w:ind w:left="0"/>
              <w:rPr>
                <w:rFonts w:asciiTheme="minorHAnsi" w:hAnsiTheme="minorHAnsi"/>
                <w:b/>
                <w:color w:val="auto"/>
                <w:sz w:val="22"/>
                <w:szCs w:val="22"/>
                <w:lang w:eastAsia="en-CA"/>
              </w:rPr>
            </w:pPr>
            <w:r w:rsidRPr="002C34DD">
              <w:rPr>
                <w:rFonts w:asciiTheme="minorHAnsi" w:eastAsia="Times New Roman" w:hAnsiTheme="minorHAnsi" w:cs="Calibri"/>
                <w:b/>
                <w:color w:val="auto"/>
                <w:sz w:val="22"/>
                <w:szCs w:val="22"/>
                <w:lang w:eastAsia="en-CA"/>
              </w:rPr>
              <w:t>Core Data (MDC- Member Data Collection)</w:t>
            </w:r>
          </w:p>
          <w:p w14:paraId="5D1BD47C" w14:textId="77777777" w:rsidR="00E51451" w:rsidRPr="00AB066A" w:rsidRDefault="00E51451" w:rsidP="00E51451">
            <w:pPr>
              <w:ind w:left="0"/>
              <w:rPr>
                <w:rFonts w:asciiTheme="minorHAnsi" w:hAnsiTheme="minorHAnsi"/>
                <w:color w:val="auto"/>
                <w:sz w:val="22"/>
                <w:szCs w:val="22"/>
                <w:lang w:eastAsia="en-CA"/>
              </w:rPr>
            </w:pPr>
          </w:p>
          <w:p w14:paraId="0FB39236"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CalcYear = Year(Ariel.PermanencyDate)</w:t>
            </w:r>
          </w:p>
          <w:p w14:paraId="76FCCA13"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while CalcYear &lt; Year (ExecutionParameter.StartDate) - 1 {</w:t>
            </w:r>
          </w:p>
          <w:p w14:paraId="5AE13E66"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t>If (CalculateAE(SIN, Employer, CalcYear) &gt; 0) {</w:t>
            </w:r>
          </w:p>
          <w:p w14:paraId="0E23C6DE"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r>
            <w:r w:rsidRPr="00AB066A">
              <w:rPr>
                <w:rFonts w:asciiTheme="minorHAnsi" w:hAnsiTheme="minorHAnsi"/>
                <w:color w:val="auto"/>
                <w:sz w:val="22"/>
                <w:szCs w:val="22"/>
                <w:lang w:eastAsia="en-CA"/>
              </w:rPr>
              <w:tab/>
              <w:t>Exit function</w:t>
            </w:r>
          </w:p>
          <w:p w14:paraId="0D90F723"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t>}</w:t>
            </w:r>
          </w:p>
          <w:p w14:paraId="0D65ADF1"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t>CalcYear++</w:t>
            </w:r>
          </w:p>
          <w:p w14:paraId="10CEC12F"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w:t>
            </w:r>
          </w:p>
          <w:p w14:paraId="66D5D840"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if (AE_Calculate &gt; 120,000 OR AE_Calculate &lt; 20,000)) {</w:t>
            </w:r>
          </w:p>
          <w:p w14:paraId="34D60796"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t>error</w:t>
            </w:r>
          </w:p>
          <w:p w14:paraId="144B198D" w14:textId="11EDD465" w:rsidR="00477985" w:rsidRDefault="00E51451" w:rsidP="00E51451">
            <w:pPr>
              <w:ind w:left="0"/>
              <w:rPr>
                <w:rFonts w:asciiTheme="minorHAnsi" w:hAnsiTheme="minorHAnsi"/>
                <w:sz w:val="22"/>
                <w:szCs w:val="22"/>
                <w:lang w:eastAsia="en-CA"/>
              </w:rPr>
            </w:pPr>
            <w:r w:rsidRPr="00AB066A">
              <w:rPr>
                <w:rFonts w:asciiTheme="minorHAnsi" w:hAnsiTheme="minorHAnsi"/>
                <w:color w:val="auto"/>
                <w:sz w:val="22"/>
                <w:szCs w:val="22"/>
                <w:lang w:eastAsia="en-CA"/>
              </w:rPr>
              <w:t>}</w:t>
            </w:r>
          </w:p>
          <w:p w14:paraId="6BF9E46E" w14:textId="77777777" w:rsidR="00E51451" w:rsidRDefault="00E51451" w:rsidP="000836DD">
            <w:pPr>
              <w:ind w:left="0"/>
              <w:rPr>
                <w:rFonts w:asciiTheme="minorHAnsi" w:eastAsia="Times New Roman" w:hAnsiTheme="minorHAnsi" w:cs="Calibri"/>
                <w:b/>
                <w:color w:val="auto"/>
                <w:sz w:val="22"/>
                <w:szCs w:val="22"/>
                <w:lang w:eastAsia="en-CA"/>
              </w:rPr>
            </w:pPr>
          </w:p>
          <w:p w14:paraId="201FED4C" w14:textId="44E2A9EF" w:rsidR="00477985" w:rsidDel="00E56F25" w:rsidRDefault="00477985" w:rsidP="00E51451">
            <w:pPr>
              <w:ind w:left="0"/>
              <w:rPr>
                <w:del w:id="291" w:author="Tima Abboud" w:date="2021-04-29T11:17:00Z"/>
                <w:rFonts w:asciiTheme="minorHAnsi" w:hAnsiTheme="minorHAnsi"/>
                <w:sz w:val="22"/>
                <w:szCs w:val="22"/>
                <w:lang w:eastAsia="en-CA"/>
              </w:rPr>
            </w:pPr>
            <w:r w:rsidRPr="0094089F">
              <w:rPr>
                <w:rFonts w:asciiTheme="minorHAnsi" w:eastAsia="Times New Roman" w:hAnsiTheme="minorHAnsi" w:cs="Calibri"/>
                <w:b/>
                <w:color w:val="auto"/>
                <w:sz w:val="22"/>
                <w:szCs w:val="22"/>
                <w:lang w:eastAsia="en-CA"/>
              </w:rPr>
              <w:t>Previous Year Adjustment (Remittance)</w:t>
            </w:r>
          </w:p>
          <w:p w14:paraId="469E0579" w14:textId="77777777" w:rsidR="00E56F25" w:rsidRDefault="00E56F25" w:rsidP="000836DD">
            <w:pPr>
              <w:ind w:left="0"/>
              <w:rPr>
                <w:ins w:id="292" w:author="Tima Abboud" w:date="2021-04-29T11:17:00Z"/>
                <w:rFonts w:asciiTheme="minorHAnsi" w:eastAsia="Times New Roman" w:hAnsiTheme="minorHAnsi" w:cs="Calibri"/>
                <w:b/>
                <w:color w:val="auto"/>
                <w:sz w:val="22"/>
                <w:szCs w:val="22"/>
                <w:lang w:eastAsia="en-CA"/>
              </w:rPr>
            </w:pPr>
          </w:p>
          <w:p w14:paraId="5397227C" w14:textId="77777777" w:rsidR="00E56F25" w:rsidRPr="00E56F25" w:rsidRDefault="00E56F25" w:rsidP="00E51451">
            <w:pPr>
              <w:ind w:left="0"/>
              <w:rPr>
                <w:ins w:id="293" w:author="Tima Abboud" w:date="2021-04-29T11:18:00Z"/>
                <w:rFonts w:asciiTheme="minorHAnsi" w:hAnsiTheme="minorHAnsi"/>
                <w:color w:val="FF0000"/>
                <w:sz w:val="22"/>
                <w:szCs w:val="22"/>
                <w:rPrChange w:id="294" w:author="Tima Abboud" w:date="2021-04-29T11:20:00Z">
                  <w:rPr>
                    <w:ins w:id="295" w:author="Tima Abboud" w:date="2021-04-29T11:18:00Z"/>
                    <w:rFonts w:asciiTheme="minorHAnsi" w:hAnsiTheme="minorHAnsi"/>
                    <w:color w:val="auto"/>
                    <w:sz w:val="22"/>
                    <w:szCs w:val="22"/>
                  </w:rPr>
                </w:rPrChange>
              </w:rPr>
            </w:pPr>
          </w:p>
          <w:p w14:paraId="32B6DD3B" w14:textId="34EC4350" w:rsidR="00E56F25" w:rsidRPr="00367A85" w:rsidRDefault="00E56F25" w:rsidP="00E51451">
            <w:pPr>
              <w:ind w:left="0"/>
              <w:rPr>
                <w:ins w:id="296" w:author="Tima Abboud" w:date="2021-04-29T11:18:00Z"/>
                <w:rFonts w:asciiTheme="minorHAnsi" w:hAnsiTheme="minorHAnsi"/>
                <w:color w:val="auto"/>
                <w:sz w:val="22"/>
                <w:szCs w:val="22"/>
                <w:rPrChange w:id="297" w:author="Tima Abboud" w:date="2021-04-30T13:58:00Z">
                  <w:rPr>
                    <w:ins w:id="298" w:author="Tima Abboud" w:date="2021-04-29T11:18:00Z"/>
                    <w:rFonts w:asciiTheme="minorHAnsi" w:hAnsiTheme="minorHAnsi"/>
                    <w:sz w:val="22"/>
                    <w:szCs w:val="22"/>
                  </w:rPr>
                </w:rPrChange>
              </w:rPr>
            </w:pPr>
            <w:ins w:id="299" w:author="Tima Abboud" w:date="2021-04-29T11:19:00Z">
              <w:r w:rsidRPr="00367A85">
                <w:rPr>
                  <w:rFonts w:asciiTheme="minorHAnsi" w:hAnsiTheme="minorHAnsi"/>
                  <w:color w:val="auto"/>
                  <w:sz w:val="22"/>
                  <w:szCs w:val="22"/>
                  <w:u w:val="single"/>
                </w:rPr>
                <w:t>*</w:t>
              </w:r>
            </w:ins>
            <w:ins w:id="300" w:author="Tima Abboud" w:date="2021-04-29T11:18:00Z">
              <w:r w:rsidRPr="00367A85">
                <w:rPr>
                  <w:rFonts w:asciiTheme="minorHAnsi" w:hAnsiTheme="minorHAnsi"/>
                  <w:color w:val="auto"/>
                  <w:sz w:val="22"/>
                  <w:szCs w:val="22"/>
                  <w:u w:val="single"/>
                  <w:rPrChange w:id="301" w:author="Tima Abboud" w:date="2021-04-30T13:58:00Z">
                    <w:rPr>
                      <w:rFonts w:asciiTheme="minorHAnsi" w:hAnsiTheme="minorHAnsi"/>
                      <w:color w:val="auto"/>
                      <w:sz w:val="22"/>
                      <w:szCs w:val="22"/>
                    </w:rPr>
                  </w:rPrChange>
                </w:rPr>
                <w:t>In</w:t>
              </w:r>
              <w:r w:rsidRPr="00367A85">
                <w:rPr>
                  <w:rFonts w:asciiTheme="minorHAnsi" w:hAnsiTheme="minorHAnsi"/>
                  <w:color w:val="auto"/>
                  <w:sz w:val="22"/>
                  <w:szCs w:val="22"/>
                  <w:u w:val="single"/>
                  <w:rPrChange w:id="302" w:author="Tima Abboud" w:date="2021-04-30T13:58:00Z">
                    <w:rPr>
                      <w:rFonts w:asciiTheme="minorHAnsi" w:hAnsiTheme="minorHAnsi"/>
                      <w:sz w:val="22"/>
                      <w:szCs w:val="22"/>
                    </w:rPr>
                  </w:rPrChange>
                </w:rPr>
                <w:t xml:space="preserve"> case of amalgamation</w:t>
              </w:r>
            </w:ins>
            <w:ins w:id="303" w:author="Tima Abboud" w:date="2021-04-29T11:19:00Z">
              <w:r w:rsidRPr="00367A85">
                <w:rPr>
                  <w:rFonts w:asciiTheme="minorHAnsi" w:hAnsiTheme="minorHAnsi"/>
                  <w:color w:val="auto"/>
                  <w:sz w:val="22"/>
                  <w:szCs w:val="22"/>
                  <w:rPrChange w:id="304" w:author="Tima Abboud" w:date="2021-04-30T13:58:00Z">
                    <w:rPr>
                      <w:rFonts w:asciiTheme="minorHAnsi" w:hAnsiTheme="minorHAnsi"/>
                      <w:color w:val="FF0000"/>
                      <w:sz w:val="22"/>
                      <w:szCs w:val="22"/>
                    </w:rPr>
                  </w:rPrChange>
                </w:rPr>
                <w:t xml:space="preserve">, </w:t>
              </w:r>
            </w:ins>
            <w:ins w:id="305" w:author="Tima Abboud" w:date="2021-04-29T11:21:00Z">
              <w:r w:rsidRPr="00367A85">
                <w:rPr>
                  <w:rFonts w:asciiTheme="minorHAnsi" w:hAnsiTheme="minorHAnsi"/>
                  <w:color w:val="auto"/>
                  <w:sz w:val="22"/>
                  <w:szCs w:val="22"/>
                  <w:lang w:eastAsia="en-CA"/>
                  <w:rPrChange w:id="306" w:author="Tima Abboud" w:date="2021-04-30T13:58:00Z">
                    <w:rPr>
                      <w:rFonts w:asciiTheme="minorHAnsi" w:hAnsiTheme="minorHAnsi"/>
                      <w:sz w:val="22"/>
                      <w:szCs w:val="22"/>
                      <w:lang w:eastAsia="en-CA"/>
                    </w:rPr>
                  </w:rPrChange>
                </w:rPr>
                <w:t>transactions linked to either the “EmploymentFrom” or the “EmploymentTo” will be considered:</w:t>
              </w:r>
            </w:ins>
          </w:p>
          <w:p w14:paraId="20168958" w14:textId="7DB8B7DC" w:rsidR="00E56F25" w:rsidRPr="00367A85" w:rsidRDefault="00E56F25" w:rsidP="00E56F25">
            <w:pPr>
              <w:ind w:left="0"/>
              <w:rPr>
                <w:ins w:id="307" w:author="Tima Abboud" w:date="2021-04-29T11:18:00Z"/>
                <w:rFonts w:asciiTheme="minorHAnsi" w:hAnsiTheme="minorHAnsi"/>
                <w:color w:val="auto"/>
                <w:sz w:val="22"/>
                <w:szCs w:val="22"/>
                <w:lang w:eastAsia="en-CA"/>
              </w:rPr>
            </w:pPr>
            <w:ins w:id="308" w:author="Tima Abboud" w:date="2021-04-29T11:18:00Z">
              <w:r w:rsidRPr="00367A85">
                <w:rPr>
                  <w:rFonts w:asciiTheme="minorHAnsi" w:hAnsiTheme="minorHAnsi"/>
                  <w:color w:val="auto"/>
                  <w:sz w:val="22"/>
                  <w:szCs w:val="22"/>
                  <w:lang w:eastAsia="en-CA"/>
                </w:rPr>
                <w:t>CalcYear = Year(</w:t>
              </w:r>
            </w:ins>
            <w:ins w:id="309" w:author="Tima Abboud" w:date="2021-04-29T11:19:00Z">
              <w:r w:rsidRPr="00367A85">
                <w:rPr>
                  <w:rFonts w:asciiTheme="minorHAnsi" w:hAnsiTheme="minorHAnsi"/>
                  <w:color w:val="auto"/>
                  <w:sz w:val="22"/>
                  <w:szCs w:val="22"/>
                  <w:rPrChange w:id="310" w:author="Tima Abboud" w:date="2021-04-30T13:58:00Z">
                    <w:rPr>
                      <w:rFonts w:asciiTheme="minorHAnsi" w:hAnsiTheme="minorHAnsi"/>
                      <w:sz w:val="22"/>
                      <w:szCs w:val="22"/>
                    </w:rPr>
                  </w:rPrChange>
                </w:rPr>
                <w:t>AmalgamatedFromEmployment.PermanencyDate</w:t>
              </w:r>
            </w:ins>
            <w:ins w:id="311" w:author="Tima Abboud" w:date="2021-04-29T11:18:00Z">
              <w:r w:rsidRPr="00367A85">
                <w:rPr>
                  <w:rFonts w:asciiTheme="minorHAnsi" w:hAnsiTheme="minorHAnsi"/>
                  <w:color w:val="auto"/>
                  <w:sz w:val="22"/>
                  <w:szCs w:val="22"/>
                  <w:lang w:eastAsia="en-CA"/>
                </w:rPr>
                <w:t>)</w:t>
              </w:r>
            </w:ins>
          </w:p>
          <w:p w14:paraId="1B9FA96C" w14:textId="77777777" w:rsidR="00E56F25" w:rsidRPr="00AB066A" w:rsidRDefault="00E56F25" w:rsidP="00E56F25">
            <w:pPr>
              <w:ind w:left="0"/>
              <w:rPr>
                <w:ins w:id="312" w:author="Tima Abboud" w:date="2021-04-29T11:18:00Z"/>
                <w:rFonts w:asciiTheme="minorHAnsi" w:hAnsiTheme="minorHAnsi"/>
                <w:color w:val="auto"/>
                <w:sz w:val="22"/>
                <w:szCs w:val="22"/>
                <w:lang w:eastAsia="en-CA"/>
              </w:rPr>
            </w:pPr>
            <w:ins w:id="313" w:author="Tima Abboud" w:date="2021-04-29T11:18:00Z">
              <w:r w:rsidRPr="00AB066A">
                <w:rPr>
                  <w:rFonts w:asciiTheme="minorHAnsi" w:hAnsiTheme="minorHAnsi"/>
                  <w:color w:val="auto"/>
                  <w:sz w:val="22"/>
                  <w:szCs w:val="22"/>
                  <w:lang w:eastAsia="en-CA"/>
                </w:rPr>
                <w:t>while CalcYear &lt; File.AdjustmentYear - 1 {</w:t>
              </w:r>
            </w:ins>
          </w:p>
          <w:p w14:paraId="57334D67" w14:textId="77777777" w:rsidR="00E56F25" w:rsidRPr="00AB066A" w:rsidRDefault="00E56F25" w:rsidP="00E56F25">
            <w:pPr>
              <w:ind w:left="0"/>
              <w:rPr>
                <w:ins w:id="314" w:author="Tima Abboud" w:date="2021-04-29T11:18:00Z"/>
                <w:rFonts w:asciiTheme="minorHAnsi" w:hAnsiTheme="minorHAnsi"/>
                <w:color w:val="auto"/>
                <w:sz w:val="22"/>
                <w:szCs w:val="22"/>
                <w:lang w:eastAsia="en-CA"/>
              </w:rPr>
            </w:pPr>
            <w:ins w:id="315" w:author="Tima Abboud" w:date="2021-04-29T11:18:00Z">
              <w:r w:rsidRPr="00AB066A">
                <w:rPr>
                  <w:rFonts w:asciiTheme="minorHAnsi" w:hAnsiTheme="minorHAnsi"/>
                  <w:color w:val="auto"/>
                  <w:sz w:val="22"/>
                  <w:szCs w:val="22"/>
                  <w:lang w:eastAsia="en-CA"/>
                </w:rPr>
                <w:tab/>
                <w:t>If (CalculateAE(SIN, Employer, CalcYear) &gt; 0) {</w:t>
              </w:r>
            </w:ins>
          </w:p>
          <w:p w14:paraId="662D58F5" w14:textId="77777777" w:rsidR="00E56F25" w:rsidRPr="00AB066A" w:rsidRDefault="00E56F25" w:rsidP="00E56F25">
            <w:pPr>
              <w:ind w:left="0"/>
              <w:rPr>
                <w:ins w:id="316" w:author="Tima Abboud" w:date="2021-04-29T11:18:00Z"/>
                <w:rFonts w:asciiTheme="minorHAnsi" w:hAnsiTheme="minorHAnsi"/>
                <w:color w:val="auto"/>
                <w:sz w:val="22"/>
                <w:szCs w:val="22"/>
                <w:lang w:eastAsia="en-CA"/>
              </w:rPr>
            </w:pPr>
            <w:ins w:id="317" w:author="Tima Abboud" w:date="2021-04-29T11:18:00Z">
              <w:r w:rsidRPr="00AB066A">
                <w:rPr>
                  <w:rFonts w:asciiTheme="minorHAnsi" w:hAnsiTheme="minorHAnsi"/>
                  <w:color w:val="auto"/>
                  <w:sz w:val="22"/>
                  <w:szCs w:val="22"/>
                  <w:lang w:eastAsia="en-CA"/>
                </w:rPr>
                <w:tab/>
              </w:r>
              <w:r w:rsidRPr="00AB066A">
                <w:rPr>
                  <w:rFonts w:asciiTheme="minorHAnsi" w:hAnsiTheme="minorHAnsi"/>
                  <w:color w:val="auto"/>
                  <w:sz w:val="22"/>
                  <w:szCs w:val="22"/>
                  <w:lang w:eastAsia="en-CA"/>
                </w:rPr>
                <w:tab/>
                <w:t>Exit function</w:t>
              </w:r>
            </w:ins>
          </w:p>
          <w:p w14:paraId="74BAA876" w14:textId="77777777" w:rsidR="00E56F25" w:rsidRPr="00AB066A" w:rsidRDefault="00E56F25" w:rsidP="00E56F25">
            <w:pPr>
              <w:ind w:left="0"/>
              <w:rPr>
                <w:ins w:id="318" w:author="Tima Abboud" w:date="2021-04-29T11:18:00Z"/>
                <w:rFonts w:asciiTheme="minorHAnsi" w:hAnsiTheme="minorHAnsi"/>
                <w:color w:val="auto"/>
                <w:sz w:val="22"/>
                <w:szCs w:val="22"/>
                <w:lang w:eastAsia="en-CA"/>
              </w:rPr>
            </w:pPr>
            <w:ins w:id="319" w:author="Tima Abboud" w:date="2021-04-29T11:18:00Z">
              <w:r w:rsidRPr="00AB066A">
                <w:rPr>
                  <w:rFonts w:asciiTheme="minorHAnsi" w:hAnsiTheme="minorHAnsi"/>
                  <w:color w:val="auto"/>
                  <w:sz w:val="22"/>
                  <w:szCs w:val="22"/>
                  <w:lang w:eastAsia="en-CA"/>
                </w:rPr>
                <w:tab/>
                <w:t>}</w:t>
              </w:r>
            </w:ins>
          </w:p>
          <w:p w14:paraId="37DDA191" w14:textId="77777777" w:rsidR="00E56F25" w:rsidRPr="00AB066A" w:rsidRDefault="00E56F25" w:rsidP="00E56F25">
            <w:pPr>
              <w:ind w:left="0"/>
              <w:rPr>
                <w:ins w:id="320" w:author="Tima Abboud" w:date="2021-04-29T11:18:00Z"/>
                <w:rFonts w:asciiTheme="minorHAnsi" w:hAnsiTheme="minorHAnsi"/>
                <w:color w:val="auto"/>
                <w:sz w:val="22"/>
                <w:szCs w:val="22"/>
                <w:lang w:eastAsia="en-CA"/>
              </w:rPr>
            </w:pPr>
            <w:ins w:id="321" w:author="Tima Abboud" w:date="2021-04-29T11:18:00Z">
              <w:r w:rsidRPr="00AB066A">
                <w:rPr>
                  <w:rFonts w:asciiTheme="minorHAnsi" w:hAnsiTheme="minorHAnsi"/>
                  <w:color w:val="auto"/>
                  <w:sz w:val="22"/>
                  <w:szCs w:val="22"/>
                  <w:lang w:eastAsia="en-CA"/>
                </w:rPr>
                <w:tab/>
                <w:t>CalcYear++</w:t>
              </w:r>
            </w:ins>
          </w:p>
          <w:p w14:paraId="4C8C0454" w14:textId="77777777" w:rsidR="00E56F25" w:rsidRPr="00AB066A" w:rsidRDefault="00E56F25" w:rsidP="00E56F25">
            <w:pPr>
              <w:ind w:left="0"/>
              <w:rPr>
                <w:ins w:id="322" w:author="Tima Abboud" w:date="2021-04-29T11:18:00Z"/>
                <w:rFonts w:asciiTheme="minorHAnsi" w:hAnsiTheme="minorHAnsi"/>
                <w:color w:val="auto"/>
                <w:sz w:val="22"/>
                <w:szCs w:val="22"/>
                <w:lang w:eastAsia="en-CA"/>
              </w:rPr>
            </w:pPr>
            <w:ins w:id="323" w:author="Tima Abboud" w:date="2021-04-29T11:18:00Z">
              <w:r w:rsidRPr="00AB066A">
                <w:rPr>
                  <w:rFonts w:asciiTheme="minorHAnsi" w:hAnsiTheme="minorHAnsi"/>
                  <w:color w:val="auto"/>
                  <w:sz w:val="22"/>
                  <w:szCs w:val="22"/>
                  <w:lang w:eastAsia="en-CA"/>
                </w:rPr>
                <w:t>}</w:t>
              </w:r>
            </w:ins>
          </w:p>
          <w:p w14:paraId="328EDD63" w14:textId="77777777" w:rsidR="00E56F25" w:rsidRPr="00AB066A" w:rsidRDefault="00E56F25" w:rsidP="00E56F25">
            <w:pPr>
              <w:ind w:left="0"/>
              <w:rPr>
                <w:ins w:id="324" w:author="Tima Abboud" w:date="2021-04-29T11:18:00Z"/>
                <w:rFonts w:asciiTheme="minorHAnsi" w:hAnsiTheme="minorHAnsi"/>
                <w:color w:val="auto"/>
                <w:sz w:val="22"/>
                <w:szCs w:val="22"/>
                <w:lang w:eastAsia="en-CA"/>
              </w:rPr>
            </w:pPr>
            <w:ins w:id="325" w:author="Tima Abboud" w:date="2021-04-29T11:18:00Z">
              <w:r w:rsidRPr="00AB066A">
                <w:rPr>
                  <w:rFonts w:asciiTheme="minorHAnsi" w:hAnsiTheme="minorHAnsi"/>
                  <w:color w:val="auto"/>
                  <w:sz w:val="22"/>
                  <w:szCs w:val="22"/>
                  <w:lang w:eastAsia="en-CA"/>
                </w:rPr>
                <w:t>if (AE_Calculate &gt; 120,000 OR AE_Calculate &lt; 20,000)) {</w:t>
              </w:r>
            </w:ins>
          </w:p>
          <w:p w14:paraId="2DCFF4C2" w14:textId="77777777" w:rsidR="00E56F25" w:rsidRPr="00AB066A" w:rsidRDefault="00E56F25" w:rsidP="00E56F25">
            <w:pPr>
              <w:ind w:left="0"/>
              <w:rPr>
                <w:ins w:id="326" w:author="Tima Abboud" w:date="2021-04-29T11:18:00Z"/>
                <w:rFonts w:asciiTheme="minorHAnsi" w:hAnsiTheme="minorHAnsi"/>
                <w:color w:val="auto"/>
                <w:sz w:val="22"/>
                <w:szCs w:val="22"/>
                <w:lang w:eastAsia="en-CA"/>
              </w:rPr>
            </w:pPr>
            <w:ins w:id="327" w:author="Tima Abboud" w:date="2021-04-29T11:18:00Z">
              <w:r w:rsidRPr="00AB066A">
                <w:rPr>
                  <w:rFonts w:asciiTheme="minorHAnsi" w:hAnsiTheme="minorHAnsi"/>
                  <w:color w:val="auto"/>
                  <w:sz w:val="22"/>
                  <w:szCs w:val="22"/>
                  <w:lang w:eastAsia="en-CA"/>
                </w:rPr>
                <w:tab/>
                <w:t>error</w:t>
              </w:r>
            </w:ins>
          </w:p>
          <w:p w14:paraId="1DED8F7E" w14:textId="77777777" w:rsidR="00E56F25" w:rsidRPr="00AB066A" w:rsidRDefault="00E56F25" w:rsidP="00E56F25">
            <w:pPr>
              <w:ind w:left="0"/>
              <w:rPr>
                <w:ins w:id="328" w:author="Tima Abboud" w:date="2021-04-29T11:18:00Z"/>
                <w:rFonts w:asciiTheme="minorHAnsi" w:hAnsiTheme="minorHAnsi"/>
                <w:color w:val="auto"/>
                <w:sz w:val="22"/>
                <w:szCs w:val="22"/>
                <w:lang w:eastAsia="en-CA"/>
              </w:rPr>
            </w:pPr>
            <w:ins w:id="329" w:author="Tima Abboud" w:date="2021-04-29T11:18:00Z">
              <w:r w:rsidRPr="00AB066A">
                <w:rPr>
                  <w:rFonts w:asciiTheme="minorHAnsi" w:hAnsiTheme="minorHAnsi"/>
                  <w:color w:val="auto"/>
                  <w:sz w:val="22"/>
                  <w:szCs w:val="22"/>
                  <w:lang w:eastAsia="en-CA"/>
                </w:rPr>
                <w:t>}</w:t>
              </w:r>
            </w:ins>
          </w:p>
          <w:p w14:paraId="58C74C2F" w14:textId="77777777" w:rsidR="00E56F25" w:rsidRDefault="00E56F25" w:rsidP="00E51451">
            <w:pPr>
              <w:ind w:left="0"/>
              <w:rPr>
                <w:ins w:id="330" w:author="Tima Abboud" w:date="2021-04-29T11:18:00Z"/>
                <w:rFonts w:asciiTheme="minorHAnsi" w:hAnsiTheme="minorHAnsi"/>
                <w:sz w:val="22"/>
                <w:szCs w:val="22"/>
              </w:rPr>
            </w:pPr>
          </w:p>
          <w:p w14:paraId="2CE57F0E" w14:textId="068ECC67" w:rsidR="00E51451" w:rsidRPr="004755E9" w:rsidRDefault="00E56F25" w:rsidP="00E51451">
            <w:pPr>
              <w:ind w:left="0"/>
              <w:rPr>
                <w:rFonts w:asciiTheme="minorHAnsi" w:hAnsiTheme="minorHAnsi"/>
                <w:color w:val="auto"/>
                <w:sz w:val="22"/>
                <w:szCs w:val="22"/>
                <w:u w:val="single"/>
                <w:lang w:eastAsia="en-CA"/>
                <w:rPrChange w:id="331" w:author="Tima Abboud" w:date="2021-05-05T08:59:00Z">
                  <w:rPr>
                    <w:rFonts w:asciiTheme="minorHAnsi" w:hAnsiTheme="minorHAnsi"/>
                    <w:sz w:val="22"/>
                    <w:szCs w:val="22"/>
                    <w:lang w:eastAsia="en-CA"/>
                  </w:rPr>
                </w:rPrChange>
              </w:rPr>
            </w:pPr>
            <w:ins w:id="332" w:author="Tima Abboud" w:date="2021-04-29T11:19:00Z">
              <w:r w:rsidRPr="004755E9">
                <w:rPr>
                  <w:rFonts w:asciiTheme="minorHAnsi" w:hAnsiTheme="minorHAnsi"/>
                  <w:color w:val="auto"/>
                  <w:sz w:val="22"/>
                  <w:szCs w:val="22"/>
                  <w:u w:val="single"/>
                  <w:lang w:eastAsia="en-CA"/>
                  <w:rPrChange w:id="333" w:author="Tima Abboud" w:date="2021-05-05T08:59:00Z">
                    <w:rPr>
                      <w:rFonts w:asciiTheme="minorHAnsi" w:hAnsiTheme="minorHAnsi"/>
                      <w:sz w:val="22"/>
                      <w:szCs w:val="22"/>
                      <w:lang w:eastAsia="en-CA"/>
                    </w:rPr>
                  </w:rPrChange>
                </w:rPr>
                <w:t>*</w:t>
              </w:r>
            </w:ins>
            <w:ins w:id="334" w:author="Tima Abboud" w:date="2021-04-29T11:18:00Z">
              <w:r w:rsidRPr="004755E9">
                <w:rPr>
                  <w:rFonts w:asciiTheme="minorHAnsi" w:hAnsiTheme="minorHAnsi"/>
                  <w:color w:val="auto"/>
                  <w:sz w:val="22"/>
                  <w:szCs w:val="22"/>
                  <w:u w:val="single"/>
                  <w:lang w:eastAsia="en-CA"/>
                  <w:rPrChange w:id="335" w:author="Tima Abboud" w:date="2021-05-05T08:59:00Z">
                    <w:rPr>
                      <w:rFonts w:asciiTheme="minorHAnsi" w:hAnsiTheme="minorHAnsi"/>
                      <w:sz w:val="22"/>
                      <w:szCs w:val="22"/>
                      <w:lang w:eastAsia="en-CA"/>
                    </w:rPr>
                  </w:rPrChange>
                </w:rPr>
                <w:t xml:space="preserve">In </w:t>
              </w:r>
            </w:ins>
            <w:ins w:id="336" w:author="Tima Abboud" w:date="2021-04-29T11:19:00Z">
              <w:r w:rsidRPr="004755E9">
                <w:rPr>
                  <w:rFonts w:asciiTheme="minorHAnsi" w:hAnsiTheme="minorHAnsi"/>
                  <w:color w:val="auto"/>
                  <w:sz w:val="22"/>
                  <w:szCs w:val="22"/>
                  <w:u w:val="single"/>
                  <w:lang w:eastAsia="en-CA"/>
                  <w:rPrChange w:id="337" w:author="Tima Abboud" w:date="2021-05-05T08:59:00Z">
                    <w:rPr>
                      <w:rFonts w:asciiTheme="minorHAnsi" w:hAnsiTheme="minorHAnsi"/>
                      <w:sz w:val="22"/>
                      <w:szCs w:val="22"/>
                      <w:lang w:eastAsia="en-CA"/>
                    </w:rPr>
                  </w:rPrChange>
                </w:rPr>
                <w:t xml:space="preserve">all </w:t>
              </w:r>
            </w:ins>
            <w:ins w:id="338" w:author="Tima Abboud" w:date="2021-04-29T11:18:00Z">
              <w:r w:rsidRPr="004755E9">
                <w:rPr>
                  <w:rFonts w:asciiTheme="minorHAnsi" w:hAnsiTheme="minorHAnsi"/>
                  <w:color w:val="auto"/>
                  <w:sz w:val="22"/>
                  <w:szCs w:val="22"/>
                  <w:u w:val="single"/>
                  <w:lang w:eastAsia="en-CA"/>
                  <w:rPrChange w:id="339" w:author="Tima Abboud" w:date="2021-05-05T08:59:00Z">
                    <w:rPr>
                      <w:rFonts w:asciiTheme="minorHAnsi" w:hAnsiTheme="minorHAnsi"/>
                      <w:sz w:val="22"/>
                      <w:szCs w:val="22"/>
                      <w:lang w:eastAsia="en-CA"/>
                    </w:rPr>
                  </w:rPrChange>
                </w:rPr>
                <w:t>other cases:</w:t>
              </w:r>
            </w:ins>
          </w:p>
          <w:p w14:paraId="7B480596"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CalcYear = Year(Ariel.PermanencyDate)</w:t>
            </w:r>
          </w:p>
          <w:p w14:paraId="150B52F7"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while CalcYear &lt; File.AdjustmentYear - 1 {</w:t>
            </w:r>
          </w:p>
          <w:p w14:paraId="6E7A90CA"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t>If (CalculateAE(SIN, Employer, CalcYear) &gt; 0) {</w:t>
            </w:r>
          </w:p>
          <w:p w14:paraId="6F118506"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r>
            <w:r w:rsidRPr="00AB066A">
              <w:rPr>
                <w:rFonts w:asciiTheme="minorHAnsi" w:hAnsiTheme="minorHAnsi"/>
                <w:color w:val="auto"/>
                <w:sz w:val="22"/>
                <w:szCs w:val="22"/>
                <w:lang w:eastAsia="en-CA"/>
              </w:rPr>
              <w:tab/>
              <w:t>Exit function</w:t>
            </w:r>
          </w:p>
          <w:p w14:paraId="0E2929E6"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t>}</w:t>
            </w:r>
          </w:p>
          <w:p w14:paraId="5C3913A0"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t>CalcYear++</w:t>
            </w:r>
          </w:p>
          <w:p w14:paraId="14B2CE60"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w:t>
            </w:r>
          </w:p>
          <w:p w14:paraId="2AA3E5E9"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if (AE_Calculate &gt; 120,000 OR AE_Calculate &lt; 20,000)) {</w:t>
            </w:r>
          </w:p>
          <w:p w14:paraId="6CB7D57D"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t>error</w:t>
            </w:r>
          </w:p>
          <w:p w14:paraId="657A9E6B" w14:textId="6385FEF0" w:rsidR="00477985"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w:t>
            </w:r>
          </w:p>
          <w:p w14:paraId="1F5ECB37" w14:textId="05457084" w:rsidR="00E56F25" w:rsidRDefault="00E56F25" w:rsidP="000836DD">
            <w:pPr>
              <w:ind w:left="0"/>
              <w:rPr>
                <w:rFonts w:asciiTheme="minorHAnsi" w:eastAsia="Times New Roman" w:hAnsiTheme="minorHAnsi" w:cs="Calibri"/>
                <w:b/>
                <w:color w:val="auto"/>
                <w:sz w:val="22"/>
                <w:szCs w:val="22"/>
                <w:lang w:eastAsia="en-CA"/>
              </w:rPr>
            </w:pPr>
          </w:p>
          <w:p w14:paraId="2C1C5C58" w14:textId="77777777" w:rsidR="00477985" w:rsidRPr="0094089F" w:rsidRDefault="00477985" w:rsidP="000836DD">
            <w:pPr>
              <w:ind w:left="0"/>
              <w:rPr>
                <w:rFonts w:asciiTheme="minorHAnsi" w:hAnsiTheme="minorHAnsi"/>
                <w:b/>
                <w:sz w:val="22"/>
                <w:szCs w:val="22"/>
                <w:lang w:eastAsia="en-CA"/>
              </w:rPr>
            </w:pPr>
            <w:r w:rsidRPr="0094089F">
              <w:rPr>
                <w:rFonts w:asciiTheme="minorHAnsi" w:eastAsia="Times New Roman" w:hAnsiTheme="minorHAnsi" w:cs="Calibri"/>
                <w:b/>
                <w:color w:val="auto"/>
                <w:sz w:val="22"/>
                <w:szCs w:val="22"/>
                <w:lang w:eastAsia="en-CA"/>
              </w:rPr>
              <w:t>Events (Final Data)</w:t>
            </w:r>
          </w:p>
          <w:p w14:paraId="1F7289CB" w14:textId="77777777" w:rsidR="00E51451" w:rsidRDefault="00E51451" w:rsidP="00E51451">
            <w:pPr>
              <w:ind w:left="0"/>
              <w:rPr>
                <w:rFonts w:asciiTheme="minorHAnsi" w:hAnsiTheme="minorHAnsi"/>
                <w:sz w:val="22"/>
                <w:szCs w:val="22"/>
                <w:lang w:eastAsia="en-CA"/>
              </w:rPr>
            </w:pPr>
          </w:p>
          <w:p w14:paraId="081D0558" w14:textId="77777777" w:rsidR="00E51451" w:rsidRDefault="00E51451" w:rsidP="00E51451">
            <w:pPr>
              <w:ind w:left="0"/>
              <w:rPr>
                <w:rFonts w:asciiTheme="minorHAnsi" w:hAnsiTheme="minorHAnsi"/>
                <w:sz w:val="22"/>
                <w:szCs w:val="22"/>
                <w:lang w:eastAsia="en-CA"/>
              </w:rPr>
            </w:pPr>
          </w:p>
          <w:p w14:paraId="5C62B737"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CalcYear = Year(Ariel.PermanencyDate)</w:t>
            </w:r>
          </w:p>
          <w:p w14:paraId="521BA64D"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while CalcYear &lt; Year (File.DateOfDeath or File.DateOfRetiremnt) - 1 {</w:t>
            </w:r>
          </w:p>
          <w:p w14:paraId="09C7B257"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t>If (CalculateAE(SIN, Employer, CalcYear) &gt; 0) {</w:t>
            </w:r>
          </w:p>
          <w:p w14:paraId="4D116954"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r>
            <w:r w:rsidRPr="00AB066A">
              <w:rPr>
                <w:rFonts w:asciiTheme="minorHAnsi" w:hAnsiTheme="minorHAnsi"/>
                <w:color w:val="auto"/>
                <w:sz w:val="22"/>
                <w:szCs w:val="22"/>
                <w:lang w:eastAsia="en-CA"/>
              </w:rPr>
              <w:tab/>
              <w:t>Exit function</w:t>
            </w:r>
          </w:p>
          <w:p w14:paraId="30029E6C"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t>}</w:t>
            </w:r>
          </w:p>
          <w:p w14:paraId="6F846614"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t>CalcYear++</w:t>
            </w:r>
          </w:p>
          <w:p w14:paraId="454D0D18"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w:t>
            </w:r>
          </w:p>
          <w:p w14:paraId="37FC2710"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if (AE_Calculate &gt; 120,000 OR AE_Calculate &lt; 20,000)) {</w:t>
            </w:r>
          </w:p>
          <w:p w14:paraId="5F736661" w14:textId="77777777" w:rsidR="00E51451" w:rsidRPr="00AB066A" w:rsidRDefault="00E51451" w:rsidP="00E51451">
            <w:pPr>
              <w:ind w:left="0"/>
              <w:rPr>
                <w:rFonts w:asciiTheme="minorHAnsi" w:hAnsiTheme="minorHAnsi"/>
                <w:color w:val="auto"/>
                <w:sz w:val="22"/>
                <w:szCs w:val="22"/>
                <w:lang w:eastAsia="en-CA"/>
              </w:rPr>
            </w:pPr>
            <w:r w:rsidRPr="00AB066A">
              <w:rPr>
                <w:rFonts w:asciiTheme="minorHAnsi" w:hAnsiTheme="minorHAnsi"/>
                <w:color w:val="auto"/>
                <w:sz w:val="22"/>
                <w:szCs w:val="22"/>
                <w:lang w:eastAsia="en-CA"/>
              </w:rPr>
              <w:tab/>
              <w:t>error</w:t>
            </w:r>
          </w:p>
          <w:p w14:paraId="1F934CDA" w14:textId="64DBC20E" w:rsidR="00477985" w:rsidRPr="00E51451" w:rsidRDefault="00E51451" w:rsidP="000836DD">
            <w:pPr>
              <w:ind w:left="0"/>
              <w:rPr>
                <w:rFonts w:asciiTheme="minorHAnsi" w:hAnsiTheme="minorHAnsi"/>
                <w:color w:val="FF0000"/>
                <w:sz w:val="22"/>
                <w:szCs w:val="22"/>
                <w:lang w:eastAsia="en-CA"/>
              </w:rPr>
            </w:pPr>
            <w:r w:rsidRPr="00AB066A">
              <w:rPr>
                <w:rFonts w:asciiTheme="minorHAnsi" w:hAnsiTheme="minorHAnsi"/>
                <w:color w:val="auto"/>
                <w:sz w:val="22"/>
                <w:szCs w:val="22"/>
                <w:lang w:eastAsia="en-CA"/>
              </w:rPr>
              <w:t>}</w:t>
            </w:r>
          </w:p>
        </w:tc>
      </w:tr>
      <w:tr w:rsidR="00477985" w:rsidRPr="00A61AB1" w14:paraId="5B60F6D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71F1F8"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C5CB38E" w14:textId="5FB69FB1" w:rsidR="00477985" w:rsidRPr="00A762CE" w:rsidRDefault="00326C09"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477985" w:rsidRPr="00A61AB1" w14:paraId="6D27C77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E9C4E2"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032EFD6" w14:textId="03266393" w:rsidR="00477985" w:rsidRPr="001D1230" w:rsidRDefault="00BA0071" w:rsidP="000836DD">
            <w:pPr>
              <w:spacing w:before="60" w:after="60"/>
              <w:ind w:left="0"/>
            </w:pPr>
            <w:r w:rsidRPr="0008133E">
              <w:rPr>
                <w:rFonts w:asciiTheme="minorHAnsi" w:hAnsiTheme="minorHAnsi" w:cs="Arial"/>
                <w:sz w:val="22"/>
                <w:szCs w:val="22"/>
              </w:rPr>
              <w:t>Please verify that the Annual</w:t>
            </w:r>
            <w:r>
              <w:rPr>
                <w:rFonts w:asciiTheme="minorHAnsi" w:hAnsiTheme="minorHAnsi" w:cs="Arial"/>
                <w:sz w:val="22"/>
                <w:szCs w:val="22"/>
              </w:rPr>
              <w:t>ized Earnings amount of ${0</w:t>
            </w:r>
            <w:r w:rsidRPr="0008133E">
              <w:rPr>
                <w:rFonts w:asciiTheme="minorHAnsi" w:hAnsiTheme="minorHAnsi" w:cs="Arial"/>
                <w:sz w:val="22"/>
                <w:szCs w:val="22"/>
              </w:rPr>
              <w:t xml:space="preserve">} </w:t>
            </w:r>
            <w:r>
              <w:rPr>
                <w:rFonts w:asciiTheme="minorHAnsi" w:hAnsiTheme="minorHAnsi" w:cs="Arial"/>
                <w:sz w:val="22"/>
                <w:szCs w:val="22"/>
              </w:rPr>
              <w:t>for {1</w:t>
            </w:r>
            <w:r w:rsidRPr="0008133E">
              <w:rPr>
                <w:rFonts w:asciiTheme="minorHAnsi" w:hAnsiTheme="minorHAnsi" w:cs="Arial"/>
                <w:sz w:val="22"/>
                <w:szCs w:val="22"/>
              </w:rPr>
              <w:t xml:space="preserve">} </w:t>
            </w:r>
            <w:r>
              <w:rPr>
                <w:rFonts w:asciiTheme="minorHAnsi" w:hAnsiTheme="minorHAnsi" w:cs="Arial"/>
                <w:sz w:val="22"/>
                <w:szCs w:val="22"/>
              </w:rPr>
              <w:t>is</w:t>
            </w:r>
            <w:r w:rsidRPr="0008133E">
              <w:rPr>
                <w:rFonts w:asciiTheme="minorHAnsi" w:hAnsiTheme="minorHAnsi" w:cs="Arial"/>
                <w:sz w:val="22"/>
                <w:szCs w:val="22"/>
              </w:rPr>
              <w:t xml:space="preserve"> correct.</w:t>
            </w:r>
          </w:p>
        </w:tc>
      </w:tr>
      <w:tr w:rsidR="00477985" w:rsidRPr="00A61AB1" w14:paraId="5A38008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A1D3C90"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EA929AB"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AB0584A" w14:textId="28E762C3" w:rsidR="00477985" w:rsidRPr="002C34DD" w:rsidRDefault="00BA0071" w:rsidP="000836DD">
            <w:pPr>
              <w:spacing w:before="60" w:after="60"/>
              <w:ind w:left="0"/>
            </w:pPr>
            <w:r w:rsidRPr="0008133E">
              <w:rPr>
                <w:rFonts w:asciiTheme="minorHAnsi" w:hAnsiTheme="minorHAnsi" w:cs="Arial"/>
                <w:sz w:val="22"/>
                <w:szCs w:val="22"/>
              </w:rPr>
              <w:t>Please verify that the Annual</w:t>
            </w:r>
            <w:r>
              <w:rPr>
                <w:rFonts w:asciiTheme="minorHAnsi" w:hAnsiTheme="minorHAnsi" w:cs="Arial"/>
                <w:sz w:val="22"/>
                <w:szCs w:val="22"/>
              </w:rPr>
              <w:t>ized Earnings amount for the reporting year</w:t>
            </w:r>
            <w:r w:rsidRPr="0008133E">
              <w:rPr>
                <w:rFonts w:asciiTheme="minorHAnsi" w:hAnsiTheme="minorHAnsi" w:cs="Arial"/>
                <w:sz w:val="22"/>
                <w:szCs w:val="22"/>
              </w:rPr>
              <w:t xml:space="preserve"> </w:t>
            </w:r>
            <w:r>
              <w:rPr>
                <w:rFonts w:asciiTheme="minorHAnsi" w:hAnsiTheme="minorHAnsi" w:cs="Arial"/>
                <w:sz w:val="22"/>
                <w:szCs w:val="22"/>
              </w:rPr>
              <w:t>is</w:t>
            </w:r>
            <w:r w:rsidRPr="0008133E">
              <w:rPr>
                <w:rFonts w:asciiTheme="minorHAnsi" w:hAnsiTheme="minorHAnsi" w:cs="Arial"/>
                <w:sz w:val="22"/>
                <w:szCs w:val="22"/>
              </w:rPr>
              <w:t xml:space="preserve"> correct.</w:t>
            </w:r>
          </w:p>
        </w:tc>
      </w:tr>
      <w:tr w:rsidR="00477985" w:rsidRPr="0085712F" w14:paraId="4AA2599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79E9D4" w14:textId="77777777" w:rsidR="00477985" w:rsidRPr="0085712F" w:rsidRDefault="00477985"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C991F42" w14:textId="77777777" w:rsidR="00BA0071" w:rsidRDefault="00BA0071" w:rsidP="00BA0071">
            <w:pPr>
              <w:ind w:left="0"/>
              <w:rPr>
                <w:rFonts w:asciiTheme="minorHAnsi" w:hAnsiTheme="minorHAnsi"/>
                <w:sz w:val="22"/>
                <w:szCs w:val="22"/>
                <w:lang w:eastAsia="en-CA"/>
              </w:rPr>
            </w:pPr>
            <w:r>
              <w:rPr>
                <w:rFonts w:asciiTheme="minorHAnsi" w:hAnsiTheme="minorHAnsi" w:cs="Calibri"/>
                <w:color w:val="auto"/>
                <w:sz w:val="22"/>
                <w:szCs w:val="22"/>
              </w:rPr>
              <w:t xml:space="preserve">0: </w:t>
            </w:r>
            <w:r w:rsidRPr="00A314F7">
              <w:rPr>
                <w:rFonts w:asciiTheme="minorHAnsi" w:hAnsiTheme="minorHAnsi"/>
                <w:color w:val="auto"/>
                <w:sz w:val="22"/>
                <w:szCs w:val="22"/>
                <w:lang w:eastAsia="en-CA"/>
              </w:rPr>
              <w:t>AE_</w:t>
            </w:r>
            <w:r>
              <w:rPr>
                <w:rFonts w:asciiTheme="minorHAnsi" w:hAnsiTheme="minorHAnsi"/>
                <w:color w:val="auto"/>
                <w:sz w:val="22"/>
                <w:szCs w:val="22"/>
                <w:lang w:eastAsia="en-CA"/>
              </w:rPr>
              <w:t>Calculate</w:t>
            </w:r>
          </w:p>
          <w:p w14:paraId="2D0C443B" w14:textId="21E9F700" w:rsidR="00477985" w:rsidRPr="009C43D2" w:rsidRDefault="00BA0071" w:rsidP="000836DD">
            <w:pPr>
              <w:ind w:left="0"/>
              <w:rPr>
                <w:rFonts w:asciiTheme="minorHAnsi" w:hAnsiTheme="minorHAnsi" w:cs="Calibri"/>
                <w:color w:val="auto"/>
                <w:sz w:val="22"/>
                <w:szCs w:val="22"/>
              </w:rPr>
            </w:pPr>
            <w:r>
              <w:rPr>
                <w:rFonts w:asciiTheme="minorHAnsi" w:hAnsiTheme="minorHAnsi" w:cs="Calibri"/>
                <w:color w:val="auto"/>
                <w:sz w:val="22"/>
                <w:szCs w:val="22"/>
              </w:rPr>
              <w:t xml:space="preserve">1: </w:t>
            </w:r>
            <w:r>
              <w:rPr>
                <w:rFonts w:asciiTheme="minorHAnsi" w:hAnsiTheme="minorHAnsi"/>
                <w:sz w:val="22"/>
                <w:szCs w:val="22"/>
                <w:lang w:eastAsia="en-CA"/>
              </w:rPr>
              <w:t>Year(ExecutionParameter.StartDate)</w:t>
            </w:r>
          </w:p>
        </w:tc>
      </w:tr>
      <w:tr w:rsidR="00477985" w:rsidRPr="0085712F" w14:paraId="68A9065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539447" w14:textId="77777777" w:rsidR="00477985" w:rsidRPr="0085712F" w:rsidRDefault="00477985"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E6C37E5" w14:textId="76F18944" w:rsidR="00477985" w:rsidRPr="006100CE" w:rsidRDefault="00BA0071" w:rsidP="000836DD">
            <w:pPr>
              <w:spacing w:before="60" w:after="60" w:line="240" w:lineRule="auto"/>
              <w:ind w:left="0"/>
              <w:rPr>
                <w:rFonts w:asciiTheme="minorHAnsi" w:hAnsiTheme="minorHAnsi"/>
                <w:sz w:val="22"/>
                <w:szCs w:val="22"/>
                <w:lang w:eastAsia="en-CA"/>
              </w:rPr>
            </w:pPr>
            <w:r w:rsidRPr="0008133E">
              <w:rPr>
                <w:rFonts w:asciiTheme="minorHAnsi" w:hAnsiTheme="minorHAnsi"/>
                <w:sz w:val="22"/>
                <w:szCs w:val="22"/>
                <w:lang w:eastAsia="en-CA"/>
              </w:rPr>
              <w:t>The reported annualized earnings are correct.</w:t>
            </w:r>
          </w:p>
        </w:tc>
      </w:tr>
      <w:tr w:rsidR="00477985" w:rsidRPr="0085712F" w14:paraId="4CB0B3F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64E949"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5565968" w14:textId="3F31A348" w:rsidR="00477985" w:rsidRPr="006100CE" w:rsidRDefault="00477985" w:rsidP="000836DD">
            <w:pPr>
              <w:spacing w:before="60" w:after="60" w:line="240" w:lineRule="auto"/>
              <w:ind w:left="0"/>
              <w:rPr>
                <w:rFonts w:asciiTheme="minorHAnsi" w:hAnsiTheme="minorHAnsi"/>
                <w:sz w:val="22"/>
                <w:szCs w:val="22"/>
                <w:lang w:eastAsia="en-CA"/>
              </w:rPr>
            </w:pPr>
          </w:p>
        </w:tc>
      </w:tr>
      <w:tr w:rsidR="00477985" w:rsidRPr="0085712F" w14:paraId="67A6099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F5B625"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A597CFD" w14:textId="77777777" w:rsidR="00477985" w:rsidRPr="0085712F" w:rsidRDefault="00477985"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191AFAD" w14:textId="4C255FC2" w:rsidR="00BA2BDD" w:rsidRDefault="00BA2BDD" w:rsidP="000A0228">
            <w:pPr>
              <w:spacing w:before="60" w:after="60" w:line="240" w:lineRule="auto"/>
              <w:ind w:left="0"/>
              <w:rPr>
                <w:ins w:id="340" w:author="Tima Abboud" w:date="2021-04-29T11:27:00Z"/>
                <w:rFonts w:asciiTheme="minorHAnsi" w:hAnsiTheme="minorHAnsi"/>
                <w:sz w:val="22"/>
                <w:szCs w:val="22"/>
                <w:lang w:eastAsia="en-CA"/>
              </w:rPr>
            </w:pPr>
            <w:ins w:id="341" w:author="Tima Abboud" w:date="2021-04-29T11:27:00Z">
              <w:r>
                <w:rPr>
                  <w:rFonts w:asciiTheme="minorHAnsi" w:hAnsiTheme="minorHAnsi"/>
                  <w:sz w:val="22"/>
                  <w:szCs w:val="22"/>
                  <w:lang w:eastAsia="en-CA"/>
                </w:rPr>
                <w:t>TA 20210429:</w:t>
              </w:r>
            </w:ins>
          </w:p>
          <w:p w14:paraId="50D7778F" w14:textId="6D3258C5" w:rsidR="00BA2BDD" w:rsidRPr="00BA2BDD" w:rsidRDefault="00BA2BDD">
            <w:pPr>
              <w:pStyle w:val="ListParagraph"/>
              <w:numPr>
                <w:ilvl w:val="0"/>
                <w:numId w:val="32"/>
              </w:numPr>
              <w:spacing w:before="60" w:after="60" w:line="240" w:lineRule="auto"/>
              <w:rPr>
                <w:ins w:id="342" w:author="Tima Abboud" w:date="2021-04-29T11:27:00Z"/>
                <w:rFonts w:asciiTheme="minorHAnsi" w:hAnsiTheme="minorHAnsi"/>
                <w:sz w:val="22"/>
                <w:szCs w:val="22"/>
                <w:lang w:eastAsia="en-CA"/>
                <w:rPrChange w:id="343" w:author="Tima Abboud" w:date="2021-04-29T11:28:00Z">
                  <w:rPr>
                    <w:ins w:id="344" w:author="Tima Abboud" w:date="2021-04-29T11:27:00Z"/>
                    <w:lang w:eastAsia="en-CA"/>
                  </w:rPr>
                </w:rPrChange>
              </w:rPr>
              <w:pPrChange w:id="345" w:author="Tima Abboud" w:date="2021-04-29T11:28:00Z">
                <w:pPr>
                  <w:spacing w:before="60" w:after="60" w:line="240" w:lineRule="auto"/>
                  <w:ind w:left="0"/>
                </w:pPr>
              </w:pPrChange>
            </w:pPr>
            <w:ins w:id="346" w:author="Tima Abboud" w:date="2021-04-29T11:28:00Z">
              <w:r>
                <w:rPr>
                  <w:rFonts w:asciiTheme="minorHAnsi" w:hAnsiTheme="minorHAnsi"/>
                  <w:sz w:val="22"/>
                  <w:szCs w:val="22"/>
                  <w:lang w:eastAsia="en-CA"/>
                </w:rPr>
                <w:t>Updated Validation Rule and Validation Logic to account for amalgamation.</w:t>
              </w:r>
            </w:ins>
          </w:p>
          <w:p w14:paraId="06C81D70" w14:textId="77777777" w:rsidR="00BA2BDD" w:rsidRDefault="00BA2BDD" w:rsidP="000A0228">
            <w:pPr>
              <w:spacing w:before="60" w:after="60" w:line="240" w:lineRule="auto"/>
              <w:ind w:left="0"/>
              <w:rPr>
                <w:ins w:id="347" w:author="Tima Abboud" w:date="2021-04-29T11:27:00Z"/>
                <w:rFonts w:asciiTheme="minorHAnsi" w:hAnsiTheme="minorHAnsi"/>
                <w:sz w:val="22"/>
                <w:szCs w:val="22"/>
                <w:lang w:eastAsia="en-CA"/>
              </w:rPr>
            </w:pPr>
          </w:p>
          <w:p w14:paraId="20D2E1D7" w14:textId="2BA3AF88" w:rsidR="000A0228" w:rsidRDefault="000A0228" w:rsidP="000A0228">
            <w:pPr>
              <w:spacing w:before="60" w:after="60" w:line="240" w:lineRule="auto"/>
              <w:ind w:left="0"/>
              <w:rPr>
                <w:rFonts w:asciiTheme="minorHAnsi" w:hAnsiTheme="minorHAnsi"/>
                <w:sz w:val="22"/>
                <w:szCs w:val="22"/>
                <w:lang w:eastAsia="en-CA"/>
              </w:rPr>
            </w:pPr>
            <w:r w:rsidRPr="000A0228">
              <w:rPr>
                <w:rFonts w:asciiTheme="minorHAnsi" w:hAnsiTheme="minorHAnsi"/>
                <w:sz w:val="22"/>
                <w:szCs w:val="22"/>
                <w:lang w:eastAsia="en-CA"/>
              </w:rPr>
              <w:t xml:space="preserve">MR 20180831: </w:t>
            </w:r>
          </w:p>
          <w:p w14:paraId="7F5CA92B" w14:textId="552EBB76" w:rsidR="000A0228" w:rsidRDefault="000A0228" w:rsidP="008E43BC">
            <w:pPr>
              <w:pStyle w:val="ListParagraph"/>
              <w:numPr>
                <w:ilvl w:val="0"/>
                <w:numId w:val="32"/>
              </w:numPr>
              <w:spacing w:before="60" w:after="60" w:line="240" w:lineRule="auto"/>
              <w:rPr>
                <w:rFonts w:asciiTheme="minorHAnsi" w:hAnsiTheme="minorHAnsi"/>
                <w:sz w:val="22"/>
                <w:szCs w:val="22"/>
                <w:lang w:eastAsia="en-CA"/>
              </w:rPr>
            </w:pPr>
            <w:r w:rsidRPr="00EA705E">
              <w:rPr>
                <w:rFonts w:asciiTheme="minorHAnsi" w:hAnsiTheme="minorHAnsi"/>
                <w:sz w:val="22"/>
                <w:szCs w:val="22"/>
                <w:lang w:eastAsia="en-CA"/>
              </w:rPr>
              <w:t>Following TASK0025406 condition added ‘Transaction Indicator &lt;&gt; Regul’.</w:t>
            </w:r>
          </w:p>
          <w:p w14:paraId="7CDA8D35" w14:textId="77777777" w:rsidR="000A0228" w:rsidRDefault="000A0228" w:rsidP="000A0228">
            <w:pPr>
              <w:spacing w:before="60" w:after="60" w:line="240" w:lineRule="auto"/>
              <w:ind w:left="0"/>
              <w:rPr>
                <w:rFonts w:asciiTheme="minorHAnsi" w:hAnsiTheme="minorHAnsi"/>
                <w:sz w:val="22"/>
                <w:szCs w:val="22"/>
                <w:lang w:eastAsia="en-CA"/>
              </w:rPr>
            </w:pPr>
          </w:p>
          <w:p w14:paraId="61E55C8D"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371C754D" w14:textId="77777777" w:rsidR="00F93DA0" w:rsidRPr="00E8794C" w:rsidRDefault="00F93DA0" w:rsidP="00F03F99">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161CBDB2" w14:textId="2BFE9D4D" w:rsidR="00477985" w:rsidRPr="00E06021" w:rsidRDefault="00477985" w:rsidP="000836DD">
            <w:pPr>
              <w:spacing w:before="60" w:after="60" w:line="240" w:lineRule="auto"/>
              <w:ind w:left="0"/>
              <w:rPr>
                <w:rFonts w:asciiTheme="minorHAnsi" w:hAnsiTheme="minorHAnsi"/>
                <w:sz w:val="22"/>
                <w:szCs w:val="22"/>
                <w:lang w:eastAsia="en-CA"/>
              </w:rPr>
            </w:pPr>
          </w:p>
        </w:tc>
      </w:tr>
      <w:tr w:rsidR="00477985" w:rsidRPr="0085712F" w14:paraId="7607331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7CABAF9" w14:textId="77777777" w:rsidR="00477985" w:rsidRDefault="00477985"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Function</w:t>
            </w:r>
          </w:p>
        </w:tc>
        <w:tc>
          <w:tcPr>
            <w:tcW w:w="8448" w:type="dxa"/>
            <w:tcBorders>
              <w:top w:val="single" w:sz="4" w:space="0" w:color="auto"/>
              <w:left w:val="single" w:sz="4" w:space="0" w:color="auto"/>
              <w:bottom w:val="single" w:sz="4" w:space="0" w:color="auto"/>
              <w:right w:val="single" w:sz="4" w:space="0" w:color="auto"/>
            </w:tcBorders>
            <w:vAlign w:val="center"/>
          </w:tcPr>
          <w:p w14:paraId="10F84406" w14:textId="77777777" w:rsidR="000A53C5" w:rsidRPr="00487EA8" w:rsidRDefault="000A53C5" w:rsidP="000A53C5">
            <w:pPr>
              <w:spacing w:before="100" w:beforeAutospacing="1" w:after="100" w:afterAutospacing="1"/>
              <w:rPr>
                <w:rFonts w:asciiTheme="minorHAnsi" w:hAnsiTheme="minorHAnsi"/>
                <w:sz w:val="22"/>
                <w:szCs w:val="22"/>
                <w:lang w:eastAsia="en-CA"/>
              </w:rPr>
            </w:pPr>
            <w:r w:rsidRPr="00487EA8">
              <w:rPr>
                <w:rFonts w:asciiTheme="minorHAnsi" w:hAnsiTheme="minorHAnsi"/>
                <w:sz w:val="22"/>
                <w:szCs w:val="22"/>
                <w:lang w:eastAsia="en-CA"/>
              </w:rPr>
              <w:t>Fonction CalculateAEwithRetro (SIN, Employer, Year) {</w:t>
            </w:r>
          </w:p>
          <w:p w14:paraId="1F5648A3" w14:textId="77777777" w:rsidR="000A53C5" w:rsidRPr="00487EA8" w:rsidRDefault="000A53C5" w:rsidP="000A53C5">
            <w:pPr>
              <w:spacing w:before="100" w:beforeAutospacing="1" w:after="100" w:afterAutospacing="1"/>
              <w:ind w:left="720"/>
              <w:rPr>
                <w:rFonts w:asciiTheme="minorHAnsi" w:hAnsiTheme="minorHAnsi"/>
                <w:sz w:val="22"/>
                <w:szCs w:val="22"/>
                <w:lang w:eastAsia="en-CA"/>
              </w:rPr>
            </w:pPr>
            <w:r w:rsidRPr="00487EA8">
              <w:rPr>
                <w:rFonts w:asciiTheme="minorHAnsi" w:hAnsiTheme="minorHAnsi"/>
                <w:sz w:val="22"/>
                <w:szCs w:val="22"/>
                <w:lang w:eastAsia="en-CA"/>
              </w:rPr>
              <w:t>If a SalaryRate record exists where</w:t>
            </w:r>
          </w:p>
          <w:p w14:paraId="4C2D605E" w14:textId="77777777" w:rsidR="000A53C5" w:rsidRPr="00487EA8" w:rsidRDefault="000A53C5" w:rsidP="00E02441">
            <w:pPr>
              <w:pStyle w:val="ListParagraph"/>
              <w:numPr>
                <w:ilvl w:val="0"/>
                <w:numId w:val="42"/>
              </w:numPr>
              <w:spacing w:before="60" w:after="60" w:line="240" w:lineRule="auto"/>
              <w:rPr>
                <w:rFonts w:asciiTheme="minorHAnsi" w:hAnsiTheme="minorHAnsi"/>
                <w:sz w:val="22"/>
                <w:szCs w:val="22"/>
                <w:lang w:eastAsia="en-CA"/>
              </w:rPr>
            </w:pPr>
            <w:r w:rsidRPr="00487EA8">
              <w:rPr>
                <w:rFonts w:asciiTheme="minorHAnsi" w:hAnsiTheme="minorHAnsi"/>
                <w:sz w:val="22"/>
                <w:szCs w:val="22"/>
                <w:lang w:eastAsia="en-CA"/>
              </w:rPr>
              <w:t>Type = REPORT</w:t>
            </w:r>
          </w:p>
          <w:p w14:paraId="03D6D71C" w14:textId="77777777" w:rsidR="000A53C5" w:rsidRPr="00487EA8" w:rsidRDefault="000A53C5" w:rsidP="00E02441">
            <w:pPr>
              <w:pStyle w:val="ListParagraph"/>
              <w:numPr>
                <w:ilvl w:val="0"/>
                <w:numId w:val="42"/>
              </w:numPr>
              <w:spacing w:before="60" w:after="60" w:line="240" w:lineRule="auto"/>
              <w:rPr>
                <w:rFonts w:asciiTheme="minorHAnsi" w:hAnsiTheme="minorHAnsi"/>
                <w:sz w:val="22"/>
                <w:szCs w:val="22"/>
                <w:lang w:eastAsia="en-CA"/>
              </w:rPr>
            </w:pPr>
            <w:r w:rsidRPr="00487EA8">
              <w:rPr>
                <w:rFonts w:asciiTheme="minorHAnsi" w:hAnsiTheme="minorHAnsi"/>
                <w:sz w:val="22"/>
                <w:szCs w:val="22"/>
                <w:lang w:eastAsia="en-CA"/>
              </w:rPr>
              <w:t>Year(EffectiveDate) = Year</w:t>
            </w:r>
          </w:p>
          <w:p w14:paraId="6407024B" w14:textId="77777777" w:rsidR="000A53C5" w:rsidRPr="00487EA8" w:rsidRDefault="000A53C5" w:rsidP="000A53C5">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Return SalaryRate.Rate</w:t>
            </w:r>
          </w:p>
          <w:p w14:paraId="7BEFEF21" w14:textId="77777777" w:rsidR="000A53C5" w:rsidRPr="00487EA8" w:rsidRDefault="000A53C5" w:rsidP="000A53C5">
            <w:pPr>
              <w:spacing w:before="100" w:beforeAutospacing="1" w:after="100" w:afterAutospacing="1"/>
              <w:ind w:left="720"/>
              <w:rPr>
                <w:rFonts w:asciiTheme="minorHAnsi" w:hAnsiTheme="minorHAnsi"/>
                <w:sz w:val="22"/>
                <w:szCs w:val="22"/>
                <w:lang w:eastAsia="en-CA"/>
              </w:rPr>
            </w:pPr>
            <w:r w:rsidRPr="00487EA8">
              <w:rPr>
                <w:rFonts w:asciiTheme="minorHAnsi" w:hAnsiTheme="minorHAnsi"/>
                <w:sz w:val="22"/>
                <w:szCs w:val="22"/>
                <w:lang w:eastAsia="en-CA"/>
              </w:rPr>
              <w:t>Else</w:t>
            </w:r>
          </w:p>
          <w:p w14:paraId="3EB5B6CE" w14:textId="77777777" w:rsidR="000A53C5" w:rsidRPr="00487EA8" w:rsidRDefault="000A53C5" w:rsidP="000A53C5">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Service = the SUM of Service.Amount of all Service records where </w:t>
            </w:r>
          </w:p>
          <w:p w14:paraId="5C32D360" w14:textId="1A1F689E" w:rsidR="000A53C5" w:rsidRDefault="000A53C5"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CTSRV</w:t>
            </w:r>
          </w:p>
          <w:p w14:paraId="41FD3D8E" w14:textId="621AC4A1" w:rsidR="00E02441" w:rsidRPr="00E02441" w:rsidRDefault="00E02441"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24E40236" w14:textId="77777777" w:rsidR="000A53C5" w:rsidRPr="00487EA8" w:rsidRDefault="000A53C5"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5A35A084" w14:textId="77777777" w:rsidR="000A53C5" w:rsidRPr="00487EA8" w:rsidRDefault="000A53C5"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565BCC0E" w14:textId="77777777" w:rsidR="000A53C5" w:rsidRPr="00487EA8" w:rsidRDefault="000A53C5"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1AB028B4" w14:textId="77777777" w:rsidR="000A53C5" w:rsidRPr="00487EA8" w:rsidRDefault="000A53C5" w:rsidP="000A53C5">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If (Service = 0) then:</w:t>
            </w:r>
          </w:p>
          <w:p w14:paraId="73163F47" w14:textId="77777777" w:rsidR="000A53C5" w:rsidRPr="00487EA8" w:rsidRDefault="000A53C5" w:rsidP="000A53C5">
            <w:pPr>
              <w:spacing w:before="100" w:beforeAutospacing="1" w:after="100" w:afterAutospacing="1"/>
              <w:ind w:left="2160"/>
              <w:rPr>
                <w:rFonts w:asciiTheme="minorHAnsi" w:hAnsiTheme="minorHAnsi"/>
                <w:sz w:val="22"/>
                <w:szCs w:val="22"/>
                <w:lang w:eastAsia="en-CA"/>
              </w:rPr>
            </w:pPr>
            <w:r w:rsidRPr="00487EA8">
              <w:rPr>
                <w:rFonts w:asciiTheme="minorHAnsi" w:hAnsiTheme="minorHAnsi"/>
                <w:sz w:val="22"/>
                <w:szCs w:val="22"/>
                <w:lang w:eastAsia="en-CA"/>
              </w:rPr>
              <w:t>return 0</w:t>
            </w:r>
          </w:p>
          <w:p w14:paraId="37868858" w14:textId="77777777" w:rsidR="000A53C5" w:rsidRPr="00487EA8" w:rsidRDefault="000A53C5" w:rsidP="000A53C5">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End If</w:t>
            </w:r>
          </w:p>
          <w:p w14:paraId="3F29740E" w14:textId="77777777" w:rsidR="000A53C5" w:rsidRPr="00487EA8" w:rsidRDefault="000A53C5" w:rsidP="000A53C5">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LowContributions = the SUM of Contributions.Amount of all Contributions records where </w:t>
            </w:r>
          </w:p>
          <w:p w14:paraId="34561FFE" w14:textId="22976351" w:rsidR="000A53C5" w:rsidRDefault="000A53C5"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LowRPP</w:t>
            </w:r>
          </w:p>
          <w:p w14:paraId="24C9CC41" w14:textId="1AACBA57" w:rsidR="00E02441" w:rsidRPr="00E02441" w:rsidRDefault="00E02441"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6716241E" w14:textId="77777777" w:rsidR="000A53C5" w:rsidRPr="00487EA8" w:rsidRDefault="000A53C5"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577492BA" w14:textId="77777777" w:rsidR="000A53C5" w:rsidRPr="00487EA8" w:rsidRDefault="000A53C5"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2E2DBEC4" w14:textId="77777777" w:rsidR="000A53C5" w:rsidRPr="00487EA8" w:rsidRDefault="000A53C5"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2BFC2CD6" w14:textId="77777777" w:rsidR="000A53C5" w:rsidRPr="00487EA8" w:rsidRDefault="000A53C5" w:rsidP="000A53C5">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HighContributions = the SUM of Contributions.Amount of all Contributions records where </w:t>
            </w:r>
          </w:p>
          <w:p w14:paraId="0450DA19" w14:textId="0C16906A" w:rsidR="000A53C5" w:rsidRDefault="000A53C5"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HghRPP or HghRCA</w:t>
            </w:r>
          </w:p>
          <w:p w14:paraId="58AEE263" w14:textId="0C0D59B8" w:rsidR="00E02441" w:rsidRPr="00E02441" w:rsidRDefault="00E02441"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2CCBA815" w14:textId="77777777" w:rsidR="000A53C5" w:rsidRPr="00487EA8" w:rsidRDefault="000A53C5"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1BFBED8C" w14:textId="77777777" w:rsidR="000A53C5" w:rsidRPr="00487EA8" w:rsidRDefault="000A53C5"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2AD4C504" w14:textId="77777777" w:rsidR="000A53C5" w:rsidRPr="00487EA8" w:rsidRDefault="000A53C5" w:rsidP="00E02441">
            <w:pPr>
              <w:pStyle w:val="ListParagraph"/>
              <w:numPr>
                <w:ilvl w:val="0"/>
                <w:numId w:val="42"/>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3F96E3EC" w14:textId="77777777" w:rsidR="000A53C5" w:rsidRPr="00487EA8" w:rsidRDefault="000A53C5" w:rsidP="000A53C5">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AE = ((LowContributions / LowContributionsRate) + (HighContributions / HighContributionsRate)) / (Service / 52)</w:t>
            </w:r>
          </w:p>
          <w:p w14:paraId="1AB2BACA" w14:textId="77777777" w:rsidR="000A53C5" w:rsidRPr="00487EA8" w:rsidRDefault="000A53C5" w:rsidP="000A53C5">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Return AE</w:t>
            </w:r>
          </w:p>
          <w:p w14:paraId="55B499FE" w14:textId="77777777" w:rsidR="000A53C5" w:rsidRPr="00487EA8" w:rsidRDefault="000A53C5" w:rsidP="000A53C5">
            <w:pPr>
              <w:spacing w:before="100" w:beforeAutospacing="1" w:after="100" w:afterAutospacing="1"/>
              <w:ind w:left="720"/>
              <w:rPr>
                <w:rFonts w:asciiTheme="minorHAnsi" w:hAnsiTheme="minorHAnsi"/>
                <w:sz w:val="22"/>
                <w:szCs w:val="22"/>
                <w:lang w:eastAsia="en-CA"/>
              </w:rPr>
            </w:pPr>
            <w:r w:rsidRPr="00487EA8">
              <w:rPr>
                <w:rFonts w:asciiTheme="minorHAnsi" w:hAnsiTheme="minorHAnsi"/>
                <w:sz w:val="22"/>
                <w:szCs w:val="22"/>
                <w:lang w:eastAsia="en-CA"/>
              </w:rPr>
              <w:t>End If</w:t>
            </w:r>
          </w:p>
          <w:p w14:paraId="0C849179" w14:textId="77777777" w:rsidR="000A53C5" w:rsidRPr="00487EA8" w:rsidRDefault="000A53C5" w:rsidP="000A53C5">
            <w:pPr>
              <w:spacing w:before="100" w:beforeAutospacing="1" w:after="100" w:afterAutospacing="1"/>
              <w:rPr>
                <w:rFonts w:asciiTheme="minorHAnsi" w:hAnsiTheme="minorHAnsi"/>
                <w:sz w:val="22"/>
                <w:szCs w:val="22"/>
                <w:lang w:eastAsia="en-CA"/>
              </w:rPr>
            </w:pPr>
            <w:r w:rsidRPr="00487EA8">
              <w:rPr>
                <w:rFonts w:asciiTheme="minorHAnsi" w:hAnsiTheme="minorHAnsi"/>
                <w:sz w:val="22"/>
                <w:szCs w:val="22"/>
                <w:lang w:eastAsia="en-CA"/>
              </w:rPr>
              <w:t>End Function</w:t>
            </w:r>
          </w:p>
          <w:p w14:paraId="4AECB5CC" w14:textId="77777777" w:rsidR="00477985" w:rsidRDefault="00477985" w:rsidP="000836DD">
            <w:pPr>
              <w:spacing w:before="60" w:after="60" w:line="240" w:lineRule="auto"/>
              <w:ind w:left="0"/>
              <w:rPr>
                <w:rFonts w:asciiTheme="minorHAnsi" w:hAnsiTheme="minorHAnsi"/>
                <w:sz w:val="22"/>
                <w:szCs w:val="22"/>
                <w:lang w:eastAsia="en-CA"/>
              </w:rPr>
            </w:pPr>
          </w:p>
        </w:tc>
      </w:tr>
    </w:tbl>
    <w:p w14:paraId="0D3FED59" w14:textId="77777777" w:rsidR="00477985" w:rsidRDefault="00477985" w:rsidP="00477985">
      <w:pPr>
        <w:spacing w:before="0" w:after="0" w:line="240" w:lineRule="auto"/>
        <w:ind w:left="0"/>
        <w:rPr>
          <w:sz w:val="24"/>
        </w:rPr>
      </w:pPr>
    </w:p>
    <w:p w14:paraId="3C82BD85" w14:textId="77777777" w:rsidR="00F03F99" w:rsidRDefault="00F03F99">
      <w:pPr>
        <w:spacing w:before="0" w:after="0" w:line="240" w:lineRule="auto"/>
        <w:ind w:left="0"/>
        <w:rPr>
          <w:sz w:val="24"/>
        </w:rPr>
      </w:pPr>
      <w:r>
        <w:rPr>
          <w:sz w:val="24"/>
        </w:rPr>
        <w:br w:type="page"/>
      </w:r>
    </w:p>
    <w:p w14:paraId="1A44458B" w14:textId="77777777" w:rsidR="00F03F99" w:rsidRPr="00FC5F08" w:rsidRDefault="00F03F99" w:rsidP="00F03F99">
      <w:pPr>
        <w:pStyle w:val="Heading3"/>
      </w:pPr>
      <w:r w:rsidRPr="006B06A8">
        <w:t xml:space="preserve">Validation – </w:t>
      </w:r>
      <w:r w:rsidRPr="00DF5316">
        <w:t>Reported</w:t>
      </w:r>
      <w:r>
        <w:t xml:space="preserve"> </w:t>
      </w:r>
      <w:r w:rsidRPr="00DF5316">
        <w:t>PA</w:t>
      </w:r>
      <w:r>
        <w:t xml:space="preserve"> </w:t>
      </w:r>
      <w:r w:rsidRPr="00DF5316">
        <w:t>Exceed</w:t>
      </w:r>
      <w:r>
        <w:t xml:space="preserve"> </w:t>
      </w:r>
      <w:r w:rsidRPr="00DF5316">
        <w:t>Max</w:t>
      </w:r>
      <w:r>
        <w:t xml:space="preserve"> </w:t>
      </w:r>
      <w:r w:rsidRPr="00DF5316">
        <w:t>PA</w:t>
      </w:r>
    </w:p>
    <w:p w14:paraId="482CA230" w14:textId="77777777" w:rsidR="00F03F99" w:rsidRPr="006B06A8" w:rsidRDefault="00F03F99" w:rsidP="00F03F99">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F03F99" w14:paraId="6D74496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56EA38"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8645DED" w14:textId="77777777" w:rsidR="00F03F99" w:rsidRPr="000862E2" w:rsidRDefault="00F03F99" w:rsidP="009E5AA0">
            <w:pPr>
              <w:pStyle w:val="Heading1"/>
            </w:pPr>
            <w:bookmarkStart w:id="348" w:name="_Toc43372859"/>
            <w:r>
              <w:rPr>
                <w:rFonts w:cs="Calibri"/>
              </w:rPr>
              <w:t>B52_</w:t>
            </w:r>
            <w:r w:rsidRPr="00E373A0">
              <w:rPr>
                <w:rFonts w:cs="Calibri"/>
              </w:rPr>
              <w:t>Message</w:t>
            </w:r>
            <w:r>
              <w:rPr>
                <w:rFonts w:cs="Calibri"/>
              </w:rPr>
              <w:t xml:space="preserve"> </w:t>
            </w:r>
            <w:r>
              <w:rPr>
                <w:lang w:val="en-US"/>
              </w:rPr>
              <w:t>(Removed)</w:t>
            </w:r>
            <w:bookmarkEnd w:id="348"/>
          </w:p>
        </w:tc>
      </w:tr>
      <w:tr w:rsidR="00F03F99" w14:paraId="7CD35B4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30DB5F"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A5C952A" w14:textId="77777777" w:rsidR="00F03F99" w:rsidRPr="000862E2" w:rsidRDefault="00F03F99"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5472</w:t>
            </w:r>
          </w:p>
        </w:tc>
      </w:tr>
      <w:tr w:rsidR="00F03F99" w14:paraId="6D0BAB5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627A27"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3F51AA4" w14:textId="77777777" w:rsidR="00F03F99" w:rsidRDefault="00F03F99"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F03F99" w14:paraId="72FA53B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3B9176C"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EC47CF4" w14:textId="77777777" w:rsidR="00F03F99" w:rsidRPr="00B464B9" w:rsidRDefault="00F03F99"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196B5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F03F99" w14:paraId="32B705A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6A5A5E"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3197554" w14:textId="77777777" w:rsidR="00F03F99" w:rsidRPr="009675FB" w:rsidRDefault="00F03F99" w:rsidP="009E5AA0">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 xml:space="preserve">Contributory Leaves (Remittance), </w:t>
            </w:r>
            <w:r w:rsidRPr="00484CEA">
              <w:rPr>
                <w:rFonts w:asciiTheme="minorHAnsi" w:hAnsiTheme="minorHAnsi" w:cs="Calibri"/>
                <w:color w:val="auto"/>
                <w:sz w:val="22"/>
                <w:szCs w:val="22"/>
              </w:rPr>
              <w:t>Core Data</w:t>
            </w:r>
            <w:r>
              <w:rPr>
                <w:rFonts w:asciiTheme="minorHAnsi" w:eastAsia="Times New Roman" w:hAnsiTheme="minorHAnsi" w:cs="Calibri"/>
                <w:color w:val="auto"/>
                <w:sz w:val="22"/>
                <w:szCs w:val="22"/>
                <w:lang w:eastAsia="en-CA"/>
              </w:rPr>
              <w:t xml:space="preserve">, Final Data, </w:t>
            </w:r>
            <w:r w:rsidRPr="0017254B">
              <w:rPr>
                <w:rFonts w:asciiTheme="minorHAnsi" w:eastAsia="Verdana" w:hAnsiTheme="minorHAnsi" w:cs="Verdana"/>
                <w:sz w:val="22"/>
                <w:szCs w:val="22"/>
                <w:lang w:val="en-US"/>
              </w:rPr>
              <w:t>Previous Year Adjustments (Remittance)</w:t>
            </w:r>
          </w:p>
        </w:tc>
      </w:tr>
      <w:tr w:rsidR="00F03F99" w14:paraId="4CA5C51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260FED6"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E1D146F" w14:textId="77777777" w:rsidR="00F03F99" w:rsidRDefault="00F03F99" w:rsidP="009E5AA0">
            <w:pPr>
              <w:spacing w:before="60" w:after="60" w:line="240" w:lineRule="auto"/>
              <w:ind w:left="0"/>
              <w:rPr>
                <w:rFonts w:asciiTheme="minorHAnsi" w:hAnsiTheme="minorHAnsi"/>
                <w:sz w:val="22"/>
                <w:szCs w:val="22"/>
                <w:lang w:eastAsia="en-CA"/>
              </w:rPr>
            </w:pPr>
            <w:r w:rsidRPr="00DD0CF2">
              <w:rPr>
                <w:rFonts w:asciiTheme="minorHAnsi" w:hAnsiTheme="minorHAnsi"/>
                <w:sz w:val="22"/>
                <w:szCs w:val="22"/>
                <w:lang w:eastAsia="en-CA"/>
              </w:rPr>
              <w:t>Complete Member Error</w:t>
            </w:r>
          </w:p>
        </w:tc>
      </w:tr>
      <w:tr w:rsidR="00F03F99" w14:paraId="07D579C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E879466"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254BCA3" w14:textId="77777777" w:rsidR="00F03F99" w:rsidRPr="00B464B9" w:rsidRDefault="00F03F99" w:rsidP="009E5AA0">
            <w:pPr>
              <w:spacing w:before="60" w:after="60" w:line="240" w:lineRule="auto"/>
              <w:ind w:left="0"/>
              <w:rPr>
                <w:rFonts w:asciiTheme="minorHAnsi" w:eastAsia="Times New Roman" w:hAnsiTheme="minorHAnsi" w:cs="Calibri"/>
                <w:color w:val="auto"/>
                <w:sz w:val="22"/>
                <w:szCs w:val="22"/>
                <w:lang w:eastAsia="en-CA"/>
              </w:rPr>
            </w:pPr>
            <w:r w:rsidRPr="00DD0CF2">
              <w:rPr>
                <w:rFonts w:asciiTheme="minorHAnsi" w:eastAsia="Times New Roman" w:hAnsiTheme="minorHAnsi" w:cs="Calibri"/>
                <w:color w:val="auto"/>
                <w:sz w:val="22"/>
                <w:szCs w:val="22"/>
                <w:lang w:eastAsia="en-CA"/>
              </w:rPr>
              <w:t>Public</w:t>
            </w:r>
          </w:p>
        </w:tc>
      </w:tr>
      <w:tr w:rsidR="00F03F99" w:rsidRPr="00A61AB1" w14:paraId="2389071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AE9D58"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CD70AB4"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0C292DD" w14:textId="77777777" w:rsidR="00F03F99" w:rsidRPr="00C301FC" w:rsidRDefault="00F03F99"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ensure Reported PA is less than</w:t>
            </w:r>
            <w:r w:rsidRPr="009C54A2">
              <w:rPr>
                <w:rFonts w:asciiTheme="minorHAnsi" w:hAnsiTheme="minorHAnsi"/>
                <w:sz w:val="22"/>
                <w:szCs w:val="22"/>
                <w:lang w:eastAsia="en-CA"/>
              </w:rPr>
              <w:t xml:space="preserve"> Maximum PA for the Reporting Year.</w:t>
            </w:r>
          </w:p>
        </w:tc>
      </w:tr>
      <w:tr w:rsidR="00F03F99" w:rsidRPr="009151F9" w14:paraId="4C81712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AE10EC3"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70024C9" w14:textId="77777777" w:rsidR="00F03F99" w:rsidRDefault="00F03F99"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2B8FF39C" w14:textId="77777777" w:rsidR="00F03F99" w:rsidRPr="0078068E" w:rsidRDefault="00F03F99" w:rsidP="009E5AA0">
            <w:pPr>
              <w:ind w:left="742"/>
              <w:rPr>
                <w:rFonts w:asciiTheme="minorHAnsi" w:hAnsiTheme="minorHAnsi"/>
                <w:sz w:val="22"/>
                <w:szCs w:val="22"/>
                <w:lang w:eastAsia="en-CA"/>
              </w:rPr>
            </w:pPr>
            <w:r>
              <w:rPr>
                <w:rFonts w:asciiTheme="minorHAnsi" w:hAnsiTheme="minorHAnsi"/>
                <w:sz w:val="22"/>
                <w:szCs w:val="22"/>
                <w:lang w:eastAsia="en-CA"/>
              </w:rPr>
              <w:t>File.</w:t>
            </w:r>
            <w:r w:rsidRPr="009C54A2">
              <w:rPr>
                <w:rFonts w:asciiTheme="minorHAnsi" w:hAnsiTheme="minorHAnsi"/>
                <w:sz w:val="22"/>
                <w:szCs w:val="22"/>
                <w:lang w:eastAsia="en-CA"/>
              </w:rPr>
              <w:t>PA</w:t>
            </w:r>
            <w:r>
              <w:rPr>
                <w:rFonts w:asciiTheme="minorHAnsi" w:hAnsiTheme="minorHAnsi"/>
                <w:sz w:val="22"/>
                <w:szCs w:val="22"/>
                <w:lang w:eastAsia="en-CA"/>
              </w:rPr>
              <w:t xml:space="preserve"> or File.AmendedPA</w:t>
            </w:r>
            <w:r w:rsidRPr="009C54A2">
              <w:rPr>
                <w:rFonts w:asciiTheme="minorHAnsi" w:hAnsiTheme="minorHAnsi"/>
                <w:sz w:val="22"/>
                <w:szCs w:val="22"/>
                <w:lang w:eastAsia="en-CA"/>
              </w:rPr>
              <w:t xml:space="preserve"> &gt; </w:t>
            </w:r>
            <w:r>
              <w:rPr>
                <w:rFonts w:asciiTheme="minorHAnsi" w:hAnsiTheme="minorHAnsi" w:cs="Calibri"/>
                <w:color w:val="auto"/>
                <w:sz w:val="22"/>
                <w:szCs w:val="22"/>
              </w:rPr>
              <w:t>M</w:t>
            </w:r>
            <w:r w:rsidRPr="009C54A2">
              <w:rPr>
                <w:rFonts w:asciiTheme="minorHAnsi" w:hAnsiTheme="minorHAnsi" w:cs="Calibri"/>
                <w:color w:val="auto"/>
                <w:sz w:val="22"/>
                <w:szCs w:val="22"/>
              </w:rPr>
              <w:t>ax PA for Reporting Year</w:t>
            </w:r>
          </w:p>
        </w:tc>
      </w:tr>
      <w:tr w:rsidR="00F03F99" w:rsidRPr="00A61AB1" w14:paraId="15DFCEF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DFAC75"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BE7C790" w14:textId="77777777" w:rsidR="00F03F99" w:rsidRPr="00A762CE" w:rsidRDefault="00F03F99"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F03F99" w:rsidRPr="00A61AB1" w14:paraId="3B167C5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6135935"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F5215AD" w14:textId="77777777" w:rsidR="00F03F99" w:rsidRPr="001D1230" w:rsidRDefault="00F03F99" w:rsidP="009E5AA0">
            <w:pPr>
              <w:spacing w:before="60" w:after="60"/>
              <w:ind w:left="0"/>
            </w:pPr>
            <w:r w:rsidRPr="00196B52">
              <w:rPr>
                <w:rFonts w:asciiTheme="minorHAnsi" w:hAnsiTheme="minorHAnsi"/>
                <w:sz w:val="22"/>
                <w:szCs w:val="22"/>
                <w:lang w:eastAsia="en-CA"/>
              </w:rPr>
              <w:t>Pensi</w:t>
            </w:r>
            <w:r>
              <w:rPr>
                <w:rFonts w:asciiTheme="minorHAnsi" w:hAnsiTheme="minorHAnsi"/>
                <w:sz w:val="22"/>
                <w:szCs w:val="22"/>
                <w:lang w:eastAsia="en-CA"/>
              </w:rPr>
              <w:t>on Adjustment cannot exceed {1</w:t>
            </w:r>
            <w:r w:rsidRPr="00196B52">
              <w:rPr>
                <w:rFonts w:asciiTheme="minorHAnsi" w:hAnsiTheme="minorHAnsi"/>
                <w:sz w:val="22"/>
                <w:szCs w:val="22"/>
                <w:lang w:eastAsia="en-CA"/>
              </w:rPr>
              <w:t>}.</w:t>
            </w:r>
          </w:p>
        </w:tc>
      </w:tr>
      <w:tr w:rsidR="00F03F99" w:rsidRPr="00A61AB1" w14:paraId="580B478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8ADF8FD"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535EFC1"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13BA3E5" w14:textId="77777777" w:rsidR="00F03F99" w:rsidRPr="002C34DD" w:rsidRDefault="00F03F99" w:rsidP="009E5AA0">
            <w:pPr>
              <w:spacing w:before="60" w:after="60"/>
              <w:ind w:left="0"/>
            </w:pPr>
            <w:r w:rsidRPr="00196B52">
              <w:rPr>
                <w:rFonts w:asciiTheme="minorHAnsi" w:hAnsiTheme="minorHAnsi"/>
                <w:sz w:val="22"/>
                <w:szCs w:val="22"/>
                <w:lang w:eastAsia="en-CA"/>
              </w:rPr>
              <w:t>Pensi</w:t>
            </w:r>
            <w:r>
              <w:rPr>
                <w:rFonts w:asciiTheme="minorHAnsi" w:hAnsiTheme="minorHAnsi"/>
                <w:sz w:val="22"/>
                <w:szCs w:val="22"/>
                <w:lang w:eastAsia="en-CA"/>
              </w:rPr>
              <w:t>on Adjustment cannot exceed {1</w:t>
            </w:r>
            <w:r w:rsidRPr="00196B52">
              <w:rPr>
                <w:rFonts w:asciiTheme="minorHAnsi" w:hAnsiTheme="minorHAnsi"/>
                <w:sz w:val="22"/>
                <w:szCs w:val="22"/>
                <w:lang w:eastAsia="en-CA"/>
              </w:rPr>
              <w:t>}.</w:t>
            </w:r>
          </w:p>
        </w:tc>
      </w:tr>
      <w:tr w:rsidR="00F03F99" w:rsidRPr="0085712F" w14:paraId="100D7DF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3C30C5C" w14:textId="77777777" w:rsidR="00F03F99" w:rsidRPr="0085712F" w:rsidRDefault="00F03F99"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CBDFFDD" w14:textId="77777777" w:rsidR="00F03F99" w:rsidRPr="009C43D2" w:rsidRDefault="00F03F99" w:rsidP="009E5AA0">
            <w:pPr>
              <w:ind w:left="0"/>
              <w:rPr>
                <w:rFonts w:asciiTheme="minorHAnsi" w:hAnsiTheme="minorHAnsi" w:cs="Calibri"/>
                <w:color w:val="auto"/>
                <w:sz w:val="22"/>
                <w:szCs w:val="22"/>
              </w:rPr>
            </w:pPr>
            <w:r>
              <w:rPr>
                <w:rFonts w:asciiTheme="minorHAnsi" w:hAnsiTheme="minorHAnsi" w:cs="Calibri"/>
                <w:color w:val="auto"/>
                <w:sz w:val="22"/>
                <w:szCs w:val="22"/>
              </w:rPr>
              <w:t>1: M</w:t>
            </w:r>
            <w:r w:rsidRPr="009C54A2">
              <w:rPr>
                <w:rFonts w:asciiTheme="minorHAnsi" w:hAnsiTheme="minorHAnsi" w:cs="Calibri"/>
                <w:color w:val="auto"/>
                <w:sz w:val="22"/>
                <w:szCs w:val="22"/>
              </w:rPr>
              <w:t>ax PA for Reporting Year</w:t>
            </w:r>
          </w:p>
        </w:tc>
      </w:tr>
      <w:tr w:rsidR="00F03F99" w:rsidRPr="0085712F" w14:paraId="200C645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A6BE9A" w14:textId="77777777" w:rsidR="00F03F99" w:rsidRPr="0085712F" w:rsidRDefault="00F03F99"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7EB1188" w14:textId="77777777" w:rsidR="00F03F99" w:rsidRPr="006100CE" w:rsidRDefault="00F03F99"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F03F99" w:rsidRPr="0085712F" w14:paraId="5C49324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729149"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43C6706" w14:textId="77777777" w:rsidR="00F03F99" w:rsidRPr="006100CE" w:rsidRDefault="00F03F99" w:rsidP="009E5AA0">
            <w:pPr>
              <w:spacing w:before="60" w:after="60" w:line="240" w:lineRule="auto"/>
              <w:ind w:left="0"/>
              <w:rPr>
                <w:rFonts w:asciiTheme="minorHAnsi" w:hAnsiTheme="minorHAnsi"/>
                <w:sz w:val="22"/>
                <w:szCs w:val="22"/>
                <w:lang w:eastAsia="en-CA"/>
              </w:rPr>
            </w:pPr>
            <w:r w:rsidRPr="009C54A2">
              <w:rPr>
                <w:rFonts w:asciiTheme="minorHAnsi" w:hAnsiTheme="minorHAnsi"/>
                <w:sz w:val="22"/>
                <w:szCs w:val="22"/>
                <w:lang w:eastAsia="en-CA"/>
              </w:rPr>
              <w:t>Changed rule and message from MDC</w:t>
            </w:r>
          </w:p>
        </w:tc>
      </w:tr>
      <w:tr w:rsidR="00F03F99" w:rsidRPr="0085712F" w14:paraId="5662A25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F1B03F1" w14:textId="77777777" w:rsidR="00F03F99" w:rsidRDefault="00F03F99"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A732432" w14:textId="77777777" w:rsidR="00F03F99" w:rsidRPr="0085712F" w:rsidRDefault="00F03F99"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2B423B4" w14:textId="77777777" w:rsidR="00F03F99" w:rsidRDefault="00F03F99" w:rsidP="00F03F99">
            <w:pPr>
              <w:spacing w:before="60" w:after="60"/>
              <w:rPr>
                <w:lang w:eastAsia="en-CA"/>
              </w:rPr>
            </w:pPr>
            <w:r>
              <w:rPr>
                <w:lang w:eastAsia="en-CA"/>
              </w:rPr>
              <w:t>MR 20180720:</w:t>
            </w:r>
          </w:p>
          <w:p w14:paraId="73CA7A58" w14:textId="77777777" w:rsidR="00F03F99" w:rsidRDefault="00F03F99" w:rsidP="00F03F99">
            <w:pPr>
              <w:pStyle w:val="ListParagraph"/>
              <w:numPr>
                <w:ilvl w:val="0"/>
                <w:numId w:val="92"/>
              </w:numPr>
              <w:spacing w:before="60" w:after="60" w:line="240" w:lineRule="auto"/>
              <w:rPr>
                <w:lang w:eastAsia="en-CA"/>
              </w:rPr>
            </w:pPr>
            <w:r>
              <w:rPr>
                <w:lang w:eastAsia="en-CA"/>
              </w:rPr>
              <w:t>XMO Validation brought into Full Office spec.</w:t>
            </w:r>
          </w:p>
          <w:p w14:paraId="4676CB50" w14:textId="77777777" w:rsidR="00F03F99" w:rsidRPr="00CA5805" w:rsidRDefault="00F03F99" w:rsidP="009E5AA0">
            <w:pPr>
              <w:spacing w:before="60" w:after="60" w:line="240" w:lineRule="auto"/>
              <w:ind w:left="0"/>
              <w:rPr>
                <w:rFonts w:asciiTheme="minorHAnsi" w:hAnsiTheme="minorHAnsi"/>
                <w:sz w:val="22"/>
                <w:szCs w:val="22"/>
                <w:lang w:eastAsia="en-CA"/>
              </w:rPr>
            </w:pPr>
          </w:p>
        </w:tc>
      </w:tr>
    </w:tbl>
    <w:p w14:paraId="75CC488A" w14:textId="77777777" w:rsidR="00F03F99" w:rsidRDefault="00F03F99" w:rsidP="00F03F99">
      <w:pPr>
        <w:spacing w:before="0" w:after="0" w:line="240" w:lineRule="auto"/>
        <w:ind w:left="0"/>
        <w:rPr>
          <w:lang w:val="en-US"/>
        </w:rPr>
      </w:pPr>
    </w:p>
    <w:p w14:paraId="3907C254" w14:textId="77777777" w:rsidR="00F03F99" w:rsidRPr="006D100D" w:rsidRDefault="00F03F99" w:rsidP="00F03F99">
      <w:pPr>
        <w:rPr>
          <w:sz w:val="18"/>
          <w:szCs w:val="18"/>
        </w:rPr>
      </w:pPr>
    </w:p>
    <w:p w14:paraId="144F0121" w14:textId="03BE745D" w:rsidR="00A700AB" w:rsidRDefault="00704235">
      <w:pPr>
        <w:spacing w:before="0" w:after="0" w:line="240" w:lineRule="auto"/>
        <w:ind w:left="0"/>
        <w:rPr>
          <w:sz w:val="24"/>
        </w:rPr>
      </w:pPr>
      <w:r>
        <w:rPr>
          <w:sz w:val="24"/>
        </w:rPr>
        <w:br w:type="page"/>
      </w:r>
    </w:p>
    <w:p w14:paraId="09E66683" w14:textId="77777777" w:rsidR="00A700AB" w:rsidRDefault="00A700AB" w:rsidP="00A700AB">
      <w:pPr>
        <w:pStyle w:val="Heading3"/>
        <w:rPr>
          <w:rFonts w:ascii="Verdana" w:hAnsi="Verdana" w:cs="Calibri"/>
          <w:color w:val="000000" w:themeColor="text1"/>
          <w:lang w:val="en-US"/>
        </w:rPr>
      </w:pPr>
      <w:r w:rsidRPr="006B06A8">
        <w:t xml:space="preserve">Validation – </w:t>
      </w:r>
      <w:r>
        <w:t>Reported PA or Amended PA not within acceptable tolerance of the calculated PA for Non ltd members</w:t>
      </w:r>
    </w:p>
    <w:p w14:paraId="66F75427" w14:textId="77777777" w:rsidR="00A700AB" w:rsidRPr="006B06A8" w:rsidRDefault="00A700AB" w:rsidP="00921F7C">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700AB" w14:paraId="01181A96"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9644E96" w14:textId="77777777" w:rsidR="00A700AB" w:rsidRDefault="00A700A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582791FA" w14:textId="229FBA1E" w:rsidR="00A700AB" w:rsidRPr="00E52378" w:rsidRDefault="00A700AB" w:rsidP="00A700AB">
            <w:pPr>
              <w:pStyle w:val="Heading1"/>
              <w:rPr>
                <w:lang w:val="en-US"/>
              </w:rPr>
            </w:pPr>
            <w:bookmarkStart w:id="349" w:name="_Toc43372860"/>
            <w:r w:rsidRPr="000331C6">
              <w:rPr>
                <w:lang w:val="en-US"/>
              </w:rPr>
              <w:t>B53</w:t>
            </w:r>
            <w:r>
              <w:rPr>
                <w:lang w:val="en-US"/>
              </w:rPr>
              <w:t>a</w:t>
            </w:r>
            <w:r w:rsidRPr="000331C6">
              <w:rPr>
                <w:lang w:val="en-US"/>
              </w:rPr>
              <w:t>_ReportedPAAmendedPANotWithinAcceptableToleranceCalculatedPA</w:t>
            </w:r>
            <w:r>
              <w:rPr>
                <w:lang w:val="en-US"/>
              </w:rPr>
              <w:t>NonLTD</w:t>
            </w:r>
            <w:bookmarkEnd w:id="349"/>
          </w:p>
        </w:tc>
      </w:tr>
      <w:tr w:rsidR="00A700AB" w14:paraId="112D31AC"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4C09C26" w14:textId="3C1D48C1" w:rsidR="00A700AB" w:rsidRDefault="00A700A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35FDFB9" w14:textId="4191ED8D" w:rsidR="00A700AB" w:rsidRDefault="00E47825" w:rsidP="00FF672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Core Date: </w:t>
            </w:r>
            <w:r w:rsidR="00D51DDC">
              <w:rPr>
                <w:rFonts w:asciiTheme="minorHAnsi" w:hAnsiTheme="minorHAnsi"/>
                <w:sz w:val="22"/>
                <w:szCs w:val="22"/>
                <w:lang w:eastAsia="en-CA"/>
              </w:rPr>
              <w:t>3508</w:t>
            </w:r>
          </w:p>
          <w:p w14:paraId="165300CF" w14:textId="77777777" w:rsidR="00E47825" w:rsidRDefault="00E47825" w:rsidP="00FF672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Events: 2160</w:t>
            </w:r>
          </w:p>
          <w:p w14:paraId="3C33255D" w14:textId="461ECF89" w:rsidR="00E47825" w:rsidRPr="0017254B" w:rsidRDefault="00E47825" w:rsidP="00FF672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Previous Year Adjustment: 1623 </w:t>
            </w:r>
          </w:p>
        </w:tc>
      </w:tr>
      <w:tr w:rsidR="006F732A" w14:paraId="77DD41CB"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F5EC845" w14:textId="0952BCBA" w:rsidR="006F732A" w:rsidRDefault="006F732A"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235DFF3" w14:textId="5FED2B44" w:rsidR="006F732A" w:rsidRPr="0017254B" w:rsidRDefault="006F732A" w:rsidP="00A700AB">
            <w:pPr>
              <w:pStyle w:val="NormalWeb"/>
              <w:spacing w:before="0" w:beforeAutospacing="0" w:after="0" w:afterAutospacing="0"/>
              <w:rPr>
                <w:rFonts w:asciiTheme="minorHAnsi" w:eastAsia="Verdana" w:hAnsiTheme="minorHAnsi" w:cs="Verdana"/>
                <w:color w:val="000000"/>
                <w:sz w:val="22"/>
                <w:szCs w:val="22"/>
                <w:lang w:val="en-US"/>
              </w:rPr>
            </w:pPr>
            <w:r>
              <w:rPr>
                <w:rFonts w:asciiTheme="minorHAnsi" w:eastAsia="Verdana" w:hAnsiTheme="minorHAnsi" w:cs="Verdana"/>
                <w:color w:val="000000"/>
                <w:sz w:val="22"/>
                <w:szCs w:val="22"/>
                <w:lang w:val="en-US"/>
              </w:rPr>
              <w:t>Custom DLL</w:t>
            </w:r>
          </w:p>
        </w:tc>
      </w:tr>
      <w:tr w:rsidR="00A700AB" w14:paraId="217BB782"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B62682" w14:textId="223BC787" w:rsidR="00A700AB" w:rsidRDefault="00A700A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1F00EFB" w14:textId="55BB4FAF" w:rsidR="00A700AB" w:rsidRPr="0017254B" w:rsidRDefault="00A700AB" w:rsidP="00A700AB">
            <w:pPr>
              <w:pStyle w:val="NormalWeb"/>
              <w:spacing w:before="0" w:beforeAutospacing="0" w:after="0" w:afterAutospacing="0"/>
              <w:rPr>
                <w:rFonts w:asciiTheme="minorHAnsi" w:eastAsia="Verdana" w:hAnsiTheme="minorHAnsi" w:cs="Verdana"/>
                <w:color w:val="000000"/>
                <w:sz w:val="22"/>
                <w:szCs w:val="22"/>
                <w:lang w:val="en-US"/>
              </w:rPr>
            </w:pPr>
            <w:r w:rsidRPr="0017254B">
              <w:rPr>
                <w:rFonts w:asciiTheme="minorHAnsi" w:eastAsia="Verdana" w:hAnsiTheme="minorHAnsi" w:cs="Verdana"/>
                <w:color w:val="000000"/>
                <w:sz w:val="22"/>
                <w:szCs w:val="22"/>
                <w:lang w:val="en-US"/>
              </w:rPr>
              <w:t>2</w:t>
            </w:r>
            <w:r w:rsidRPr="0017254B">
              <w:rPr>
                <w:rFonts w:asciiTheme="minorHAnsi" w:eastAsia="Verdana" w:hAnsiTheme="minorHAnsi" w:cs="Verdana"/>
                <w:color w:val="000000"/>
                <w:sz w:val="22"/>
                <w:szCs w:val="22"/>
                <w:vertAlign w:val="superscript"/>
                <w:lang w:val="en-US"/>
              </w:rPr>
              <w:t>nd</w:t>
            </w:r>
            <w:r w:rsidRPr="0017254B">
              <w:rPr>
                <w:rFonts w:asciiTheme="minorHAnsi" w:eastAsia="Verdana" w:hAnsiTheme="minorHAnsi" w:cs="Verdana"/>
                <w:color w:val="000000"/>
                <w:sz w:val="22"/>
                <w:szCs w:val="22"/>
                <w:lang w:val="en-US"/>
              </w:rPr>
              <w:t xml:space="preserve"> level validation</w:t>
            </w:r>
          </w:p>
        </w:tc>
      </w:tr>
      <w:tr w:rsidR="00A700AB" w14:paraId="40C02571"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D75D4B" w14:textId="28FB7508" w:rsidR="00A700AB" w:rsidRDefault="00A700A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Section </w:t>
            </w:r>
          </w:p>
        </w:tc>
        <w:tc>
          <w:tcPr>
            <w:tcW w:w="8448" w:type="dxa"/>
            <w:tcBorders>
              <w:top w:val="single" w:sz="4" w:space="0" w:color="auto"/>
              <w:left w:val="single" w:sz="4" w:space="0" w:color="auto"/>
              <w:bottom w:val="single" w:sz="4" w:space="0" w:color="auto"/>
              <w:right w:val="single" w:sz="4" w:space="0" w:color="auto"/>
            </w:tcBorders>
            <w:vAlign w:val="center"/>
          </w:tcPr>
          <w:p w14:paraId="1A22B681" w14:textId="619899C5" w:rsidR="00A700AB" w:rsidRPr="0017254B" w:rsidRDefault="00A700AB" w:rsidP="00A700AB">
            <w:pPr>
              <w:pStyle w:val="NormalWeb"/>
              <w:spacing w:before="0" w:beforeAutospacing="0" w:after="0" w:afterAutospacing="0"/>
              <w:rPr>
                <w:rFonts w:asciiTheme="minorHAnsi" w:hAnsiTheme="minorHAnsi"/>
                <w:sz w:val="22"/>
                <w:szCs w:val="22"/>
                <w:lang w:val="en-US" w:eastAsia="en-CA"/>
              </w:rPr>
            </w:pPr>
            <w:r w:rsidRPr="0017254B">
              <w:rPr>
                <w:rFonts w:asciiTheme="minorHAnsi" w:eastAsia="Verdana" w:hAnsiTheme="minorHAnsi" w:cs="Verdana"/>
                <w:color w:val="000000"/>
                <w:sz w:val="22"/>
                <w:szCs w:val="22"/>
                <w:lang w:val="en-US"/>
              </w:rPr>
              <w:t>Core (MDC)</w:t>
            </w:r>
            <w:r w:rsidR="0017254B" w:rsidRPr="0017254B">
              <w:rPr>
                <w:rFonts w:asciiTheme="minorHAnsi" w:eastAsia="Verdana" w:hAnsiTheme="minorHAnsi" w:cs="Verdana"/>
                <w:color w:val="000000"/>
                <w:sz w:val="22"/>
                <w:szCs w:val="22"/>
                <w:lang w:val="en-US"/>
              </w:rPr>
              <w:t xml:space="preserve">, </w:t>
            </w:r>
            <w:r w:rsidRPr="0017254B">
              <w:rPr>
                <w:rFonts w:asciiTheme="minorHAnsi" w:eastAsia="Verdana" w:hAnsiTheme="minorHAnsi" w:cs="Verdana"/>
                <w:color w:val="000000"/>
                <w:sz w:val="22"/>
                <w:szCs w:val="22"/>
                <w:lang w:val="en-US"/>
              </w:rPr>
              <w:t>Previous Year Adjustment</w:t>
            </w:r>
            <w:r w:rsidR="0017254B" w:rsidRPr="0017254B">
              <w:rPr>
                <w:rFonts w:asciiTheme="minorHAnsi" w:eastAsia="Verdana" w:hAnsiTheme="minorHAnsi" w:cs="Verdana"/>
                <w:color w:val="000000"/>
                <w:sz w:val="22"/>
                <w:szCs w:val="22"/>
                <w:lang w:val="en-US"/>
              </w:rPr>
              <w:t>s (Remittance)</w:t>
            </w:r>
            <w:r w:rsidR="0017254B">
              <w:rPr>
                <w:rFonts w:asciiTheme="minorHAnsi" w:eastAsia="Verdana" w:hAnsiTheme="minorHAnsi" w:cs="Verdana"/>
                <w:color w:val="000000"/>
                <w:sz w:val="22"/>
                <w:szCs w:val="22"/>
                <w:lang w:val="en-US"/>
              </w:rPr>
              <w:t xml:space="preserve">, </w:t>
            </w:r>
            <w:r w:rsidR="00734A68">
              <w:rPr>
                <w:rFonts w:asciiTheme="minorHAnsi" w:eastAsia="Verdana" w:hAnsiTheme="minorHAnsi" w:cs="Verdana"/>
                <w:color w:val="000000"/>
                <w:sz w:val="22"/>
                <w:szCs w:val="22"/>
                <w:lang w:val="en-US"/>
              </w:rPr>
              <w:t>Contributory</w:t>
            </w:r>
            <w:r w:rsidR="00F96B8E">
              <w:rPr>
                <w:rFonts w:asciiTheme="minorHAnsi" w:eastAsia="Verdana" w:hAnsiTheme="minorHAnsi" w:cs="Verdana"/>
                <w:color w:val="000000"/>
                <w:sz w:val="22"/>
                <w:szCs w:val="22"/>
                <w:lang w:val="en-US"/>
              </w:rPr>
              <w:t xml:space="preserve"> Leaves (Remittance) and Events</w:t>
            </w:r>
          </w:p>
        </w:tc>
      </w:tr>
      <w:tr w:rsidR="00A700AB" w14:paraId="7A641F73"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4C1078" w14:textId="77777777" w:rsidR="00A700AB" w:rsidRDefault="00A700A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0208392" w14:textId="77777777" w:rsidR="00A700AB" w:rsidRPr="0017254B" w:rsidRDefault="00A700AB" w:rsidP="00A700AB">
            <w:pPr>
              <w:spacing w:before="60" w:after="60" w:line="240" w:lineRule="auto"/>
              <w:ind w:left="0"/>
              <w:rPr>
                <w:rFonts w:asciiTheme="minorHAnsi" w:eastAsia="Times New Roman" w:hAnsiTheme="minorHAnsi" w:cs="Calibri"/>
                <w:color w:val="auto"/>
                <w:sz w:val="22"/>
                <w:szCs w:val="22"/>
                <w:lang w:eastAsia="en-CA"/>
              </w:rPr>
            </w:pPr>
            <w:r w:rsidRPr="0017254B">
              <w:rPr>
                <w:rFonts w:asciiTheme="minorHAnsi" w:hAnsiTheme="minorHAnsi"/>
                <w:color w:val="auto"/>
                <w:sz w:val="22"/>
                <w:szCs w:val="22"/>
                <w:lang w:eastAsia="en-CA"/>
              </w:rPr>
              <w:t>Complete Member Error</w:t>
            </w:r>
          </w:p>
        </w:tc>
      </w:tr>
      <w:tr w:rsidR="00A700AB" w14:paraId="7913CBE7"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E176D72" w14:textId="77777777" w:rsidR="00A700AB" w:rsidRDefault="00A700A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3CEA16F" w14:textId="77777777" w:rsidR="00A700AB" w:rsidRPr="0017254B" w:rsidRDefault="00A700AB" w:rsidP="00A700AB">
            <w:pPr>
              <w:spacing w:before="60" w:after="60" w:line="240" w:lineRule="auto"/>
              <w:ind w:left="0"/>
              <w:rPr>
                <w:rFonts w:asciiTheme="minorHAnsi" w:eastAsia="Times New Roman" w:hAnsiTheme="minorHAnsi" w:cs="Calibri"/>
                <w:color w:val="auto"/>
                <w:sz w:val="22"/>
                <w:szCs w:val="22"/>
                <w:lang w:eastAsia="en-CA"/>
              </w:rPr>
            </w:pPr>
            <w:r w:rsidRPr="0017254B">
              <w:rPr>
                <w:rFonts w:asciiTheme="minorHAnsi" w:hAnsiTheme="minorHAnsi"/>
                <w:sz w:val="22"/>
                <w:szCs w:val="22"/>
                <w:lang w:eastAsia="en-CA"/>
              </w:rPr>
              <w:t>Public</w:t>
            </w:r>
          </w:p>
        </w:tc>
      </w:tr>
      <w:tr w:rsidR="00A700AB" w:rsidRPr="00A61AB1" w14:paraId="09A67D1E"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82600C" w14:textId="77777777" w:rsidR="00A700AB" w:rsidRDefault="00A700A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FAB5AE4" w14:textId="1AB3A6E6" w:rsidR="00A700AB" w:rsidRDefault="00A700A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9E76C54" w14:textId="77777777" w:rsidR="00A700AB" w:rsidRDefault="0017254B" w:rsidP="00A700AB">
            <w:pPr>
              <w:pStyle w:val="NormalWeb"/>
              <w:spacing w:before="0" w:beforeAutospacing="0" w:after="0" w:afterAutospacing="0"/>
              <w:rPr>
                <w:ins w:id="350" w:author="Nikhil Shenoy" w:date="2021-05-10T15:48:00Z"/>
                <w:rFonts w:asciiTheme="minorHAnsi" w:eastAsia="Verdana" w:hAnsiTheme="minorHAnsi" w:cs="Verdana"/>
                <w:color w:val="000000"/>
                <w:sz w:val="22"/>
                <w:szCs w:val="22"/>
                <w:lang w:val="en-CA"/>
              </w:rPr>
            </w:pPr>
            <w:r w:rsidRPr="0017254B">
              <w:rPr>
                <w:rFonts w:asciiTheme="minorHAnsi" w:eastAsia="Verdana" w:hAnsiTheme="minorHAnsi" w:cs="Verdana"/>
                <w:color w:val="000000"/>
                <w:sz w:val="22"/>
                <w:szCs w:val="22"/>
                <w:lang w:val="en-CA"/>
              </w:rPr>
              <w:t xml:space="preserve">Reported PA or Amended PA for NON-FA Mbr must be within the acceptable tolerance of the calculated PA.  </w:t>
            </w:r>
          </w:p>
          <w:p w14:paraId="5405F713" w14:textId="77777777" w:rsidR="001E664D" w:rsidRDefault="001E664D" w:rsidP="00A700AB">
            <w:pPr>
              <w:pStyle w:val="NormalWeb"/>
              <w:spacing w:before="0" w:beforeAutospacing="0" w:after="0" w:afterAutospacing="0"/>
              <w:rPr>
                <w:ins w:id="351" w:author="Nikhil Shenoy" w:date="2021-05-10T15:48:00Z"/>
                <w:rFonts w:asciiTheme="minorHAnsi" w:eastAsia="Verdana" w:hAnsiTheme="minorHAnsi" w:cs="Verdana"/>
                <w:color w:val="000000"/>
                <w:sz w:val="22"/>
                <w:szCs w:val="22"/>
                <w:lang w:val="en-CA"/>
              </w:rPr>
            </w:pPr>
          </w:p>
          <w:p w14:paraId="5BCAAEF3" w14:textId="769DA694" w:rsidR="001E664D" w:rsidRPr="0017254B" w:rsidRDefault="001E664D" w:rsidP="00A700AB">
            <w:pPr>
              <w:pStyle w:val="NormalWeb"/>
              <w:spacing w:before="0" w:beforeAutospacing="0" w:after="0" w:afterAutospacing="0"/>
              <w:rPr>
                <w:rFonts w:asciiTheme="minorHAnsi" w:hAnsiTheme="minorHAnsi" w:cs="Calibri"/>
                <w:color w:val="000000" w:themeColor="text1"/>
                <w:sz w:val="22"/>
                <w:szCs w:val="22"/>
                <w:lang w:val="en-US"/>
              </w:rPr>
            </w:pPr>
            <w:ins w:id="352" w:author="Nikhil Shenoy" w:date="2021-05-10T15:48:00Z">
              <w:r w:rsidRPr="00385F47">
                <w:rPr>
                  <w:rFonts w:asciiTheme="minorHAnsi" w:eastAsia="Verdana" w:hAnsiTheme="minorHAnsi" w:cs="Verdana"/>
                  <w:sz w:val="22"/>
                  <w:szCs w:val="22"/>
                  <w:lang w:val="en-CA"/>
                  <w:rPrChange w:id="353" w:author="Nikhil Shenoy" w:date="2021-05-11T16:00:00Z">
                    <w:rPr>
                      <w:rFonts w:asciiTheme="minorHAnsi" w:eastAsia="Verdana" w:hAnsiTheme="minorHAnsi" w:cs="Verdana"/>
                      <w:color w:val="000000"/>
                      <w:sz w:val="22"/>
                      <w:szCs w:val="22"/>
                      <w:lang w:val="en-CA"/>
                    </w:rPr>
                  </w:rPrChange>
                </w:rPr>
                <w:t xml:space="preserve">Note: In case of amalgamation, </w:t>
              </w:r>
            </w:ins>
            <w:ins w:id="354" w:author="Nikhil Shenoy" w:date="2021-05-10T15:49:00Z">
              <w:r w:rsidRPr="00385F47">
                <w:rPr>
                  <w:rFonts w:asciiTheme="minorHAnsi" w:eastAsia="Verdana" w:hAnsiTheme="minorHAnsi" w:cs="Verdana"/>
                  <w:sz w:val="22"/>
                  <w:szCs w:val="22"/>
                  <w:lang w:val="en-CA"/>
                  <w:rPrChange w:id="355" w:author="Nikhil Shenoy" w:date="2021-05-11T16:00:00Z">
                    <w:rPr>
                      <w:rFonts w:asciiTheme="minorHAnsi" w:eastAsia="Verdana" w:hAnsiTheme="minorHAnsi" w:cs="Verdana"/>
                      <w:color w:val="000000"/>
                      <w:sz w:val="22"/>
                      <w:szCs w:val="22"/>
                      <w:lang w:val="en-CA"/>
                    </w:rPr>
                  </w:rPrChange>
                </w:rPr>
                <w:t xml:space="preserve">data from both the employers will be considered to determine the Calculated PA and </w:t>
              </w:r>
            </w:ins>
            <w:ins w:id="356" w:author="Nikhil Shenoy" w:date="2021-05-10T15:50:00Z">
              <w:r w:rsidRPr="00385F47">
                <w:rPr>
                  <w:rFonts w:asciiTheme="minorHAnsi" w:eastAsia="Verdana" w:hAnsiTheme="minorHAnsi" w:cs="Verdana"/>
                  <w:sz w:val="22"/>
                  <w:szCs w:val="22"/>
                  <w:lang w:val="en-CA"/>
                  <w:rPrChange w:id="357" w:author="Nikhil Shenoy" w:date="2021-05-11T16:00:00Z">
                    <w:rPr>
                      <w:rFonts w:asciiTheme="minorHAnsi" w:eastAsia="Verdana" w:hAnsiTheme="minorHAnsi" w:cs="Verdana"/>
                      <w:color w:val="000000"/>
                      <w:sz w:val="22"/>
                      <w:szCs w:val="22"/>
                      <w:lang w:val="en-CA"/>
                    </w:rPr>
                  </w:rPrChange>
                </w:rPr>
                <w:t xml:space="preserve">Reported PA of both the employers will be considered to perform validations </w:t>
              </w:r>
            </w:ins>
          </w:p>
        </w:tc>
      </w:tr>
      <w:tr w:rsidR="00A700AB" w:rsidRPr="009151F9" w14:paraId="4355E875"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1A9D65" w14:textId="468941F1" w:rsidR="00A700AB" w:rsidRDefault="00A700A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F15200E" w14:textId="77777777" w:rsidR="00A700AB" w:rsidRPr="0017254B" w:rsidRDefault="00A700AB" w:rsidP="00A700AB">
            <w:pPr>
              <w:ind w:left="0"/>
              <w:rPr>
                <w:rFonts w:asciiTheme="minorHAnsi" w:hAnsiTheme="minorHAnsi"/>
                <w:sz w:val="22"/>
                <w:szCs w:val="22"/>
                <w:lang w:eastAsia="en-CA"/>
              </w:rPr>
            </w:pPr>
            <w:r w:rsidRPr="0017254B">
              <w:rPr>
                <w:rFonts w:asciiTheme="minorHAnsi" w:hAnsiTheme="minorHAnsi"/>
                <w:sz w:val="22"/>
                <w:szCs w:val="22"/>
                <w:lang w:eastAsia="en-CA"/>
              </w:rPr>
              <w:t>Reject the member in the input file if :</w:t>
            </w:r>
          </w:p>
          <w:p w14:paraId="1217D1B9" w14:textId="77777777" w:rsidR="00A476DC" w:rsidRDefault="00A476DC" w:rsidP="00A476DC">
            <w:pPr>
              <w:ind w:left="0"/>
              <w:rPr>
                <w:rFonts w:asciiTheme="minorHAnsi" w:hAnsiTheme="minorHAnsi"/>
                <w:color w:val="auto"/>
                <w:sz w:val="22"/>
                <w:szCs w:val="22"/>
                <w:lang w:eastAsia="en-CA"/>
              </w:rPr>
            </w:pPr>
            <w:r>
              <w:rPr>
                <w:rFonts w:asciiTheme="minorHAnsi" w:hAnsiTheme="minorHAnsi"/>
                <w:color w:val="auto"/>
                <w:sz w:val="22"/>
                <w:szCs w:val="22"/>
                <w:lang w:eastAsia="en-CA"/>
              </w:rPr>
              <w:t>{</w:t>
            </w:r>
          </w:p>
          <w:p w14:paraId="36D552B7" w14:textId="77777777" w:rsidR="00A476DC" w:rsidRPr="00E31C81" w:rsidRDefault="00A476DC" w:rsidP="00A476DC">
            <w:pPr>
              <w:ind w:left="720"/>
              <w:rPr>
                <w:rFonts w:asciiTheme="minorHAnsi" w:hAnsiTheme="minorHAnsi"/>
                <w:color w:val="auto"/>
                <w:sz w:val="22"/>
                <w:szCs w:val="22"/>
                <w:u w:val="single"/>
                <w:lang w:eastAsia="en-CA"/>
              </w:rPr>
            </w:pPr>
            <w:r w:rsidRPr="00E31C81">
              <w:rPr>
                <w:rFonts w:asciiTheme="minorHAnsi" w:hAnsiTheme="minorHAnsi"/>
                <w:color w:val="auto"/>
                <w:sz w:val="22"/>
                <w:szCs w:val="22"/>
                <w:u w:val="single"/>
                <w:lang w:eastAsia="en-CA"/>
              </w:rPr>
              <w:t>For Core Data</w:t>
            </w:r>
          </w:p>
          <w:p w14:paraId="30D30C46" w14:textId="63979D65" w:rsidR="00A476DC" w:rsidRDefault="00A476DC" w:rsidP="00A476DC">
            <w:pPr>
              <w:ind w:left="720"/>
              <w:rPr>
                <w:rFonts w:asciiTheme="minorHAnsi" w:hAnsiTheme="minorHAnsi"/>
                <w:color w:val="auto"/>
                <w:sz w:val="22"/>
                <w:szCs w:val="22"/>
                <w:lang w:eastAsia="en-CA"/>
              </w:rPr>
            </w:pPr>
            <w:r w:rsidRPr="00E31C81">
              <w:rPr>
                <w:rFonts w:asciiTheme="minorHAnsi" w:hAnsiTheme="minorHAnsi"/>
                <w:color w:val="auto"/>
                <w:sz w:val="22"/>
                <w:szCs w:val="22"/>
                <w:lang w:eastAsia="en-CA"/>
              </w:rPr>
              <w:t xml:space="preserve">Member </w:t>
            </w:r>
            <w:r>
              <w:rPr>
                <w:rFonts w:asciiTheme="minorHAnsi" w:hAnsiTheme="minorHAnsi"/>
                <w:color w:val="auto"/>
                <w:sz w:val="22"/>
                <w:szCs w:val="22"/>
                <w:lang w:eastAsia="en-CA"/>
              </w:rPr>
              <w:t>does not have</w:t>
            </w:r>
            <w:r w:rsidRPr="00E31C81">
              <w:rPr>
                <w:rFonts w:asciiTheme="minorHAnsi" w:hAnsiTheme="minorHAnsi"/>
                <w:color w:val="auto"/>
                <w:sz w:val="22"/>
                <w:szCs w:val="22"/>
                <w:lang w:eastAsia="en-CA"/>
              </w:rPr>
              <w:t xml:space="preserve"> a Service Break LTD in Ariel at any point in the MDC Year (based on Execution Start Date) </w:t>
            </w:r>
          </w:p>
          <w:p w14:paraId="2B8AB272" w14:textId="77777777" w:rsidR="00A476DC" w:rsidRPr="00A476DC" w:rsidRDefault="00A476DC" w:rsidP="00A476DC">
            <w:pPr>
              <w:ind w:left="720"/>
              <w:rPr>
                <w:rFonts w:asciiTheme="minorHAnsi" w:hAnsiTheme="minorHAnsi"/>
                <w:color w:val="auto"/>
                <w:sz w:val="22"/>
                <w:szCs w:val="22"/>
                <w:u w:val="single"/>
                <w:lang w:eastAsia="en-CA"/>
              </w:rPr>
            </w:pPr>
            <w:r w:rsidRPr="00A476DC">
              <w:rPr>
                <w:rFonts w:asciiTheme="minorHAnsi" w:hAnsiTheme="minorHAnsi"/>
                <w:color w:val="auto"/>
                <w:sz w:val="22"/>
                <w:szCs w:val="22"/>
                <w:u w:val="single"/>
                <w:lang w:eastAsia="en-CA"/>
              </w:rPr>
              <w:t>For Previous Year Adjustments</w:t>
            </w:r>
          </w:p>
          <w:p w14:paraId="02EC912A" w14:textId="4A7E089A" w:rsidR="00A476DC" w:rsidRPr="00C97573" w:rsidRDefault="00A476DC" w:rsidP="00A476DC">
            <w:pPr>
              <w:ind w:left="720"/>
              <w:rPr>
                <w:rFonts w:asciiTheme="minorHAnsi" w:hAnsiTheme="minorHAnsi"/>
                <w:color w:val="auto"/>
                <w:sz w:val="22"/>
                <w:szCs w:val="22"/>
                <w:lang w:eastAsia="en-CA"/>
              </w:rPr>
            </w:pPr>
            <w:r>
              <w:rPr>
                <w:rFonts w:asciiTheme="minorHAnsi" w:hAnsiTheme="minorHAnsi"/>
                <w:color w:val="auto"/>
                <w:sz w:val="22"/>
                <w:szCs w:val="22"/>
                <w:lang w:eastAsia="en-CA"/>
              </w:rPr>
              <w:t>Member does not have</w:t>
            </w:r>
            <w:r w:rsidRPr="00C97573">
              <w:rPr>
                <w:rFonts w:asciiTheme="minorHAnsi" w:hAnsiTheme="minorHAnsi"/>
                <w:color w:val="auto"/>
                <w:sz w:val="22"/>
                <w:szCs w:val="22"/>
                <w:lang w:eastAsia="en-CA"/>
              </w:rPr>
              <w:t xml:space="preserve"> a Service Break LTD in Ariel during the adjustment year (based on File.AdjustmentYear)</w:t>
            </w:r>
          </w:p>
          <w:p w14:paraId="4889B241" w14:textId="77777777" w:rsidR="00A476DC" w:rsidRPr="00A476DC" w:rsidRDefault="00A476DC" w:rsidP="00A476DC">
            <w:pPr>
              <w:ind w:left="720"/>
              <w:rPr>
                <w:rFonts w:asciiTheme="minorHAnsi" w:hAnsiTheme="minorHAnsi"/>
                <w:color w:val="auto"/>
                <w:sz w:val="22"/>
                <w:szCs w:val="22"/>
                <w:u w:val="single"/>
                <w:lang w:eastAsia="en-CA"/>
              </w:rPr>
            </w:pPr>
            <w:r w:rsidRPr="00A476DC">
              <w:rPr>
                <w:rFonts w:asciiTheme="minorHAnsi" w:hAnsiTheme="minorHAnsi"/>
                <w:color w:val="auto"/>
                <w:sz w:val="22"/>
                <w:szCs w:val="22"/>
                <w:u w:val="single"/>
                <w:lang w:eastAsia="en-CA"/>
              </w:rPr>
              <w:t>For Contributory Leaves</w:t>
            </w:r>
          </w:p>
          <w:p w14:paraId="658831B8" w14:textId="601CDEC6" w:rsidR="00A476DC" w:rsidRPr="00C97573" w:rsidRDefault="00A476DC" w:rsidP="00A476DC">
            <w:pPr>
              <w:ind w:left="720"/>
              <w:rPr>
                <w:rFonts w:asciiTheme="minorHAnsi" w:hAnsiTheme="minorHAnsi"/>
                <w:color w:val="auto"/>
                <w:sz w:val="22"/>
                <w:szCs w:val="22"/>
                <w:lang w:eastAsia="en-CA"/>
              </w:rPr>
            </w:pPr>
            <w:r>
              <w:rPr>
                <w:rFonts w:asciiTheme="minorHAnsi" w:hAnsiTheme="minorHAnsi"/>
                <w:color w:val="auto"/>
                <w:sz w:val="22"/>
                <w:szCs w:val="22"/>
                <w:lang w:eastAsia="en-CA"/>
              </w:rPr>
              <w:t xml:space="preserve">Member does not have </w:t>
            </w:r>
            <w:r w:rsidRPr="00C97573">
              <w:rPr>
                <w:rFonts w:asciiTheme="minorHAnsi" w:hAnsiTheme="minorHAnsi"/>
                <w:color w:val="auto"/>
                <w:sz w:val="22"/>
                <w:szCs w:val="22"/>
                <w:lang w:eastAsia="en-CA"/>
              </w:rPr>
              <w:t xml:space="preserve"> a Service Break LTD in Ariel during the adjustment year (based on File.Year)</w:t>
            </w:r>
          </w:p>
          <w:p w14:paraId="34E842FA" w14:textId="77777777" w:rsidR="00A476DC" w:rsidRDefault="00A476DC" w:rsidP="00A476DC">
            <w:pPr>
              <w:ind w:left="720"/>
              <w:rPr>
                <w:rFonts w:asciiTheme="minorHAnsi" w:hAnsiTheme="minorHAnsi"/>
                <w:color w:val="auto"/>
                <w:sz w:val="22"/>
                <w:szCs w:val="22"/>
                <w:u w:val="single"/>
              </w:rPr>
            </w:pPr>
            <w:r w:rsidRPr="00E31C81">
              <w:rPr>
                <w:rFonts w:asciiTheme="minorHAnsi" w:hAnsiTheme="minorHAnsi"/>
                <w:color w:val="auto"/>
                <w:sz w:val="22"/>
                <w:szCs w:val="22"/>
                <w:u w:val="single"/>
              </w:rPr>
              <w:t>For Events</w:t>
            </w:r>
          </w:p>
          <w:p w14:paraId="4D5E3036" w14:textId="4E9B422C" w:rsidR="00A476DC" w:rsidRPr="00C97573" w:rsidRDefault="00A476DC" w:rsidP="00A476DC">
            <w:pPr>
              <w:ind w:left="720"/>
              <w:rPr>
                <w:rFonts w:asciiTheme="minorHAnsi" w:hAnsiTheme="minorHAnsi"/>
                <w:color w:val="auto"/>
                <w:sz w:val="22"/>
                <w:szCs w:val="22"/>
                <w:lang w:eastAsia="en-CA"/>
              </w:rPr>
            </w:pPr>
            <w:r w:rsidRPr="00C97573">
              <w:rPr>
                <w:rFonts w:asciiTheme="minorHAnsi" w:hAnsiTheme="minorHAnsi"/>
                <w:color w:val="auto"/>
                <w:sz w:val="22"/>
                <w:szCs w:val="22"/>
                <w:lang w:eastAsia="en-CA"/>
              </w:rPr>
              <w:t xml:space="preserve">For Previous Year: Member </w:t>
            </w:r>
            <w:r>
              <w:rPr>
                <w:rFonts w:asciiTheme="minorHAnsi" w:hAnsiTheme="minorHAnsi"/>
                <w:color w:val="auto"/>
                <w:sz w:val="22"/>
                <w:szCs w:val="22"/>
                <w:lang w:eastAsia="en-CA"/>
              </w:rPr>
              <w:t>does not have</w:t>
            </w:r>
            <w:r w:rsidRPr="00C97573">
              <w:rPr>
                <w:rFonts w:asciiTheme="minorHAnsi" w:hAnsiTheme="minorHAnsi"/>
                <w:color w:val="auto"/>
                <w:sz w:val="22"/>
                <w:szCs w:val="22"/>
                <w:lang w:eastAsia="en-CA"/>
              </w:rPr>
              <w:t xml:space="preserve"> a Service Break LTD in Ariel during previous year (based on EmploymentEndDate-1</w:t>
            </w:r>
            <w:r>
              <w:rPr>
                <w:rFonts w:asciiTheme="minorHAnsi" w:hAnsiTheme="minorHAnsi"/>
                <w:color w:val="auto"/>
                <w:sz w:val="22"/>
                <w:szCs w:val="22"/>
                <w:lang w:eastAsia="en-CA"/>
              </w:rPr>
              <w:t xml:space="preserve"> or DeathDate-1</w:t>
            </w:r>
            <w:r w:rsidRPr="00C97573">
              <w:rPr>
                <w:rFonts w:asciiTheme="minorHAnsi" w:hAnsiTheme="minorHAnsi"/>
                <w:color w:val="auto"/>
                <w:sz w:val="22"/>
                <w:szCs w:val="22"/>
                <w:lang w:eastAsia="en-CA"/>
              </w:rPr>
              <w:t xml:space="preserve">) </w:t>
            </w:r>
          </w:p>
          <w:p w14:paraId="316C54B8" w14:textId="35466F92" w:rsidR="00A476DC" w:rsidRPr="00C97573" w:rsidRDefault="00A476DC" w:rsidP="00A476DC">
            <w:pPr>
              <w:ind w:left="720"/>
              <w:rPr>
                <w:rFonts w:asciiTheme="minorHAnsi" w:hAnsiTheme="minorHAnsi"/>
                <w:color w:val="auto"/>
                <w:sz w:val="22"/>
                <w:szCs w:val="22"/>
                <w:lang w:eastAsia="en-CA"/>
              </w:rPr>
            </w:pPr>
            <w:r w:rsidRPr="00C97573">
              <w:rPr>
                <w:rFonts w:asciiTheme="minorHAnsi" w:hAnsiTheme="minorHAnsi"/>
                <w:color w:val="auto"/>
                <w:sz w:val="22"/>
                <w:szCs w:val="22"/>
                <w:lang w:eastAsia="en-CA"/>
              </w:rPr>
              <w:t>F</w:t>
            </w:r>
            <w:r>
              <w:rPr>
                <w:rFonts w:asciiTheme="minorHAnsi" w:hAnsiTheme="minorHAnsi"/>
                <w:color w:val="auto"/>
                <w:sz w:val="22"/>
                <w:szCs w:val="22"/>
                <w:lang w:eastAsia="en-CA"/>
              </w:rPr>
              <w:t>or Current Year: Member does not have</w:t>
            </w:r>
            <w:r w:rsidRPr="00C97573">
              <w:rPr>
                <w:rFonts w:asciiTheme="minorHAnsi" w:hAnsiTheme="minorHAnsi"/>
                <w:color w:val="auto"/>
                <w:sz w:val="22"/>
                <w:szCs w:val="22"/>
                <w:lang w:eastAsia="en-CA"/>
              </w:rPr>
              <w:t xml:space="preserve"> a Service Break LTD in Ariel during current year (based on EmploymentEndDate</w:t>
            </w:r>
            <w:r>
              <w:rPr>
                <w:rFonts w:asciiTheme="minorHAnsi" w:hAnsiTheme="minorHAnsi"/>
                <w:color w:val="auto"/>
                <w:sz w:val="22"/>
                <w:szCs w:val="22"/>
                <w:lang w:eastAsia="en-CA"/>
              </w:rPr>
              <w:t xml:space="preserve"> or DeathDate</w:t>
            </w:r>
            <w:r w:rsidRPr="00C97573">
              <w:rPr>
                <w:rFonts w:asciiTheme="minorHAnsi" w:hAnsiTheme="minorHAnsi"/>
                <w:color w:val="auto"/>
                <w:sz w:val="22"/>
                <w:szCs w:val="22"/>
                <w:lang w:eastAsia="en-CA"/>
              </w:rPr>
              <w:t xml:space="preserve">) </w:t>
            </w:r>
          </w:p>
          <w:p w14:paraId="23FAED2A" w14:textId="77777777" w:rsidR="00A476DC" w:rsidRDefault="00A476DC" w:rsidP="00A476DC">
            <w:pPr>
              <w:pStyle w:val="ListParagraph"/>
              <w:ind w:left="7920"/>
              <w:rPr>
                <w:rFonts w:asciiTheme="minorHAnsi" w:hAnsiTheme="minorHAnsi"/>
                <w:color w:val="auto"/>
                <w:sz w:val="22"/>
                <w:szCs w:val="22"/>
                <w:lang w:eastAsia="en-CA"/>
              </w:rPr>
            </w:pPr>
            <w:r>
              <w:rPr>
                <w:rFonts w:asciiTheme="minorHAnsi" w:hAnsiTheme="minorHAnsi"/>
                <w:color w:val="auto"/>
                <w:sz w:val="22"/>
                <w:szCs w:val="22"/>
                <w:lang w:eastAsia="en-CA"/>
              </w:rPr>
              <w:t>}</w:t>
            </w:r>
          </w:p>
          <w:p w14:paraId="2841B9F4" w14:textId="77777777" w:rsidR="00A700AB" w:rsidRPr="00F96B8E" w:rsidRDefault="00A700AB" w:rsidP="00A700AB">
            <w:pPr>
              <w:ind w:left="0"/>
              <w:rPr>
                <w:rFonts w:asciiTheme="minorHAnsi" w:hAnsiTheme="minorHAnsi"/>
                <w:sz w:val="22"/>
                <w:szCs w:val="22"/>
                <w:lang w:eastAsia="en-CA"/>
              </w:rPr>
            </w:pPr>
            <w:r w:rsidRPr="00F96B8E">
              <w:rPr>
                <w:rFonts w:asciiTheme="minorHAnsi" w:hAnsiTheme="minorHAnsi"/>
                <w:sz w:val="22"/>
                <w:szCs w:val="22"/>
                <w:lang w:eastAsia="en-CA"/>
              </w:rPr>
              <w:t>and;</w:t>
            </w:r>
          </w:p>
          <w:p w14:paraId="7C877F08" w14:textId="77777777" w:rsidR="00A700AB" w:rsidRPr="0017254B" w:rsidRDefault="00A700AB" w:rsidP="00A700AB">
            <w:pPr>
              <w:spacing w:before="0" w:after="0" w:line="240" w:lineRule="auto"/>
              <w:rPr>
                <w:rFonts w:asciiTheme="minorHAnsi" w:hAnsiTheme="minorHAnsi"/>
                <w:sz w:val="22"/>
                <w:szCs w:val="22"/>
              </w:rPr>
            </w:pPr>
            <w:r w:rsidRPr="0017254B">
              <w:rPr>
                <w:rFonts w:asciiTheme="minorHAnsi" w:hAnsiTheme="minorHAnsi"/>
                <w:sz w:val="22"/>
                <w:szCs w:val="22"/>
              </w:rPr>
              <w:t>[(Calculated PA) – (File.PA)] ≤ -250</w:t>
            </w:r>
          </w:p>
          <w:p w14:paraId="75215B5A" w14:textId="77777777" w:rsidR="00A700AB" w:rsidRPr="0017254B" w:rsidRDefault="00A700AB" w:rsidP="00A700AB">
            <w:pPr>
              <w:pStyle w:val="ListParagraph"/>
              <w:ind w:left="2880"/>
              <w:rPr>
                <w:rFonts w:asciiTheme="minorHAnsi" w:hAnsiTheme="minorHAnsi"/>
                <w:b/>
                <w:sz w:val="22"/>
                <w:szCs w:val="22"/>
                <w:u w:val="single"/>
              </w:rPr>
            </w:pPr>
            <w:r w:rsidRPr="0017254B">
              <w:rPr>
                <w:rFonts w:asciiTheme="minorHAnsi" w:hAnsiTheme="minorHAnsi"/>
                <w:b/>
                <w:sz w:val="22"/>
                <w:szCs w:val="22"/>
                <w:u w:val="single"/>
              </w:rPr>
              <w:t>Or</w:t>
            </w:r>
          </w:p>
          <w:p w14:paraId="1BBA78DE" w14:textId="77777777" w:rsidR="00A700AB" w:rsidRPr="0017254B" w:rsidRDefault="00A700AB" w:rsidP="00A700AB">
            <w:pPr>
              <w:spacing w:before="0" w:after="0" w:line="240" w:lineRule="auto"/>
              <w:rPr>
                <w:rFonts w:asciiTheme="minorHAnsi" w:hAnsiTheme="minorHAnsi"/>
                <w:sz w:val="22"/>
                <w:szCs w:val="22"/>
              </w:rPr>
            </w:pPr>
            <w:r w:rsidRPr="0017254B">
              <w:rPr>
                <w:rFonts w:asciiTheme="minorHAnsi" w:hAnsiTheme="minorHAnsi"/>
                <w:sz w:val="22"/>
                <w:szCs w:val="22"/>
              </w:rPr>
              <w:t>[(Calculated PA) – (File.PA)] ≥ +250</w:t>
            </w:r>
          </w:p>
          <w:p w14:paraId="5BBBA926" w14:textId="77777777" w:rsidR="00A700AB" w:rsidRPr="0017254B" w:rsidRDefault="00A700AB" w:rsidP="00A700AB">
            <w:pPr>
              <w:spacing w:before="0" w:after="0" w:line="240" w:lineRule="auto"/>
              <w:ind w:left="0"/>
              <w:rPr>
                <w:rFonts w:asciiTheme="minorHAnsi" w:hAnsiTheme="minorHAnsi"/>
                <w:sz w:val="22"/>
                <w:szCs w:val="22"/>
              </w:rPr>
            </w:pPr>
          </w:p>
          <w:p w14:paraId="4955021A" w14:textId="77777777" w:rsidR="00A700AB" w:rsidRPr="0017254B" w:rsidRDefault="00A700AB" w:rsidP="00A700AB">
            <w:pPr>
              <w:rPr>
                <w:rFonts w:asciiTheme="minorHAnsi" w:hAnsiTheme="minorHAnsi"/>
                <w:sz w:val="22"/>
                <w:szCs w:val="22"/>
              </w:rPr>
            </w:pPr>
            <w:r w:rsidRPr="0017254B">
              <w:rPr>
                <w:rFonts w:asciiTheme="minorHAnsi" w:hAnsiTheme="minorHAnsi"/>
                <w:sz w:val="22"/>
                <w:szCs w:val="22"/>
              </w:rPr>
              <w:t xml:space="preserve">Calculated PA = Min [Table PAMAXDB for current </w:t>
            </w:r>
            <w:r w:rsidRPr="0017254B">
              <w:rPr>
                <w:rFonts w:asciiTheme="minorHAnsi" w:hAnsiTheme="minorHAnsi"/>
                <w:color w:val="auto"/>
                <w:sz w:val="22"/>
                <w:szCs w:val="22"/>
              </w:rPr>
              <w:t xml:space="preserve">year*svc </w:t>
            </w:r>
            <w:r w:rsidRPr="0017254B">
              <w:rPr>
                <w:rFonts w:asciiTheme="minorHAnsi" w:hAnsiTheme="minorHAnsi"/>
                <w:sz w:val="22"/>
                <w:szCs w:val="22"/>
              </w:rPr>
              <w:t>;  (Max[0;(AnnualizedEarnings - YMPE)]*0.02*svc + min[AnnualizedEarnings;YMPE]*0.015*svc)*9 – Offset*svc ]</w:t>
            </w:r>
          </w:p>
          <w:p w14:paraId="5D3E7D7B" w14:textId="77777777" w:rsidR="00A700AB" w:rsidRPr="0017254B" w:rsidRDefault="00A700AB" w:rsidP="00A700AB">
            <w:pPr>
              <w:rPr>
                <w:rFonts w:asciiTheme="minorHAnsi" w:hAnsiTheme="minorHAnsi"/>
                <w:color w:val="1F497D"/>
                <w:sz w:val="22"/>
                <w:szCs w:val="22"/>
              </w:rPr>
            </w:pPr>
          </w:p>
          <w:p w14:paraId="4160AFF3" w14:textId="77777777" w:rsidR="00A700AB" w:rsidRPr="0017254B" w:rsidRDefault="00A700AB" w:rsidP="00A700AB">
            <w:pPr>
              <w:rPr>
                <w:rFonts w:asciiTheme="minorHAnsi" w:hAnsiTheme="minorHAnsi"/>
                <w:color w:val="auto"/>
                <w:sz w:val="22"/>
                <w:szCs w:val="22"/>
              </w:rPr>
            </w:pPr>
            <w:r w:rsidRPr="0017254B">
              <w:rPr>
                <w:rFonts w:asciiTheme="minorHAnsi" w:hAnsiTheme="minorHAnsi"/>
                <w:color w:val="auto"/>
                <w:sz w:val="22"/>
                <w:szCs w:val="22"/>
              </w:rPr>
              <w:t>Where</w:t>
            </w:r>
          </w:p>
          <w:p w14:paraId="354AD611" w14:textId="77777777" w:rsidR="00A700AB" w:rsidRPr="0017254B" w:rsidRDefault="00A700AB" w:rsidP="003410B0">
            <w:pPr>
              <w:pStyle w:val="ListParagraph"/>
              <w:numPr>
                <w:ilvl w:val="0"/>
                <w:numId w:val="28"/>
              </w:numPr>
              <w:rPr>
                <w:rFonts w:asciiTheme="minorHAnsi" w:hAnsiTheme="minorHAnsi"/>
                <w:color w:val="auto"/>
                <w:sz w:val="22"/>
                <w:szCs w:val="22"/>
              </w:rPr>
            </w:pPr>
            <w:r w:rsidRPr="0017254B">
              <w:rPr>
                <w:rFonts w:asciiTheme="minorHAnsi" w:hAnsiTheme="minorHAnsi"/>
                <w:color w:val="auto"/>
                <w:sz w:val="22"/>
                <w:szCs w:val="22"/>
              </w:rPr>
              <w:t xml:space="preserve">Table «PAMAXDB» = Maximum PA for DB - Dependant on the year </w:t>
            </w:r>
          </w:p>
          <w:p w14:paraId="13032D62" w14:textId="0071519A" w:rsidR="00A700AB" w:rsidRPr="0017254B" w:rsidRDefault="00A700AB" w:rsidP="003410B0">
            <w:pPr>
              <w:pStyle w:val="ListParagraph"/>
              <w:numPr>
                <w:ilvl w:val="0"/>
                <w:numId w:val="28"/>
              </w:numPr>
              <w:rPr>
                <w:rFonts w:asciiTheme="minorHAnsi" w:hAnsiTheme="minorHAnsi"/>
                <w:color w:val="auto"/>
                <w:sz w:val="22"/>
                <w:szCs w:val="22"/>
              </w:rPr>
            </w:pPr>
            <w:r w:rsidRPr="0017254B">
              <w:rPr>
                <w:rFonts w:asciiTheme="minorHAnsi" w:hAnsiTheme="minorHAnsi"/>
                <w:color w:val="auto"/>
                <w:sz w:val="22"/>
                <w:szCs w:val="22"/>
              </w:rPr>
              <w:t>Svc = 1.0000 would mean 52 weeks. Svc dependant on the year. Should be the Weeks from the input file + weeks in Ariel</w:t>
            </w:r>
            <w:r w:rsidR="006E1E0E">
              <w:rPr>
                <w:rFonts w:asciiTheme="minorHAnsi" w:hAnsiTheme="minorHAnsi"/>
                <w:color w:val="FF0000"/>
                <w:sz w:val="22"/>
                <w:szCs w:val="22"/>
                <w:vertAlign w:val="superscript"/>
                <w:lang w:eastAsia="en-CA"/>
              </w:rPr>
              <w:t>1</w:t>
            </w:r>
            <w:r w:rsidR="006E1E0E" w:rsidRPr="00C622D0">
              <w:rPr>
                <w:rFonts w:asciiTheme="minorHAnsi" w:hAnsiTheme="minorHAnsi"/>
                <w:sz w:val="22"/>
                <w:szCs w:val="22"/>
                <w:lang w:eastAsia="en-CA"/>
              </w:rPr>
              <w:t xml:space="preserve"> </w:t>
            </w:r>
            <w:r w:rsidRPr="0017254B">
              <w:rPr>
                <w:rFonts w:asciiTheme="minorHAnsi" w:hAnsiTheme="minorHAnsi"/>
                <w:color w:val="auto"/>
                <w:sz w:val="22"/>
                <w:szCs w:val="22"/>
              </w:rPr>
              <w:t>for the corresponding year.</w:t>
            </w:r>
          </w:p>
          <w:p w14:paraId="7BF0CEF5" w14:textId="77777777" w:rsidR="00A700AB" w:rsidRPr="0017254B" w:rsidRDefault="00A700AB" w:rsidP="003410B0">
            <w:pPr>
              <w:pStyle w:val="ListParagraph"/>
              <w:numPr>
                <w:ilvl w:val="0"/>
                <w:numId w:val="28"/>
              </w:numPr>
              <w:rPr>
                <w:rFonts w:asciiTheme="minorHAnsi" w:hAnsiTheme="minorHAnsi"/>
                <w:color w:val="auto"/>
                <w:sz w:val="22"/>
                <w:szCs w:val="22"/>
              </w:rPr>
            </w:pPr>
            <w:r w:rsidRPr="0017254B">
              <w:rPr>
                <w:rFonts w:asciiTheme="minorHAnsi" w:hAnsiTheme="minorHAnsi"/>
                <w:color w:val="auto"/>
                <w:sz w:val="22"/>
                <w:szCs w:val="22"/>
              </w:rPr>
              <w:t>Annualized Earnings= Refer to Function Section below.</w:t>
            </w:r>
          </w:p>
          <w:p w14:paraId="60407C58" w14:textId="77777777" w:rsidR="00A700AB" w:rsidRPr="0017254B" w:rsidRDefault="00A700AB" w:rsidP="003410B0">
            <w:pPr>
              <w:pStyle w:val="ListParagraph"/>
              <w:numPr>
                <w:ilvl w:val="0"/>
                <w:numId w:val="28"/>
              </w:numPr>
              <w:rPr>
                <w:rFonts w:asciiTheme="minorHAnsi" w:hAnsiTheme="minorHAnsi"/>
                <w:color w:val="auto"/>
                <w:sz w:val="22"/>
                <w:szCs w:val="22"/>
              </w:rPr>
            </w:pPr>
            <w:r w:rsidRPr="0017254B">
              <w:rPr>
                <w:rFonts w:asciiTheme="minorHAnsi" w:hAnsiTheme="minorHAnsi"/>
                <w:color w:val="auto"/>
                <w:sz w:val="22"/>
                <w:szCs w:val="22"/>
              </w:rPr>
              <w:t>YMPE = Dependant on the year – you could refer to the rate table «MGA».</w:t>
            </w:r>
          </w:p>
          <w:p w14:paraId="24EF3907" w14:textId="77777777" w:rsidR="00A700AB" w:rsidRPr="0017254B" w:rsidRDefault="00A700AB" w:rsidP="003410B0">
            <w:pPr>
              <w:pStyle w:val="ListParagraph"/>
              <w:numPr>
                <w:ilvl w:val="0"/>
                <w:numId w:val="28"/>
              </w:numPr>
              <w:rPr>
                <w:rFonts w:asciiTheme="minorHAnsi" w:hAnsiTheme="minorHAnsi"/>
                <w:color w:val="auto"/>
                <w:sz w:val="22"/>
                <w:szCs w:val="22"/>
              </w:rPr>
            </w:pPr>
            <w:r w:rsidRPr="0017254B">
              <w:rPr>
                <w:rFonts w:asciiTheme="minorHAnsi" w:hAnsiTheme="minorHAnsi"/>
                <w:color w:val="auto"/>
                <w:sz w:val="22"/>
                <w:szCs w:val="22"/>
              </w:rPr>
              <w:t>Pension Rate for earnings over YMPE = 0.020 (This is a fixed value, this is the pension rate determined by HOOPP)</w:t>
            </w:r>
          </w:p>
          <w:p w14:paraId="086B7B17" w14:textId="77777777" w:rsidR="00A700AB" w:rsidRPr="0017254B" w:rsidRDefault="00A700AB" w:rsidP="003410B0">
            <w:pPr>
              <w:pStyle w:val="ListParagraph"/>
              <w:numPr>
                <w:ilvl w:val="0"/>
                <w:numId w:val="28"/>
              </w:numPr>
              <w:rPr>
                <w:rFonts w:asciiTheme="minorHAnsi" w:hAnsiTheme="minorHAnsi"/>
                <w:color w:val="auto"/>
                <w:sz w:val="22"/>
                <w:szCs w:val="22"/>
              </w:rPr>
            </w:pPr>
            <w:r w:rsidRPr="0017254B">
              <w:rPr>
                <w:rFonts w:asciiTheme="minorHAnsi" w:hAnsiTheme="minorHAnsi"/>
                <w:color w:val="auto"/>
                <w:sz w:val="22"/>
                <w:szCs w:val="22"/>
              </w:rPr>
              <w:t xml:space="preserve">Pension Rate for earnings up to YMPE = 0.015 (This is a fixed value, this is the pension rate determined by HOOPP) </w:t>
            </w:r>
          </w:p>
          <w:p w14:paraId="1E5DE804" w14:textId="77777777" w:rsidR="00A700AB" w:rsidRPr="0017254B" w:rsidRDefault="00A700AB" w:rsidP="003410B0">
            <w:pPr>
              <w:pStyle w:val="ListParagraph"/>
              <w:numPr>
                <w:ilvl w:val="0"/>
                <w:numId w:val="28"/>
              </w:numPr>
              <w:rPr>
                <w:rFonts w:asciiTheme="minorHAnsi" w:hAnsiTheme="minorHAnsi"/>
                <w:color w:val="auto"/>
                <w:sz w:val="22"/>
                <w:szCs w:val="22"/>
              </w:rPr>
            </w:pPr>
            <w:r w:rsidRPr="0017254B">
              <w:rPr>
                <w:rFonts w:asciiTheme="minorHAnsi" w:hAnsiTheme="minorHAnsi"/>
                <w:color w:val="auto"/>
                <w:sz w:val="22"/>
                <w:szCs w:val="22"/>
              </w:rPr>
              <w:t>Offset (Post 1998) = 600 (this is determined by the Calculation Date). The rate table is « REDFE»*.</w:t>
            </w:r>
          </w:p>
          <w:p w14:paraId="139A9FF2" w14:textId="77777777" w:rsidR="00A700AB" w:rsidRPr="0017254B" w:rsidRDefault="00A700AB" w:rsidP="003410B0">
            <w:pPr>
              <w:pStyle w:val="ListParagraph"/>
              <w:numPr>
                <w:ilvl w:val="0"/>
                <w:numId w:val="28"/>
              </w:numPr>
              <w:rPr>
                <w:rFonts w:asciiTheme="minorHAnsi" w:hAnsiTheme="minorHAnsi"/>
                <w:color w:val="auto"/>
                <w:sz w:val="22"/>
                <w:szCs w:val="22"/>
              </w:rPr>
            </w:pPr>
            <w:r w:rsidRPr="0017254B">
              <w:rPr>
                <w:rFonts w:asciiTheme="minorHAnsi" w:hAnsiTheme="minorHAnsi"/>
                <w:color w:val="auto"/>
                <w:sz w:val="22"/>
                <w:szCs w:val="22"/>
              </w:rPr>
              <w:t>Offset (Pre 1998) = 1000 (this is determined by the Calculation Date). The rate table is « REDFE»*.</w:t>
            </w:r>
          </w:p>
          <w:p w14:paraId="2F29607C" w14:textId="3FF01AC0" w:rsidR="00F96B8E" w:rsidRPr="00385F47" w:rsidRDefault="00DE1515">
            <w:pPr>
              <w:ind w:left="0"/>
              <w:rPr>
                <w:rFonts w:asciiTheme="minorHAnsi" w:hAnsiTheme="minorHAnsi"/>
                <w:color w:val="auto"/>
                <w:sz w:val="22"/>
                <w:szCs w:val="22"/>
              </w:rPr>
              <w:pPrChange w:id="358" w:author="Nikhil Shenoy" w:date="2021-05-11T14:04:00Z">
                <w:pPr/>
              </w:pPrChange>
            </w:pPr>
            <w:ins w:id="359" w:author="Nikhil Shenoy" w:date="2021-05-11T14:04:00Z">
              <w:r w:rsidRPr="00385F47">
                <w:rPr>
                  <w:rFonts w:asciiTheme="minorHAnsi" w:hAnsiTheme="minorHAnsi"/>
                  <w:color w:val="auto"/>
                  <w:sz w:val="22"/>
                  <w:szCs w:val="22"/>
                </w:rPr>
                <w:t xml:space="preserve">Note: </w:t>
              </w:r>
              <w:r w:rsidRPr="00385F47">
                <w:rPr>
                  <w:rFonts w:asciiTheme="minorHAnsi" w:hAnsiTheme="minorHAnsi"/>
                  <w:color w:val="auto"/>
                  <w:sz w:val="22"/>
                  <w:szCs w:val="22"/>
                  <w:lang w:eastAsia="en-CA"/>
                  <w:rPrChange w:id="360" w:author="Nikhil Shenoy" w:date="2021-05-11T16:01:00Z">
                    <w:rPr>
                      <w:rFonts w:asciiTheme="minorHAnsi" w:hAnsiTheme="minorHAnsi"/>
                      <w:color w:val="FF0000"/>
                      <w:sz w:val="22"/>
                      <w:szCs w:val="22"/>
                      <w:lang w:eastAsia="en-CA"/>
                    </w:rPr>
                  </w:rPrChange>
                </w:rPr>
                <w:t>In case of amalgamation, the calculated PA will include service and contributions from the Employer FROM</w:t>
              </w:r>
            </w:ins>
          </w:p>
          <w:p w14:paraId="268E9BB8" w14:textId="77777777" w:rsidR="00A700AB" w:rsidRPr="006E1E0E" w:rsidRDefault="00A700AB" w:rsidP="003410B0">
            <w:pPr>
              <w:pStyle w:val="ListParagraph"/>
              <w:numPr>
                <w:ilvl w:val="0"/>
                <w:numId w:val="14"/>
              </w:numPr>
              <w:ind w:left="0"/>
              <w:rPr>
                <w:rFonts w:asciiTheme="minorHAnsi" w:hAnsiTheme="minorHAnsi"/>
              </w:rPr>
            </w:pPr>
            <w:r w:rsidRPr="00F96B8E">
              <w:rPr>
                <w:rFonts w:asciiTheme="minorHAnsi" w:hAnsiTheme="minorHAnsi"/>
                <w:color w:val="auto"/>
                <w:sz w:val="22"/>
                <w:szCs w:val="22"/>
              </w:rPr>
              <w:t>*Should point to the rate table</w:t>
            </w:r>
            <w:r w:rsidRPr="00F96B8E">
              <w:rPr>
                <w:rFonts w:asciiTheme="minorHAnsi" w:hAnsiTheme="minorHAnsi"/>
                <w:color w:val="1F497D"/>
                <w:sz w:val="22"/>
                <w:szCs w:val="22"/>
              </w:rPr>
              <w:t>.</w:t>
            </w:r>
          </w:p>
          <w:p w14:paraId="068F5253" w14:textId="18DAD312" w:rsidR="006E1E0E" w:rsidRPr="00F96B8E" w:rsidRDefault="006E1E0E" w:rsidP="006E1E0E">
            <w:pPr>
              <w:pStyle w:val="ListParagraph"/>
              <w:numPr>
                <w:ilvl w:val="0"/>
                <w:numId w:val="14"/>
              </w:numPr>
              <w:ind w:left="0"/>
              <w:rPr>
                <w:rFonts w:asciiTheme="minorHAnsi" w:hAnsiTheme="minorHAnsi"/>
              </w:rPr>
            </w:pPr>
            <w:r w:rsidRPr="00033ECE">
              <w:rPr>
                <w:rFonts w:asciiTheme="minorHAnsi" w:hAnsiTheme="minorHAnsi"/>
                <w:color w:val="auto"/>
                <w:sz w:val="22"/>
                <w:szCs w:val="22"/>
                <w:vertAlign w:val="superscript"/>
                <w:lang w:eastAsia="en-CA"/>
              </w:rPr>
              <w:t>1</w:t>
            </w:r>
            <w:r w:rsidRPr="00033ECE">
              <w:rPr>
                <w:rFonts w:asciiTheme="minorHAnsi" w:hAnsiTheme="minorHAnsi"/>
                <w:color w:val="auto"/>
                <w:sz w:val="22"/>
                <w:szCs w:val="22"/>
                <w:lang w:eastAsia="en-CA"/>
              </w:rPr>
              <w:t xml:space="preserve"> Include all service with</w:t>
            </w:r>
            <w:r w:rsidRPr="00033ECE">
              <w:rPr>
                <w:rFonts w:asciiTheme="minorHAnsi" w:hAnsiTheme="minorHAnsi"/>
                <w:color w:val="auto"/>
                <w:sz w:val="22"/>
                <w:szCs w:val="22"/>
                <w:lang w:eastAsia="en-CA"/>
              </w:rPr>
              <w:tab/>
              <w:t>Transaction Indicator &lt;&gt; REGUL.</w:t>
            </w:r>
          </w:p>
        </w:tc>
      </w:tr>
      <w:tr w:rsidR="00A700AB" w:rsidRPr="00A61AB1" w14:paraId="5ABA832B"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3F5475" w14:textId="4B7F153E" w:rsidR="00A700AB" w:rsidRDefault="00A700A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697DB08" w14:textId="3047230C" w:rsidR="00A700AB" w:rsidRPr="0017254B" w:rsidRDefault="00A700AB" w:rsidP="00A700AB">
            <w:pPr>
              <w:spacing w:before="0" w:after="0" w:line="240" w:lineRule="auto"/>
              <w:ind w:left="0"/>
              <w:rPr>
                <w:rFonts w:asciiTheme="minorHAnsi" w:hAnsiTheme="minorHAnsi"/>
                <w:sz w:val="22"/>
                <w:szCs w:val="22"/>
              </w:rPr>
            </w:pPr>
            <w:r w:rsidRPr="0017254B">
              <w:rPr>
                <w:rFonts w:asciiTheme="minorHAnsi" w:hAnsiTheme="minorHAnsi"/>
                <w:sz w:val="22"/>
                <w:szCs w:val="22"/>
              </w:rPr>
              <w:t>Default PA Tolerance = (+/-) 250</w:t>
            </w:r>
          </w:p>
        </w:tc>
      </w:tr>
      <w:tr w:rsidR="00A700AB" w:rsidRPr="00A61AB1" w14:paraId="4CA209C1"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9B53B05" w14:textId="77777777" w:rsidR="0017254B" w:rsidRDefault="0017254B" w:rsidP="001725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51C3B415" w14:textId="40DA083C" w:rsidR="00A700AB" w:rsidRDefault="00A700AB" w:rsidP="00A700AB">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5BE072D4" w14:textId="1587A0D0" w:rsidR="0019091F" w:rsidRPr="0017254B" w:rsidRDefault="00A700AB" w:rsidP="001E5789">
            <w:pPr>
              <w:spacing w:before="60" w:after="60"/>
              <w:ind w:left="0"/>
              <w:rPr>
                <w:rFonts w:asciiTheme="minorHAnsi" w:hAnsiTheme="minorHAnsi"/>
                <w:sz w:val="22"/>
                <w:szCs w:val="22"/>
              </w:rPr>
            </w:pPr>
            <w:r w:rsidRPr="0017254B">
              <w:rPr>
                <w:rFonts w:asciiTheme="minorHAnsi" w:hAnsiTheme="minorHAnsi"/>
                <w:sz w:val="22"/>
                <w:szCs w:val="22"/>
              </w:rPr>
              <w:t>The {2} for {3} is incorrect based on the data provided. The HOOPP calculated value is {4}.</w:t>
            </w:r>
          </w:p>
        </w:tc>
      </w:tr>
      <w:tr w:rsidR="00A700AB" w:rsidRPr="00A61AB1" w14:paraId="429A9ECA"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78B7C0B" w14:textId="77777777" w:rsidR="0017254B" w:rsidRDefault="0017254B" w:rsidP="001725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F492683" w14:textId="0A110DA9" w:rsidR="00A700AB" w:rsidRDefault="0017254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4574263" w14:textId="4F2BF51B" w:rsidR="00A700AB" w:rsidRPr="00FC3B8C" w:rsidRDefault="00FC3B8C" w:rsidP="00FC3B8C">
            <w:pPr>
              <w:spacing w:before="60" w:after="60"/>
              <w:ind w:left="0"/>
              <w:rPr>
                <w:rFonts w:asciiTheme="minorHAnsi" w:hAnsiTheme="minorHAnsi"/>
                <w:sz w:val="22"/>
                <w:szCs w:val="22"/>
              </w:rPr>
            </w:pPr>
            <w:r w:rsidRPr="00FC3B8C">
              <w:rPr>
                <w:rFonts w:asciiTheme="minorHAnsi" w:hAnsiTheme="minorHAnsi"/>
                <w:sz w:val="22"/>
                <w:szCs w:val="22"/>
              </w:rPr>
              <w:t>Reported PA not in line.</w:t>
            </w:r>
          </w:p>
        </w:tc>
      </w:tr>
      <w:tr w:rsidR="00A700AB" w:rsidRPr="0085712F" w14:paraId="408A0578"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0CA8885" w14:textId="77777777" w:rsidR="00A700AB" w:rsidRPr="0085712F" w:rsidRDefault="00A700AB" w:rsidP="00A700AB">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F66FC03" w14:textId="6CDED122" w:rsidR="0017254B" w:rsidRDefault="0017254B" w:rsidP="00A700AB">
            <w:pPr>
              <w:spacing w:before="60" w:after="60"/>
              <w:ind w:left="0"/>
              <w:rPr>
                <w:rFonts w:asciiTheme="minorHAnsi" w:hAnsiTheme="minorHAnsi" w:cs="Calibri"/>
                <w:color w:val="auto"/>
                <w:sz w:val="22"/>
                <w:szCs w:val="22"/>
              </w:rPr>
            </w:pPr>
            <w:r>
              <w:rPr>
                <w:rFonts w:asciiTheme="minorHAnsi" w:hAnsiTheme="minorHAnsi" w:cs="Calibri"/>
                <w:color w:val="auto"/>
                <w:sz w:val="22"/>
                <w:szCs w:val="22"/>
              </w:rPr>
              <w:t>For Core Data:</w:t>
            </w:r>
          </w:p>
          <w:p w14:paraId="34E427B1" w14:textId="4151F150" w:rsidR="00A700AB" w:rsidRPr="0017254B" w:rsidRDefault="00A700AB" w:rsidP="0017254B">
            <w:pPr>
              <w:spacing w:before="60" w:after="60"/>
              <w:ind w:left="720"/>
              <w:rPr>
                <w:rFonts w:asciiTheme="minorHAnsi" w:hAnsiTheme="minorHAnsi" w:cs="Calibri"/>
                <w:color w:val="auto"/>
                <w:sz w:val="22"/>
                <w:szCs w:val="22"/>
              </w:rPr>
            </w:pPr>
            <w:r w:rsidRPr="0017254B">
              <w:rPr>
                <w:rFonts w:asciiTheme="minorHAnsi" w:hAnsiTheme="minorHAnsi" w:cs="Calibri"/>
                <w:color w:val="auto"/>
                <w:sz w:val="22"/>
                <w:szCs w:val="22"/>
              </w:rPr>
              <w:t xml:space="preserve">2:  </w:t>
            </w:r>
            <w:r w:rsidR="0017254B">
              <w:rPr>
                <w:rFonts w:asciiTheme="minorHAnsi" w:hAnsiTheme="minorHAnsi"/>
                <w:color w:val="auto"/>
                <w:sz w:val="22"/>
                <w:szCs w:val="22"/>
                <w:lang w:eastAsia="en-CA"/>
              </w:rPr>
              <w:t>Word: PA</w:t>
            </w:r>
          </w:p>
          <w:p w14:paraId="2FD36ED1" w14:textId="77777777" w:rsidR="00A700AB" w:rsidRPr="0017254B" w:rsidRDefault="00A700AB" w:rsidP="0017254B">
            <w:pPr>
              <w:spacing w:before="60" w:after="60"/>
              <w:ind w:left="720"/>
              <w:rPr>
                <w:rFonts w:asciiTheme="minorHAnsi" w:hAnsiTheme="minorHAnsi"/>
                <w:sz w:val="22"/>
                <w:szCs w:val="22"/>
                <w:lang w:val="en-US" w:eastAsia="en-CA"/>
              </w:rPr>
            </w:pPr>
            <w:r w:rsidRPr="0017254B">
              <w:rPr>
                <w:rFonts w:asciiTheme="minorHAnsi" w:hAnsiTheme="minorHAnsi" w:cs="Calibri"/>
                <w:color w:val="auto"/>
                <w:sz w:val="22"/>
                <w:szCs w:val="22"/>
              </w:rPr>
              <w:t>3:  Year(</w:t>
            </w:r>
            <w:r w:rsidRPr="0017254B">
              <w:rPr>
                <w:rFonts w:asciiTheme="minorHAnsi" w:hAnsiTheme="minorHAnsi"/>
                <w:sz w:val="22"/>
                <w:szCs w:val="22"/>
                <w:lang w:val="en-US" w:eastAsia="en-CA"/>
              </w:rPr>
              <w:t>Execution Parameter.StartDate)</w:t>
            </w:r>
          </w:p>
          <w:p w14:paraId="4D1D30FF" w14:textId="77777777" w:rsidR="00A700AB" w:rsidRDefault="00A700AB" w:rsidP="0017254B">
            <w:pPr>
              <w:spacing w:before="60" w:after="60"/>
              <w:ind w:left="720"/>
              <w:rPr>
                <w:rFonts w:asciiTheme="minorHAnsi" w:hAnsiTheme="minorHAnsi"/>
                <w:sz w:val="22"/>
                <w:szCs w:val="22"/>
                <w:lang w:val="en-US" w:eastAsia="en-CA"/>
              </w:rPr>
            </w:pPr>
            <w:r w:rsidRPr="0017254B">
              <w:rPr>
                <w:rFonts w:asciiTheme="minorHAnsi" w:hAnsiTheme="minorHAnsi"/>
                <w:sz w:val="22"/>
                <w:szCs w:val="22"/>
                <w:lang w:val="en-US" w:eastAsia="en-CA"/>
              </w:rPr>
              <w:t>4:  CalculatedPA</w:t>
            </w:r>
            <w:r w:rsidR="0017254B" w:rsidRPr="0017254B">
              <w:rPr>
                <w:rFonts w:asciiTheme="minorHAnsi" w:hAnsiTheme="minorHAnsi"/>
                <w:sz w:val="22"/>
                <w:szCs w:val="22"/>
                <w:lang w:val="en-US" w:eastAsia="en-CA"/>
              </w:rPr>
              <w:t xml:space="preserve"> (rounded to whole number)</w:t>
            </w:r>
          </w:p>
          <w:p w14:paraId="5EF3ACA0" w14:textId="45326312" w:rsidR="0017254B" w:rsidRDefault="0017254B" w:rsidP="00A700AB">
            <w:pPr>
              <w:spacing w:before="60" w:after="60"/>
              <w:ind w:left="0"/>
              <w:rPr>
                <w:rFonts w:asciiTheme="minorHAnsi" w:hAnsiTheme="minorHAnsi"/>
                <w:sz w:val="22"/>
                <w:szCs w:val="22"/>
                <w:lang w:val="en-US" w:eastAsia="en-CA"/>
              </w:rPr>
            </w:pPr>
            <w:r>
              <w:rPr>
                <w:rFonts w:asciiTheme="minorHAnsi" w:hAnsiTheme="minorHAnsi"/>
                <w:sz w:val="22"/>
                <w:szCs w:val="22"/>
                <w:lang w:val="en-US" w:eastAsia="en-CA"/>
              </w:rPr>
              <w:t>For Previous Year Adjustment:</w:t>
            </w:r>
          </w:p>
          <w:p w14:paraId="0CEFB700" w14:textId="67D12957" w:rsidR="0017254B" w:rsidRDefault="0017254B" w:rsidP="0017254B">
            <w:pPr>
              <w:spacing w:before="60" w:after="60"/>
              <w:ind w:left="720"/>
              <w:rPr>
                <w:rFonts w:asciiTheme="minorHAnsi" w:hAnsiTheme="minorHAnsi"/>
                <w:sz w:val="22"/>
                <w:szCs w:val="22"/>
                <w:lang w:eastAsia="en-CA"/>
              </w:rPr>
            </w:pPr>
            <w:r>
              <w:rPr>
                <w:rFonts w:asciiTheme="minorHAnsi" w:hAnsiTheme="minorHAnsi" w:cs="Calibri"/>
                <w:color w:val="auto"/>
                <w:sz w:val="22"/>
                <w:szCs w:val="22"/>
              </w:rPr>
              <w:t xml:space="preserve">2:  </w:t>
            </w:r>
            <w:r>
              <w:rPr>
                <w:rFonts w:asciiTheme="minorHAnsi" w:hAnsiTheme="minorHAnsi"/>
                <w:sz w:val="22"/>
                <w:szCs w:val="22"/>
                <w:lang w:eastAsia="en-CA"/>
              </w:rPr>
              <w:t>Word: Amended PA</w:t>
            </w:r>
          </w:p>
          <w:p w14:paraId="634C276E" w14:textId="77777777" w:rsidR="0017254B" w:rsidRDefault="0017254B" w:rsidP="0017254B">
            <w:pPr>
              <w:spacing w:before="60" w:after="60"/>
              <w:ind w:left="720"/>
              <w:rPr>
                <w:rFonts w:asciiTheme="minorHAnsi" w:hAnsiTheme="minorHAnsi"/>
                <w:sz w:val="22"/>
                <w:szCs w:val="22"/>
                <w:lang w:val="en-US" w:eastAsia="en-CA"/>
              </w:rPr>
            </w:pPr>
            <w:r>
              <w:rPr>
                <w:rFonts w:asciiTheme="minorHAnsi" w:hAnsiTheme="minorHAnsi" w:cs="Calibri"/>
                <w:color w:val="auto"/>
                <w:sz w:val="22"/>
                <w:szCs w:val="22"/>
              </w:rPr>
              <w:t>3:  File.AdjustmentYear</w:t>
            </w:r>
          </w:p>
          <w:p w14:paraId="5E2BD089" w14:textId="77777777" w:rsidR="0017254B" w:rsidRDefault="0017254B" w:rsidP="0017254B">
            <w:pPr>
              <w:spacing w:before="60" w:after="60"/>
              <w:ind w:left="720"/>
              <w:rPr>
                <w:rFonts w:asciiTheme="minorHAnsi" w:hAnsiTheme="minorHAnsi"/>
                <w:color w:val="auto"/>
                <w:sz w:val="22"/>
                <w:szCs w:val="22"/>
                <w:lang w:val="en-US" w:eastAsia="en-CA"/>
              </w:rPr>
            </w:pPr>
            <w:r>
              <w:rPr>
                <w:rFonts w:asciiTheme="minorHAnsi" w:hAnsiTheme="minorHAnsi"/>
                <w:sz w:val="22"/>
                <w:szCs w:val="22"/>
                <w:lang w:val="en-US" w:eastAsia="en-CA"/>
              </w:rPr>
              <w:t xml:space="preserve">4:  </w:t>
            </w:r>
            <w:r w:rsidRPr="008B19A8">
              <w:rPr>
                <w:rFonts w:asciiTheme="minorHAnsi" w:hAnsiTheme="minorHAnsi"/>
                <w:color w:val="auto"/>
                <w:sz w:val="22"/>
                <w:szCs w:val="22"/>
                <w:lang w:val="en-US" w:eastAsia="en-CA"/>
              </w:rPr>
              <w:t>CalculatedPA (using formula as indicated above)</w:t>
            </w:r>
          </w:p>
          <w:p w14:paraId="51EC011E" w14:textId="3A2C902C" w:rsidR="0017254B" w:rsidRDefault="00F96B8E" w:rsidP="0017254B">
            <w:pPr>
              <w:spacing w:before="60" w:after="60"/>
              <w:ind w:left="0"/>
              <w:rPr>
                <w:rFonts w:asciiTheme="minorHAnsi" w:hAnsiTheme="minorHAnsi"/>
                <w:color w:val="auto"/>
                <w:sz w:val="22"/>
                <w:szCs w:val="22"/>
                <w:lang w:val="en-US" w:eastAsia="en-CA"/>
              </w:rPr>
            </w:pPr>
            <w:r>
              <w:rPr>
                <w:rFonts w:asciiTheme="minorHAnsi" w:hAnsiTheme="minorHAnsi"/>
                <w:color w:val="auto"/>
                <w:sz w:val="22"/>
                <w:szCs w:val="22"/>
                <w:lang w:val="en-US" w:eastAsia="en-CA"/>
              </w:rPr>
              <w:t>For Contributory Leaves (Remittance)</w:t>
            </w:r>
            <w:r w:rsidR="0017254B">
              <w:rPr>
                <w:rFonts w:asciiTheme="minorHAnsi" w:hAnsiTheme="minorHAnsi"/>
                <w:color w:val="auto"/>
                <w:sz w:val="22"/>
                <w:szCs w:val="22"/>
                <w:lang w:val="en-US" w:eastAsia="en-CA"/>
              </w:rPr>
              <w:t>:</w:t>
            </w:r>
          </w:p>
          <w:p w14:paraId="462FD1C2" w14:textId="77777777" w:rsidR="00F96B8E" w:rsidRDefault="00F96B8E" w:rsidP="00F96B8E">
            <w:pPr>
              <w:spacing w:before="60" w:after="60"/>
              <w:ind w:left="720"/>
              <w:rPr>
                <w:rFonts w:asciiTheme="minorHAnsi" w:hAnsiTheme="minorHAnsi"/>
                <w:sz w:val="22"/>
                <w:szCs w:val="22"/>
                <w:lang w:eastAsia="en-CA"/>
              </w:rPr>
            </w:pPr>
            <w:r>
              <w:rPr>
                <w:rFonts w:asciiTheme="minorHAnsi" w:hAnsiTheme="minorHAnsi" w:cs="Calibri"/>
                <w:color w:val="auto"/>
                <w:sz w:val="22"/>
                <w:szCs w:val="22"/>
              </w:rPr>
              <w:t xml:space="preserve">2:  </w:t>
            </w:r>
            <w:r>
              <w:rPr>
                <w:rFonts w:asciiTheme="minorHAnsi" w:hAnsiTheme="minorHAnsi"/>
                <w:sz w:val="22"/>
                <w:szCs w:val="22"/>
                <w:lang w:eastAsia="en-CA"/>
              </w:rPr>
              <w:t>Word: Amended PA</w:t>
            </w:r>
          </w:p>
          <w:p w14:paraId="338ECB88" w14:textId="6CC464D8" w:rsidR="00F96B8E" w:rsidRDefault="00F96B8E" w:rsidP="00F96B8E">
            <w:pPr>
              <w:spacing w:before="60" w:after="60"/>
              <w:ind w:left="720"/>
              <w:rPr>
                <w:rFonts w:asciiTheme="minorHAnsi" w:hAnsiTheme="minorHAnsi"/>
                <w:sz w:val="22"/>
                <w:szCs w:val="22"/>
                <w:lang w:val="en-US" w:eastAsia="en-CA"/>
              </w:rPr>
            </w:pPr>
            <w:r>
              <w:rPr>
                <w:rFonts w:asciiTheme="minorHAnsi" w:hAnsiTheme="minorHAnsi" w:cs="Calibri"/>
                <w:color w:val="auto"/>
                <w:sz w:val="22"/>
                <w:szCs w:val="22"/>
              </w:rPr>
              <w:t>3:  File.Year</w:t>
            </w:r>
          </w:p>
          <w:p w14:paraId="0822E1E6" w14:textId="77777777" w:rsidR="00F96B8E" w:rsidRDefault="00F96B8E" w:rsidP="00F96B8E">
            <w:pPr>
              <w:spacing w:before="60" w:after="60"/>
              <w:ind w:left="720"/>
              <w:rPr>
                <w:rFonts w:asciiTheme="minorHAnsi" w:hAnsiTheme="minorHAnsi"/>
                <w:color w:val="auto"/>
                <w:sz w:val="22"/>
                <w:szCs w:val="22"/>
                <w:lang w:val="en-US" w:eastAsia="en-CA"/>
              </w:rPr>
            </w:pPr>
            <w:r>
              <w:rPr>
                <w:rFonts w:asciiTheme="minorHAnsi" w:hAnsiTheme="minorHAnsi"/>
                <w:sz w:val="22"/>
                <w:szCs w:val="22"/>
                <w:lang w:val="en-US" w:eastAsia="en-CA"/>
              </w:rPr>
              <w:t xml:space="preserve">4:  </w:t>
            </w:r>
            <w:r w:rsidRPr="008B19A8">
              <w:rPr>
                <w:rFonts w:asciiTheme="minorHAnsi" w:hAnsiTheme="minorHAnsi"/>
                <w:color w:val="auto"/>
                <w:sz w:val="22"/>
                <w:szCs w:val="22"/>
                <w:lang w:val="en-US" w:eastAsia="en-CA"/>
              </w:rPr>
              <w:t>CalculatedPA (using formula as indicated above)</w:t>
            </w:r>
          </w:p>
          <w:p w14:paraId="38295688" w14:textId="77777777" w:rsidR="00F96B8E" w:rsidRDefault="00F96B8E" w:rsidP="0017254B">
            <w:pPr>
              <w:spacing w:before="60" w:after="60"/>
              <w:ind w:left="0"/>
              <w:rPr>
                <w:rFonts w:asciiTheme="minorHAnsi" w:hAnsiTheme="minorHAnsi"/>
                <w:color w:val="auto"/>
                <w:sz w:val="22"/>
                <w:szCs w:val="22"/>
                <w:lang w:val="en-US" w:eastAsia="en-CA"/>
              </w:rPr>
            </w:pPr>
            <w:r>
              <w:rPr>
                <w:rFonts w:asciiTheme="minorHAnsi" w:hAnsiTheme="minorHAnsi"/>
                <w:color w:val="auto"/>
                <w:sz w:val="22"/>
                <w:szCs w:val="22"/>
                <w:lang w:val="en-US" w:eastAsia="en-CA"/>
              </w:rPr>
              <w:t>Events:</w:t>
            </w:r>
          </w:p>
          <w:p w14:paraId="5C92DA63" w14:textId="6CBB07FA" w:rsidR="00F96B8E" w:rsidRDefault="00F96B8E" w:rsidP="00F96B8E">
            <w:pPr>
              <w:spacing w:before="60" w:after="60"/>
              <w:ind w:left="720"/>
              <w:rPr>
                <w:rFonts w:asciiTheme="minorHAnsi" w:hAnsiTheme="minorHAnsi"/>
                <w:sz w:val="22"/>
                <w:szCs w:val="22"/>
                <w:lang w:eastAsia="en-CA"/>
              </w:rPr>
            </w:pPr>
            <w:r>
              <w:rPr>
                <w:rFonts w:asciiTheme="minorHAnsi" w:hAnsiTheme="minorHAnsi"/>
                <w:sz w:val="22"/>
                <w:szCs w:val="22"/>
                <w:lang w:eastAsia="en-CA"/>
              </w:rPr>
              <w:t xml:space="preserve">2. </w:t>
            </w:r>
            <w:r w:rsidR="004405F3">
              <w:rPr>
                <w:rFonts w:asciiTheme="minorHAnsi" w:hAnsiTheme="minorHAnsi"/>
                <w:sz w:val="22"/>
                <w:szCs w:val="22"/>
                <w:lang w:eastAsia="en-CA"/>
              </w:rPr>
              <w:t xml:space="preserve"> Word: PA</w:t>
            </w:r>
          </w:p>
          <w:p w14:paraId="669CA37D" w14:textId="77777777" w:rsidR="004405F3" w:rsidRPr="000D26A0" w:rsidRDefault="00F96B8E" w:rsidP="004405F3">
            <w:pPr>
              <w:spacing w:before="60" w:after="60"/>
              <w:ind w:left="720"/>
              <w:rPr>
                <w:color w:val="auto"/>
              </w:rPr>
            </w:pPr>
            <w:r w:rsidRPr="000D26A0">
              <w:rPr>
                <w:rFonts w:asciiTheme="minorHAnsi" w:hAnsiTheme="minorHAnsi" w:cs="Calibri"/>
                <w:color w:val="auto"/>
                <w:sz w:val="22"/>
                <w:szCs w:val="22"/>
              </w:rPr>
              <w:t xml:space="preserve">3:  File.Year(EmploymentEndDate or DeathDate) or </w:t>
            </w:r>
            <w:r w:rsidR="004405F3" w:rsidRPr="000D26A0">
              <w:rPr>
                <w:color w:val="auto"/>
              </w:rPr>
              <w:t>File.Year(EmploymentEndDate)-1 or File.Year(Death Date)-1</w:t>
            </w:r>
          </w:p>
          <w:p w14:paraId="5D4F26A2" w14:textId="7DA71B5B" w:rsidR="0017254B" w:rsidRPr="0017254B" w:rsidRDefault="00F96B8E" w:rsidP="00F96B8E">
            <w:pPr>
              <w:spacing w:before="60" w:after="60"/>
              <w:ind w:left="720"/>
              <w:rPr>
                <w:rFonts w:asciiTheme="minorHAnsi" w:hAnsiTheme="minorHAnsi" w:cs="Calibri"/>
                <w:color w:val="auto"/>
                <w:sz w:val="22"/>
                <w:szCs w:val="22"/>
              </w:rPr>
            </w:pPr>
            <w:r>
              <w:rPr>
                <w:rFonts w:asciiTheme="minorHAnsi" w:hAnsiTheme="minorHAnsi"/>
                <w:sz w:val="22"/>
                <w:szCs w:val="22"/>
                <w:lang w:val="en-US" w:eastAsia="en-CA"/>
              </w:rPr>
              <w:t>4: CalculatedPA</w:t>
            </w:r>
          </w:p>
        </w:tc>
      </w:tr>
      <w:tr w:rsidR="00A700AB" w:rsidRPr="0085712F" w14:paraId="4DDB6AB3"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00A6A9" w14:textId="564C45F3" w:rsidR="00A700AB" w:rsidRPr="0085712F" w:rsidRDefault="00A700A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Warning Override Messages</w:t>
            </w:r>
          </w:p>
        </w:tc>
        <w:tc>
          <w:tcPr>
            <w:tcW w:w="8448" w:type="dxa"/>
            <w:tcBorders>
              <w:top w:val="single" w:sz="4" w:space="0" w:color="auto"/>
              <w:left w:val="single" w:sz="4" w:space="0" w:color="auto"/>
              <w:bottom w:val="single" w:sz="4" w:space="0" w:color="auto"/>
              <w:right w:val="single" w:sz="4" w:space="0" w:color="auto"/>
            </w:tcBorders>
            <w:vAlign w:val="center"/>
          </w:tcPr>
          <w:p w14:paraId="5606619B" w14:textId="77777777" w:rsidR="00A700AB" w:rsidRPr="0017254B" w:rsidRDefault="00A700AB" w:rsidP="00A700AB">
            <w:pPr>
              <w:spacing w:before="0" w:after="0" w:line="240" w:lineRule="auto"/>
              <w:ind w:left="0"/>
              <w:rPr>
                <w:rFonts w:asciiTheme="minorHAnsi" w:hAnsiTheme="minorHAnsi"/>
                <w:sz w:val="22"/>
                <w:szCs w:val="22"/>
                <w:lang w:eastAsia="en-CA"/>
              </w:rPr>
            </w:pPr>
            <w:r w:rsidRPr="0017254B">
              <w:rPr>
                <w:rFonts w:asciiTheme="minorHAnsi" w:hAnsiTheme="minorHAnsi"/>
                <w:sz w:val="22"/>
                <w:szCs w:val="22"/>
                <w:lang w:eastAsia="en-CA"/>
              </w:rPr>
              <w:t>N/A</w:t>
            </w:r>
          </w:p>
        </w:tc>
      </w:tr>
      <w:tr w:rsidR="0017254B" w:rsidRPr="0085712F" w14:paraId="1D1B1299"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025C09" w14:textId="32A541B0" w:rsidR="0017254B" w:rsidRDefault="0017254B" w:rsidP="001725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791BD62" w14:textId="7C1942E8" w:rsidR="0017254B" w:rsidRPr="0017254B" w:rsidRDefault="0017254B" w:rsidP="00A700AB">
            <w:pPr>
              <w:spacing w:before="60" w:after="60" w:line="240" w:lineRule="auto"/>
              <w:ind w:left="0"/>
              <w:rPr>
                <w:rFonts w:asciiTheme="minorHAnsi" w:hAnsiTheme="minorHAnsi"/>
                <w:sz w:val="22"/>
                <w:szCs w:val="22"/>
                <w:lang w:eastAsia="en-CA"/>
              </w:rPr>
            </w:pPr>
          </w:p>
        </w:tc>
      </w:tr>
      <w:tr w:rsidR="00A700AB" w:rsidRPr="0085712F" w14:paraId="41D4567C"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D186E7" w14:textId="77777777" w:rsidR="0017254B" w:rsidRDefault="0017254B" w:rsidP="001725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5992460" w14:textId="726E6820" w:rsidR="00A700AB" w:rsidRPr="0085712F" w:rsidRDefault="0017254B" w:rsidP="0017254B">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B2EF04F" w14:textId="725882DD" w:rsidR="00385F47" w:rsidRDefault="00385F47" w:rsidP="00385F47">
            <w:pPr>
              <w:spacing w:before="60" w:after="60" w:line="240" w:lineRule="auto"/>
              <w:ind w:left="0"/>
              <w:rPr>
                <w:ins w:id="361" w:author="Nikhil Shenoy" w:date="2021-05-11T16:01:00Z"/>
                <w:rFonts w:asciiTheme="minorHAnsi" w:hAnsiTheme="minorHAnsi"/>
                <w:sz w:val="22"/>
                <w:szCs w:val="22"/>
                <w:lang w:eastAsia="en-CA"/>
              </w:rPr>
            </w:pPr>
            <w:ins w:id="362" w:author="Nikhil Shenoy" w:date="2021-05-11T16:01:00Z">
              <w:r>
                <w:rPr>
                  <w:rFonts w:asciiTheme="minorHAnsi" w:hAnsiTheme="minorHAnsi"/>
                  <w:sz w:val="22"/>
                  <w:szCs w:val="22"/>
                  <w:lang w:eastAsia="en-CA"/>
                </w:rPr>
                <w:t>NS20210511:</w:t>
              </w:r>
            </w:ins>
          </w:p>
          <w:p w14:paraId="24576038" w14:textId="198ED74E" w:rsidR="00385F47" w:rsidRDefault="00385F47">
            <w:pPr>
              <w:pStyle w:val="ListParagraph"/>
              <w:numPr>
                <w:ilvl w:val="0"/>
                <w:numId w:val="14"/>
              </w:numPr>
              <w:spacing w:before="60" w:after="60" w:line="240" w:lineRule="auto"/>
              <w:rPr>
                <w:ins w:id="363" w:author="Nikhil Shenoy" w:date="2021-05-11T16:01:00Z"/>
                <w:rFonts w:asciiTheme="minorHAnsi" w:hAnsiTheme="minorHAnsi"/>
                <w:sz w:val="22"/>
                <w:szCs w:val="22"/>
                <w:lang w:eastAsia="en-CA"/>
              </w:rPr>
              <w:pPrChange w:id="364" w:author="Nikhil Shenoy" w:date="2021-05-11T16:01:00Z">
                <w:pPr>
                  <w:spacing w:before="60" w:after="60" w:line="240" w:lineRule="auto"/>
                  <w:ind w:left="0"/>
                </w:pPr>
              </w:pPrChange>
            </w:pPr>
            <w:ins w:id="365" w:author="Nikhil Shenoy" w:date="2021-05-11T16:01:00Z">
              <w:r w:rsidRPr="00385F47">
                <w:rPr>
                  <w:rFonts w:asciiTheme="minorHAnsi" w:hAnsiTheme="minorHAnsi"/>
                  <w:sz w:val="22"/>
                  <w:szCs w:val="22"/>
                  <w:lang w:eastAsia="en-CA"/>
                  <w:rPrChange w:id="366" w:author="Nikhil Shenoy" w:date="2021-05-11T16:01:00Z">
                    <w:rPr>
                      <w:lang w:eastAsia="en-CA"/>
                    </w:rPr>
                  </w:rPrChange>
                </w:rPr>
                <w:t>Updated Validation Rule and Validation Logic to account for amalgamation</w:t>
              </w:r>
            </w:ins>
          </w:p>
          <w:p w14:paraId="17E677EC" w14:textId="77777777" w:rsidR="00385F47" w:rsidRPr="00385F47" w:rsidRDefault="00385F47">
            <w:pPr>
              <w:pStyle w:val="ListParagraph"/>
              <w:spacing w:before="60" w:after="60" w:line="240" w:lineRule="auto"/>
              <w:rPr>
                <w:ins w:id="367" w:author="Nikhil Shenoy" w:date="2021-05-11T16:01:00Z"/>
                <w:rFonts w:asciiTheme="minorHAnsi" w:hAnsiTheme="minorHAnsi"/>
                <w:sz w:val="22"/>
                <w:szCs w:val="22"/>
                <w:lang w:eastAsia="en-CA"/>
                <w:rPrChange w:id="368" w:author="Nikhil Shenoy" w:date="2021-05-11T16:01:00Z">
                  <w:rPr>
                    <w:ins w:id="369" w:author="Nikhil Shenoy" w:date="2021-05-11T16:01:00Z"/>
                    <w:lang w:eastAsia="en-CA"/>
                  </w:rPr>
                </w:rPrChange>
              </w:rPr>
              <w:pPrChange w:id="370" w:author="Nikhil Shenoy" w:date="2021-05-11T16:01:00Z">
                <w:pPr>
                  <w:spacing w:before="60" w:after="60" w:line="240" w:lineRule="auto"/>
                  <w:ind w:left="0"/>
                </w:pPr>
              </w:pPrChange>
            </w:pPr>
          </w:p>
          <w:p w14:paraId="5D2C6A82" w14:textId="0DA59525" w:rsidR="003E40E1" w:rsidRDefault="003E40E1" w:rsidP="003E40E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20190312:</w:t>
            </w:r>
          </w:p>
          <w:p w14:paraId="0BFEEB00" w14:textId="77777777" w:rsidR="003E40E1" w:rsidRPr="003766EE" w:rsidRDefault="003E40E1" w:rsidP="003E40E1">
            <w:pPr>
              <w:pStyle w:val="ListParagraph"/>
              <w:numPr>
                <w:ilvl w:val="0"/>
                <w:numId w:val="46"/>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w:t>
            </w:r>
            <w:r w:rsidRPr="003766EE">
              <w:rPr>
                <w:rFonts w:asciiTheme="minorHAnsi" w:hAnsiTheme="minorHAnsi"/>
                <w:sz w:val="22"/>
                <w:szCs w:val="22"/>
                <w:lang w:eastAsia="en-CA"/>
              </w:rPr>
              <w:t xml:space="preserve">ondition added </w:t>
            </w:r>
            <w:r>
              <w:rPr>
                <w:rFonts w:asciiTheme="minorHAnsi" w:hAnsiTheme="minorHAnsi"/>
                <w:sz w:val="22"/>
                <w:szCs w:val="22"/>
                <w:lang w:eastAsia="en-CA"/>
              </w:rPr>
              <w:t xml:space="preserve">to consider transactions (service and contributions) with </w:t>
            </w:r>
            <w:r w:rsidRPr="003766EE">
              <w:rPr>
                <w:rFonts w:asciiTheme="minorHAnsi" w:hAnsiTheme="minorHAnsi"/>
                <w:sz w:val="22"/>
                <w:szCs w:val="22"/>
                <w:lang w:eastAsia="en-CA"/>
              </w:rPr>
              <w:t>‘Transaction Indicator &lt;&gt; Regul’.</w:t>
            </w:r>
          </w:p>
          <w:p w14:paraId="539D9636" w14:textId="77777777" w:rsidR="003E40E1" w:rsidRDefault="003E40E1" w:rsidP="001E5789">
            <w:pPr>
              <w:spacing w:before="60" w:after="60" w:line="240" w:lineRule="auto"/>
              <w:ind w:left="0"/>
              <w:rPr>
                <w:rFonts w:asciiTheme="minorHAnsi" w:hAnsiTheme="minorHAnsi"/>
                <w:sz w:val="22"/>
                <w:szCs w:val="22"/>
                <w:lang w:eastAsia="en-CA"/>
              </w:rPr>
            </w:pPr>
          </w:p>
          <w:p w14:paraId="03E13F22" w14:textId="6358756C" w:rsidR="00921F7C" w:rsidRDefault="00B96335" w:rsidP="001E578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MR 20170830: </w:t>
            </w:r>
          </w:p>
          <w:p w14:paraId="5BB40A62" w14:textId="5BBD17C8" w:rsidR="00B96335" w:rsidRPr="00921F7C" w:rsidRDefault="00B96335" w:rsidP="00DF78BF">
            <w:pPr>
              <w:pStyle w:val="ListParagraph"/>
              <w:numPr>
                <w:ilvl w:val="0"/>
                <w:numId w:val="14"/>
              </w:numPr>
              <w:spacing w:before="60" w:after="60" w:line="240" w:lineRule="auto"/>
              <w:rPr>
                <w:rFonts w:asciiTheme="minorHAnsi" w:hAnsiTheme="minorHAnsi"/>
                <w:sz w:val="22"/>
                <w:szCs w:val="22"/>
                <w:lang w:eastAsia="en-CA"/>
              </w:rPr>
            </w:pPr>
            <w:r w:rsidRPr="00921F7C">
              <w:rPr>
                <w:rFonts w:asciiTheme="minorHAnsi" w:hAnsiTheme="minorHAnsi"/>
                <w:sz w:val="22"/>
                <w:szCs w:val="22"/>
                <w:lang w:eastAsia="en-CA"/>
              </w:rPr>
              <w:t>Message Parameters updated for Events.</w:t>
            </w:r>
          </w:p>
          <w:p w14:paraId="24FF479E" w14:textId="77777777" w:rsidR="00B96335" w:rsidRDefault="00B96335" w:rsidP="001E5789">
            <w:pPr>
              <w:spacing w:before="60" w:after="60" w:line="240" w:lineRule="auto"/>
              <w:ind w:left="0"/>
              <w:rPr>
                <w:rFonts w:asciiTheme="minorHAnsi" w:hAnsiTheme="minorHAnsi"/>
                <w:sz w:val="22"/>
                <w:szCs w:val="22"/>
                <w:lang w:eastAsia="en-CA"/>
              </w:rPr>
            </w:pPr>
          </w:p>
          <w:p w14:paraId="7BE659C2" w14:textId="77777777" w:rsidR="00FC3B8C" w:rsidRDefault="00FC3B8C" w:rsidP="001E578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20170608:</w:t>
            </w:r>
          </w:p>
          <w:p w14:paraId="734B16F5" w14:textId="13783D06" w:rsidR="00FC3B8C" w:rsidRDefault="00FC3B8C" w:rsidP="00DF78BF">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Portal Message wording updated to be used for both portal and batch correction.</w:t>
            </w:r>
          </w:p>
          <w:p w14:paraId="457F63FE" w14:textId="059E84C1" w:rsidR="00FC3B8C" w:rsidRPr="00FC3B8C" w:rsidRDefault="00FC3B8C" w:rsidP="00DF78BF">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Ready for sign-off.</w:t>
            </w:r>
          </w:p>
          <w:p w14:paraId="4F0E5120" w14:textId="77777777" w:rsidR="00FC3B8C" w:rsidRDefault="00FC3B8C" w:rsidP="001E5789">
            <w:pPr>
              <w:spacing w:before="60" w:after="60" w:line="240" w:lineRule="auto"/>
              <w:ind w:left="0"/>
              <w:rPr>
                <w:rFonts w:asciiTheme="minorHAnsi" w:hAnsiTheme="minorHAnsi"/>
                <w:sz w:val="22"/>
                <w:szCs w:val="22"/>
                <w:lang w:eastAsia="en-CA"/>
              </w:rPr>
            </w:pPr>
          </w:p>
          <w:p w14:paraId="2C983118" w14:textId="77777777" w:rsidR="009F12B7" w:rsidRDefault="009F12B7" w:rsidP="001E578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20170606:</w:t>
            </w:r>
          </w:p>
          <w:p w14:paraId="4CC7C43F" w14:textId="71CD587C" w:rsidR="009F12B7" w:rsidRPr="009F12B7" w:rsidRDefault="009F12B7" w:rsidP="00DF78BF">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There will have to be multiple Message IDs.</w:t>
            </w:r>
          </w:p>
          <w:p w14:paraId="65A02C13" w14:textId="77777777" w:rsidR="009F12B7" w:rsidRDefault="009F12B7" w:rsidP="001E5789">
            <w:pPr>
              <w:spacing w:before="60" w:after="60" w:line="240" w:lineRule="auto"/>
              <w:ind w:left="0"/>
              <w:rPr>
                <w:rFonts w:asciiTheme="minorHAnsi" w:hAnsiTheme="minorHAnsi"/>
                <w:sz w:val="22"/>
                <w:szCs w:val="22"/>
                <w:lang w:eastAsia="en-CA"/>
              </w:rPr>
            </w:pPr>
          </w:p>
          <w:p w14:paraId="43B3516E" w14:textId="77777777" w:rsidR="001E5789" w:rsidRDefault="001E5789" w:rsidP="001E578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AD 20170527:</w:t>
            </w:r>
          </w:p>
          <w:p w14:paraId="5147AFEB" w14:textId="77777777" w:rsidR="001E5789" w:rsidRDefault="001E5789" w:rsidP="00DF78BF">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Msg updated.</w:t>
            </w:r>
          </w:p>
          <w:p w14:paraId="4634A4BC" w14:textId="77777777" w:rsidR="001E5789" w:rsidRDefault="001E5789" w:rsidP="00DF78BF">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Ready for sign off. </w:t>
            </w:r>
          </w:p>
          <w:p w14:paraId="08D73906" w14:textId="77777777" w:rsidR="001E5789" w:rsidRDefault="001E5789" w:rsidP="00A700AB">
            <w:pPr>
              <w:spacing w:before="60" w:after="60" w:line="240" w:lineRule="auto"/>
              <w:ind w:left="0"/>
              <w:rPr>
                <w:rFonts w:asciiTheme="minorHAnsi" w:hAnsiTheme="minorHAnsi"/>
                <w:sz w:val="22"/>
                <w:szCs w:val="22"/>
                <w:lang w:eastAsia="en-CA"/>
              </w:rPr>
            </w:pPr>
          </w:p>
          <w:p w14:paraId="07B8C3B7" w14:textId="77777777" w:rsidR="00A700AB" w:rsidRDefault="0017254B" w:rsidP="00A700AB">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20170525:</w:t>
            </w:r>
          </w:p>
          <w:p w14:paraId="2B18F6FC" w14:textId="77777777" w:rsidR="0017254B" w:rsidRDefault="0017254B" w:rsidP="00DF78BF">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Brought into the full office spec from EXO.</w:t>
            </w:r>
          </w:p>
          <w:p w14:paraId="0F155E6E" w14:textId="4B51F5AD" w:rsidR="0017254B" w:rsidRPr="0017254B" w:rsidRDefault="0017254B" w:rsidP="00DF78BF">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Message wording to be updated for full office.</w:t>
            </w:r>
          </w:p>
        </w:tc>
      </w:tr>
      <w:tr w:rsidR="00A700AB" w:rsidRPr="0085712F" w14:paraId="7B28EE17"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06B98D" w14:textId="432BE289" w:rsidR="00A700AB" w:rsidRPr="0085712F" w:rsidRDefault="00A700A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Function</w:t>
            </w:r>
          </w:p>
        </w:tc>
        <w:tc>
          <w:tcPr>
            <w:tcW w:w="8448" w:type="dxa"/>
            <w:tcBorders>
              <w:top w:val="single" w:sz="4" w:space="0" w:color="auto"/>
              <w:left w:val="single" w:sz="4" w:space="0" w:color="auto"/>
              <w:bottom w:val="single" w:sz="4" w:space="0" w:color="auto"/>
              <w:right w:val="single" w:sz="4" w:space="0" w:color="auto"/>
            </w:tcBorders>
            <w:vAlign w:val="center"/>
          </w:tcPr>
          <w:p w14:paraId="3F091C48" w14:textId="77777777" w:rsidR="00A700AB" w:rsidRPr="0017254B" w:rsidRDefault="00A700AB" w:rsidP="00A700AB">
            <w:pPr>
              <w:spacing w:before="100" w:beforeAutospacing="1" w:after="100" w:afterAutospacing="1"/>
              <w:rPr>
                <w:rFonts w:asciiTheme="minorHAnsi" w:hAnsiTheme="minorHAnsi"/>
                <w:sz w:val="24"/>
                <w:szCs w:val="24"/>
              </w:rPr>
            </w:pPr>
            <w:r w:rsidRPr="0017254B">
              <w:rPr>
                <w:rFonts w:asciiTheme="minorHAnsi" w:hAnsiTheme="minorHAnsi"/>
                <w:sz w:val="24"/>
                <w:szCs w:val="24"/>
              </w:rPr>
              <w:t xml:space="preserve">Function </w:t>
            </w:r>
            <w:r w:rsidRPr="0017254B">
              <w:rPr>
                <w:rFonts w:asciiTheme="minorHAnsi" w:hAnsiTheme="minorHAnsi"/>
                <w:sz w:val="24"/>
                <w:szCs w:val="24"/>
                <w:u w:val="single"/>
              </w:rPr>
              <w:t xml:space="preserve">CalculateAEwithRetroPaid </w:t>
            </w:r>
            <w:r w:rsidRPr="0017254B">
              <w:rPr>
                <w:rFonts w:asciiTheme="minorHAnsi" w:hAnsiTheme="minorHAnsi"/>
                <w:sz w:val="24"/>
                <w:szCs w:val="24"/>
              </w:rPr>
              <w:t>(SIN, Employer, Year) {</w:t>
            </w:r>
          </w:p>
          <w:p w14:paraId="5B8EC9A0" w14:textId="77777777" w:rsidR="00A700AB" w:rsidRPr="0017254B" w:rsidRDefault="00A700AB" w:rsidP="00A700AB">
            <w:pPr>
              <w:spacing w:before="100" w:beforeAutospacing="1" w:after="100" w:afterAutospacing="1"/>
              <w:ind w:left="720"/>
              <w:rPr>
                <w:rFonts w:asciiTheme="minorHAnsi" w:hAnsiTheme="minorHAnsi"/>
                <w:sz w:val="24"/>
                <w:szCs w:val="24"/>
              </w:rPr>
            </w:pPr>
            <w:r w:rsidRPr="0017254B">
              <w:rPr>
                <w:rFonts w:asciiTheme="minorHAnsi" w:hAnsiTheme="minorHAnsi"/>
                <w:sz w:val="24"/>
                <w:szCs w:val="24"/>
              </w:rPr>
              <w:t>If a SalaryRate record exists where :</w:t>
            </w:r>
          </w:p>
          <w:p w14:paraId="0FD9E64E"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Type = REPORT</w:t>
            </w:r>
          </w:p>
          <w:p w14:paraId="3564F662"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Year(EffectiveDate) = Year</w:t>
            </w:r>
          </w:p>
          <w:p w14:paraId="7D4CE258" w14:textId="77777777" w:rsidR="00A700AB" w:rsidRPr="0017254B" w:rsidRDefault="00A700AB" w:rsidP="00A700AB">
            <w:pPr>
              <w:spacing w:before="100" w:beforeAutospacing="1" w:after="100" w:afterAutospacing="1"/>
              <w:ind w:left="1440"/>
              <w:rPr>
                <w:rFonts w:asciiTheme="minorHAnsi" w:hAnsiTheme="minorHAnsi"/>
                <w:sz w:val="24"/>
                <w:szCs w:val="24"/>
              </w:rPr>
            </w:pPr>
            <w:r w:rsidRPr="0017254B">
              <w:rPr>
                <w:rFonts w:asciiTheme="minorHAnsi" w:hAnsiTheme="minorHAnsi"/>
                <w:sz w:val="24"/>
                <w:szCs w:val="24"/>
              </w:rPr>
              <w:t>Return SalaryRate.Rate</w:t>
            </w:r>
          </w:p>
          <w:p w14:paraId="09943485" w14:textId="77777777" w:rsidR="00A700AB" w:rsidRPr="0017254B" w:rsidRDefault="00A700AB" w:rsidP="00A700AB">
            <w:pPr>
              <w:spacing w:before="100" w:beforeAutospacing="1" w:after="100" w:afterAutospacing="1"/>
              <w:ind w:left="720"/>
              <w:rPr>
                <w:rFonts w:asciiTheme="minorHAnsi" w:hAnsiTheme="minorHAnsi"/>
                <w:sz w:val="24"/>
                <w:szCs w:val="24"/>
              </w:rPr>
            </w:pPr>
            <w:r w:rsidRPr="0017254B">
              <w:rPr>
                <w:rFonts w:asciiTheme="minorHAnsi" w:hAnsiTheme="minorHAnsi"/>
                <w:sz w:val="24"/>
                <w:szCs w:val="24"/>
              </w:rPr>
              <w:t>Else</w:t>
            </w:r>
          </w:p>
          <w:p w14:paraId="15AF9109" w14:textId="77777777" w:rsidR="00A700AB" w:rsidRPr="0017254B" w:rsidRDefault="00A700AB" w:rsidP="00A700AB">
            <w:pPr>
              <w:spacing w:before="100" w:beforeAutospacing="1" w:after="100" w:afterAutospacing="1"/>
              <w:ind w:left="1440"/>
              <w:rPr>
                <w:rFonts w:asciiTheme="minorHAnsi" w:hAnsiTheme="minorHAnsi"/>
                <w:sz w:val="24"/>
                <w:szCs w:val="24"/>
              </w:rPr>
            </w:pPr>
            <w:r w:rsidRPr="0017254B">
              <w:rPr>
                <w:rFonts w:asciiTheme="minorHAnsi" w:hAnsiTheme="minorHAnsi"/>
                <w:sz w:val="24"/>
                <w:szCs w:val="24"/>
              </w:rPr>
              <w:t xml:space="preserve">Service = the SUM of Service.Amount of all Service records where </w:t>
            </w:r>
          </w:p>
          <w:p w14:paraId="42CA9BD7" w14:textId="427F60D1" w:rsidR="008034D5" w:rsidRPr="003E40E1"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17254B">
              <w:rPr>
                <w:rFonts w:asciiTheme="minorHAnsi" w:hAnsiTheme="minorHAnsi"/>
                <w:sz w:val="24"/>
                <w:szCs w:val="24"/>
              </w:rPr>
              <w:t>Type = CTSRV</w:t>
            </w:r>
          </w:p>
          <w:p w14:paraId="2BB20E77" w14:textId="418C194A" w:rsidR="003E40E1" w:rsidRPr="008034D5" w:rsidRDefault="003E40E1" w:rsidP="003E40E1">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3E40E1">
              <w:rPr>
                <w:rFonts w:asciiTheme="minorHAnsi" w:hAnsiTheme="minorHAnsi"/>
                <w:sz w:val="22"/>
                <w:szCs w:val="22"/>
                <w:lang w:eastAsia="en-CA"/>
              </w:rPr>
              <w:t>Transaction Indicator &lt;&gt; REGUL</w:t>
            </w:r>
          </w:p>
          <w:p w14:paraId="592283DC"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Member = SIN</w:t>
            </w:r>
          </w:p>
          <w:p w14:paraId="1C296EFC"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Employer = Employer</w:t>
            </w:r>
          </w:p>
          <w:p w14:paraId="7C9367C6"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Year(BeginDate) = Year</w:t>
            </w:r>
          </w:p>
          <w:p w14:paraId="3E0119E8" w14:textId="77777777" w:rsidR="00A700AB" w:rsidRPr="0017254B" w:rsidRDefault="00A700AB" w:rsidP="00A700AB">
            <w:pPr>
              <w:spacing w:before="100" w:beforeAutospacing="1" w:after="100" w:afterAutospacing="1"/>
              <w:ind w:left="1440"/>
              <w:rPr>
                <w:rFonts w:asciiTheme="minorHAnsi" w:hAnsiTheme="minorHAnsi"/>
                <w:sz w:val="24"/>
                <w:szCs w:val="24"/>
              </w:rPr>
            </w:pPr>
            <w:r w:rsidRPr="0017254B">
              <w:rPr>
                <w:rFonts w:asciiTheme="minorHAnsi" w:hAnsiTheme="minorHAnsi"/>
                <w:sz w:val="24"/>
                <w:szCs w:val="24"/>
              </w:rPr>
              <w:t>If (Service = 0) then:</w:t>
            </w:r>
          </w:p>
          <w:p w14:paraId="4B4BA03D" w14:textId="77777777" w:rsidR="00A700AB" w:rsidRPr="0017254B" w:rsidRDefault="00A700AB" w:rsidP="00A700AB">
            <w:pPr>
              <w:spacing w:before="100" w:beforeAutospacing="1" w:after="100" w:afterAutospacing="1"/>
              <w:ind w:left="2160"/>
              <w:rPr>
                <w:rFonts w:asciiTheme="minorHAnsi" w:hAnsiTheme="minorHAnsi"/>
                <w:sz w:val="24"/>
                <w:szCs w:val="24"/>
              </w:rPr>
            </w:pPr>
            <w:r w:rsidRPr="0017254B">
              <w:rPr>
                <w:rFonts w:asciiTheme="minorHAnsi" w:hAnsiTheme="minorHAnsi"/>
                <w:sz w:val="24"/>
                <w:szCs w:val="24"/>
              </w:rPr>
              <w:t>return 0</w:t>
            </w:r>
          </w:p>
          <w:p w14:paraId="2F4F1E86" w14:textId="77777777" w:rsidR="00A700AB" w:rsidRPr="0017254B" w:rsidRDefault="00A700AB" w:rsidP="00A700AB">
            <w:pPr>
              <w:spacing w:before="100" w:beforeAutospacing="1" w:after="100" w:afterAutospacing="1"/>
              <w:ind w:left="1440"/>
              <w:rPr>
                <w:rFonts w:asciiTheme="minorHAnsi" w:hAnsiTheme="minorHAnsi"/>
                <w:sz w:val="24"/>
                <w:szCs w:val="24"/>
              </w:rPr>
            </w:pPr>
            <w:r w:rsidRPr="0017254B">
              <w:rPr>
                <w:rFonts w:asciiTheme="minorHAnsi" w:hAnsiTheme="minorHAnsi"/>
                <w:sz w:val="24"/>
                <w:szCs w:val="24"/>
              </w:rPr>
              <w:t>End If</w:t>
            </w:r>
          </w:p>
          <w:p w14:paraId="0952D6C5" w14:textId="77777777" w:rsidR="00A700AB" w:rsidRPr="0017254B" w:rsidRDefault="00A700AB" w:rsidP="00A700AB">
            <w:pPr>
              <w:spacing w:before="100" w:beforeAutospacing="1" w:after="100" w:afterAutospacing="1"/>
              <w:ind w:left="1440"/>
              <w:rPr>
                <w:rFonts w:asciiTheme="minorHAnsi" w:hAnsiTheme="minorHAnsi"/>
                <w:sz w:val="24"/>
                <w:szCs w:val="24"/>
              </w:rPr>
            </w:pPr>
            <w:r w:rsidRPr="0017254B">
              <w:rPr>
                <w:rFonts w:asciiTheme="minorHAnsi" w:hAnsiTheme="minorHAnsi"/>
                <w:sz w:val="24"/>
                <w:szCs w:val="24"/>
              </w:rPr>
              <w:t xml:space="preserve">LowContributions = the SUM of Contributions.Amount of all Contributions records where </w:t>
            </w:r>
          </w:p>
          <w:p w14:paraId="387CFCED" w14:textId="238B12FE" w:rsidR="008034D5" w:rsidRPr="001E280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17254B">
              <w:rPr>
                <w:rFonts w:asciiTheme="minorHAnsi" w:hAnsiTheme="minorHAnsi"/>
                <w:sz w:val="24"/>
                <w:szCs w:val="24"/>
              </w:rPr>
              <w:t>Type = LowRPP</w:t>
            </w:r>
          </w:p>
          <w:p w14:paraId="29646E0C" w14:textId="4E6F5703" w:rsidR="003E40E1" w:rsidRPr="008034D5" w:rsidRDefault="003E40E1" w:rsidP="003E40E1">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3E40E1">
              <w:rPr>
                <w:rFonts w:asciiTheme="minorHAnsi" w:hAnsiTheme="minorHAnsi"/>
                <w:sz w:val="22"/>
                <w:szCs w:val="22"/>
                <w:lang w:eastAsia="en-CA"/>
              </w:rPr>
              <w:t>Transaction Indicator &lt;&gt; REGUL</w:t>
            </w:r>
          </w:p>
          <w:p w14:paraId="633F0305"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Member = SIN</w:t>
            </w:r>
          </w:p>
          <w:p w14:paraId="0363B049"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Employer = Employer</w:t>
            </w:r>
          </w:p>
          <w:p w14:paraId="226E8F5A"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Year(BeginDate) = Year</w:t>
            </w:r>
          </w:p>
          <w:p w14:paraId="067E3755"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SummaryAttribute &lt;&gt; "RRETRO" or “FRETRO”</w:t>
            </w:r>
          </w:p>
          <w:p w14:paraId="331D5DDE" w14:textId="77777777" w:rsidR="00A700AB" w:rsidRPr="0017254B" w:rsidRDefault="00A700AB" w:rsidP="00A700AB">
            <w:pPr>
              <w:spacing w:before="100" w:beforeAutospacing="1" w:after="100" w:afterAutospacing="1"/>
              <w:ind w:left="1440"/>
              <w:rPr>
                <w:rFonts w:asciiTheme="minorHAnsi" w:hAnsiTheme="minorHAnsi"/>
                <w:sz w:val="24"/>
                <w:szCs w:val="24"/>
              </w:rPr>
            </w:pPr>
            <w:r w:rsidRPr="0017254B">
              <w:rPr>
                <w:rFonts w:asciiTheme="minorHAnsi" w:hAnsiTheme="minorHAnsi"/>
                <w:sz w:val="24"/>
                <w:szCs w:val="24"/>
              </w:rPr>
              <w:t xml:space="preserve">LowContributions += the SUM of Contributions.Amount of all Contributions records where </w:t>
            </w:r>
          </w:p>
          <w:p w14:paraId="755C402B" w14:textId="20AE9E09" w:rsidR="008034D5" w:rsidRPr="006E1E0E"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17254B">
              <w:rPr>
                <w:rFonts w:asciiTheme="minorHAnsi" w:hAnsiTheme="minorHAnsi"/>
                <w:sz w:val="24"/>
                <w:szCs w:val="24"/>
              </w:rPr>
              <w:t>Type = LowRPP</w:t>
            </w:r>
          </w:p>
          <w:p w14:paraId="65F17C42" w14:textId="4936E1A1" w:rsidR="001E280B" w:rsidRPr="008034D5" w:rsidRDefault="001E280B" w:rsidP="001E280B">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1E280B">
              <w:rPr>
                <w:rFonts w:asciiTheme="minorHAnsi" w:hAnsiTheme="minorHAnsi"/>
                <w:sz w:val="22"/>
                <w:szCs w:val="22"/>
                <w:lang w:eastAsia="en-CA"/>
              </w:rPr>
              <w:t>Transaction Indicator &lt;&gt; REGUL</w:t>
            </w:r>
          </w:p>
          <w:p w14:paraId="06929202"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Member = SIN</w:t>
            </w:r>
          </w:p>
          <w:p w14:paraId="3FF807E1"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Employer = Employer</w:t>
            </w:r>
          </w:p>
          <w:p w14:paraId="29532293"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Year(PaymentDate) = Year</w:t>
            </w:r>
          </w:p>
          <w:p w14:paraId="75622117"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SummaryAttribute = "RRETRO" or “FRETRO”</w:t>
            </w:r>
          </w:p>
          <w:p w14:paraId="509C5854" w14:textId="77777777" w:rsidR="00A700AB" w:rsidRPr="0017254B" w:rsidRDefault="00A700AB" w:rsidP="00A700AB">
            <w:pPr>
              <w:spacing w:before="100" w:beforeAutospacing="1" w:after="100" w:afterAutospacing="1"/>
              <w:ind w:left="1440"/>
              <w:rPr>
                <w:rFonts w:asciiTheme="minorHAnsi" w:hAnsiTheme="minorHAnsi"/>
                <w:sz w:val="24"/>
                <w:szCs w:val="24"/>
              </w:rPr>
            </w:pPr>
            <w:r w:rsidRPr="0017254B">
              <w:rPr>
                <w:rFonts w:asciiTheme="minorHAnsi" w:hAnsiTheme="minorHAnsi"/>
                <w:sz w:val="24"/>
                <w:szCs w:val="24"/>
              </w:rPr>
              <w:t xml:space="preserve">HighContributions = the SUM of Contributions.Amount of all Contributions records where </w:t>
            </w:r>
          </w:p>
          <w:p w14:paraId="0897DAB2" w14:textId="2D667033" w:rsidR="008034D5" w:rsidRPr="001E280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17254B">
              <w:rPr>
                <w:rFonts w:asciiTheme="minorHAnsi" w:hAnsiTheme="minorHAnsi"/>
                <w:sz w:val="24"/>
                <w:szCs w:val="24"/>
              </w:rPr>
              <w:t>Type = HghRPP or HghRCA</w:t>
            </w:r>
          </w:p>
          <w:p w14:paraId="4DEB1E7B" w14:textId="5CF14711" w:rsidR="001E280B" w:rsidRPr="001E280B" w:rsidRDefault="001E280B" w:rsidP="001E280B">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3E40E1">
              <w:rPr>
                <w:rFonts w:asciiTheme="minorHAnsi" w:hAnsiTheme="minorHAnsi"/>
                <w:sz w:val="22"/>
                <w:szCs w:val="22"/>
                <w:lang w:eastAsia="en-CA"/>
              </w:rPr>
              <w:t>Transaction Indicator &lt;&gt; REGUL</w:t>
            </w:r>
          </w:p>
          <w:p w14:paraId="1C745CEB"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Member = SIN</w:t>
            </w:r>
          </w:p>
          <w:p w14:paraId="371D6C6D"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Employer = Employer</w:t>
            </w:r>
          </w:p>
          <w:p w14:paraId="7ED56F41"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Year(BeginDate) = Year</w:t>
            </w:r>
          </w:p>
          <w:p w14:paraId="5D1A12C3"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SummaryAttribute &lt;&gt; "RRETRO" or “FRETRO”</w:t>
            </w:r>
          </w:p>
          <w:p w14:paraId="4C4EB04F" w14:textId="77777777" w:rsidR="00A700AB" w:rsidRPr="0017254B" w:rsidRDefault="00A700AB" w:rsidP="00A700AB">
            <w:pPr>
              <w:spacing w:before="100" w:beforeAutospacing="1" w:after="100" w:afterAutospacing="1"/>
              <w:ind w:left="1440"/>
              <w:rPr>
                <w:rFonts w:asciiTheme="minorHAnsi" w:hAnsiTheme="minorHAnsi"/>
                <w:sz w:val="24"/>
                <w:szCs w:val="24"/>
              </w:rPr>
            </w:pPr>
            <w:r w:rsidRPr="0017254B">
              <w:rPr>
                <w:rFonts w:asciiTheme="minorHAnsi" w:hAnsiTheme="minorHAnsi"/>
                <w:sz w:val="24"/>
                <w:szCs w:val="24"/>
              </w:rPr>
              <w:t xml:space="preserve">HighContributions += the SUM of Contributions.Amount of all Contributions records where </w:t>
            </w:r>
          </w:p>
          <w:p w14:paraId="32B80124" w14:textId="366B86D1" w:rsidR="008034D5" w:rsidRPr="006E1E0E"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17254B">
              <w:rPr>
                <w:rFonts w:asciiTheme="minorHAnsi" w:hAnsiTheme="minorHAnsi"/>
                <w:sz w:val="24"/>
                <w:szCs w:val="24"/>
              </w:rPr>
              <w:t>Type = HghRPP or HghRCA</w:t>
            </w:r>
          </w:p>
          <w:p w14:paraId="561FE1A2" w14:textId="21677203" w:rsidR="001E280B" w:rsidRPr="008034D5" w:rsidRDefault="001E280B" w:rsidP="001E280B">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1E280B">
              <w:rPr>
                <w:rFonts w:asciiTheme="minorHAnsi" w:hAnsiTheme="minorHAnsi"/>
                <w:sz w:val="22"/>
                <w:szCs w:val="22"/>
                <w:lang w:eastAsia="en-CA"/>
              </w:rPr>
              <w:t>Transaction Indicator &lt;&gt; REGUL</w:t>
            </w:r>
          </w:p>
          <w:p w14:paraId="711C66D8"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Member = SIN</w:t>
            </w:r>
          </w:p>
          <w:p w14:paraId="69A25020"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Employer = Employer</w:t>
            </w:r>
          </w:p>
          <w:p w14:paraId="12E8BC5C"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Year(PaymentDate) = Year</w:t>
            </w:r>
          </w:p>
          <w:p w14:paraId="058EDC02" w14:textId="77777777" w:rsidR="00A700AB" w:rsidRPr="0017254B" w:rsidRDefault="00A700AB" w:rsidP="008034D5">
            <w:pPr>
              <w:pStyle w:val="ListParagraph"/>
              <w:numPr>
                <w:ilvl w:val="0"/>
                <w:numId w:val="30"/>
              </w:numPr>
              <w:spacing w:before="100" w:beforeAutospacing="1" w:after="100" w:afterAutospacing="1" w:line="240" w:lineRule="auto"/>
              <w:contextualSpacing w:val="0"/>
              <w:rPr>
                <w:rFonts w:asciiTheme="minorHAnsi" w:hAnsiTheme="minorHAnsi"/>
                <w:sz w:val="24"/>
                <w:szCs w:val="24"/>
              </w:rPr>
            </w:pPr>
            <w:r w:rsidRPr="0017254B">
              <w:rPr>
                <w:rFonts w:asciiTheme="minorHAnsi" w:hAnsiTheme="minorHAnsi"/>
                <w:sz w:val="24"/>
                <w:szCs w:val="24"/>
              </w:rPr>
              <w:t>SummaryAttribute = "RRETRO" or “FRETRO”</w:t>
            </w:r>
          </w:p>
          <w:p w14:paraId="549AF03F" w14:textId="77777777" w:rsidR="00A700AB" w:rsidRPr="0017254B" w:rsidRDefault="00A700AB" w:rsidP="00A700AB">
            <w:pPr>
              <w:spacing w:before="100" w:beforeAutospacing="1" w:after="100" w:afterAutospacing="1"/>
              <w:ind w:left="1440"/>
              <w:rPr>
                <w:rFonts w:asciiTheme="minorHAnsi" w:hAnsiTheme="minorHAnsi"/>
                <w:sz w:val="24"/>
                <w:szCs w:val="24"/>
              </w:rPr>
            </w:pPr>
            <w:r w:rsidRPr="0017254B">
              <w:rPr>
                <w:rFonts w:asciiTheme="minorHAnsi" w:hAnsiTheme="minorHAnsi"/>
                <w:sz w:val="24"/>
                <w:szCs w:val="24"/>
              </w:rPr>
              <w:t>AE = ((LowContributions / LowContributionsRate) + (HighContributions / HighContributionsRate)) / (Service / 52)</w:t>
            </w:r>
          </w:p>
          <w:p w14:paraId="56FF9194" w14:textId="77777777" w:rsidR="00A700AB" w:rsidRPr="0017254B" w:rsidRDefault="00A700AB" w:rsidP="00A700AB">
            <w:pPr>
              <w:spacing w:before="100" w:beforeAutospacing="1" w:after="100" w:afterAutospacing="1"/>
              <w:ind w:left="1440"/>
              <w:rPr>
                <w:rFonts w:asciiTheme="minorHAnsi" w:hAnsiTheme="minorHAnsi"/>
                <w:sz w:val="24"/>
                <w:szCs w:val="24"/>
              </w:rPr>
            </w:pPr>
            <w:r w:rsidRPr="0017254B">
              <w:rPr>
                <w:rFonts w:asciiTheme="minorHAnsi" w:hAnsiTheme="minorHAnsi"/>
                <w:sz w:val="24"/>
                <w:szCs w:val="24"/>
              </w:rPr>
              <w:t>Return AE</w:t>
            </w:r>
          </w:p>
          <w:p w14:paraId="2580BBCD" w14:textId="77777777" w:rsidR="00A700AB" w:rsidRPr="0017254B" w:rsidRDefault="00A700AB" w:rsidP="00A700AB">
            <w:pPr>
              <w:spacing w:before="100" w:beforeAutospacing="1" w:after="100" w:afterAutospacing="1"/>
              <w:ind w:left="720"/>
              <w:rPr>
                <w:rFonts w:asciiTheme="minorHAnsi" w:hAnsiTheme="minorHAnsi"/>
                <w:sz w:val="24"/>
                <w:szCs w:val="24"/>
              </w:rPr>
            </w:pPr>
            <w:r w:rsidRPr="0017254B">
              <w:rPr>
                <w:rFonts w:asciiTheme="minorHAnsi" w:hAnsiTheme="minorHAnsi"/>
                <w:sz w:val="24"/>
                <w:szCs w:val="24"/>
              </w:rPr>
              <w:t>End If</w:t>
            </w:r>
          </w:p>
          <w:p w14:paraId="6E457F13" w14:textId="3351881E" w:rsidR="00A700AB" w:rsidRPr="00E651D2" w:rsidRDefault="00A700AB" w:rsidP="00E651D2">
            <w:pPr>
              <w:spacing w:before="100" w:beforeAutospacing="1" w:after="100" w:afterAutospacing="1"/>
              <w:rPr>
                <w:rFonts w:asciiTheme="minorHAnsi" w:hAnsiTheme="minorHAnsi"/>
                <w:sz w:val="24"/>
                <w:szCs w:val="24"/>
              </w:rPr>
            </w:pPr>
            <w:r w:rsidRPr="0017254B">
              <w:rPr>
                <w:rFonts w:asciiTheme="minorHAnsi" w:hAnsiTheme="minorHAnsi"/>
                <w:sz w:val="24"/>
                <w:szCs w:val="24"/>
              </w:rPr>
              <w:t>End Function</w:t>
            </w:r>
          </w:p>
        </w:tc>
      </w:tr>
    </w:tbl>
    <w:p w14:paraId="2CC955A1" w14:textId="7C255C49" w:rsidR="00A700AB" w:rsidRDefault="00A700AB" w:rsidP="00A700AB">
      <w:pPr>
        <w:pStyle w:val="NormalWeb"/>
        <w:spacing w:before="0" w:beforeAutospacing="0" w:after="0" w:afterAutospacing="0"/>
        <w:rPr>
          <w:rFonts w:ascii="Calibri" w:hAnsi="Calibri" w:cs="Calibri"/>
          <w:lang w:val="en-US"/>
        </w:rPr>
      </w:pPr>
      <w:r>
        <w:br w:type="page"/>
      </w:r>
    </w:p>
    <w:p w14:paraId="0E384269" w14:textId="77777777" w:rsidR="00E651D2" w:rsidRDefault="00E651D2" w:rsidP="00E651D2">
      <w:pPr>
        <w:pStyle w:val="Heading3"/>
        <w:rPr>
          <w:rFonts w:ascii="Verdana" w:hAnsi="Verdana" w:cs="Calibri"/>
          <w:color w:val="000000" w:themeColor="text1"/>
          <w:lang w:val="en-US"/>
        </w:rPr>
      </w:pPr>
      <w:r w:rsidRPr="006B06A8">
        <w:t xml:space="preserve">Validation – </w:t>
      </w:r>
      <w:r>
        <w:t>Reported PA or Amended PA not within acceptable tolerance of the calculated PA for ltd members</w:t>
      </w:r>
    </w:p>
    <w:p w14:paraId="1F5876CF" w14:textId="77777777" w:rsidR="00E651D2" w:rsidRPr="006B06A8" w:rsidRDefault="00E651D2" w:rsidP="00921F7C">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E651D2" w14:paraId="4BEFA764"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D2B3AD" w14:textId="77777777" w:rsidR="00E651D2" w:rsidRDefault="00E651D2" w:rsidP="0044389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7143AA78" w14:textId="59DFB2F3" w:rsidR="00E651D2" w:rsidRPr="00E52378" w:rsidRDefault="00E651D2" w:rsidP="00E651D2">
            <w:pPr>
              <w:pStyle w:val="Heading1"/>
              <w:rPr>
                <w:lang w:val="en-US"/>
              </w:rPr>
            </w:pPr>
            <w:bookmarkStart w:id="371" w:name="_Toc43372861"/>
            <w:r w:rsidRPr="000331C6">
              <w:rPr>
                <w:lang w:val="en-US"/>
              </w:rPr>
              <w:t>B53</w:t>
            </w:r>
            <w:r>
              <w:rPr>
                <w:lang w:val="en-US"/>
              </w:rPr>
              <w:t>b</w:t>
            </w:r>
            <w:r w:rsidRPr="000331C6">
              <w:rPr>
                <w:lang w:val="en-US"/>
              </w:rPr>
              <w:t>_ReportedPAAmendedPANotWithinAcceptableToleranceCalculatedPA</w:t>
            </w:r>
            <w:r>
              <w:rPr>
                <w:lang w:val="en-US"/>
              </w:rPr>
              <w:t>LTD</w:t>
            </w:r>
            <w:bookmarkEnd w:id="371"/>
          </w:p>
        </w:tc>
      </w:tr>
      <w:tr w:rsidR="00E651D2" w14:paraId="4325A3F5"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F59373" w14:textId="30636425" w:rsidR="00E651D2" w:rsidRDefault="00E651D2" w:rsidP="0044389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A5C4852" w14:textId="77777777" w:rsidR="00E651D2" w:rsidRDefault="00A24DFB" w:rsidP="0044389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Contributory Leaves: 9325</w:t>
            </w:r>
          </w:p>
          <w:p w14:paraId="7CC7121E" w14:textId="77777777" w:rsidR="00A24DFB" w:rsidRDefault="00A24DFB" w:rsidP="0044389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Core Data: 429</w:t>
            </w:r>
          </w:p>
          <w:p w14:paraId="690DAE7B" w14:textId="77777777" w:rsidR="00A24DFB" w:rsidRDefault="00A24DFB" w:rsidP="0044389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Events: 7375</w:t>
            </w:r>
          </w:p>
          <w:p w14:paraId="05E5385E" w14:textId="77777777" w:rsidR="00A24DFB" w:rsidRDefault="00A24DFB" w:rsidP="0044389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Events_LTD: 8795</w:t>
            </w:r>
          </w:p>
          <w:p w14:paraId="3F2680BD" w14:textId="0FE755BC" w:rsidR="00A24DFB" w:rsidRPr="00E31C81" w:rsidRDefault="00A24DFB" w:rsidP="0044389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Previous Year Adjustment: 6035</w:t>
            </w:r>
          </w:p>
        </w:tc>
      </w:tr>
      <w:tr w:rsidR="006F732A" w14:paraId="52B7699A"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0AFF84" w14:textId="45B01A22" w:rsidR="006F732A" w:rsidRDefault="006F732A" w:rsidP="00E651D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BF936C7" w14:textId="615B15C8" w:rsidR="006F732A" w:rsidRPr="00E31C81" w:rsidRDefault="006F732A" w:rsidP="00443898">
            <w:pPr>
              <w:pStyle w:val="NormalWeb"/>
              <w:spacing w:before="0" w:beforeAutospacing="0" w:after="0" w:afterAutospacing="0"/>
              <w:rPr>
                <w:rFonts w:asciiTheme="minorHAnsi" w:eastAsia="Verdana" w:hAnsiTheme="minorHAnsi" w:cs="Verdana"/>
                <w:color w:val="000000"/>
                <w:sz w:val="22"/>
                <w:szCs w:val="22"/>
                <w:lang w:val="en-US"/>
              </w:rPr>
            </w:pPr>
            <w:r>
              <w:rPr>
                <w:rFonts w:asciiTheme="minorHAnsi" w:eastAsia="Verdana" w:hAnsiTheme="minorHAnsi" w:cs="Verdana"/>
                <w:color w:val="000000"/>
                <w:sz w:val="22"/>
                <w:szCs w:val="22"/>
                <w:lang w:val="en-US"/>
              </w:rPr>
              <w:t>Custom DLL</w:t>
            </w:r>
          </w:p>
        </w:tc>
      </w:tr>
      <w:tr w:rsidR="00E651D2" w14:paraId="73765850"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D4705E2" w14:textId="1E26DAF8" w:rsidR="00E651D2" w:rsidRDefault="00E651D2" w:rsidP="00E651D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28B99ADA" w14:textId="53AB10C4" w:rsidR="00E651D2" w:rsidRPr="00D271DE" w:rsidRDefault="00E651D2" w:rsidP="00443898">
            <w:pPr>
              <w:pStyle w:val="NormalWeb"/>
              <w:spacing w:before="0" w:beforeAutospacing="0" w:after="0" w:afterAutospacing="0"/>
              <w:rPr>
                <w:rFonts w:asciiTheme="minorHAnsi" w:eastAsia="Verdana" w:hAnsiTheme="minorHAnsi" w:cs="Verdana"/>
                <w:color w:val="000000"/>
                <w:sz w:val="22"/>
                <w:szCs w:val="22"/>
                <w:lang w:val="en-US"/>
              </w:rPr>
            </w:pPr>
            <w:r w:rsidRPr="00E31C81">
              <w:rPr>
                <w:rFonts w:asciiTheme="minorHAnsi" w:eastAsia="Verdana" w:hAnsiTheme="minorHAnsi" w:cs="Verdana"/>
                <w:color w:val="000000"/>
                <w:sz w:val="22"/>
                <w:szCs w:val="22"/>
                <w:lang w:val="en-US"/>
              </w:rPr>
              <w:t>2</w:t>
            </w:r>
            <w:r w:rsidRPr="00E31C81">
              <w:rPr>
                <w:rFonts w:asciiTheme="minorHAnsi" w:eastAsia="Verdana" w:hAnsiTheme="minorHAnsi" w:cs="Verdana"/>
                <w:color w:val="000000"/>
                <w:sz w:val="22"/>
                <w:szCs w:val="22"/>
                <w:vertAlign w:val="superscript"/>
                <w:lang w:val="en-US"/>
              </w:rPr>
              <w:t>nd</w:t>
            </w:r>
            <w:r w:rsidRPr="00E31C81">
              <w:rPr>
                <w:rFonts w:asciiTheme="minorHAnsi" w:eastAsia="Verdana" w:hAnsiTheme="minorHAnsi" w:cs="Verdana"/>
                <w:color w:val="000000"/>
                <w:sz w:val="22"/>
                <w:szCs w:val="22"/>
                <w:lang w:val="en-US"/>
              </w:rPr>
              <w:t xml:space="preserve"> level validation</w:t>
            </w:r>
          </w:p>
        </w:tc>
      </w:tr>
      <w:tr w:rsidR="00E651D2" w14:paraId="4A31E2FC"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0FCAEB" w14:textId="61EBC328" w:rsidR="00E651D2" w:rsidRDefault="00E651D2" w:rsidP="00E651D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Section </w:t>
            </w:r>
          </w:p>
        </w:tc>
        <w:tc>
          <w:tcPr>
            <w:tcW w:w="8448" w:type="dxa"/>
            <w:tcBorders>
              <w:top w:val="single" w:sz="4" w:space="0" w:color="auto"/>
              <w:left w:val="single" w:sz="4" w:space="0" w:color="auto"/>
              <w:bottom w:val="single" w:sz="4" w:space="0" w:color="auto"/>
              <w:right w:val="single" w:sz="4" w:space="0" w:color="auto"/>
            </w:tcBorders>
            <w:vAlign w:val="center"/>
          </w:tcPr>
          <w:p w14:paraId="76E855D6" w14:textId="4488FDA8" w:rsidR="00E651D2" w:rsidRPr="00A476DC" w:rsidRDefault="00E651D2" w:rsidP="00443898">
            <w:pPr>
              <w:pStyle w:val="NormalWeb"/>
              <w:spacing w:before="0" w:beforeAutospacing="0" w:after="0" w:afterAutospacing="0"/>
              <w:rPr>
                <w:rFonts w:asciiTheme="minorHAnsi" w:hAnsiTheme="minorHAnsi"/>
                <w:sz w:val="22"/>
                <w:szCs w:val="22"/>
                <w:lang w:val="en-US" w:eastAsia="en-CA"/>
              </w:rPr>
            </w:pPr>
            <w:r w:rsidRPr="00E31C81">
              <w:rPr>
                <w:rFonts w:asciiTheme="minorHAnsi" w:eastAsia="Verdana" w:hAnsiTheme="minorHAnsi" w:cs="Verdana"/>
                <w:color w:val="000000"/>
                <w:sz w:val="22"/>
                <w:szCs w:val="22"/>
                <w:lang w:val="en-US"/>
              </w:rPr>
              <w:t>Core (MDC), Previous Year Adjustments (Remittance), Contributory Leaves (Remittance) and Events</w:t>
            </w:r>
          </w:p>
        </w:tc>
      </w:tr>
      <w:tr w:rsidR="00E651D2" w14:paraId="42C68394"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0F6E8A3" w14:textId="77777777" w:rsidR="00E651D2" w:rsidRDefault="00E651D2" w:rsidP="0044389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B478BAF" w14:textId="77777777" w:rsidR="00E651D2" w:rsidRPr="00E31C81" w:rsidRDefault="00E651D2" w:rsidP="00443898">
            <w:pPr>
              <w:spacing w:before="60" w:after="60" w:line="240" w:lineRule="auto"/>
              <w:ind w:left="0"/>
              <w:rPr>
                <w:rFonts w:asciiTheme="minorHAnsi" w:eastAsia="Times New Roman" w:hAnsiTheme="minorHAnsi" w:cs="Calibri"/>
                <w:color w:val="auto"/>
                <w:sz w:val="22"/>
                <w:szCs w:val="22"/>
                <w:lang w:eastAsia="en-CA"/>
              </w:rPr>
            </w:pPr>
            <w:r w:rsidRPr="00E31C81">
              <w:rPr>
                <w:rFonts w:asciiTheme="minorHAnsi" w:hAnsiTheme="minorHAnsi"/>
                <w:color w:val="auto"/>
                <w:sz w:val="22"/>
                <w:szCs w:val="22"/>
                <w:lang w:eastAsia="en-CA"/>
              </w:rPr>
              <w:t>Complete Member Error</w:t>
            </w:r>
          </w:p>
        </w:tc>
      </w:tr>
      <w:tr w:rsidR="00E651D2" w14:paraId="5EC8DF85"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4B297C9" w14:textId="77777777" w:rsidR="00E651D2" w:rsidRDefault="00E651D2" w:rsidP="0044389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275DDBF" w14:textId="77777777" w:rsidR="00E651D2" w:rsidRPr="00E31C81" w:rsidRDefault="00E651D2" w:rsidP="00443898">
            <w:pPr>
              <w:spacing w:before="60" w:after="60" w:line="240" w:lineRule="auto"/>
              <w:ind w:left="0"/>
              <w:rPr>
                <w:rFonts w:asciiTheme="minorHAnsi" w:eastAsia="Times New Roman" w:hAnsiTheme="minorHAnsi" w:cs="Calibri"/>
                <w:color w:val="auto"/>
                <w:sz w:val="22"/>
                <w:szCs w:val="22"/>
                <w:lang w:eastAsia="en-CA"/>
              </w:rPr>
            </w:pPr>
            <w:r w:rsidRPr="00E31C81">
              <w:rPr>
                <w:rFonts w:asciiTheme="minorHAnsi" w:hAnsiTheme="minorHAnsi"/>
                <w:sz w:val="22"/>
                <w:szCs w:val="22"/>
                <w:lang w:eastAsia="en-CA"/>
              </w:rPr>
              <w:t>Public</w:t>
            </w:r>
          </w:p>
        </w:tc>
      </w:tr>
      <w:tr w:rsidR="00E651D2" w:rsidRPr="00A61AB1" w14:paraId="3C492767"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AB99A9" w14:textId="42E7AB13" w:rsidR="00E651D2" w:rsidRDefault="00E651D2" w:rsidP="0044389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Rule</w:t>
            </w:r>
          </w:p>
        </w:tc>
        <w:tc>
          <w:tcPr>
            <w:tcW w:w="8448" w:type="dxa"/>
            <w:tcBorders>
              <w:top w:val="single" w:sz="4" w:space="0" w:color="auto"/>
              <w:left w:val="single" w:sz="4" w:space="0" w:color="auto"/>
              <w:bottom w:val="single" w:sz="4" w:space="0" w:color="auto"/>
              <w:right w:val="single" w:sz="4" w:space="0" w:color="auto"/>
            </w:tcBorders>
            <w:vAlign w:val="center"/>
          </w:tcPr>
          <w:p w14:paraId="5F32D603" w14:textId="31E3A84B" w:rsidR="00E651D2" w:rsidRPr="00A476DC" w:rsidRDefault="00E31C81" w:rsidP="00443898">
            <w:pPr>
              <w:pStyle w:val="NormalWeb"/>
              <w:spacing w:before="0" w:beforeAutospacing="0" w:after="0" w:afterAutospacing="0"/>
              <w:rPr>
                <w:rFonts w:asciiTheme="minorHAnsi" w:hAnsiTheme="minorHAnsi" w:cs="Calibri"/>
                <w:color w:val="000000" w:themeColor="text1"/>
                <w:sz w:val="22"/>
                <w:szCs w:val="22"/>
                <w:lang w:val="en-US"/>
              </w:rPr>
            </w:pPr>
            <w:r w:rsidRPr="00E31C81">
              <w:rPr>
                <w:rFonts w:asciiTheme="minorHAnsi" w:eastAsia="Verdana" w:hAnsiTheme="minorHAnsi" w:cs="Verdana"/>
                <w:color w:val="000000"/>
                <w:sz w:val="22"/>
                <w:szCs w:val="22"/>
                <w:lang w:val="en-CA"/>
              </w:rPr>
              <w:t xml:space="preserve">Reported PA or Amended PA for FA mbr must be within the acceptable tolerance of the calculated PA.  </w:t>
            </w:r>
          </w:p>
        </w:tc>
      </w:tr>
      <w:tr w:rsidR="00E651D2" w:rsidRPr="009151F9" w14:paraId="7707EF1F"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D796CFD" w14:textId="6974C026" w:rsidR="00E651D2" w:rsidRDefault="00E651D2" w:rsidP="0044389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6570632" w14:textId="77777777" w:rsidR="00E651D2" w:rsidRPr="00E31C81" w:rsidRDefault="00E651D2" w:rsidP="00443898">
            <w:pPr>
              <w:ind w:left="0"/>
              <w:rPr>
                <w:rFonts w:asciiTheme="minorHAnsi" w:hAnsiTheme="minorHAnsi"/>
                <w:color w:val="auto"/>
                <w:sz w:val="22"/>
                <w:szCs w:val="22"/>
                <w:lang w:eastAsia="en-CA"/>
              </w:rPr>
            </w:pPr>
            <w:r w:rsidRPr="00E31C81">
              <w:rPr>
                <w:rFonts w:asciiTheme="minorHAnsi" w:hAnsiTheme="minorHAnsi"/>
                <w:color w:val="auto"/>
                <w:sz w:val="22"/>
                <w:szCs w:val="22"/>
                <w:lang w:eastAsia="en-CA"/>
              </w:rPr>
              <w:t>Reject the member in the input file if :</w:t>
            </w:r>
          </w:p>
          <w:p w14:paraId="2355F8A8" w14:textId="77777777" w:rsidR="00E31C81" w:rsidRDefault="00E31C81" w:rsidP="00443898">
            <w:pPr>
              <w:ind w:left="0"/>
              <w:rPr>
                <w:rFonts w:asciiTheme="minorHAnsi" w:hAnsiTheme="minorHAnsi"/>
                <w:color w:val="auto"/>
                <w:sz w:val="22"/>
                <w:szCs w:val="22"/>
                <w:lang w:eastAsia="en-CA"/>
              </w:rPr>
            </w:pPr>
            <w:r>
              <w:rPr>
                <w:rFonts w:asciiTheme="minorHAnsi" w:hAnsiTheme="minorHAnsi"/>
                <w:color w:val="auto"/>
                <w:sz w:val="22"/>
                <w:szCs w:val="22"/>
                <w:lang w:eastAsia="en-CA"/>
              </w:rPr>
              <w:t>{</w:t>
            </w:r>
          </w:p>
          <w:p w14:paraId="12033E5A" w14:textId="217BBEDD" w:rsidR="00E31C81" w:rsidRPr="00E31C81" w:rsidRDefault="00E31C81" w:rsidP="00E31C81">
            <w:pPr>
              <w:ind w:left="720"/>
              <w:rPr>
                <w:rFonts w:asciiTheme="minorHAnsi" w:hAnsiTheme="minorHAnsi"/>
                <w:color w:val="auto"/>
                <w:sz w:val="22"/>
                <w:szCs w:val="22"/>
                <w:u w:val="single"/>
                <w:lang w:eastAsia="en-CA"/>
              </w:rPr>
            </w:pPr>
            <w:r w:rsidRPr="00E31C81">
              <w:rPr>
                <w:rFonts w:asciiTheme="minorHAnsi" w:hAnsiTheme="minorHAnsi"/>
                <w:color w:val="auto"/>
                <w:sz w:val="22"/>
                <w:szCs w:val="22"/>
                <w:u w:val="single"/>
                <w:lang w:eastAsia="en-CA"/>
              </w:rPr>
              <w:t>For Core Data</w:t>
            </w:r>
          </w:p>
          <w:p w14:paraId="23956F4D" w14:textId="77777777" w:rsidR="00E651D2" w:rsidRDefault="00E651D2" w:rsidP="00E31C81">
            <w:pPr>
              <w:ind w:left="720"/>
              <w:rPr>
                <w:rFonts w:asciiTheme="minorHAnsi" w:hAnsiTheme="minorHAnsi"/>
                <w:color w:val="auto"/>
                <w:sz w:val="22"/>
                <w:szCs w:val="22"/>
                <w:lang w:eastAsia="en-CA"/>
              </w:rPr>
            </w:pPr>
            <w:r w:rsidRPr="00E31C81">
              <w:rPr>
                <w:rFonts w:asciiTheme="minorHAnsi" w:hAnsiTheme="minorHAnsi"/>
                <w:color w:val="auto"/>
                <w:sz w:val="22"/>
                <w:szCs w:val="22"/>
                <w:lang w:eastAsia="en-CA"/>
              </w:rPr>
              <w:t xml:space="preserve">Member has a Service Break LTD in Ariel at any point in the MDC Year (based on Execution Start Date) </w:t>
            </w:r>
          </w:p>
          <w:p w14:paraId="02EA3CE4" w14:textId="77777777" w:rsidR="00E31C81" w:rsidRPr="00A476DC" w:rsidRDefault="00E31C81" w:rsidP="00E31C81">
            <w:pPr>
              <w:ind w:left="720"/>
              <w:rPr>
                <w:rFonts w:asciiTheme="minorHAnsi" w:hAnsiTheme="minorHAnsi"/>
                <w:color w:val="auto"/>
                <w:sz w:val="22"/>
                <w:szCs w:val="22"/>
                <w:u w:val="single"/>
                <w:lang w:eastAsia="en-CA"/>
              </w:rPr>
            </w:pPr>
            <w:r w:rsidRPr="00A476DC">
              <w:rPr>
                <w:rFonts w:asciiTheme="minorHAnsi" w:hAnsiTheme="minorHAnsi"/>
                <w:color w:val="auto"/>
                <w:sz w:val="22"/>
                <w:szCs w:val="22"/>
                <w:u w:val="single"/>
                <w:lang w:eastAsia="en-CA"/>
              </w:rPr>
              <w:t>For Previous Year Adjustments</w:t>
            </w:r>
          </w:p>
          <w:p w14:paraId="1EB55E2D" w14:textId="77777777" w:rsidR="00A476DC" w:rsidRPr="00C97573" w:rsidRDefault="00A476DC" w:rsidP="00A476DC">
            <w:pPr>
              <w:ind w:left="720"/>
              <w:rPr>
                <w:rFonts w:asciiTheme="minorHAnsi" w:hAnsiTheme="minorHAnsi"/>
                <w:color w:val="auto"/>
                <w:sz w:val="22"/>
                <w:szCs w:val="22"/>
                <w:lang w:eastAsia="en-CA"/>
              </w:rPr>
            </w:pPr>
            <w:r>
              <w:rPr>
                <w:rFonts w:asciiTheme="minorHAnsi" w:hAnsiTheme="minorHAnsi"/>
                <w:color w:val="auto"/>
                <w:sz w:val="22"/>
                <w:szCs w:val="22"/>
                <w:lang w:eastAsia="en-CA"/>
              </w:rPr>
              <w:t>Member has</w:t>
            </w:r>
            <w:r w:rsidRPr="00C97573">
              <w:rPr>
                <w:rFonts w:asciiTheme="minorHAnsi" w:hAnsiTheme="minorHAnsi"/>
                <w:color w:val="auto"/>
                <w:sz w:val="22"/>
                <w:szCs w:val="22"/>
                <w:lang w:eastAsia="en-CA"/>
              </w:rPr>
              <w:t xml:space="preserve"> a Service Break LTD in Ariel during the adjustment year (based on File.AdjustmentYear)</w:t>
            </w:r>
          </w:p>
          <w:p w14:paraId="6F2EA475" w14:textId="77777777" w:rsidR="00E31C81" w:rsidRPr="00A476DC" w:rsidRDefault="00A476DC" w:rsidP="00E31C81">
            <w:pPr>
              <w:ind w:left="720"/>
              <w:rPr>
                <w:rFonts w:asciiTheme="minorHAnsi" w:hAnsiTheme="minorHAnsi"/>
                <w:color w:val="auto"/>
                <w:sz w:val="22"/>
                <w:szCs w:val="22"/>
                <w:u w:val="single"/>
                <w:lang w:eastAsia="en-CA"/>
              </w:rPr>
            </w:pPr>
            <w:r w:rsidRPr="00A476DC">
              <w:rPr>
                <w:rFonts w:asciiTheme="minorHAnsi" w:hAnsiTheme="minorHAnsi"/>
                <w:color w:val="auto"/>
                <w:sz w:val="22"/>
                <w:szCs w:val="22"/>
                <w:u w:val="single"/>
                <w:lang w:eastAsia="en-CA"/>
              </w:rPr>
              <w:t>For Contributory Leaves</w:t>
            </w:r>
          </w:p>
          <w:p w14:paraId="54E5C754" w14:textId="0B7D9570" w:rsidR="00A476DC" w:rsidRPr="00C97573" w:rsidRDefault="00A476DC" w:rsidP="00A476DC">
            <w:pPr>
              <w:ind w:left="720"/>
              <w:rPr>
                <w:rFonts w:asciiTheme="minorHAnsi" w:hAnsiTheme="minorHAnsi"/>
                <w:color w:val="auto"/>
                <w:sz w:val="22"/>
                <w:szCs w:val="22"/>
                <w:lang w:eastAsia="en-CA"/>
              </w:rPr>
            </w:pPr>
            <w:r>
              <w:rPr>
                <w:rFonts w:asciiTheme="minorHAnsi" w:hAnsiTheme="minorHAnsi"/>
                <w:color w:val="auto"/>
                <w:sz w:val="22"/>
                <w:szCs w:val="22"/>
                <w:lang w:eastAsia="en-CA"/>
              </w:rPr>
              <w:t>Member has</w:t>
            </w:r>
            <w:r w:rsidRPr="00C97573">
              <w:rPr>
                <w:rFonts w:asciiTheme="minorHAnsi" w:hAnsiTheme="minorHAnsi"/>
                <w:color w:val="auto"/>
                <w:sz w:val="22"/>
                <w:szCs w:val="22"/>
                <w:lang w:eastAsia="en-CA"/>
              </w:rPr>
              <w:t xml:space="preserve"> a Service Break LTD in Ariel during the adjustment year (based on File.Year)</w:t>
            </w:r>
          </w:p>
          <w:p w14:paraId="58BD2CBB" w14:textId="58C281FB" w:rsidR="00E31C81" w:rsidRDefault="00E31C81" w:rsidP="00E31C81">
            <w:pPr>
              <w:ind w:left="720"/>
              <w:rPr>
                <w:rFonts w:asciiTheme="minorHAnsi" w:hAnsiTheme="minorHAnsi"/>
                <w:color w:val="auto"/>
                <w:sz w:val="22"/>
                <w:szCs w:val="22"/>
                <w:u w:val="single"/>
              </w:rPr>
            </w:pPr>
            <w:r w:rsidRPr="00E31C81">
              <w:rPr>
                <w:rFonts w:asciiTheme="minorHAnsi" w:hAnsiTheme="minorHAnsi"/>
                <w:color w:val="auto"/>
                <w:sz w:val="22"/>
                <w:szCs w:val="22"/>
                <w:u w:val="single"/>
              </w:rPr>
              <w:t>For Events</w:t>
            </w:r>
          </w:p>
          <w:p w14:paraId="43314E03" w14:textId="22955A05" w:rsidR="00A476DC" w:rsidRPr="00C97573" w:rsidRDefault="00A476DC" w:rsidP="00A476DC">
            <w:pPr>
              <w:ind w:left="720"/>
              <w:rPr>
                <w:rFonts w:asciiTheme="minorHAnsi" w:hAnsiTheme="minorHAnsi"/>
                <w:color w:val="auto"/>
                <w:sz w:val="22"/>
                <w:szCs w:val="22"/>
                <w:lang w:eastAsia="en-CA"/>
              </w:rPr>
            </w:pPr>
            <w:r w:rsidRPr="00C97573">
              <w:rPr>
                <w:rFonts w:asciiTheme="minorHAnsi" w:hAnsiTheme="minorHAnsi"/>
                <w:color w:val="auto"/>
                <w:sz w:val="22"/>
                <w:szCs w:val="22"/>
                <w:lang w:eastAsia="en-CA"/>
              </w:rPr>
              <w:t xml:space="preserve">For Previous Year: Member </w:t>
            </w:r>
            <w:r>
              <w:rPr>
                <w:rFonts w:asciiTheme="minorHAnsi" w:hAnsiTheme="minorHAnsi"/>
                <w:color w:val="auto"/>
                <w:sz w:val="22"/>
                <w:szCs w:val="22"/>
                <w:lang w:eastAsia="en-CA"/>
              </w:rPr>
              <w:t>has</w:t>
            </w:r>
            <w:r w:rsidRPr="00C97573">
              <w:rPr>
                <w:rFonts w:asciiTheme="minorHAnsi" w:hAnsiTheme="minorHAnsi"/>
                <w:color w:val="auto"/>
                <w:sz w:val="22"/>
                <w:szCs w:val="22"/>
                <w:lang w:eastAsia="en-CA"/>
              </w:rPr>
              <w:t xml:space="preserve"> a Service Break LTD in Ariel during previous year (based on </w:t>
            </w:r>
            <w:r w:rsidR="00921F7C">
              <w:rPr>
                <w:rFonts w:asciiTheme="minorHAnsi" w:hAnsiTheme="minorHAnsi"/>
                <w:color w:val="auto"/>
                <w:sz w:val="22"/>
                <w:szCs w:val="22"/>
                <w:lang w:eastAsia="en-CA"/>
              </w:rPr>
              <w:t>YearOf(</w:t>
            </w:r>
            <w:r w:rsidRPr="00C97573">
              <w:rPr>
                <w:rFonts w:asciiTheme="minorHAnsi" w:hAnsiTheme="minorHAnsi"/>
                <w:color w:val="auto"/>
                <w:sz w:val="22"/>
                <w:szCs w:val="22"/>
                <w:lang w:eastAsia="en-CA"/>
              </w:rPr>
              <w:t>EmploymentEndDate</w:t>
            </w:r>
            <w:r w:rsidR="00921F7C">
              <w:rPr>
                <w:rFonts w:asciiTheme="minorHAnsi" w:hAnsiTheme="minorHAnsi"/>
                <w:color w:val="auto"/>
                <w:sz w:val="22"/>
                <w:szCs w:val="22"/>
                <w:lang w:eastAsia="en-CA"/>
              </w:rPr>
              <w:t>)</w:t>
            </w:r>
            <w:r w:rsidRPr="00C97573">
              <w:rPr>
                <w:rFonts w:asciiTheme="minorHAnsi" w:hAnsiTheme="minorHAnsi"/>
                <w:color w:val="auto"/>
                <w:sz w:val="22"/>
                <w:szCs w:val="22"/>
                <w:lang w:eastAsia="en-CA"/>
              </w:rPr>
              <w:t>-1</w:t>
            </w:r>
            <w:r>
              <w:rPr>
                <w:rFonts w:asciiTheme="minorHAnsi" w:hAnsiTheme="minorHAnsi"/>
                <w:color w:val="auto"/>
                <w:sz w:val="22"/>
                <w:szCs w:val="22"/>
                <w:lang w:eastAsia="en-CA"/>
              </w:rPr>
              <w:t xml:space="preserve"> or</w:t>
            </w:r>
            <w:r w:rsidR="00921F7C">
              <w:rPr>
                <w:rFonts w:asciiTheme="minorHAnsi" w:hAnsiTheme="minorHAnsi"/>
                <w:color w:val="auto"/>
                <w:sz w:val="22"/>
                <w:szCs w:val="22"/>
                <w:lang w:eastAsia="en-CA"/>
              </w:rPr>
              <w:t>YearOf(</w:t>
            </w:r>
            <w:r>
              <w:rPr>
                <w:rFonts w:asciiTheme="minorHAnsi" w:hAnsiTheme="minorHAnsi"/>
                <w:color w:val="auto"/>
                <w:sz w:val="22"/>
                <w:szCs w:val="22"/>
                <w:lang w:eastAsia="en-CA"/>
              </w:rPr>
              <w:t>DeathDate</w:t>
            </w:r>
            <w:r w:rsidR="00921F7C">
              <w:rPr>
                <w:rFonts w:asciiTheme="minorHAnsi" w:hAnsiTheme="minorHAnsi"/>
                <w:color w:val="auto"/>
                <w:sz w:val="22"/>
                <w:szCs w:val="22"/>
                <w:lang w:eastAsia="en-CA"/>
              </w:rPr>
              <w:t>)</w:t>
            </w:r>
            <w:r>
              <w:rPr>
                <w:rFonts w:asciiTheme="minorHAnsi" w:hAnsiTheme="minorHAnsi"/>
                <w:color w:val="auto"/>
                <w:sz w:val="22"/>
                <w:szCs w:val="22"/>
                <w:lang w:eastAsia="en-CA"/>
              </w:rPr>
              <w:t>-1</w:t>
            </w:r>
            <w:r w:rsidRPr="00C97573">
              <w:rPr>
                <w:rFonts w:asciiTheme="minorHAnsi" w:hAnsiTheme="minorHAnsi"/>
                <w:color w:val="auto"/>
                <w:sz w:val="22"/>
                <w:szCs w:val="22"/>
                <w:lang w:eastAsia="en-CA"/>
              </w:rPr>
              <w:t xml:space="preserve">) </w:t>
            </w:r>
          </w:p>
          <w:p w14:paraId="558A93F1" w14:textId="7344B89E" w:rsidR="00A476DC" w:rsidRPr="00C97573" w:rsidRDefault="00A476DC" w:rsidP="00A476DC">
            <w:pPr>
              <w:ind w:left="720"/>
              <w:rPr>
                <w:rFonts w:asciiTheme="minorHAnsi" w:hAnsiTheme="minorHAnsi"/>
                <w:color w:val="auto"/>
                <w:sz w:val="22"/>
                <w:szCs w:val="22"/>
                <w:lang w:eastAsia="en-CA"/>
              </w:rPr>
            </w:pPr>
            <w:r w:rsidRPr="00C97573">
              <w:rPr>
                <w:rFonts w:asciiTheme="minorHAnsi" w:hAnsiTheme="minorHAnsi"/>
                <w:color w:val="auto"/>
                <w:sz w:val="22"/>
                <w:szCs w:val="22"/>
                <w:lang w:eastAsia="en-CA"/>
              </w:rPr>
              <w:t>F</w:t>
            </w:r>
            <w:r>
              <w:rPr>
                <w:rFonts w:asciiTheme="minorHAnsi" w:hAnsiTheme="minorHAnsi"/>
                <w:color w:val="auto"/>
                <w:sz w:val="22"/>
                <w:szCs w:val="22"/>
                <w:lang w:eastAsia="en-CA"/>
              </w:rPr>
              <w:t>or Current Year: Member has</w:t>
            </w:r>
            <w:r w:rsidRPr="00C97573">
              <w:rPr>
                <w:rFonts w:asciiTheme="minorHAnsi" w:hAnsiTheme="minorHAnsi"/>
                <w:color w:val="auto"/>
                <w:sz w:val="22"/>
                <w:szCs w:val="22"/>
                <w:lang w:eastAsia="en-CA"/>
              </w:rPr>
              <w:t xml:space="preserve"> a Service Break LTD in Ariel during current year (based on </w:t>
            </w:r>
            <w:r w:rsidR="00921F7C">
              <w:rPr>
                <w:rFonts w:asciiTheme="minorHAnsi" w:hAnsiTheme="minorHAnsi"/>
                <w:color w:val="auto"/>
                <w:sz w:val="22"/>
                <w:szCs w:val="22"/>
                <w:lang w:eastAsia="en-CA"/>
              </w:rPr>
              <w:t>YearOf(</w:t>
            </w:r>
            <w:r w:rsidRPr="00C97573">
              <w:rPr>
                <w:rFonts w:asciiTheme="minorHAnsi" w:hAnsiTheme="minorHAnsi"/>
                <w:color w:val="auto"/>
                <w:sz w:val="22"/>
                <w:szCs w:val="22"/>
                <w:lang w:eastAsia="en-CA"/>
              </w:rPr>
              <w:t>EmploymentEndDate</w:t>
            </w:r>
            <w:r w:rsidR="00921F7C">
              <w:rPr>
                <w:rFonts w:asciiTheme="minorHAnsi" w:hAnsiTheme="minorHAnsi"/>
                <w:color w:val="auto"/>
                <w:sz w:val="22"/>
                <w:szCs w:val="22"/>
                <w:lang w:eastAsia="en-CA"/>
              </w:rPr>
              <w:t>)</w:t>
            </w:r>
            <w:r>
              <w:rPr>
                <w:rFonts w:asciiTheme="minorHAnsi" w:hAnsiTheme="minorHAnsi"/>
                <w:color w:val="auto"/>
                <w:sz w:val="22"/>
                <w:szCs w:val="22"/>
                <w:lang w:eastAsia="en-CA"/>
              </w:rPr>
              <w:t xml:space="preserve"> or </w:t>
            </w:r>
            <w:r w:rsidR="00921F7C">
              <w:rPr>
                <w:rFonts w:asciiTheme="minorHAnsi" w:hAnsiTheme="minorHAnsi"/>
                <w:color w:val="auto"/>
                <w:sz w:val="22"/>
                <w:szCs w:val="22"/>
                <w:lang w:eastAsia="en-CA"/>
              </w:rPr>
              <w:t>YearOf(</w:t>
            </w:r>
            <w:r>
              <w:rPr>
                <w:rFonts w:asciiTheme="minorHAnsi" w:hAnsiTheme="minorHAnsi"/>
                <w:color w:val="auto"/>
                <w:sz w:val="22"/>
                <w:szCs w:val="22"/>
                <w:lang w:eastAsia="en-CA"/>
              </w:rPr>
              <w:t>DeathDate</w:t>
            </w:r>
            <w:r w:rsidRPr="00C97573">
              <w:rPr>
                <w:rFonts w:asciiTheme="minorHAnsi" w:hAnsiTheme="minorHAnsi"/>
                <w:color w:val="auto"/>
                <w:sz w:val="22"/>
                <w:szCs w:val="22"/>
                <w:lang w:eastAsia="en-CA"/>
              </w:rPr>
              <w:t xml:space="preserve">) </w:t>
            </w:r>
            <w:r w:rsidR="00921F7C">
              <w:rPr>
                <w:rFonts w:asciiTheme="minorHAnsi" w:hAnsiTheme="minorHAnsi"/>
                <w:color w:val="auto"/>
                <w:sz w:val="22"/>
                <w:szCs w:val="22"/>
                <w:lang w:eastAsia="en-CA"/>
              </w:rPr>
              <w:t>)</w:t>
            </w:r>
          </w:p>
          <w:p w14:paraId="3901536D" w14:textId="5426DC83" w:rsidR="00E31C81" w:rsidRDefault="00A476DC" w:rsidP="00A476DC">
            <w:pPr>
              <w:pStyle w:val="ListParagraph"/>
              <w:ind w:left="7920"/>
              <w:rPr>
                <w:rFonts w:asciiTheme="minorHAnsi" w:hAnsiTheme="minorHAnsi"/>
                <w:color w:val="auto"/>
                <w:sz w:val="22"/>
                <w:szCs w:val="22"/>
                <w:lang w:eastAsia="en-CA"/>
              </w:rPr>
            </w:pPr>
            <w:r>
              <w:rPr>
                <w:rFonts w:asciiTheme="minorHAnsi" w:hAnsiTheme="minorHAnsi"/>
                <w:color w:val="auto"/>
                <w:sz w:val="22"/>
                <w:szCs w:val="22"/>
                <w:lang w:eastAsia="en-CA"/>
              </w:rPr>
              <w:t>}</w:t>
            </w:r>
          </w:p>
          <w:p w14:paraId="36DBAD39" w14:textId="1D8E1B5B" w:rsidR="00E651D2" w:rsidRPr="00E31C81" w:rsidRDefault="00E651D2" w:rsidP="00A476DC">
            <w:pPr>
              <w:ind w:left="360"/>
              <w:rPr>
                <w:rFonts w:asciiTheme="minorHAnsi" w:hAnsiTheme="minorHAnsi"/>
                <w:color w:val="auto"/>
                <w:sz w:val="22"/>
                <w:szCs w:val="22"/>
                <w:lang w:eastAsia="en-CA"/>
              </w:rPr>
            </w:pPr>
            <w:r w:rsidRPr="00E31C81">
              <w:rPr>
                <w:rFonts w:asciiTheme="minorHAnsi" w:hAnsiTheme="minorHAnsi"/>
                <w:color w:val="auto"/>
                <w:sz w:val="22"/>
                <w:szCs w:val="22"/>
                <w:lang w:eastAsia="en-CA"/>
              </w:rPr>
              <w:t>and;</w:t>
            </w:r>
          </w:p>
          <w:p w14:paraId="24912BCA" w14:textId="627B2AFC" w:rsidR="00E651D2" w:rsidRPr="00E31C81" w:rsidRDefault="00E651D2" w:rsidP="00443898">
            <w:pPr>
              <w:spacing w:before="0" w:after="0" w:line="240" w:lineRule="auto"/>
              <w:rPr>
                <w:rFonts w:asciiTheme="minorHAnsi" w:hAnsiTheme="minorHAnsi"/>
                <w:color w:val="auto"/>
                <w:sz w:val="22"/>
                <w:szCs w:val="22"/>
              </w:rPr>
            </w:pPr>
            <w:r w:rsidRPr="00E31C81">
              <w:rPr>
                <w:rFonts w:asciiTheme="minorHAnsi" w:hAnsiTheme="minorHAnsi"/>
                <w:color w:val="auto"/>
                <w:sz w:val="22"/>
                <w:szCs w:val="22"/>
              </w:rPr>
              <w:t xml:space="preserve">[(Calculated PA) – (File.PA)] </w:t>
            </w:r>
            <w:r w:rsidR="004B2B20">
              <w:rPr>
                <w:rFonts w:asciiTheme="minorHAnsi" w:hAnsiTheme="minorHAnsi"/>
                <w:color w:val="auto"/>
                <w:sz w:val="22"/>
                <w:szCs w:val="22"/>
              </w:rPr>
              <w:t xml:space="preserve">&lt; </w:t>
            </w:r>
            <w:r w:rsidRPr="00E31C81">
              <w:rPr>
                <w:rFonts w:asciiTheme="minorHAnsi" w:hAnsiTheme="minorHAnsi"/>
                <w:color w:val="auto"/>
                <w:sz w:val="22"/>
                <w:szCs w:val="22"/>
              </w:rPr>
              <w:t>0</w:t>
            </w:r>
          </w:p>
          <w:p w14:paraId="7049B42E" w14:textId="77777777" w:rsidR="00E651D2" w:rsidRPr="00E31C81" w:rsidRDefault="00E651D2" w:rsidP="00443898">
            <w:pPr>
              <w:pStyle w:val="ListParagraph"/>
              <w:ind w:left="2880"/>
              <w:rPr>
                <w:rFonts w:asciiTheme="minorHAnsi" w:hAnsiTheme="minorHAnsi"/>
                <w:b/>
                <w:color w:val="auto"/>
                <w:sz w:val="22"/>
                <w:szCs w:val="22"/>
                <w:u w:val="single"/>
              </w:rPr>
            </w:pPr>
            <w:r w:rsidRPr="00E31C81">
              <w:rPr>
                <w:rFonts w:asciiTheme="minorHAnsi" w:hAnsiTheme="minorHAnsi"/>
                <w:b/>
                <w:color w:val="auto"/>
                <w:sz w:val="22"/>
                <w:szCs w:val="22"/>
                <w:u w:val="single"/>
              </w:rPr>
              <w:t>Or</w:t>
            </w:r>
          </w:p>
          <w:p w14:paraId="569233B5" w14:textId="2A2CF112" w:rsidR="00E651D2" w:rsidRPr="00E31C81" w:rsidRDefault="00E651D2" w:rsidP="00443898">
            <w:pPr>
              <w:spacing w:before="0" w:after="0" w:line="240" w:lineRule="auto"/>
              <w:rPr>
                <w:rFonts w:asciiTheme="minorHAnsi" w:hAnsiTheme="minorHAnsi"/>
                <w:color w:val="auto"/>
                <w:sz w:val="22"/>
                <w:szCs w:val="22"/>
              </w:rPr>
            </w:pPr>
            <w:r w:rsidRPr="00E31C81">
              <w:rPr>
                <w:rFonts w:asciiTheme="minorHAnsi" w:hAnsiTheme="minorHAnsi"/>
                <w:color w:val="auto"/>
                <w:sz w:val="22"/>
                <w:szCs w:val="22"/>
              </w:rPr>
              <w:t xml:space="preserve">[(Calculated PA) – (File.PA)] </w:t>
            </w:r>
            <w:r w:rsidR="004B2B20">
              <w:rPr>
                <w:rFonts w:asciiTheme="minorHAnsi" w:hAnsiTheme="minorHAnsi"/>
                <w:color w:val="auto"/>
                <w:sz w:val="22"/>
                <w:szCs w:val="22"/>
              </w:rPr>
              <w:t xml:space="preserve">&gt; </w:t>
            </w:r>
            <w:r w:rsidRPr="00E31C81">
              <w:rPr>
                <w:rFonts w:asciiTheme="minorHAnsi" w:hAnsiTheme="minorHAnsi"/>
                <w:color w:val="auto"/>
                <w:sz w:val="22"/>
                <w:szCs w:val="22"/>
              </w:rPr>
              <w:t>0</w:t>
            </w:r>
          </w:p>
          <w:p w14:paraId="41D68F47" w14:textId="77777777" w:rsidR="00E651D2" w:rsidRPr="00E31C81" w:rsidRDefault="00E651D2" w:rsidP="00443898">
            <w:pPr>
              <w:spacing w:before="0" w:after="0" w:line="240" w:lineRule="auto"/>
              <w:ind w:left="0"/>
              <w:rPr>
                <w:rFonts w:asciiTheme="minorHAnsi" w:hAnsiTheme="minorHAnsi"/>
                <w:color w:val="auto"/>
                <w:sz w:val="22"/>
                <w:szCs w:val="22"/>
              </w:rPr>
            </w:pPr>
          </w:p>
          <w:p w14:paraId="5F437F8B"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 xml:space="preserve">For FA (Free Accrual) members, these </w:t>
            </w:r>
            <w:r w:rsidRPr="00E31C81">
              <w:rPr>
                <w:rFonts w:asciiTheme="minorHAnsi" w:hAnsiTheme="minorHAnsi"/>
                <w:b/>
                <w:bCs/>
                <w:color w:val="auto"/>
                <w:sz w:val="22"/>
                <w:szCs w:val="22"/>
              </w:rPr>
              <w:t>items</w:t>
            </w:r>
            <w:r w:rsidRPr="00E31C81">
              <w:rPr>
                <w:rFonts w:asciiTheme="minorHAnsi" w:hAnsiTheme="minorHAnsi"/>
                <w:color w:val="auto"/>
                <w:sz w:val="22"/>
                <w:szCs w:val="22"/>
              </w:rPr>
              <w:t xml:space="preserve"> in this formula:</w:t>
            </w:r>
          </w:p>
          <w:p w14:paraId="3B80CECA"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 xml:space="preserve">Calculated PA = Min [Table PAMAXDB for current year </w:t>
            </w:r>
            <w:r w:rsidRPr="00E31C81">
              <w:rPr>
                <w:rFonts w:asciiTheme="minorHAnsi" w:hAnsiTheme="minorHAnsi"/>
                <w:b/>
                <w:bCs/>
                <w:color w:val="auto"/>
                <w:sz w:val="22"/>
                <w:szCs w:val="22"/>
              </w:rPr>
              <w:t>* svc</w:t>
            </w:r>
            <w:r w:rsidRPr="00E31C81">
              <w:rPr>
                <w:rFonts w:asciiTheme="minorHAnsi" w:hAnsiTheme="minorHAnsi"/>
                <w:color w:val="auto"/>
                <w:sz w:val="22"/>
                <w:szCs w:val="22"/>
              </w:rPr>
              <w:t xml:space="preserve"> ;  (Max[0;(</w:t>
            </w:r>
            <w:r w:rsidRPr="00E31C81">
              <w:rPr>
                <w:rFonts w:asciiTheme="minorHAnsi" w:hAnsiTheme="minorHAnsi"/>
                <w:b/>
                <w:bCs/>
                <w:color w:val="auto"/>
                <w:sz w:val="22"/>
                <w:szCs w:val="22"/>
              </w:rPr>
              <w:t>AnnualizedEarnings</w:t>
            </w:r>
            <w:r w:rsidRPr="00E31C81">
              <w:rPr>
                <w:rFonts w:asciiTheme="minorHAnsi" w:hAnsiTheme="minorHAnsi"/>
                <w:color w:val="auto"/>
                <w:sz w:val="22"/>
                <w:szCs w:val="22"/>
              </w:rPr>
              <w:t xml:space="preserve"> - YMPE)]*0.02*</w:t>
            </w:r>
            <w:r w:rsidRPr="00E31C81">
              <w:rPr>
                <w:rFonts w:asciiTheme="minorHAnsi" w:hAnsiTheme="minorHAnsi"/>
                <w:b/>
                <w:bCs/>
                <w:color w:val="auto"/>
                <w:sz w:val="22"/>
                <w:szCs w:val="22"/>
              </w:rPr>
              <w:t>svc</w:t>
            </w:r>
            <w:r w:rsidRPr="00E31C81">
              <w:rPr>
                <w:rFonts w:asciiTheme="minorHAnsi" w:hAnsiTheme="minorHAnsi"/>
                <w:color w:val="auto"/>
                <w:sz w:val="22"/>
                <w:szCs w:val="22"/>
              </w:rPr>
              <w:t xml:space="preserve"> + min[</w:t>
            </w:r>
            <w:r w:rsidRPr="00E31C81">
              <w:rPr>
                <w:rFonts w:asciiTheme="minorHAnsi" w:hAnsiTheme="minorHAnsi"/>
                <w:b/>
                <w:bCs/>
                <w:color w:val="auto"/>
                <w:sz w:val="22"/>
                <w:szCs w:val="22"/>
              </w:rPr>
              <w:t>AnnualizedEarnings</w:t>
            </w:r>
            <w:r w:rsidRPr="00E31C81">
              <w:rPr>
                <w:rFonts w:asciiTheme="minorHAnsi" w:hAnsiTheme="minorHAnsi"/>
                <w:color w:val="auto"/>
                <w:sz w:val="22"/>
                <w:szCs w:val="22"/>
              </w:rPr>
              <w:t>;YMPE]*0.015*</w:t>
            </w:r>
            <w:r w:rsidRPr="00E31C81">
              <w:rPr>
                <w:rFonts w:asciiTheme="minorHAnsi" w:hAnsiTheme="minorHAnsi"/>
                <w:b/>
                <w:bCs/>
                <w:color w:val="auto"/>
                <w:sz w:val="22"/>
                <w:szCs w:val="22"/>
              </w:rPr>
              <w:t>svc</w:t>
            </w:r>
            <w:r w:rsidRPr="00E31C81">
              <w:rPr>
                <w:rFonts w:asciiTheme="minorHAnsi" w:hAnsiTheme="minorHAnsi"/>
                <w:color w:val="auto"/>
                <w:sz w:val="22"/>
                <w:szCs w:val="22"/>
              </w:rPr>
              <w:t>)*9 – Offset*</w:t>
            </w:r>
            <w:r w:rsidRPr="00E31C81">
              <w:rPr>
                <w:rFonts w:asciiTheme="minorHAnsi" w:hAnsiTheme="minorHAnsi"/>
                <w:b/>
                <w:bCs/>
                <w:color w:val="auto"/>
                <w:sz w:val="22"/>
                <w:szCs w:val="22"/>
              </w:rPr>
              <w:t>svc</w:t>
            </w:r>
            <w:r w:rsidRPr="00E31C81">
              <w:rPr>
                <w:rFonts w:asciiTheme="minorHAnsi" w:hAnsiTheme="minorHAnsi"/>
                <w:color w:val="auto"/>
                <w:sz w:val="22"/>
                <w:szCs w:val="22"/>
              </w:rPr>
              <w:t xml:space="preserve"> ]</w:t>
            </w:r>
          </w:p>
          <w:p w14:paraId="5789E64F" w14:textId="77777777" w:rsidR="00E651D2" w:rsidRPr="00E31C81" w:rsidRDefault="00E651D2" w:rsidP="00443898">
            <w:pPr>
              <w:rPr>
                <w:rFonts w:asciiTheme="minorHAnsi" w:hAnsiTheme="minorHAnsi"/>
                <w:color w:val="auto"/>
                <w:sz w:val="22"/>
                <w:szCs w:val="22"/>
              </w:rPr>
            </w:pPr>
          </w:p>
          <w:p w14:paraId="6055571D" w14:textId="77777777" w:rsidR="00E651D2" w:rsidRPr="00E31C81" w:rsidRDefault="00E651D2" w:rsidP="00443898">
            <w:pPr>
              <w:rPr>
                <w:rFonts w:asciiTheme="minorHAnsi" w:hAnsiTheme="minorHAnsi"/>
                <w:color w:val="auto"/>
                <w:sz w:val="22"/>
                <w:szCs w:val="22"/>
                <w:lang w:val="en-US"/>
              </w:rPr>
            </w:pPr>
            <w:r w:rsidRPr="00E31C81">
              <w:rPr>
                <w:rFonts w:asciiTheme="minorHAnsi" w:hAnsiTheme="minorHAnsi"/>
                <w:color w:val="auto"/>
                <w:sz w:val="22"/>
                <w:szCs w:val="22"/>
              </w:rPr>
              <w:t xml:space="preserve">Should be replaced by: </w:t>
            </w:r>
          </w:p>
          <w:p w14:paraId="44FBDB63" w14:textId="77777777" w:rsidR="00E651D2" w:rsidRPr="00E31C81" w:rsidRDefault="00E651D2" w:rsidP="00443898">
            <w:pPr>
              <w:rPr>
                <w:rFonts w:asciiTheme="minorHAnsi" w:hAnsiTheme="minorHAnsi"/>
                <w:color w:val="auto"/>
                <w:sz w:val="22"/>
                <w:szCs w:val="22"/>
              </w:rPr>
            </w:pPr>
          </w:p>
          <w:p w14:paraId="0D1C355E"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u w:val="single"/>
              </w:rPr>
              <w:t>Situation 1</w:t>
            </w:r>
            <w:r w:rsidRPr="00E31C81">
              <w:rPr>
                <w:rFonts w:asciiTheme="minorHAnsi" w:hAnsiTheme="minorHAnsi"/>
                <w:color w:val="auto"/>
                <w:sz w:val="22"/>
                <w:szCs w:val="22"/>
              </w:rPr>
              <w:t xml:space="preserve"> – the conditions are the following = </w:t>
            </w:r>
          </w:p>
          <w:p w14:paraId="0E3806CE"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 xml:space="preserve">LTD break starts in the year </w:t>
            </w:r>
          </w:p>
          <w:p w14:paraId="1669D465"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AND</w:t>
            </w:r>
          </w:p>
          <w:p w14:paraId="7505EC12"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LTD break’s start date is not Jan 1</w:t>
            </w:r>
          </w:p>
          <w:p w14:paraId="7F3E7661" w14:textId="7ECA10E8" w:rsidR="00E651D2" w:rsidRDefault="00E651D2" w:rsidP="00443898">
            <w:pPr>
              <w:rPr>
                <w:rFonts w:asciiTheme="minorHAnsi" w:hAnsiTheme="minorHAnsi"/>
                <w:color w:val="auto"/>
                <w:sz w:val="22"/>
                <w:szCs w:val="22"/>
              </w:rPr>
            </w:pPr>
            <w:r w:rsidRPr="00E31C81">
              <w:rPr>
                <w:rFonts w:asciiTheme="minorHAnsi" w:hAnsiTheme="minorHAnsi"/>
                <w:color w:val="auto"/>
                <w:sz w:val="22"/>
                <w:szCs w:val="22"/>
              </w:rPr>
              <w:t>AND</w:t>
            </w:r>
          </w:p>
          <w:p w14:paraId="48816C26" w14:textId="32412642" w:rsidR="004B2B20" w:rsidRPr="00E31C81" w:rsidRDefault="004B2B20" w:rsidP="004B2B20">
            <w:pPr>
              <w:rPr>
                <w:rFonts w:asciiTheme="minorHAnsi" w:hAnsiTheme="minorHAnsi"/>
                <w:color w:val="auto"/>
                <w:sz w:val="22"/>
                <w:szCs w:val="22"/>
              </w:rPr>
            </w:pPr>
            <w:r w:rsidRPr="00E31C81">
              <w:rPr>
                <w:rFonts w:asciiTheme="minorHAnsi" w:hAnsiTheme="minorHAnsi"/>
                <w:color w:val="auto"/>
                <w:sz w:val="22"/>
                <w:szCs w:val="22"/>
              </w:rPr>
              <w:t>FARate</w:t>
            </w:r>
            <w:r>
              <w:rPr>
                <w:rFonts w:asciiTheme="minorHAnsi" w:hAnsiTheme="minorHAnsi"/>
                <w:color w:val="auto"/>
                <w:sz w:val="22"/>
                <w:szCs w:val="22"/>
                <w:vertAlign w:val="superscript"/>
              </w:rPr>
              <w:t>6</w:t>
            </w:r>
            <w:r w:rsidRPr="00E31C81">
              <w:rPr>
                <w:rFonts w:asciiTheme="minorHAnsi" w:hAnsiTheme="minorHAnsi"/>
                <w:color w:val="auto"/>
                <w:sz w:val="22"/>
                <w:szCs w:val="22"/>
              </w:rPr>
              <w:t xml:space="preserve"> </w:t>
            </w:r>
            <w:r w:rsidRPr="004921D4">
              <w:rPr>
                <w:rFonts w:asciiTheme="minorHAnsi" w:hAnsiTheme="minorHAnsi"/>
                <w:b/>
                <w:color w:val="auto"/>
                <w:sz w:val="22"/>
                <w:szCs w:val="22"/>
                <w:u w:val="single"/>
              </w:rPr>
              <w:t>does not exist</w:t>
            </w:r>
            <w:r w:rsidR="008E22BB">
              <w:rPr>
                <w:rFonts w:asciiTheme="minorHAnsi" w:hAnsiTheme="minorHAnsi"/>
                <w:b/>
                <w:color w:val="auto"/>
                <w:sz w:val="22"/>
                <w:szCs w:val="22"/>
                <w:u w:val="single"/>
              </w:rPr>
              <w:t xml:space="preserve"> </w:t>
            </w:r>
            <w:r w:rsidR="008E22BB" w:rsidRPr="009418BC">
              <w:rPr>
                <w:rFonts w:asciiTheme="minorHAnsi" w:hAnsiTheme="minorHAnsi"/>
                <w:b/>
                <w:color w:val="auto"/>
                <w:sz w:val="22"/>
                <w:szCs w:val="22"/>
                <w:u w:val="single"/>
              </w:rPr>
              <w:t>for In-Year amalgamated members</w:t>
            </w:r>
          </w:p>
          <w:p w14:paraId="28F79E13" w14:textId="281EBF1B" w:rsidR="004B2B20" w:rsidRPr="00E31C81" w:rsidRDefault="004B2B20" w:rsidP="004B2B20">
            <w:pPr>
              <w:rPr>
                <w:rFonts w:asciiTheme="minorHAnsi" w:hAnsiTheme="minorHAnsi"/>
                <w:color w:val="auto"/>
                <w:sz w:val="22"/>
                <w:szCs w:val="22"/>
              </w:rPr>
            </w:pPr>
            <w:r>
              <w:rPr>
                <w:rFonts w:asciiTheme="minorHAnsi" w:hAnsiTheme="minorHAnsi"/>
                <w:color w:val="auto"/>
                <w:sz w:val="22"/>
                <w:szCs w:val="22"/>
              </w:rPr>
              <w:t>AND</w:t>
            </w:r>
          </w:p>
          <w:p w14:paraId="1A507395"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LTD break’s end date is on or after Jan 1 of the following year</w:t>
            </w:r>
          </w:p>
          <w:p w14:paraId="1B6ED6D9"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                Then, annualized earnings is calculated this way :</w:t>
            </w:r>
          </w:p>
          <w:p w14:paraId="063513C2"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                                Annualized Earnings based on Contributions</w:t>
            </w:r>
            <w:r w:rsidRPr="00E31C81">
              <w:rPr>
                <w:rFonts w:asciiTheme="minorHAnsi" w:hAnsiTheme="minorHAnsi"/>
                <w:color w:val="auto"/>
                <w:sz w:val="22"/>
                <w:szCs w:val="22"/>
                <w:vertAlign w:val="superscript"/>
              </w:rPr>
              <w:t>1</w:t>
            </w:r>
          </w:p>
          <w:p w14:paraId="3D43B38C" w14:textId="77777777" w:rsidR="00E651D2" w:rsidRPr="00E31C81" w:rsidRDefault="00E651D2" w:rsidP="00443898">
            <w:pPr>
              <w:rPr>
                <w:rFonts w:asciiTheme="minorHAnsi" w:hAnsiTheme="minorHAnsi"/>
                <w:color w:val="auto"/>
                <w:sz w:val="22"/>
                <w:szCs w:val="22"/>
              </w:rPr>
            </w:pPr>
          </w:p>
          <w:p w14:paraId="694BD2EE" w14:textId="77777777" w:rsidR="00E651D2" w:rsidRPr="00E31C81" w:rsidRDefault="00E651D2" w:rsidP="00443898">
            <w:pPr>
              <w:rPr>
                <w:rFonts w:asciiTheme="minorHAnsi" w:hAnsiTheme="minorHAnsi"/>
                <w:color w:val="auto"/>
                <w:sz w:val="22"/>
                <w:szCs w:val="22"/>
                <w:lang w:val="en-US"/>
              </w:rPr>
            </w:pPr>
            <w:r w:rsidRPr="00E31C81">
              <w:rPr>
                <w:rFonts w:asciiTheme="minorHAnsi" w:hAnsiTheme="minorHAnsi"/>
                <w:color w:val="auto"/>
                <w:sz w:val="22"/>
                <w:szCs w:val="22"/>
                <w:u w:val="single"/>
              </w:rPr>
              <w:t>Situation 2</w:t>
            </w:r>
            <w:r w:rsidRPr="00E31C81">
              <w:rPr>
                <w:rFonts w:asciiTheme="minorHAnsi" w:hAnsiTheme="minorHAnsi"/>
                <w:color w:val="auto"/>
                <w:sz w:val="22"/>
                <w:szCs w:val="22"/>
              </w:rPr>
              <w:t xml:space="preserve"> – the conditions are the following = </w:t>
            </w:r>
          </w:p>
          <w:p w14:paraId="56091CE7" w14:textId="55AB9D95" w:rsidR="00621F00" w:rsidRDefault="00621F00" w:rsidP="00621F00">
            <w:pPr>
              <w:rPr>
                <w:rFonts w:asciiTheme="minorHAnsi" w:hAnsiTheme="minorHAnsi"/>
                <w:color w:val="auto"/>
                <w:sz w:val="22"/>
                <w:szCs w:val="22"/>
              </w:rPr>
            </w:pPr>
            <w:r>
              <w:rPr>
                <w:rFonts w:asciiTheme="minorHAnsi" w:hAnsiTheme="minorHAnsi"/>
                <w:color w:val="auto"/>
                <w:sz w:val="22"/>
                <w:szCs w:val="22"/>
              </w:rPr>
              <w:t>[</w:t>
            </w:r>
          </w:p>
          <w:p w14:paraId="1CE7E2D5" w14:textId="5BBBFDEC"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LTD break’s start date is on Jan 1 of the year or before</w:t>
            </w:r>
          </w:p>
          <w:p w14:paraId="06F5CE37"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AND</w:t>
            </w:r>
          </w:p>
          <w:p w14:paraId="1EF4B660" w14:textId="0B554B09" w:rsidR="00E651D2" w:rsidRDefault="00E651D2" w:rsidP="00443898">
            <w:pPr>
              <w:rPr>
                <w:rFonts w:asciiTheme="minorHAnsi" w:hAnsiTheme="minorHAnsi"/>
                <w:color w:val="auto"/>
                <w:sz w:val="22"/>
                <w:szCs w:val="22"/>
              </w:rPr>
            </w:pPr>
            <w:r w:rsidRPr="00E31C81">
              <w:rPr>
                <w:rFonts w:asciiTheme="minorHAnsi" w:hAnsiTheme="minorHAnsi"/>
                <w:color w:val="auto"/>
                <w:sz w:val="22"/>
                <w:szCs w:val="22"/>
              </w:rPr>
              <w:t>LTD break’s end date is on or after Jan 1 of the following year</w:t>
            </w:r>
          </w:p>
          <w:p w14:paraId="6E9276F4" w14:textId="77777777" w:rsidR="00621F00" w:rsidRDefault="00621F00" w:rsidP="00621F00">
            <w:pPr>
              <w:rPr>
                <w:rFonts w:asciiTheme="minorHAnsi" w:hAnsiTheme="minorHAnsi"/>
                <w:color w:val="auto"/>
                <w:sz w:val="22"/>
                <w:szCs w:val="22"/>
              </w:rPr>
            </w:pPr>
            <w:r>
              <w:rPr>
                <w:rFonts w:asciiTheme="minorHAnsi" w:hAnsiTheme="minorHAnsi"/>
                <w:color w:val="auto"/>
                <w:sz w:val="22"/>
                <w:szCs w:val="22"/>
              </w:rPr>
              <w:t>]</w:t>
            </w:r>
          </w:p>
          <w:p w14:paraId="03EA633C" w14:textId="77777777" w:rsidR="00621F00" w:rsidRDefault="00621F00" w:rsidP="00621F00">
            <w:pPr>
              <w:rPr>
                <w:rFonts w:asciiTheme="minorHAnsi" w:hAnsiTheme="minorHAnsi"/>
                <w:color w:val="auto"/>
                <w:sz w:val="22"/>
                <w:szCs w:val="22"/>
              </w:rPr>
            </w:pPr>
            <w:r>
              <w:rPr>
                <w:rFonts w:asciiTheme="minorHAnsi" w:hAnsiTheme="minorHAnsi"/>
                <w:color w:val="auto"/>
                <w:sz w:val="22"/>
                <w:szCs w:val="22"/>
              </w:rPr>
              <w:t>OR</w:t>
            </w:r>
          </w:p>
          <w:p w14:paraId="51ED9A2F" w14:textId="77777777" w:rsidR="00621F00" w:rsidRDefault="00621F00" w:rsidP="00621F00">
            <w:pPr>
              <w:rPr>
                <w:rFonts w:asciiTheme="minorHAnsi" w:hAnsiTheme="minorHAnsi"/>
                <w:color w:val="auto"/>
                <w:sz w:val="22"/>
                <w:szCs w:val="22"/>
              </w:rPr>
            </w:pPr>
            <w:r>
              <w:rPr>
                <w:rFonts w:asciiTheme="minorHAnsi" w:hAnsiTheme="minorHAnsi"/>
                <w:color w:val="auto"/>
                <w:sz w:val="22"/>
                <w:szCs w:val="22"/>
              </w:rPr>
              <w:t>[</w:t>
            </w:r>
          </w:p>
          <w:p w14:paraId="2340EF6B" w14:textId="77777777" w:rsidR="00621F00" w:rsidRPr="00E31C81" w:rsidRDefault="00621F00" w:rsidP="00621F00">
            <w:pPr>
              <w:ind w:left="720"/>
              <w:rPr>
                <w:rFonts w:asciiTheme="minorHAnsi" w:hAnsiTheme="minorHAnsi"/>
                <w:color w:val="auto"/>
                <w:sz w:val="22"/>
                <w:szCs w:val="22"/>
              </w:rPr>
            </w:pPr>
            <w:r w:rsidRPr="00E31C81">
              <w:rPr>
                <w:rFonts w:asciiTheme="minorHAnsi" w:hAnsiTheme="minorHAnsi"/>
                <w:color w:val="auto"/>
                <w:sz w:val="22"/>
                <w:szCs w:val="22"/>
              </w:rPr>
              <w:t xml:space="preserve">LTD break starts in the year </w:t>
            </w:r>
          </w:p>
          <w:p w14:paraId="0D2D9665" w14:textId="77777777" w:rsidR="00621F00" w:rsidRPr="00E31C81" w:rsidRDefault="00621F00" w:rsidP="00621F00">
            <w:pPr>
              <w:ind w:left="720"/>
              <w:rPr>
                <w:rFonts w:asciiTheme="minorHAnsi" w:hAnsiTheme="minorHAnsi"/>
                <w:color w:val="auto"/>
                <w:sz w:val="22"/>
                <w:szCs w:val="22"/>
              </w:rPr>
            </w:pPr>
            <w:r w:rsidRPr="00E31C81">
              <w:rPr>
                <w:rFonts w:asciiTheme="minorHAnsi" w:hAnsiTheme="minorHAnsi"/>
                <w:color w:val="auto"/>
                <w:sz w:val="22"/>
                <w:szCs w:val="22"/>
              </w:rPr>
              <w:t>AND</w:t>
            </w:r>
          </w:p>
          <w:p w14:paraId="28EF4ED9" w14:textId="77777777" w:rsidR="00621F00" w:rsidRPr="00E31C81" w:rsidRDefault="00621F00" w:rsidP="00621F00">
            <w:pPr>
              <w:ind w:left="720"/>
              <w:rPr>
                <w:rFonts w:asciiTheme="minorHAnsi" w:hAnsiTheme="minorHAnsi"/>
                <w:color w:val="auto"/>
                <w:sz w:val="22"/>
                <w:szCs w:val="22"/>
              </w:rPr>
            </w:pPr>
            <w:r w:rsidRPr="00E31C81">
              <w:rPr>
                <w:rFonts w:asciiTheme="minorHAnsi" w:hAnsiTheme="minorHAnsi"/>
                <w:color w:val="auto"/>
                <w:sz w:val="22"/>
                <w:szCs w:val="22"/>
              </w:rPr>
              <w:t>LTD break’s start date is not Jan 1</w:t>
            </w:r>
          </w:p>
          <w:p w14:paraId="7FB0B079" w14:textId="77777777" w:rsidR="00621F00" w:rsidRDefault="00621F00" w:rsidP="00621F00">
            <w:pPr>
              <w:ind w:left="720"/>
              <w:rPr>
                <w:rFonts w:asciiTheme="minorHAnsi" w:hAnsiTheme="minorHAnsi"/>
                <w:color w:val="auto"/>
                <w:sz w:val="22"/>
                <w:szCs w:val="22"/>
              </w:rPr>
            </w:pPr>
            <w:r w:rsidRPr="00E31C81">
              <w:rPr>
                <w:rFonts w:asciiTheme="minorHAnsi" w:hAnsiTheme="minorHAnsi"/>
                <w:color w:val="auto"/>
                <w:sz w:val="22"/>
                <w:szCs w:val="22"/>
              </w:rPr>
              <w:t>AND</w:t>
            </w:r>
          </w:p>
          <w:p w14:paraId="386F0366" w14:textId="77777777" w:rsidR="00621F00" w:rsidRPr="00033ECE" w:rsidRDefault="00621F00" w:rsidP="00621F00">
            <w:pPr>
              <w:ind w:left="720"/>
              <w:rPr>
                <w:rFonts w:asciiTheme="minorHAnsi" w:hAnsiTheme="minorHAnsi"/>
                <w:color w:val="auto"/>
                <w:sz w:val="22"/>
                <w:szCs w:val="22"/>
              </w:rPr>
            </w:pPr>
            <w:r w:rsidRPr="00033ECE">
              <w:rPr>
                <w:rFonts w:asciiTheme="minorHAnsi" w:hAnsiTheme="minorHAnsi"/>
                <w:color w:val="auto"/>
                <w:sz w:val="22"/>
                <w:szCs w:val="22"/>
              </w:rPr>
              <w:t>LTD break’s end date is on or after Jan 1 of the following year</w:t>
            </w:r>
          </w:p>
          <w:p w14:paraId="15E23A32" w14:textId="77777777" w:rsidR="00621F00" w:rsidRPr="00033ECE" w:rsidRDefault="00621F00" w:rsidP="00621F00">
            <w:pPr>
              <w:ind w:left="720"/>
              <w:rPr>
                <w:rFonts w:asciiTheme="minorHAnsi" w:hAnsiTheme="minorHAnsi"/>
                <w:color w:val="auto"/>
                <w:sz w:val="22"/>
                <w:szCs w:val="22"/>
              </w:rPr>
            </w:pPr>
            <w:r w:rsidRPr="00033ECE">
              <w:rPr>
                <w:rFonts w:asciiTheme="minorHAnsi" w:hAnsiTheme="minorHAnsi"/>
                <w:color w:val="auto"/>
                <w:sz w:val="22"/>
                <w:szCs w:val="22"/>
              </w:rPr>
              <w:t>AND</w:t>
            </w:r>
          </w:p>
          <w:p w14:paraId="22DF5759" w14:textId="77777777" w:rsidR="00621F00" w:rsidRDefault="00621F00" w:rsidP="00621F00">
            <w:pPr>
              <w:ind w:left="720"/>
              <w:rPr>
                <w:rFonts w:asciiTheme="minorHAnsi" w:hAnsiTheme="minorHAnsi"/>
                <w:b/>
                <w:color w:val="auto"/>
                <w:sz w:val="22"/>
                <w:szCs w:val="22"/>
                <w:u w:val="single"/>
              </w:rPr>
            </w:pPr>
            <w:r w:rsidRPr="00E31C81">
              <w:rPr>
                <w:rFonts w:asciiTheme="minorHAnsi" w:hAnsiTheme="minorHAnsi"/>
                <w:color w:val="auto"/>
                <w:sz w:val="22"/>
                <w:szCs w:val="22"/>
              </w:rPr>
              <w:t>FARate</w:t>
            </w:r>
            <w:r>
              <w:rPr>
                <w:rFonts w:asciiTheme="minorHAnsi" w:hAnsiTheme="minorHAnsi"/>
                <w:color w:val="auto"/>
                <w:sz w:val="22"/>
                <w:szCs w:val="22"/>
                <w:vertAlign w:val="superscript"/>
              </w:rPr>
              <w:t>6</w:t>
            </w:r>
            <w:r w:rsidRPr="00E31C81">
              <w:rPr>
                <w:rFonts w:asciiTheme="minorHAnsi" w:hAnsiTheme="minorHAnsi"/>
                <w:color w:val="auto"/>
                <w:sz w:val="22"/>
                <w:szCs w:val="22"/>
              </w:rPr>
              <w:t xml:space="preserve"> </w:t>
            </w:r>
            <w:r w:rsidRPr="0046039C">
              <w:rPr>
                <w:rFonts w:asciiTheme="minorHAnsi" w:hAnsiTheme="minorHAnsi"/>
                <w:b/>
                <w:color w:val="auto"/>
                <w:sz w:val="22"/>
                <w:szCs w:val="22"/>
                <w:u w:val="single"/>
              </w:rPr>
              <w:t>exist</w:t>
            </w:r>
            <w:r>
              <w:rPr>
                <w:rFonts w:asciiTheme="minorHAnsi" w:hAnsiTheme="minorHAnsi"/>
                <w:b/>
                <w:color w:val="auto"/>
                <w:sz w:val="22"/>
                <w:szCs w:val="22"/>
                <w:u w:val="single"/>
              </w:rPr>
              <w:t>s</w:t>
            </w:r>
            <w:r w:rsidRPr="009418BC">
              <w:rPr>
                <w:rFonts w:asciiTheme="minorHAnsi" w:hAnsiTheme="minorHAnsi"/>
                <w:b/>
                <w:color w:val="auto"/>
                <w:sz w:val="22"/>
                <w:szCs w:val="22"/>
                <w:u w:val="single"/>
              </w:rPr>
              <w:t xml:space="preserve"> for In-Year amalgamated members    </w:t>
            </w:r>
          </w:p>
          <w:p w14:paraId="622C4A18" w14:textId="6D26BA3C" w:rsidR="00621F00" w:rsidRPr="00E31C81" w:rsidRDefault="00621F00" w:rsidP="00621F00">
            <w:pPr>
              <w:rPr>
                <w:rFonts w:asciiTheme="minorHAnsi" w:hAnsiTheme="minorHAnsi"/>
                <w:color w:val="auto"/>
                <w:sz w:val="22"/>
                <w:szCs w:val="22"/>
              </w:rPr>
            </w:pPr>
            <w:r>
              <w:rPr>
                <w:rFonts w:asciiTheme="minorHAnsi" w:hAnsiTheme="minorHAnsi"/>
                <w:b/>
                <w:color w:val="auto"/>
                <w:sz w:val="22"/>
                <w:szCs w:val="22"/>
                <w:u w:val="single"/>
              </w:rPr>
              <w:t>]</w:t>
            </w:r>
          </w:p>
          <w:p w14:paraId="2D0542AA"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                Then, annualized earnings is calculated this way :</w:t>
            </w:r>
          </w:p>
          <w:p w14:paraId="3DDB39AB" w14:textId="0485E064"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                                FARate</w:t>
            </w:r>
            <w:r w:rsidR="008D4A5E">
              <w:rPr>
                <w:rFonts w:asciiTheme="minorHAnsi" w:hAnsiTheme="minorHAnsi"/>
                <w:color w:val="auto"/>
                <w:sz w:val="22"/>
                <w:szCs w:val="22"/>
                <w:vertAlign w:val="superscript"/>
              </w:rPr>
              <w:t>6</w:t>
            </w:r>
            <w:r w:rsidRPr="00E31C81">
              <w:rPr>
                <w:rFonts w:asciiTheme="minorHAnsi" w:hAnsiTheme="minorHAnsi"/>
                <w:color w:val="auto"/>
                <w:sz w:val="22"/>
                <w:szCs w:val="22"/>
              </w:rPr>
              <w:t xml:space="preserve"> </w:t>
            </w:r>
          </w:p>
          <w:p w14:paraId="1E401AA8" w14:textId="77777777" w:rsidR="00E651D2" w:rsidRPr="00E31C81" w:rsidRDefault="00E651D2" w:rsidP="00443898">
            <w:pPr>
              <w:rPr>
                <w:rFonts w:asciiTheme="minorHAnsi" w:hAnsiTheme="minorHAnsi"/>
                <w:color w:val="auto"/>
                <w:sz w:val="22"/>
                <w:szCs w:val="22"/>
              </w:rPr>
            </w:pPr>
          </w:p>
          <w:p w14:paraId="1C4B6817" w14:textId="77777777" w:rsidR="00E651D2" w:rsidRPr="00E31C81" w:rsidRDefault="00E651D2" w:rsidP="00443898">
            <w:pPr>
              <w:rPr>
                <w:rFonts w:asciiTheme="minorHAnsi" w:hAnsiTheme="minorHAnsi"/>
                <w:color w:val="auto"/>
                <w:sz w:val="22"/>
                <w:szCs w:val="22"/>
                <w:lang w:val="en-US"/>
              </w:rPr>
            </w:pPr>
            <w:r w:rsidRPr="00E31C81">
              <w:rPr>
                <w:rFonts w:asciiTheme="minorHAnsi" w:hAnsiTheme="minorHAnsi"/>
                <w:color w:val="auto"/>
                <w:sz w:val="22"/>
                <w:szCs w:val="22"/>
                <w:u w:val="single"/>
              </w:rPr>
              <w:t>Situation 3</w:t>
            </w:r>
            <w:r w:rsidRPr="00E31C81">
              <w:rPr>
                <w:rFonts w:asciiTheme="minorHAnsi" w:hAnsiTheme="minorHAnsi"/>
                <w:color w:val="auto"/>
                <w:sz w:val="22"/>
                <w:szCs w:val="22"/>
              </w:rPr>
              <w:t xml:space="preserve"> – the conditions are the following = </w:t>
            </w:r>
          </w:p>
          <w:p w14:paraId="13E4F1A8"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(LTD break’s start date is on Jan 1 of the year or before</w:t>
            </w:r>
          </w:p>
          <w:p w14:paraId="51176F74"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AND</w:t>
            </w:r>
          </w:p>
          <w:p w14:paraId="0B1BA28A"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LTD break’s end date is before Jan 1 of the following year)</w:t>
            </w:r>
          </w:p>
          <w:p w14:paraId="3E37431A"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OR</w:t>
            </w:r>
          </w:p>
          <w:p w14:paraId="69161469"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(LTD break’s start date is after Jan 1 of the year</w:t>
            </w:r>
          </w:p>
          <w:p w14:paraId="0F19E36E"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AND</w:t>
            </w:r>
          </w:p>
          <w:p w14:paraId="6F3699EC"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LTD break’s end date is before Jan 1 of the following year)</w:t>
            </w:r>
          </w:p>
          <w:p w14:paraId="1CBBDDF6"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                Then, annualized earnings is calculated this way :</w:t>
            </w:r>
          </w:p>
          <w:p w14:paraId="6E3ED725" w14:textId="11C557DE"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                                The AnnualizedEarnings will be the Max(Annualized Earnings based on Contributions</w:t>
            </w:r>
            <w:r w:rsidR="005D7176" w:rsidRPr="00E31C81">
              <w:rPr>
                <w:rFonts w:asciiTheme="minorHAnsi" w:hAnsiTheme="minorHAnsi"/>
                <w:color w:val="auto"/>
                <w:sz w:val="22"/>
                <w:szCs w:val="22"/>
                <w:vertAlign w:val="superscript"/>
              </w:rPr>
              <w:t>1</w:t>
            </w:r>
            <w:r w:rsidRPr="00E31C81">
              <w:rPr>
                <w:rFonts w:asciiTheme="minorHAnsi" w:hAnsiTheme="minorHAnsi"/>
                <w:color w:val="auto"/>
                <w:sz w:val="22"/>
                <w:szCs w:val="22"/>
              </w:rPr>
              <w:t>; Blended Earnings</w:t>
            </w:r>
            <w:r w:rsidRPr="00E31C81">
              <w:rPr>
                <w:rFonts w:asciiTheme="minorHAnsi" w:hAnsiTheme="minorHAnsi"/>
                <w:color w:val="auto"/>
                <w:sz w:val="22"/>
                <w:szCs w:val="22"/>
                <w:vertAlign w:val="superscript"/>
              </w:rPr>
              <w:t>2</w:t>
            </w:r>
            <w:r w:rsidRPr="00E31C81">
              <w:rPr>
                <w:rFonts w:asciiTheme="minorHAnsi" w:hAnsiTheme="minorHAnsi"/>
                <w:color w:val="auto"/>
                <w:sz w:val="22"/>
                <w:szCs w:val="22"/>
              </w:rPr>
              <w:t>)</w:t>
            </w:r>
          </w:p>
          <w:p w14:paraId="7BD089CB" w14:textId="77777777" w:rsidR="00E651D2" w:rsidRPr="00E31C81" w:rsidRDefault="00E651D2" w:rsidP="00443898">
            <w:pPr>
              <w:rPr>
                <w:rFonts w:asciiTheme="minorHAnsi" w:hAnsiTheme="minorHAnsi"/>
                <w:color w:val="auto"/>
                <w:sz w:val="22"/>
                <w:szCs w:val="22"/>
                <w:lang w:val="fr-CA"/>
              </w:rPr>
            </w:pPr>
            <w:r w:rsidRPr="00E31C81">
              <w:rPr>
                <w:rFonts w:asciiTheme="minorHAnsi" w:hAnsiTheme="minorHAnsi"/>
                <w:color w:val="auto"/>
                <w:sz w:val="22"/>
                <w:szCs w:val="22"/>
                <w:lang w:val="fr-CA"/>
              </w:rPr>
              <w:t>Where:</w:t>
            </w:r>
          </w:p>
          <w:p w14:paraId="0A432B68" w14:textId="77777777" w:rsidR="00E651D2" w:rsidRPr="00E31C81" w:rsidRDefault="00E651D2" w:rsidP="00DF78BF">
            <w:pPr>
              <w:pStyle w:val="ListParagraph"/>
              <w:numPr>
                <w:ilvl w:val="0"/>
                <w:numId w:val="31"/>
              </w:numPr>
              <w:rPr>
                <w:rFonts w:asciiTheme="minorHAnsi" w:hAnsiTheme="minorHAnsi"/>
                <w:color w:val="auto"/>
                <w:sz w:val="22"/>
                <w:szCs w:val="22"/>
              </w:rPr>
            </w:pPr>
            <w:r w:rsidRPr="00E31C81">
              <w:rPr>
                <w:rFonts w:asciiTheme="minorHAnsi" w:hAnsiTheme="minorHAnsi"/>
                <w:color w:val="auto"/>
                <w:sz w:val="22"/>
                <w:szCs w:val="22"/>
              </w:rPr>
              <w:t>Annualized Earnings based on contributions =</w:t>
            </w:r>
          </w:p>
          <w:p w14:paraId="4DE4F598" w14:textId="129FF634" w:rsidR="00E651D2" w:rsidRPr="00E31C81" w:rsidRDefault="00E651D2" w:rsidP="00443898">
            <w:pPr>
              <w:ind w:left="360"/>
              <w:rPr>
                <w:rFonts w:asciiTheme="minorHAnsi" w:hAnsiTheme="minorHAnsi"/>
                <w:color w:val="auto"/>
                <w:sz w:val="22"/>
                <w:szCs w:val="22"/>
              </w:rPr>
            </w:pPr>
            <w:r w:rsidRPr="00E31C81">
              <w:rPr>
                <w:rFonts w:asciiTheme="minorHAnsi" w:hAnsiTheme="minorHAnsi"/>
                <w:color w:val="auto"/>
                <w:sz w:val="22"/>
                <w:szCs w:val="22"/>
              </w:rPr>
              <w:t>[Low RPP contributions</w:t>
            </w:r>
            <w:r w:rsidR="005D7176">
              <w:rPr>
                <w:rFonts w:asciiTheme="minorHAnsi" w:hAnsiTheme="minorHAnsi"/>
                <w:color w:val="auto"/>
                <w:sz w:val="22"/>
                <w:szCs w:val="22"/>
                <w:vertAlign w:val="superscript"/>
              </w:rPr>
              <w:t>c</w:t>
            </w:r>
            <w:r w:rsidRPr="00E31C81">
              <w:rPr>
                <w:rFonts w:asciiTheme="minorHAnsi" w:hAnsiTheme="minorHAnsi"/>
                <w:color w:val="auto"/>
                <w:sz w:val="22"/>
                <w:szCs w:val="22"/>
              </w:rPr>
              <w:t xml:space="preserve"> transaction / 6.9% (rate that can be retrieved in the table </w:t>
            </w:r>
            <w:r w:rsidRPr="00E31C81">
              <w:rPr>
                <w:rFonts w:asciiTheme="minorHAnsi" w:hAnsiTheme="minorHAnsi"/>
                <w:b/>
                <w:bCs/>
                <w:i/>
                <w:iCs/>
                <w:color w:val="auto"/>
                <w:sz w:val="22"/>
                <w:szCs w:val="22"/>
              </w:rPr>
              <w:t>LowContRate</w:t>
            </w:r>
            <w:r w:rsidRPr="00E31C81">
              <w:rPr>
                <w:rFonts w:asciiTheme="minorHAnsi" w:hAnsiTheme="minorHAnsi"/>
                <w:color w:val="auto"/>
                <w:sz w:val="22"/>
                <w:szCs w:val="22"/>
              </w:rPr>
              <w:t>) + High RPP contributions</w:t>
            </w:r>
            <w:r w:rsidR="005D7176">
              <w:rPr>
                <w:rFonts w:asciiTheme="minorHAnsi" w:hAnsiTheme="minorHAnsi"/>
                <w:color w:val="auto"/>
                <w:sz w:val="22"/>
                <w:szCs w:val="22"/>
                <w:vertAlign w:val="superscript"/>
              </w:rPr>
              <w:t>c</w:t>
            </w:r>
            <w:r w:rsidRPr="00E31C81">
              <w:rPr>
                <w:rFonts w:asciiTheme="minorHAnsi" w:hAnsiTheme="minorHAnsi"/>
                <w:color w:val="auto"/>
                <w:sz w:val="22"/>
                <w:szCs w:val="22"/>
              </w:rPr>
              <w:t xml:space="preserve"> transaction / 9.2% (rate that can be retrieved in the table </w:t>
            </w:r>
            <w:r w:rsidRPr="00E31C81">
              <w:rPr>
                <w:rFonts w:asciiTheme="minorHAnsi" w:hAnsiTheme="minorHAnsi"/>
                <w:b/>
                <w:bCs/>
                <w:i/>
                <w:iCs/>
                <w:color w:val="auto"/>
                <w:sz w:val="22"/>
                <w:szCs w:val="22"/>
              </w:rPr>
              <w:t>HighContRate</w:t>
            </w:r>
            <w:r w:rsidRPr="00E31C81">
              <w:rPr>
                <w:rFonts w:asciiTheme="minorHAnsi" w:hAnsiTheme="minorHAnsi"/>
                <w:color w:val="auto"/>
                <w:sz w:val="22"/>
                <w:szCs w:val="22"/>
              </w:rPr>
              <w:t>) + High RCA contributions</w:t>
            </w:r>
            <w:r w:rsidR="005D7176">
              <w:rPr>
                <w:rFonts w:asciiTheme="minorHAnsi" w:hAnsiTheme="minorHAnsi"/>
                <w:color w:val="auto"/>
                <w:sz w:val="22"/>
                <w:szCs w:val="22"/>
                <w:vertAlign w:val="superscript"/>
              </w:rPr>
              <w:t>c</w:t>
            </w:r>
            <w:r w:rsidRPr="00E31C81">
              <w:rPr>
                <w:rFonts w:asciiTheme="minorHAnsi" w:hAnsiTheme="minorHAnsi"/>
                <w:color w:val="auto"/>
                <w:sz w:val="22"/>
                <w:szCs w:val="22"/>
              </w:rPr>
              <w:t xml:space="preserve"> transaction / 9.2% (rate that can be retrieved in the table </w:t>
            </w:r>
            <w:r w:rsidRPr="00E31C81">
              <w:rPr>
                <w:rFonts w:asciiTheme="minorHAnsi" w:hAnsiTheme="minorHAnsi"/>
                <w:b/>
                <w:bCs/>
                <w:i/>
                <w:iCs/>
                <w:color w:val="auto"/>
                <w:sz w:val="22"/>
                <w:szCs w:val="22"/>
              </w:rPr>
              <w:t>HighContRate</w:t>
            </w:r>
            <w:r w:rsidRPr="00E31C81">
              <w:rPr>
                <w:rFonts w:asciiTheme="minorHAnsi" w:hAnsiTheme="minorHAnsi"/>
                <w:color w:val="auto"/>
                <w:sz w:val="22"/>
                <w:szCs w:val="22"/>
              </w:rPr>
              <w:t>)] x 52 / contributory service transaction of the year</w:t>
            </w:r>
          </w:p>
          <w:p w14:paraId="39D5E3BF" w14:textId="235DFE3F" w:rsidR="005D7176" w:rsidRDefault="005D7176" w:rsidP="005D7176">
            <w:pPr>
              <w:ind w:left="360"/>
              <w:rPr>
                <w:rFonts w:asciiTheme="minorHAnsi" w:hAnsiTheme="minorHAnsi"/>
                <w:color w:val="auto"/>
                <w:sz w:val="22"/>
                <w:szCs w:val="22"/>
              </w:rPr>
            </w:pPr>
            <w:r w:rsidRPr="005D7176">
              <w:rPr>
                <w:rFonts w:asciiTheme="minorHAnsi" w:hAnsiTheme="minorHAnsi"/>
                <w:color w:val="auto"/>
                <w:sz w:val="22"/>
                <w:szCs w:val="22"/>
              </w:rPr>
              <w:t xml:space="preserve">If  </w:t>
            </w:r>
            <w:r w:rsidRPr="00E31C81">
              <w:rPr>
                <w:rFonts w:asciiTheme="minorHAnsi" w:hAnsiTheme="minorHAnsi"/>
                <w:color w:val="auto"/>
                <w:sz w:val="22"/>
                <w:szCs w:val="22"/>
              </w:rPr>
              <w:t xml:space="preserve"> </w:t>
            </w:r>
            <w:r>
              <w:rPr>
                <w:rFonts w:asciiTheme="minorHAnsi" w:hAnsiTheme="minorHAnsi"/>
                <w:color w:val="auto"/>
                <w:sz w:val="22"/>
                <w:szCs w:val="22"/>
              </w:rPr>
              <w:t>Year.</w:t>
            </w:r>
            <w:r w:rsidRPr="00E31C81">
              <w:rPr>
                <w:rFonts w:asciiTheme="minorHAnsi" w:hAnsiTheme="minorHAnsi"/>
                <w:color w:val="auto"/>
                <w:sz w:val="22"/>
                <w:szCs w:val="22"/>
              </w:rPr>
              <w:t>Max(Annualized Earnings based on Contributions; Blended Earnings)</w:t>
            </w:r>
            <w:r w:rsidRPr="005D7176">
              <w:rPr>
                <w:rFonts w:asciiTheme="minorHAnsi" w:hAnsiTheme="minorHAnsi"/>
                <w:color w:val="auto"/>
                <w:sz w:val="22"/>
                <w:szCs w:val="22"/>
              </w:rPr>
              <w:t xml:space="preserve"> = 0, </w:t>
            </w:r>
            <w:r w:rsidRPr="005D7176">
              <w:rPr>
                <w:rFonts w:asciiTheme="minorHAnsi" w:hAnsiTheme="minorHAnsi"/>
                <w:b/>
                <w:color w:val="auto"/>
                <w:sz w:val="22"/>
                <w:szCs w:val="22"/>
              </w:rPr>
              <w:t xml:space="preserve">Year - 1 </w:t>
            </w:r>
            <w:r w:rsidRPr="005D7176">
              <w:rPr>
                <w:rFonts w:asciiTheme="minorHAnsi" w:hAnsiTheme="minorHAnsi"/>
                <w:color w:val="auto"/>
                <w:sz w:val="22"/>
                <w:szCs w:val="22"/>
              </w:rPr>
              <w:t>transactions (service and contributions) should be used to calculate the Annualized Earnings. I</w:t>
            </w:r>
            <w:r w:rsidRPr="00083472">
              <w:rPr>
                <w:rFonts w:asciiTheme="minorHAnsi" w:hAnsiTheme="minorHAnsi"/>
                <w:color w:val="auto"/>
                <w:sz w:val="22"/>
                <w:szCs w:val="22"/>
              </w:rPr>
              <w:t>terations on each previous year will be done until</w:t>
            </w:r>
            <w:r w:rsidRPr="005D7176">
              <w:rPr>
                <w:rFonts w:asciiTheme="minorHAnsi" w:hAnsiTheme="minorHAnsi"/>
                <w:color w:val="auto"/>
                <w:sz w:val="22"/>
                <w:szCs w:val="22"/>
              </w:rPr>
              <w:t xml:space="preserve"> max (Year where AE &gt; 0;  Year.Employment.PermanancyDate</w:t>
            </w:r>
            <w:r w:rsidRPr="008E22BB">
              <w:rPr>
                <w:rFonts w:asciiTheme="minorHAnsi" w:hAnsiTheme="minorHAnsi"/>
                <w:color w:val="auto"/>
                <w:sz w:val="22"/>
                <w:szCs w:val="22"/>
              </w:rPr>
              <w:t>)</w:t>
            </w:r>
            <w:r w:rsidR="008E22BB" w:rsidRPr="008E22BB">
              <w:rPr>
                <w:rFonts w:asciiTheme="minorHAnsi" w:hAnsiTheme="minorHAnsi"/>
                <w:color w:val="FF0000"/>
                <w:sz w:val="22"/>
                <w:szCs w:val="22"/>
                <w:vertAlign w:val="superscript"/>
                <w:lang w:eastAsia="en-CA"/>
              </w:rPr>
              <w:t xml:space="preserve"> </w:t>
            </w:r>
            <w:r w:rsidR="008E22BB" w:rsidRPr="003E09F4">
              <w:rPr>
                <w:rFonts w:asciiTheme="minorHAnsi" w:hAnsiTheme="minorHAnsi"/>
                <w:color w:val="auto"/>
                <w:sz w:val="22"/>
                <w:szCs w:val="22"/>
                <w:vertAlign w:val="superscript"/>
                <w:lang w:eastAsia="en-CA"/>
              </w:rPr>
              <w:t>b</w:t>
            </w:r>
            <w:r w:rsidRPr="005D7176">
              <w:rPr>
                <w:rFonts w:asciiTheme="minorHAnsi" w:hAnsiTheme="minorHAnsi"/>
                <w:color w:val="auto"/>
                <w:sz w:val="22"/>
                <w:szCs w:val="22"/>
              </w:rPr>
              <w:t xml:space="preserve"> </w:t>
            </w:r>
            <w:r w:rsidRPr="00E31C81">
              <w:rPr>
                <w:rFonts w:asciiTheme="minorHAnsi" w:hAnsiTheme="minorHAnsi"/>
                <w:color w:val="auto"/>
                <w:sz w:val="22"/>
                <w:szCs w:val="22"/>
              </w:rPr>
              <w:t xml:space="preserve">(but it </w:t>
            </w:r>
            <w:r>
              <w:rPr>
                <w:rFonts w:asciiTheme="minorHAnsi" w:hAnsiTheme="minorHAnsi"/>
                <w:color w:val="auto"/>
                <w:sz w:val="22"/>
                <w:szCs w:val="22"/>
              </w:rPr>
              <w:t>is implied that for situation #1</w:t>
            </w:r>
            <w:r w:rsidRPr="00E31C81">
              <w:rPr>
                <w:rFonts w:asciiTheme="minorHAnsi" w:hAnsiTheme="minorHAnsi"/>
                <w:color w:val="auto"/>
                <w:sz w:val="22"/>
                <w:szCs w:val="22"/>
              </w:rPr>
              <w:t>, the Blended Earnings is equal to 0)</w:t>
            </w:r>
          </w:p>
          <w:p w14:paraId="63AEA6A0" w14:textId="5D8EF671" w:rsidR="00E651D2" w:rsidRPr="00E31C81" w:rsidRDefault="005D7176" w:rsidP="005D7176">
            <w:pPr>
              <w:ind w:left="360"/>
              <w:rPr>
                <w:rFonts w:asciiTheme="minorHAnsi" w:hAnsiTheme="minorHAnsi"/>
                <w:color w:val="auto"/>
                <w:sz w:val="22"/>
                <w:szCs w:val="22"/>
              </w:rPr>
            </w:pPr>
            <w:r w:rsidRPr="005D7176">
              <w:rPr>
                <w:rFonts w:asciiTheme="minorHAnsi" w:hAnsiTheme="minorHAnsi"/>
                <w:color w:val="auto"/>
                <w:sz w:val="22"/>
                <w:szCs w:val="22"/>
              </w:rPr>
              <w:t>If Year.Employment.PermanancyDate</w:t>
            </w:r>
            <w:r>
              <w:rPr>
                <w:rFonts w:asciiTheme="minorHAnsi" w:hAnsiTheme="minorHAnsi"/>
                <w:color w:val="auto"/>
                <w:sz w:val="22"/>
                <w:szCs w:val="22"/>
              </w:rPr>
              <w:t>.</w:t>
            </w:r>
            <w:r w:rsidRPr="00E31C81">
              <w:rPr>
                <w:rFonts w:asciiTheme="minorHAnsi" w:hAnsiTheme="minorHAnsi"/>
                <w:color w:val="auto"/>
                <w:sz w:val="22"/>
                <w:szCs w:val="22"/>
              </w:rPr>
              <w:t>Annualized Earnings based on Contributions</w:t>
            </w:r>
            <w:r>
              <w:rPr>
                <w:rFonts w:asciiTheme="minorHAnsi" w:hAnsiTheme="minorHAnsi"/>
                <w:color w:val="auto"/>
                <w:sz w:val="22"/>
                <w:szCs w:val="22"/>
              </w:rPr>
              <w:t xml:space="preserve"> </w:t>
            </w:r>
            <w:r w:rsidRPr="005D7176">
              <w:rPr>
                <w:rFonts w:asciiTheme="minorHAnsi" w:hAnsiTheme="minorHAnsi"/>
                <w:color w:val="auto"/>
                <w:sz w:val="22"/>
                <w:szCs w:val="22"/>
              </w:rPr>
              <w:t>= 0;</w:t>
            </w:r>
            <w:r>
              <w:rPr>
                <w:rFonts w:asciiTheme="minorHAnsi" w:hAnsiTheme="minorHAnsi"/>
                <w:color w:val="auto"/>
                <w:sz w:val="22"/>
                <w:szCs w:val="22"/>
              </w:rPr>
              <w:t xml:space="preserve">  then use 0. </w:t>
            </w:r>
          </w:p>
          <w:p w14:paraId="3E3B433C" w14:textId="77777777" w:rsidR="00E651D2" w:rsidRPr="00E31C81" w:rsidRDefault="00E651D2" w:rsidP="00DF78BF">
            <w:pPr>
              <w:pStyle w:val="ListParagraph"/>
              <w:numPr>
                <w:ilvl w:val="0"/>
                <w:numId w:val="31"/>
              </w:numPr>
              <w:rPr>
                <w:rFonts w:asciiTheme="minorHAnsi" w:hAnsiTheme="minorHAnsi"/>
                <w:color w:val="auto"/>
                <w:sz w:val="22"/>
                <w:szCs w:val="22"/>
              </w:rPr>
            </w:pPr>
            <w:r w:rsidRPr="00E31C81">
              <w:rPr>
                <w:rFonts w:asciiTheme="minorHAnsi" w:hAnsiTheme="minorHAnsi"/>
                <w:color w:val="auto"/>
                <w:sz w:val="22"/>
                <w:szCs w:val="22"/>
              </w:rPr>
              <w:t>Blended Earnings =</w:t>
            </w:r>
          </w:p>
          <w:p w14:paraId="265C4D5C" w14:textId="026F0E6A" w:rsidR="008E22BB" w:rsidRPr="008E22BB" w:rsidRDefault="00E651D2" w:rsidP="008E22BB">
            <w:pPr>
              <w:ind w:left="360"/>
              <w:rPr>
                <w:rFonts w:asciiTheme="minorHAnsi" w:hAnsiTheme="minorHAnsi"/>
                <w:color w:val="auto"/>
                <w:sz w:val="22"/>
                <w:szCs w:val="22"/>
              </w:rPr>
            </w:pPr>
            <w:r w:rsidRPr="00E31C81">
              <w:rPr>
                <w:rFonts w:asciiTheme="minorHAnsi" w:hAnsiTheme="minorHAnsi"/>
                <w:color w:val="auto"/>
                <w:sz w:val="22"/>
                <w:szCs w:val="22"/>
              </w:rPr>
              <w:t>Annualized Earnings based on Contributions</w:t>
            </w:r>
            <w:r w:rsidR="005D7176" w:rsidRPr="00E31C81">
              <w:rPr>
                <w:rFonts w:asciiTheme="minorHAnsi" w:hAnsiTheme="minorHAnsi"/>
                <w:color w:val="auto"/>
                <w:sz w:val="22"/>
                <w:szCs w:val="22"/>
                <w:vertAlign w:val="superscript"/>
              </w:rPr>
              <w:t>1</w:t>
            </w:r>
            <w:r w:rsidRPr="00E31C81">
              <w:rPr>
                <w:rFonts w:asciiTheme="minorHAnsi" w:hAnsiTheme="minorHAnsi"/>
                <w:color w:val="auto"/>
                <w:sz w:val="22"/>
                <w:szCs w:val="22"/>
              </w:rPr>
              <w:t>*(contributory service transaction/( contributory service transaction + FA service</w:t>
            </w:r>
            <w:r w:rsidRPr="00E31C81">
              <w:rPr>
                <w:rFonts w:asciiTheme="minorHAnsi" w:hAnsiTheme="minorHAnsi"/>
                <w:color w:val="auto"/>
                <w:sz w:val="22"/>
                <w:szCs w:val="22"/>
                <w:vertAlign w:val="superscript"/>
              </w:rPr>
              <w:t>3</w:t>
            </w:r>
            <w:r w:rsidRPr="00E31C81">
              <w:rPr>
                <w:rFonts w:asciiTheme="minorHAnsi" w:hAnsiTheme="minorHAnsi"/>
                <w:color w:val="auto"/>
                <w:sz w:val="22"/>
                <w:szCs w:val="22"/>
              </w:rPr>
              <w:t>)) + FARate</w:t>
            </w:r>
            <w:r w:rsidR="005D7176">
              <w:rPr>
                <w:rFonts w:asciiTheme="minorHAnsi" w:hAnsiTheme="minorHAnsi"/>
                <w:color w:val="auto"/>
                <w:sz w:val="22"/>
                <w:szCs w:val="22"/>
                <w:vertAlign w:val="superscript"/>
              </w:rPr>
              <w:t>6</w:t>
            </w:r>
            <w:r w:rsidRPr="00E31C81">
              <w:rPr>
                <w:rFonts w:asciiTheme="minorHAnsi" w:hAnsiTheme="minorHAnsi"/>
                <w:color w:val="auto"/>
                <w:sz w:val="22"/>
                <w:szCs w:val="22"/>
              </w:rPr>
              <w:t xml:space="preserve"> * (FA service</w:t>
            </w:r>
            <w:r w:rsidR="005D7176" w:rsidRPr="00E31C81">
              <w:rPr>
                <w:rFonts w:asciiTheme="minorHAnsi" w:hAnsiTheme="minorHAnsi"/>
                <w:color w:val="auto"/>
                <w:sz w:val="22"/>
                <w:szCs w:val="22"/>
                <w:vertAlign w:val="superscript"/>
              </w:rPr>
              <w:t>3</w:t>
            </w:r>
            <w:r w:rsidRPr="00E31C81">
              <w:rPr>
                <w:rFonts w:asciiTheme="minorHAnsi" w:hAnsiTheme="minorHAnsi"/>
                <w:color w:val="auto"/>
                <w:sz w:val="22"/>
                <w:szCs w:val="22"/>
              </w:rPr>
              <w:t>/( contributory service transaction + FA service</w:t>
            </w:r>
            <w:r w:rsidR="005D7176" w:rsidRPr="00E31C81">
              <w:rPr>
                <w:rFonts w:asciiTheme="minorHAnsi" w:hAnsiTheme="minorHAnsi"/>
                <w:color w:val="auto"/>
                <w:sz w:val="22"/>
                <w:szCs w:val="22"/>
                <w:vertAlign w:val="superscript"/>
              </w:rPr>
              <w:t>3</w:t>
            </w:r>
            <w:r w:rsidRPr="00E31C81">
              <w:rPr>
                <w:rFonts w:asciiTheme="minorHAnsi" w:hAnsiTheme="minorHAnsi"/>
                <w:color w:val="auto"/>
                <w:sz w:val="22"/>
                <w:szCs w:val="22"/>
              </w:rPr>
              <w:t>))</w:t>
            </w:r>
            <w:r w:rsidR="008E22BB">
              <w:rPr>
                <w:rFonts w:asciiTheme="minorHAnsi" w:hAnsiTheme="minorHAnsi"/>
                <w:color w:val="auto"/>
                <w:sz w:val="22"/>
                <w:szCs w:val="22"/>
              </w:rPr>
              <w:br/>
            </w:r>
            <w:r w:rsidR="00E003CC" w:rsidRPr="008E22BB">
              <w:rPr>
                <w:rFonts w:asciiTheme="minorHAnsi" w:hAnsiTheme="minorHAnsi"/>
                <w:color w:val="auto"/>
                <w:sz w:val="22"/>
                <w:szCs w:val="22"/>
              </w:rPr>
              <w:t>If FARate doesn’t exists, FARate = 0 is used.</w:t>
            </w:r>
          </w:p>
          <w:p w14:paraId="38736D90" w14:textId="77777777" w:rsidR="008E22BB" w:rsidRDefault="008E22BB" w:rsidP="008E22BB">
            <w:pPr>
              <w:pStyle w:val="ListParagraph"/>
              <w:rPr>
                <w:rFonts w:asciiTheme="minorHAnsi" w:hAnsiTheme="minorHAnsi"/>
                <w:color w:val="auto"/>
                <w:sz w:val="22"/>
                <w:szCs w:val="22"/>
              </w:rPr>
            </w:pPr>
          </w:p>
          <w:p w14:paraId="46BE3A43" w14:textId="7EABF82A" w:rsidR="00E651D2" w:rsidRPr="00E31C81" w:rsidRDefault="00E651D2" w:rsidP="00DF78BF">
            <w:pPr>
              <w:pStyle w:val="ListParagraph"/>
              <w:numPr>
                <w:ilvl w:val="0"/>
                <w:numId w:val="31"/>
              </w:numPr>
              <w:rPr>
                <w:rFonts w:asciiTheme="minorHAnsi" w:hAnsiTheme="minorHAnsi"/>
                <w:color w:val="auto"/>
                <w:sz w:val="22"/>
                <w:szCs w:val="22"/>
              </w:rPr>
            </w:pPr>
            <w:r w:rsidRPr="00E31C81">
              <w:rPr>
                <w:rFonts w:asciiTheme="minorHAnsi" w:hAnsiTheme="minorHAnsi"/>
                <w:color w:val="auto"/>
                <w:sz w:val="22"/>
                <w:szCs w:val="22"/>
              </w:rPr>
              <w:t>FA service =</w:t>
            </w:r>
          </w:p>
          <w:p w14:paraId="0ACDF775" w14:textId="0E01CF93" w:rsidR="00E651D2" w:rsidRPr="00C17C69" w:rsidRDefault="00C00B39" w:rsidP="00443898">
            <w:pPr>
              <w:ind w:left="360"/>
              <w:rPr>
                <w:rFonts w:asciiTheme="minorHAnsi" w:hAnsiTheme="minorHAnsi"/>
                <w:color w:val="auto"/>
                <w:sz w:val="22"/>
                <w:szCs w:val="22"/>
              </w:rPr>
            </w:pPr>
            <w:r w:rsidRPr="00C17C69">
              <w:rPr>
                <w:rFonts w:asciiTheme="minorHAnsi" w:hAnsiTheme="minorHAnsi"/>
                <w:color w:val="auto"/>
                <w:sz w:val="22"/>
                <w:szCs w:val="22"/>
              </w:rPr>
              <w:t>If the Calculated PA is for a year prior to 2017</w:t>
            </w:r>
            <w:r w:rsidR="005C5774" w:rsidRPr="00C17C69">
              <w:rPr>
                <w:rFonts w:asciiTheme="minorHAnsi" w:hAnsiTheme="minorHAnsi"/>
                <w:color w:val="auto"/>
                <w:sz w:val="22"/>
                <w:szCs w:val="22"/>
              </w:rPr>
              <w:t xml:space="preserve"> </w:t>
            </w:r>
            <w:r w:rsidR="00E651D2" w:rsidRPr="00C17C69">
              <w:rPr>
                <w:rFonts w:asciiTheme="minorHAnsi" w:hAnsiTheme="minorHAnsi"/>
                <w:color w:val="auto"/>
                <w:sz w:val="22"/>
                <w:szCs w:val="22"/>
              </w:rPr>
              <w:t>=</w:t>
            </w:r>
            <w:r w:rsidRPr="00C17C69">
              <w:rPr>
                <w:rFonts w:asciiTheme="minorHAnsi" w:hAnsiTheme="minorHAnsi"/>
                <w:color w:val="auto"/>
                <w:sz w:val="22"/>
                <w:szCs w:val="22"/>
              </w:rPr>
              <w:t xml:space="preserve"> </w:t>
            </w:r>
            <w:r w:rsidR="00E651D2" w:rsidRPr="00C17C69">
              <w:rPr>
                <w:rFonts w:asciiTheme="minorHAnsi" w:hAnsiTheme="minorHAnsi"/>
                <w:color w:val="auto"/>
                <w:sz w:val="22"/>
                <w:szCs w:val="22"/>
              </w:rPr>
              <w:t>use the provided Free accrual service transaction</w:t>
            </w:r>
            <w:r w:rsidR="003A23B6">
              <w:rPr>
                <w:rFonts w:asciiTheme="minorHAnsi" w:hAnsiTheme="minorHAnsi"/>
                <w:color w:val="auto"/>
                <w:sz w:val="22"/>
                <w:szCs w:val="22"/>
              </w:rPr>
              <w:t xml:space="preserve"> (Service transaction with Service Type equal to </w:t>
            </w:r>
            <w:r w:rsidR="002F2FF6">
              <w:rPr>
                <w:rFonts w:asciiTheme="minorHAnsi" w:hAnsiTheme="minorHAnsi"/>
                <w:color w:val="auto"/>
                <w:sz w:val="22"/>
                <w:szCs w:val="22"/>
              </w:rPr>
              <w:t>Free Accrual S</w:t>
            </w:r>
            <w:r w:rsidR="002F2FF6" w:rsidRPr="00C17C69">
              <w:rPr>
                <w:rFonts w:asciiTheme="minorHAnsi" w:hAnsiTheme="minorHAnsi"/>
                <w:color w:val="auto"/>
                <w:sz w:val="22"/>
                <w:szCs w:val="22"/>
              </w:rPr>
              <w:t>ervice</w:t>
            </w:r>
            <w:r w:rsidR="003A23B6">
              <w:rPr>
                <w:rFonts w:asciiTheme="minorHAnsi" w:hAnsiTheme="minorHAnsi"/>
                <w:color w:val="auto"/>
                <w:sz w:val="22"/>
                <w:szCs w:val="22"/>
              </w:rPr>
              <w:t>)</w:t>
            </w:r>
          </w:p>
          <w:p w14:paraId="1A9B0931" w14:textId="115A1B0D" w:rsidR="00E651D2" w:rsidRPr="00C17C69" w:rsidRDefault="00C00B39" w:rsidP="00443898">
            <w:pPr>
              <w:ind w:left="360"/>
              <w:rPr>
                <w:rFonts w:asciiTheme="minorHAnsi" w:hAnsiTheme="minorHAnsi"/>
                <w:color w:val="auto"/>
                <w:sz w:val="22"/>
                <w:szCs w:val="22"/>
              </w:rPr>
            </w:pPr>
            <w:r w:rsidRPr="00C17C69">
              <w:rPr>
                <w:rFonts w:asciiTheme="minorHAnsi" w:hAnsiTheme="minorHAnsi"/>
                <w:color w:val="auto"/>
                <w:sz w:val="22"/>
                <w:szCs w:val="22"/>
              </w:rPr>
              <w:t xml:space="preserve">If the Calculated PA is for 2017 or after </w:t>
            </w:r>
            <w:r w:rsidR="005C5774" w:rsidRPr="00C17C69">
              <w:rPr>
                <w:rFonts w:asciiTheme="minorHAnsi" w:hAnsiTheme="minorHAnsi"/>
                <w:color w:val="auto"/>
                <w:sz w:val="22"/>
                <w:szCs w:val="22"/>
              </w:rPr>
              <w:t xml:space="preserve"> </w:t>
            </w:r>
            <w:r w:rsidR="00E651D2" w:rsidRPr="00C17C69">
              <w:rPr>
                <w:rFonts w:asciiTheme="minorHAnsi" w:hAnsiTheme="minorHAnsi"/>
                <w:color w:val="auto"/>
                <w:sz w:val="22"/>
                <w:szCs w:val="22"/>
              </w:rPr>
              <w:t>= FA service is calculated =   ACW Factor</w:t>
            </w:r>
            <w:r w:rsidR="00E651D2" w:rsidRPr="00C17C69">
              <w:rPr>
                <w:rFonts w:asciiTheme="minorHAnsi" w:hAnsiTheme="minorHAnsi"/>
                <w:color w:val="auto"/>
                <w:sz w:val="22"/>
                <w:szCs w:val="22"/>
                <w:vertAlign w:val="superscript"/>
              </w:rPr>
              <w:t>4</w:t>
            </w:r>
            <w:r w:rsidR="00E651D2" w:rsidRPr="00C17C69">
              <w:rPr>
                <w:rFonts w:asciiTheme="minorHAnsi" w:hAnsiTheme="minorHAnsi"/>
                <w:color w:val="auto"/>
                <w:sz w:val="22"/>
                <w:szCs w:val="22"/>
              </w:rPr>
              <w:t xml:space="preserve"> * (number of days member is on LTD break in the calendar year</w:t>
            </w:r>
            <w:r w:rsidR="00E651D2" w:rsidRPr="00C17C69">
              <w:rPr>
                <w:rFonts w:asciiTheme="minorHAnsi" w:hAnsiTheme="minorHAnsi"/>
                <w:color w:val="auto"/>
                <w:sz w:val="22"/>
                <w:szCs w:val="22"/>
                <w:vertAlign w:val="superscript"/>
              </w:rPr>
              <w:t>5</w:t>
            </w:r>
            <w:r w:rsidR="00E651D2" w:rsidRPr="00C17C69">
              <w:rPr>
                <w:rFonts w:asciiTheme="minorHAnsi" w:hAnsiTheme="minorHAnsi"/>
                <w:color w:val="auto"/>
                <w:sz w:val="22"/>
                <w:szCs w:val="22"/>
              </w:rPr>
              <w:t>)</w:t>
            </w:r>
          </w:p>
          <w:p w14:paraId="48BC4D6E" w14:textId="0383ADA2" w:rsidR="00E651D2" w:rsidRPr="00C17C69" w:rsidRDefault="00E651D2" w:rsidP="00DF78BF">
            <w:pPr>
              <w:pStyle w:val="ListParagraph"/>
              <w:numPr>
                <w:ilvl w:val="0"/>
                <w:numId w:val="31"/>
              </w:numPr>
              <w:rPr>
                <w:rFonts w:asciiTheme="minorHAnsi" w:hAnsiTheme="minorHAnsi"/>
                <w:color w:val="auto"/>
                <w:sz w:val="22"/>
                <w:szCs w:val="22"/>
              </w:rPr>
            </w:pPr>
            <w:r w:rsidRPr="00C17C69">
              <w:rPr>
                <w:rFonts w:asciiTheme="minorHAnsi" w:hAnsiTheme="minorHAnsi"/>
                <w:color w:val="auto"/>
                <w:sz w:val="22"/>
                <w:szCs w:val="22"/>
              </w:rPr>
              <w:t>ACW factor</w:t>
            </w:r>
            <w:r w:rsidR="005D7176" w:rsidRPr="008E22BB">
              <w:rPr>
                <w:rFonts w:asciiTheme="minorHAnsi" w:hAnsiTheme="minorHAnsi"/>
                <w:color w:val="auto"/>
                <w:sz w:val="22"/>
                <w:szCs w:val="22"/>
                <w:vertAlign w:val="superscript"/>
                <w:lang w:eastAsia="en-CA"/>
              </w:rPr>
              <w:t xml:space="preserve"> b</w:t>
            </w:r>
            <w:r w:rsidRPr="008E22BB">
              <w:rPr>
                <w:rFonts w:asciiTheme="minorHAnsi" w:hAnsiTheme="minorHAnsi"/>
                <w:color w:val="auto"/>
                <w:sz w:val="22"/>
                <w:szCs w:val="22"/>
              </w:rPr>
              <w:t xml:space="preserve"> </w:t>
            </w:r>
            <w:r w:rsidRPr="00C17C69">
              <w:rPr>
                <w:rFonts w:asciiTheme="minorHAnsi" w:hAnsiTheme="minorHAnsi"/>
                <w:color w:val="auto"/>
                <w:sz w:val="22"/>
                <w:szCs w:val="22"/>
              </w:rPr>
              <w:t>=</w:t>
            </w:r>
          </w:p>
          <w:p w14:paraId="7AF34A60" w14:textId="48CC8D53" w:rsidR="00E651D2" w:rsidRPr="00C17C69" w:rsidRDefault="00C00B39" w:rsidP="00443898">
            <w:pPr>
              <w:ind w:left="360"/>
              <w:rPr>
                <w:rFonts w:asciiTheme="minorHAnsi" w:hAnsiTheme="minorHAnsi"/>
                <w:color w:val="auto"/>
                <w:sz w:val="22"/>
                <w:szCs w:val="22"/>
              </w:rPr>
            </w:pPr>
            <w:r w:rsidRPr="00C17C69">
              <w:rPr>
                <w:rFonts w:asciiTheme="minorHAnsi" w:hAnsiTheme="minorHAnsi"/>
                <w:color w:val="auto"/>
                <w:sz w:val="22"/>
                <w:szCs w:val="22"/>
              </w:rPr>
              <w:t>If the LTD break start date is prior to 2017-01-01</w:t>
            </w:r>
            <w:r w:rsidR="005C5774" w:rsidRPr="00C17C69">
              <w:rPr>
                <w:rFonts w:asciiTheme="minorHAnsi" w:hAnsiTheme="minorHAnsi"/>
                <w:color w:val="auto"/>
                <w:sz w:val="22"/>
                <w:szCs w:val="22"/>
              </w:rPr>
              <w:t xml:space="preserve">: </w:t>
            </w:r>
            <w:r w:rsidR="00E651D2" w:rsidRPr="00C17C69">
              <w:rPr>
                <w:rFonts w:asciiTheme="minorHAnsi" w:hAnsiTheme="minorHAnsi"/>
                <w:color w:val="auto"/>
                <w:sz w:val="22"/>
                <w:szCs w:val="22"/>
              </w:rPr>
              <w:t>ACW Factor is a service transaction.  The ACW Factor to be used will have the same start date as the LTD service break transaction.</w:t>
            </w:r>
          </w:p>
          <w:p w14:paraId="4D9A6E30" w14:textId="730071B9" w:rsidR="005C5774" w:rsidRPr="00E31C81" w:rsidRDefault="00C17C69" w:rsidP="005C5774">
            <w:pPr>
              <w:ind w:left="360"/>
              <w:rPr>
                <w:rFonts w:asciiTheme="minorHAnsi" w:hAnsiTheme="minorHAnsi"/>
                <w:color w:val="auto"/>
                <w:sz w:val="22"/>
                <w:szCs w:val="22"/>
              </w:rPr>
            </w:pPr>
            <w:r w:rsidRPr="00C17C69">
              <w:rPr>
                <w:rFonts w:asciiTheme="minorHAnsi" w:hAnsiTheme="minorHAnsi"/>
                <w:color w:val="auto"/>
                <w:sz w:val="22"/>
                <w:szCs w:val="22"/>
              </w:rPr>
              <w:t>If the LTD break start date is on or after 2017-01-01</w:t>
            </w:r>
            <w:r w:rsidR="005C5774" w:rsidRPr="00C17C69">
              <w:rPr>
                <w:rFonts w:asciiTheme="minorHAnsi" w:hAnsiTheme="minorHAnsi"/>
                <w:color w:val="auto"/>
                <w:sz w:val="22"/>
                <w:szCs w:val="22"/>
              </w:rPr>
              <w:t>: The ACW factor will be calculated as per in Section 4.2 C of the Chapter 2</w:t>
            </w:r>
            <w:r w:rsidR="00B6267D">
              <w:rPr>
                <w:rFonts w:asciiTheme="minorHAnsi" w:hAnsiTheme="minorHAnsi"/>
                <w:color w:val="auto"/>
                <w:sz w:val="22"/>
                <w:szCs w:val="22"/>
              </w:rPr>
              <w:t xml:space="preserve"> </w:t>
            </w:r>
            <w:r w:rsidR="00B6267D" w:rsidRPr="00975E36">
              <w:rPr>
                <w:rFonts w:asciiTheme="minorHAnsi" w:hAnsiTheme="minorHAnsi"/>
                <w:color w:val="auto"/>
                <w:sz w:val="22"/>
                <w:szCs w:val="22"/>
              </w:rPr>
              <w:t>and consistent with Ariel DB</w:t>
            </w:r>
            <w:r w:rsidR="005C5774" w:rsidRPr="00C17C69">
              <w:rPr>
                <w:rFonts w:asciiTheme="minorHAnsi" w:hAnsiTheme="minorHAnsi"/>
                <w:color w:val="auto"/>
                <w:sz w:val="22"/>
                <w:szCs w:val="22"/>
              </w:rPr>
              <w:t>.</w:t>
            </w:r>
          </w:p>
          <w:p w14:paraId="10F8F5C5" w14:textId="77777777" w:rsidR="005C5774" w:rsidRPr="00E31C81" w:rsidRDefault="005C5774" w:rsidP="00443898">
            <w:pPr>
              <w:ind w:left="360"/>
              <w:rPr>
                <w:rFonts w:asciiTheme="minorHAnsi" w:hAnsiTheme="minorHAnsi"/>
                <w:color w:val="auto"/>
                <w:sz w:val="22"/>
                <w:szCs w:val="22"/>
              </w:rPr>
            </w:pPr>
          </w:p>
          <w:p w14:paraId="627947C6" w14:textId="77777777" w:rsidR="00E651D2" w:rsidRPr="00E31C81" w:rsidRDefault="00E651D2" w:rsidP="00DF78BF">
            <w:pPr>
              <w:pStyle w:val="ListParagraph"/>
              <w:numPr>
                <w:ilvl w:val="0"/>
                <w:numId w:val="31"/>
              </w:numPr>
              <w:rPr>
                <w:rFonts w:asciiTheme="minorHAnsi" w:hAnsiTheme="minorHAnsi"/>
                <w:color w:val="auto"/>
                <w:sz w:val="22"/>
                <w:szCs w:val="22"/>
              </w:rPr>
            </w:pPr>
            <w:r w:rsidRPr="00E31C81">
              <w:rPr>
                <w:rFonts w:asciiTheme="minorHAnsi" w:hAnsiTheme="minorHAnsi"/>
                <w:color w:val="auto"/>
                <w:sz w:val="22"/>
                <w:szCs w:val="22"/>
              </w:rPr>
              <w:t xml:space="preserve">Number of days member is on LTD break in the calendar year = </w:t>
            </w:r>
          </w:p>
          <w:p w14:paraId="61C35D5B" w14:textId="36B1DCEE" w:rsidR="00E651D2" w:rsidRDefault="00E651D2" w:rsidP="00443898">
            <w:pPr>
              <w:ind w:left="360"/>
              <w:rPr>
                <w:rFonts w:asciiTheme="minorHAnsi" w:hAnsiTheme="minorHAnsi"/>
                <w:color w:val="auto"/>
                <w:sz w:val="22"/>
                <w:szCs w:val="22"/>
              </w:rPr>
            </w:pPr>
            <w:r w:rsidRPr="00E31C81">
              <w:rPr>
                <w:rFonts w:asciiTheme="minorHAnsi" w:hAnsiTheme="minorHAnsi"/>
                <w:color w:val="auto"/>
                <w:sz w:val="22"/>
                <w:szCs w:val="22"/>
              </w:rPr>
              <w:t xml:space="preserve">Should be calculated based on the LTD transaction’s dates. Note that the end date of the transaction is excluded and the </w:t>
            </w:r>
            <w:r w:rsidRPr="00E31C81">
              <w:rPr>
                <w:rFonts w:asciiTheme="minorHAnsi" w:hAnsiTheme="minorHAnsi"/>
                <w:i/>
                <w:iCs/>
                <w:color w:val="auto"/>
                <w:sz w:val="22"/>
                <w:szCs w:val="22"/>
              </w:rPr>
              <w:t>maximum date</w:t>
            </w:r>
            <w:r w:rsidRPr="00E31C81">
              <w:rPr>
                <w:rFonts w:asciiTheme="minorHAnsi" w:hAnsiTheme="minorHAnsi"/>
                <w:color w:val="auto"/>
                <w:sz w:val="22"/>
                <w:szCs w:val="22"/>
              </w:rPr>
              <w:t xml:space="preserve"> that should be used to calculate the number of days is min[termination date in the employment ; birth(+65,+0,+0)], and the </w:t>
            </w:r>
            <w:r w:rsidRPr="00E31C81">
              <w:rPr>
                <w:rFonts w:asciiTheme="minorHAnsi" w:hAnsiTheme="minorHAnsi"/>
                <w:i/>
                <w:iCs/>
                <w:color w:val="auto"/>
                <w:sz w:val="22"/>
                <w:szCs w:val="22"/>
              </w:rPr>
              <w:t>maximum service</w:t>
            </w:r>
            <w:r w:rsidRPr="00E31C81">
              <w:rPr>
                <w:rFonts w:asciiTheme="minorHAnsi" w:hAnsiTheme="minorHAnsi"/>
                <w:color w:val="auto"/>
                <w:sz w:val="22"/>
                <w:szCs w:val="22"/>
              </w:rPr>
              <w:t xml:space="preserve"> that should be used to maximize the number of days is [35 – all contributory service transactions – FA service of all previous years].</w:t>
            </w:r>
          </w:p>
          <w:p w14:paraId="4101D565" w14:textId="77777777" w:rsidR="005D7176" w:rsidRPr="00B06E32" w:rsidRDefault="005D7176" w:rsidP="005D7176">
            <w:pPr>
              <w:pStyle w:val="ListParagraph"/>
              <w:numPr>
                <w:ilvl w:val="0"/>
                <w:numId w:val="31"/>
              </w:numPr>
              <w:rPr>
                <w:rFonts w:asciiTheme="minorHAnsi" w:hAnsiTheme="minorHAnsi"/>
                <w:color w:val="auto"/>
                <w:sz w:val="22"/>
                <w:szCs w:val="22"/>
              </w:rPr>
            </w:pPr>
            <w:r w:rsidRPr="00E31C81">
              <w:rPr>
                <w:rFonts w:asciiTheme="minorHAnsi" w:hAnsiTheme="minorHAnsi"/>
                <w:color w:val="auto"/>
                <w:sz w:val="22"/>
                <w:szCs w:val="22"/>
              </w:rPr>
              <w:t>FARate – in Salary Rate transactions – effective on the year</w:t>
            </w:r>
            <w:r>
              <w:rPr>
                <w:rFonts w:asciiTheme="minorHAnsi" w:hAnsiTheme="minorHAnsi"/>
                <w:color w:val="auto"/>
                <w:sz w:val="22"/>
                <w:szCs w:val="22"/>
              </w:rPr>
              <w:t xml:space="preserve"> with a Salary Rate Type equal to FARATE</w:t>
            </w:r>
          </w:p>
          <w:p w14:paraId="4500E62E"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The svc used in all situations should be =</w:t>
            </w:r>
          </w:p>
          <w:p w14:paraId="4E8B5983" w14:textId="71604B8C"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 xml:space="preserve">                Contributory service transaction + FA </w:t>
            </w:r>
            <w:r w:rsidR="005D7176" w:rsidRPr="00E31C81">
              <w:rPr>
                <w:rFonts w:asciiTheme="minorHAnsi" w:hAnsiTheme="minorHAnsi"/>
                <w:color w:val="auto"/>
                <w:sz w:val="22"/>
                <w:szCs w:val="22"/>
              </w:rPr>
              <w:t>s</w:t>
            </w:r>
            <w:r w:rsidR="005D7176">
              <w:rPr>
                <w:rFonts w:asciiTheme="minorHAnsi" w:hAnsiTheme="minorHAnsi"/>
                <w:color w:val="auto"/>
                <w:sz w:val="22"/>
                <w:szCs w:val="22"/>
              </w:rPr>
              <w:t>er</w:t>
            </w:r>
            <w:r w:rsidR="005D7176" w:rsidRPr="00E31C81">
              <w:rPr>
                <w:rFonts w:asciiTheme="minorHAnsi" w:hAnsiTheme="minorHAnsi"/>
                <w:color w:val="auto"/>
                <w:sz w:val="22"/>
                <w:szCs w:val="22"/>
              </w:rPr>
              <w:t>v</w:t>
            </w:r>
            <w:r w:rsidR="005D7176">
              <w:rPr>
                <w:rFonts w:asciiTheme="minorHAnsi" w:hAnsiTheme="minorHAnsi"/>
                <w:color w:val="auto"/>
                <w:sz w:val="22"/>
                <w:szCs w:val="22"/>
              </w:rPr>
              <w:t>i</w:t>
            </w:r>
            <w:r w:rsidR="005D7176" w:rsidRPr="00E31C81">
              <w:rPr>
                <w:rFonts w:asciiTheme="minorHAnsi" w:hAnsiTheme="minorHAnsi"/>
                <w:color w:val="auto"/>
                <w:sz w:val="22"/>
                <w:szCs w:val="22"/>
              </w:rPr>
              <w:t>c</w:t>
            </w:r>
            <w:r w:rsidR="005D7176">
              <w:rPr>
                <w:rFonts w:asciiTheme="minorHAnsi" w:hAnsiTheme="minorHAnsi"/>
                <w:color w:val="auto"/>
                <w:sz w:val="22"/>
                <w:szCs w:val="22"/>
              </w:rPr>
              <w:t>e</w:t>
            </w:r>
            <w:r w:rsidR="005D7176" w:rsidRPr="00E31C81">
              <w:rPr>
                <w:rFonts w:asciiTheme="minorHAnsi" w:hAnsiTheme="minorHAnsi"/>
                <w:color w:val="auto"/>
                <w:sz w:val="22"/>
                <w:szCs w:val="22"/>
                <w:vertAlign w:val="superscript"/>
              </w:rPr>
              <w:t>3</w:t>
            </w:r>
            <w:r w:rsidR="005D7176" w:rsidRPr="00E31C81" w:rsidDel="005D7176">
              <w:rPr>
                <w:rFonts w:asciiTheme="minorHAnsi" w:hAnsiTheme="minorHAnsi"/>
                <w:color w:val="auto"/>
                <w:sz w:val="22"/>
                <w:szCs w:val="22"/>
              </w:rPr>
              <w:t xml:space="preserve"> </w:t>
            </w:r>
            <w:r w:rsidRPr="00E31C81">
              <w:rPr>
                <w:rFonts w:asciiTheme="minorHAnsi" w:hAnsiTheme="minorHAnsi"/>
                <w:color w:val="auto"/>
                <w:sz w:val="22"/>
                <w:szCs w:val="22"/>
              </w:rPr>
              <w:t>(but it is implied that for situation #2, the Contributory service is equal to 0)</w:t>
            </w:r>
          </w:p>
          <w:p w14:paraId="52F5D885" w14:textId="77777777" w:rsidR="00E651D2" w:rsidRPr="00E31C81" w:rsidRDefault="00E651D2" w:rsidP="00443898">
            <w:pPr>
              <w:rPr>
                <w:rFonts w:asciiTheme="minorHAnsi" w:hAnsiTheme="minorHAnsi"/>
                <w:color w:val="auto"/>
                <w:sz w:val="22"/>
                <w:szCs w:val="22"/>
              </w:rPr>
            </w:pPr>
          </w:p>
          <w:p w14:paraId="3C804FAB" w14:textId="77777777" w:rsidR="00E651D2" w:rsidRPr="00E31C81" w:rsidRDefault="00E651D2" w:rsidP="00443898">
            <w:pPr>
              <w:rPr>
                <w:rFonts w:asciiTheme="minorHAnsi" w:hAnsiTheme="minorHAnsi"/>
                <w:color w:val="auto"/>
                <w:sz w:val="22"/>
                <w:szCs w:val="22"/>
              </w:rPr>
            </w:pPr>
            <w:r w:rsidRPr="00E31C81">
              <w:rPr>
                <w:rFonts w:asciiTheme="minorHAnsi" w:hAnsiTheme="minorHAnsi"/>
                <w:color w:val="auto"/>
                <w:sz w:val="22"/>
                <w:szCs w:val="22"/>
              </w:rPr>
              <w:t>Also where,</w:t>
            </w:r>
          </w:p>
          <w:p w14:paraId="217D156F" w14:textId="77777777" w:rsidR="00E651D2" w:rsidRPr="00E31C81" w:rsidRDefault="00E651D2" w:rsidP="00DF78BF">
            <w:pPr>
              <w:pStyle w:val="ListParagraph"/>
              <w:numPr>
                <w:ilvl w:val="0"/>
                <w:numId w:val="28"/>
              </w:numPr>
              <w:rPr>
                <w:rFonts w:asciiTheme="minorHAnsi" w:hAnsiTheme="minorHAnsi"/>
                <w:color w:val="auto"/>
                <w:sz w:val="22"/>
                <w:szCs w:val="22"/>
              </w:rPr>
            </w:pPr>
            <w:r w:rsidRPr="00E31C81">
              <w:rPr>
                <w:rFonts w:asciiTheme="minorHAnsi" w:hAnsiTheme="minorHAnsi"/>
                <w:color w:val="auto"/>
                <w:sz w:val="22"/>
                <w:szCs w:val="22"/>
              </w:rPr>
              <w:t xml:space="preserve">Table «PAMAXDB» = Maximum PA for DB - Dependant on the year </w:t>
            </w:r>
          </w:p>
          <w:p w14:paraId="56AC13A5" w14:textId="163F2FF3" w:rsidR="00E651D2" w:rsidRPr="00E31C81" w:rsidRDefault="00E651D2" w:rsidP="00DF78BF">
            <w:pPr>
              <w:pStyle w:val="ListParagraph"/>
              <w:numPr>
                <w:ilvl w:val="0"/>
                <w:numId w:val="28"/>
              </w:numPr>
              <w:rPr>
                <w:rFonts w:asciiTheme="minorHAnsi" w:hAnsiTheme="minorHAnsi"/>
                <w:color w:val="auto"/>
                <w:sz w:val="22"/>
                <w:szCs w:val="22"/>
              </w:rPr>
            </w:pPr>
            <w:r w:rsidRPr="00E31C81">
              <w:rPr>
                <w:rFonts w:asciiTheme="minorHAnsi" w:hAnsiTheme="minorHAnsi"/>
                <w:color w:val="auto"/>
                <w:sz w:val="22"/>
                <w:szCs w:val="22"/>
              </w:rPr>
              <w:t>Svc = 1.0000 would mean 52 weeks. Svc dependant on the year. Should be the Weeks from the input file + weeks in Ariel</w:t>
            </w:r>
            <w:r w:rsidR="00B6267D">
              <w:rPr>
                <w:rFonts w:asciiTheme="minorHAnsi" w:hAnsiTheme="minorHAnsi"/>
                <w:color w:val="FF0000"/>
                <w:sz w:val="22"/>
                <w:szCs w:val="22"/>
                <w:vertAlign w:val="superscript"/>
                <w:lang w:eastAsia="en-CA"/>
              </w:rPr>
              <w:t>a</w:t>
            </w:r>
            <w:r w:rsidRPr="00E31C81">
              <w:rPr>
                <w:rFonts w:asciiTheme="minorHAnsi" w:hAnsiTheme="minorHAnsi"/>
                <w:color w:val="auto"/>
                <w:sz w:val="22"/>
                <w:szCs w:val="22"/>
              </w:rPr>
              <w:t xml:space="preserve"> for the corresponding year.</w:t>
            </w:r>
          </w:p>
          <w:p w14:paraId="227A965B" w14:textId="77777777" w:rsidR="00E651D2" w:rsidRPr="00E31C81" w:rsidRDefault="00E651D2" w:rsidP="00DF78BF">
            <w:pPr>
              <w:pStyle w:val="ListParagraph"/>
              <w:numPr>
                <w:ilvl w:val="0"/>
                <w:numId w:val="28"/>
              </w:numPr>
              <w:rPr>
                <w:rFonts w:asciiTheme="minorHAnsi" w:hAnsiTheme="minorHAnsi"/>
                <w:color w:val="auto"/>
                <w:sz w:val="22"/>
                <w:szCs w:val="22"/>
              </w:rPr>
            </w:pPr>
            <w:r w:rsidRPr="00E31C81">
              <w:rPr>
                <w:rFonts w:asciiTheme="minorHAnsi" w:hAnsiTheme="minorHAnsi"/>
                <w:color w:val="auto"/>
                <w:sz w:val="22"/>
                <w:szCs w:val="22"/>
              </w:rPr>
              <w:t>Annualized Earnings= Refer to Function Section below.</w:t>
            </w:r>
          </w:p>
          <w:p w14:paraId="53E6ECBC" w14:textId="77777777" w:rsidR="00E651D2" w:rsidRPr="00E31C81" w:rsidRDefault="00E651D2" w:rsidP="00DF78BF">
            <w:pPr>
              <w:pStyle w:val="ListParagraph"/>
              <w:numPr>
                <w:ilvl w:val="0"/>
                <w:numId w:val="28"/>
              </w:numPr>
              <w:rPr>
                <w:rFonts w:asciiTheme="minorHAnsi" w:hAnsiTheme="minorHAnsi"/>
                <w:color w:val="auto"/>
                <w:sz w:val="22"/>
                <w:szCs w:val="22"/>
              </w:rPr>
            </w:pPr>
            <w:r w:rsidRPr="00E31C81">
              <w:rPr>
                <w:rFonts w:asciiTheme="minorHAnsi" w:hAnsiTheme="minorHAnsi"/>
                <w:color w:val="auto"/>
                <w:sz w:val="22"/>
                <w:szCs w:val="22"/>
              </w:rPr>
              <w:t>YMPE = Dependant on the year – you could refer to the rate table «MGA».</w:t>
            </w:r>
          </w:p>
          <w:p w14:paraId="5D14D3AB" w14:textId="77777777" w:rsidR="00E651D2" w:rsidRPr="00E31C81" w:rsidRDefault="00E651D2" w:rsidP="00DF78BF">
            <w:pPr>
              <w:pStyle w:val="ListParagraph"/>
              <w:numPr>
                <w:ilvl w:val="0"/>
                <w:numId w:val="28"/>
              </w:numPr>
              <w:rPr>
                <w:rFonts w:asciiTheme="minorHAnsi" w:hAnsiTheme="minorHAnsi"/>
                <w:color w:val="auto"/>
                <w:sz w:val="22"/>
                <w:szCs w:val="22"/>
              </w:rPr>
            </w:pPr>
            <w:r w:rsidRPr="00E31C81">
              <w:rPr>
                <w:rFonts w:asciiTheme="minorHAnsi" w:hAnsiTheme="minorHAnsi"/>
                <w:color w:val="auto"/>
                <w:sz w:val="22"/>
                <w:szCs w:val="22"/>
              </w:rPr>
              <w:t>Pension Rate for earnings over YMPE = 0.020 (This is a fixed value, this is the pension rate determined by HOOPP)</w:t>
            </w:r>
          </w:p>
          <w:p w14:paraId="03092C21" w14:textId="77777777" w:rsidR="00E651D2" w:rsidRPr="00E31C81" w:rsidRDefault="00E651D2" w:rsidP="00DF78BF">
            <w:pPr>
              <w:pStyle w:val="ListParagraph"/>
              <w:numPr>
                <w:ilvl w:val="0"/>
                <w:numId w:val="28"/>
              </w:numPr>
              <w:rPr>
                <w:rFonts w:asciiTheme="minorHAnsi" w:hAnsiTheme="minorHAnsi"/>
                <w:color w:val="auto"/>
                <w:sz w:val="22"/>
                <w:szCs w:val="22"/>
              </w:rPr>
            </w:pPr>
            <w:r w:rsidRPr="00E31C81">
              <w:rPr>
                <w:rFonts w:asciiTheme="minorHAnsi" w:hAnsiTheme="minorHAnsi"/>
                <w:color w:val="auto"/>
                <w:sz w:val="22"/>
                <w:szCs w:val="22"/>
              </w:rPr>
              <w:t xml:space="preserve">Pension Rate for earnings up to YMPE = 0.015 (This is a fixed value, this is the pension rate determined by HOOPP) </w:t>
            </w:r>
          </w:p>
          <w:p w14:paraId="11EE9BC6" w14:textId="77777777" w:rsidR="00E651D2" w:rsidRPr="00E31C81" w:rsidRDefault="00E651D2" w:rsidP="00DF78BF">
            <w:pPr>
              <w:pStyle w:val="ListParagraph"/>
              <w:numPr>
                <w:ilvl w:val="0"/>
                <w:numId w:val="28"/>
              </w:numPr>
              <w:rPr>
                <w:rFonts w:asciiTheme="minorHAnsi" w:hAnsiTheme="minorHAnsi"/>
                <w:color w:val="auto"/>
                <w:sz w:val="22"/>
                <w:szCs w:val="22"/>
              </w:rPr>
            </w:pPr>
            <w:r w:rsidRPr="00E31C81">
              <w:rPr>
                <w:rFonts w:asciiTheme="minorHAnsi" w:hAnsiTheme="minorHAnsi"/>
                <w:color w:val="auto"/>
                <w:sz w:val="22"/>
                <w:szCs w:val="22"/>
              </w:rPr>
              <w:t>Offset (Post 1998) = 600 (this is determined by the Calculation Date). The rate table is « REDFE»*.</w:t>
            </w:r>
          </w:p>
          <w:p w14:paraId="09DAADBD" w14:textId="77777777" w:rsidR="00E651D2" w:rsidRPr="00E31C81" w:rsidRDefault="00E651D2" w:rsidP="00DF78BF">
            <w:pPr>
              <w:pStyle w:val="ListParagraph"/>
              <w:numPr>
                <w:ilvl w:val="0"/>
                <w:numId w:val="28"/>
              </w:numPr>
              <w:rPr>
                <w:rFonts w:asciiTheme="minorHAnsi" w:hAnsiTheme="minorHAnsi"/>
                <w:color w:val="auto"/>
                <w:sz w:val="22"/>
                <w:szCs w:val="22"/>
              </w:rPr>
            </w:pPr>
            <w:r w:rsidRPr="00E31C81">
              <w:rPr>
                <w:rFonts w:asciiTheme="minorHAnsi" w:hAnsiTheme="minorHAnsi"/>
                <w:color w:val="auto"/>
                <w:sz w:val="22"/>
                <w:szCs w:val="22"/>
              </w:rPr>
              <w:t>Offset (Pre 1998) = 1000 (this is determined by the Calculation Date). The rate table is « REDFE»*.</w:t>
            </w:r>
          </w:p>
          <w:p w14:paraId="624432A1" w14:textId="77777777" w:rsidR="00E651D2" w:rsidRDefault="00E651D2" w:rsidP="00E31C81">
            <w:pPr>
              <w:ind w:left="0"/>
              <w:rPr>
                <w:rFonts w:asciiTheme="minorHAnsi" w:hAnsiTheme="minorHAnsi"/>
                <w:color w:val="auto"/>
                <w:sz w:val="22"/>
                <w:szCs w:val="22"/>
              </w:rPr>
            </w:pPr>
            <w:r w:rsidRPr="00E31C81">
              <w:rPr>
                <w:rFonts w:asciiTheme="minorHAnsi" w:hAnsiTheme="minorHAnsi"/>
                <w:color w:val="auto"/>
                <w:sz w:val="22"/>
                <w:szCs w:val="22"/>
              </w:rPr>
              <w:t>*Rather than setting it as a fixed value, please have it point to the rate table.</w:t>
            </w:r>
          </w:p>
          <w:p w14:paraId="04383003" w14:textId="76251C32" w:rsidR="006E1E0E" w:rsidRPr="00033ECE" w:rsidRDefault="00B6267D" w:rsidP="00E31C81">
            <w:pPr>
              <w:ind w:left="0"/>
              <w:rPr>
                <w:rFonts w:asciiTheme="minorHAnsi" w:hAnsiTheme="minorHAnsi"/>
                <w:color w:val="auto"/>
                <w:sz w:val="22"/>
                <w:szCs w:val="22"/>
                <w:lang w:eastAsia="en-CA"/>
              </w:rPr>
            </w:pPr>
            <w:r w:rsidRPr="00033ECE">
              <w:rPr>
                <w:rFonts w:asciiTheme="minorHAnsi" w:hAnsiTheme="minorHAnsi"/>
                <w:color w:val="auto"/>
                <w:sz w:val="22"/>
                <w:szCs w:val="22"/>
                <w:vertAlign w:val="superscript"/>
                <w:lang w:eastAsia="en-CA"/>
              </w:rPr>
              <w:t>a</w:t>
            </w:r>
            <w:r w:rsidR="00BE532B" w:rsidRPr="00033ECE">
              <w:rPr>
                <w:rFonts w:asciiTheme="minorHAnsi" w:hAnsiTheme="minorHAnsi"/>
                <w:color w:val="auto"/>
                <w:sz w:val="22"/>
                <w:szCs w:val="22"/>
                <w:lang w:eastAsia="en-CA"/>
              </w:rPr>
              <w:t xml:space="preserve"> Include all service with</w:t>
            </w:r>
            <w:r w:rsidRPr="00033ECE">
              <w:rPr>
                <w:rFonts w:asciiTheme="minorHAnsi" w:hAnsiTheme="minorHAnsi"/>
                <w:color w:val="auto"/>
                <w:sz w:val="22"/>
                <w:szCs w:val="22"/>
                <w:lang w:eastAsia="en-CA"/>
              </w:rPr>
              <w:t xml:space="preserve"> </w:t>
            </w:r>
            <w:r w:rsidR="00BE532B" w:rsidRPr="00033ECE">
              <w:rPr>
                <w:rFonts w:asciiTheme="minorHAnsi" w:hAnsiTheme="minorHAnsi"/>
                <w:color w:val="auto"/>
                <w:sz w:val="22"/>
                <w:szCs w:val="22"/>
                <w:lang w:eastAsia="en-CA"/>
              </w:rPr>
              <w:t>Transaction Indicator &lt;&gt; REGUL.</w:t>
            </w:r>
          </w:p>
          <w:p w14:paraId="2FCFC386" w14:textId="77777777" w:rsidR="00B6267D" w:rsidRDefault="00B6267D" w:rsidP="00B6267D">
            <w:pPr>
              <w:ind w:left="0"/>
              <w:rPr>
                <w:rFonts w:asciiTheme="minorHAnsi" w:hAnsiTheme="minorHAnsi"/>
                <w:sz w:val="22"/>
                <w:szCs w:val="22"/>
              </w:rPr>
            </w:pPr>
            <w:r w:rsidRPr="00033ECE">
              <w:rPr>
                <w:rFonts w:asciiTheme="minorHAnsi" w:hAnsiTheme="minorHAnsi"/>
                <w:color w:val="auto"/>
                <w:sz w:val="22"/>
                <w:szCs w:val="22"/>
                <w:vertAlign w:val="superscript"/>
                <w:lang w:eastAsia="en-CA"/>
              </w:rPr>
              <w:t>b</w:t>
            </w:r>
            <w:r w:rsidRPr="00033ECE">
              <w:rPr>
                <w:rFonts w:asciiTheme="minorHAnsi" w:hAnsiTheme="minorHAnsi"/>
                <w:color w:val="auto"/>
                <w:sz w:val="22"/>
                <w:szCs w:val="22"/>
                <w:lang w:eastAsia="en-CA"/>
              </w:rPr>
              <w:t xml:space="preserve"> </w:t>
            </w:r>
            <w:r w:rsidRPr="00033ECE">
              <w:rPr>
                <w:rFonts w:asciiTheme="minorHAnsi" w:hAnsiTheme="minorHAnsi"/>
                <w:color w:val="auto"/>
                <w:sz w:val="22"/>
                <w:szCs w:val="22"/>
              </w:rPr>
              <w:t xml:space="preserve">In </w:t>
            </w:r>
            <w:r w:rsidRPr="006C08D1">
              <w:rPr>
                <w:rFonts w:asciiTheme="minorHAnsi" w:hAnsiTheme="minorHAnsi"/>
                <w:sz w:val="22"/>
                <w:szCs w:val="22"/>
              </w:rPr>
              <w:t xml:space="preserve">the case of amalgamation, the validation will </w:t>
            </w:r>
            <w:r>
              <w:rPr>
                <w:rFonts w:asciiTheme="minorHAnsi" w:hAnsiTheme="minorHAnsi"/>
                <w:sz w:val="22"/>
                <w:szCs w:val="22"/>
              </w:rPr>
              <w:t>account for any</w:t>
            </w:r>
            <w:r w:rsidRPr="006C08D1">
              <w:rPr>
                <w:rFonts w:asciiTheme="minorHAnsi" w:hAnsiTheme="minorHAnsi"/>
                <w:sz w:val="22"/>
                <w:szCs w:val="22"/>
              </w:rPr>
              <w:t xml:space="preserve"> data reported </w:t>
            </w:r>
            <w:r>
              <w:rPr>
                <w:rFonts w:asciiTheme="minorHAnsi" w:hAnsiTheme="minorHAnsi"/>
                <w:sz w:val="22"/>
                <w:szCs w:val="22"/>
              </w:rPr>
              <w:t>since</w:t>
            </w:r>
            <w:r w:rsidRPr="006C08D1">
              <w:rPr>
                <w:rFonts w:asciiTheme="minorHAnsi" w:hAnsiTheme="minorHAnsi"/>
                <w:sz w:val="22"/>
                <w:szCs w:val="22"/>
              </w:rPr>
              <w:t xml:space="preserve"> the </w:t>
            </w:r>
            <w:r>
              <w:rPr>
                <w:rFonts w:asciiTheme="minorHAnsi" w:hAnsiTheme="minorHAnsi"/>
                <w:sz w:val="22"/>
                <w:szCs w:val="22"/>
              </w:rPr>
              <w:t>Permanency</w:t>
            </w:r>
            <w:r w:rsidRPr="006C08D1">
              <w:rPr>
                <w:rFonts w:asciiTheme="minorHAnsi" w:hAnsiTheme="minorHAnsi"/>
                <w:sz w:val="22"/>
                <w:szCs w:val="22"/>
              </w:rPr>
              <w:t>Date of the AFE employer (A</w:t>
            </w:r>
            <w:r>
              <w:rPr>
                <w:rFonts w:asciiTheme="minorHAnsi" w:hAnsiTheme="minorHAnsi"/>
                <w:sz w:val="22"/>
                <w:szCs w:val="22"/>
              </w:rPr>
              <w:t>malgamated</w:t>
            </w:r>
            <w:r w:rsidRPr="006C08D1">
              <w:rPr>
                <w:rFonts w:asciiTheme="minorHAnsi" w:hAnsiTheme="minorHAnsi"/>
                <w:sz w:val="22"/>
                <w:szCs w:val="22"/>
              </w:rPr>
              <w:t>F</w:t>
            </w:r>
            <w:r>
              <w:rPr>
                <w:rFonts w:asciiTheme="minorHAnsi" w:hAnsiTheme="minorHAnsi"/>
                <w:sz w:val="22"/>
                <w:szCs w:val="22"/>
              </w:rPr>
              <w:t>romEmployment.Permanency</w:t>
            </w:r>
            <w:r w:rsidRPr="006C08D1">
              <w:rPr>
                <w:rFonts w:asciiTheme="minorHAnsi" w:hAnsiTheme="minorHAnsi"/>
                <w:sz w:val="22"/>
                <w:szCs w:val="22"/>
              </w:rPr>
              <w:t>Date).</w:t>
            </w:r>
          </w:p>
          <w:p w14:paraId="4AD20B4A" w14:textId="508CBBA1" w:rsidR="00B6267D" w:rsidRPr="00E31C81" w:rsidRDefault="00B6267D" w:rsidP="00B6267D">
            <w:pPr>
              <w:ind w:left="0"/>
              <w:rPr>
                <w:rFonts w:asciiTheme="minorHAnsi" w:hAnsiTheme="minorHAnsi"/>
                <w:color w:val="auto"/>
                <w:sz w:val="22"/>
                <w:szCs w:val="22"/>
              </w:rPr>
            </w:pPr>
            <w:r>
              <w:rPr>
                <w:rFonts w:asciiTheme="minorHAnsi" w:hAnsiTheme="minorHAnsi"/>
                <w:color w:val="auto"/>
                <w:sz w:val="22"/>
                <w:szCs w:val="22"/>
                <w:vertAlign w:val="superscript"/>
              </w:rPr>
              <w:t xml:space="preserve">c </w:t>
            </w:r>
            <w:r>
              <w:rPr>
                <w:rFonts w:asciiTheme="minorHAnsi" w:hAnsiTheme="minorHAnsi"/>
                <w:sz w:val="22"/>
                <w:szCs w:val="22"/>
              </w:rPr>
              <w:t>Only Retro contributions PAID in the targeted Year should be used in AE calculation</w:t>
            </w:r>
          </w:p>
        </w:tc>
      </w:tr>
      <w:tr w:rsidR="005403DB" w:rsidRPr="00A61AB1" w14:paraId="0FC7035F"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CBDB96" w14:textId="7AFCF23B" w:rsidR="005403DB" w:rsidRDefault="005403DB" w:rsidP="0044389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9B3BF84" w14:textId="08B7928B" w:rsidR="005403DB" w:rsidRPr="005403DB" w:rsidRDefault="00E31C81" w:rsidP="00B6267D">
            <w:pPr>
              <w:spacing w:before="0" w:after="0" w:line="240" w:lineRule="auto"/>
              <w:ind w:left="0"/>
              <w:rPr>
                <w:rFonts w:asciiTheme="minorHAnsi" w:hAnsiTheme="minorHAnsi"/>
                <w:color w:val="auto"/>
                <w:sz w:val="22"/>
                <w:szCs w:val="22"/>
              </w:rPr>
            </w:pPr>
            <w:r w:rsidRPr="00F7094F">
              <w:rPr>
                <w:rFonts w:asciiTheme="minorHAnsi" w:hAnsiTheme="minorHAnsi"/>
                <w:color w:val="auto"/>
                <w:sz w:val="22"/>
                <w:szCs w:val="22"/>
              </w:rPr>
              <w:t>Default PA Tolerance = 0</w:t>
            </w:r>
          </w:p>
        </w:tc>
      </w:tr>
      <w:tr w:rsidR="00E651D2" w:rsidRPr="00A61AB1" w14:paraId="03B5F098"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66D5EEB" w14:textId="6A3308DB" w:rsidR="00E651D2" w:rsidRDefault="00E31C81" w:rsidP="0044389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CDF0B01" w14:textId="478DDDD2" w:rsidR="001E5789" w:rsidRPr="00E31C81" w:rsidRDefault="00E651D2" w:rsidP="00443898">
            <w:pPr>
              <w:spacing w:before="60" w:after="60"/>
              <w:ind w:left="0"/>
              <w:rPr>
                <w:rFonts w:asciiTheme="minorHAnsi" w:hAnsiTheme="minorHAnsi"/>
                <w:color w:val="auto"/>
                <w:sz w:val="22"/>
                <w:szCs w:val="22"/>
              </w:rPr>
            </w:pPr>
            <w:r w:rsidRPr="00E31C81">
              <w:rPr>
                <w:rFonts w:asciiTheme="minorHAnsi" w:hAnsiTheme="minorHAnsi"/>
                <w:color w:val="auto"/>
                <w:sz w:val="22"/>
                <w:szCs w:val="22"/>
              </w:rPr>
              <w:t xml:space="preserve">The {2} for {3} </w:t>
            </w:r>
            <w:r w:rsidR="001E5789" w:rsidRPr="001E5789">
              <w:rPr>
                <w:b/>
              </w:rPr>
              <w:t>with disability service</w:t>
            </w:r>
            <w:r w:rsidR="001E5789" w:rsidRPr="001E5789">
              <w:rPr>
                <w:rFonts w:asciiTheme="minorHAnsi" w:hAnsiTheme="minorHAnsi"/>
                <w:b/>
                <w:color w:val="auto"/>
                <w:sz w:val="22"/>
                <w:szCs w:val="22"/>
              </w:rPr>
              <w:t xml:space="preserve"> </w:t>
            </w:r>
            <w:r w:rsidRPr="00E31C81">
              <w:rPr>
                <w:rFonts w:asciiTheme="minorHAnsi" w:hAnsiTheme="minorHAnsi"/>
                <w:color w:val="auto"/>
                <w:sz w:val="22"/>
                <w:szCs w:val="22"/>
              </w:rPr>
              <w:t>is incorrect based on the data provided. The HOOPP calculated value is {4}.</w:t>
            </w:r>
          </w:p>
        </w:tc>
      </w:tr>
      <w:tr w:rsidR="00E651D2" w:rsidRPr="00A61AB1" w14:paraId="35938733"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77DC0C8" w14:textId="77777777" w:rsidR="00E31C81" w:rsidRDefault="00E31C81" w:rsidP="00E31C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94CA807" w14:textId="340C1CD1" w:rsidR="00E651D2" w:rsidRDefault="00E31C81" w:rsidP="0044389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CD6C013" w14:textId="2FCD8FD1" w:rsidR="00E651D2" w:rsidRPr="00E31C81" w:rsidRDefault="00FC3B8C" w:rsidP="00FC3B8C">
            <w:pPr>
              <w:spacing w:before="60" w:after="60"/>
              <w:ind w:left="0"/>
              <w:rPr>
                <w:rFonts w:asciiTheme="minorHAnsi" w:hAnsiTheme="minorHAnsi"/>
                <w:color w:val="auto"/>
                <w:sz w:val="22"/>
                <w:szCs w:val="22"/>
              </w:rPr>
            </w:pPr>
            <w:r>
              <w:rPr>
                <w:rFonts w:asciiTheme="minorHAnsi" w:hAnsiTheme="minorHAnsi"/>
                <w:color w:val="auto"/>
                <w:sz w:val="22"/>
                <w:szCs w:val="22"/>
              </w:rPr>
              <w:t>Reported PA with disability service not in line.</w:t>
            </w:r>
          </w:p>
        </w:tc>
      </w:tr>
      <w:tr w:rsidR="00E651D2" w:rsidRPr="0085712F" w14:paraId="2F52105D"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7B67163" w14:textId="77777777" w:rsidR="00E651D2" w:rsidRPr="0085712F" w:rsidRDefault="00E651D2" w:rsidP="00443898">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D5C4E11" w14:textId="77777777" w:rsidR="00E31C81" w:rsidRDefault="00E31C81" w:rsidP="00E31C81">
            <w:pPr>
              <w:spacing w:before="60" w:after="60"/>
              <w:ind w:left="0"/>
              <w:rPr>
                <w:rFonts w:asciiTheme="minorHAnsi" w:hAnsiTheme="minorHAnsi" w:cs="Calibri"/>
                <w:color w:val="auto"/>
                <w:sz w:val="22"/>
                <w:szCs w:val="22"/>
              </w:rPr>
            </w:pPr>
            <w:r>
              <w:rPr>
                <w:rFonts w:asciiTheme="minorHAnsi" w:hAnsiTheme="minorHAnsi" w:cs="Calibri"/>
                <w:color w:val="auto"/>
                <w:sz w:val="22"/>
                <w:szCs w:val="22"/>
              </w:rPr>
              <w:t>For Core Data:</w:t>
            </w:r>
          </w:p>
          <w:p w14:paraId="392BD1F8" w14:textId="77777777" w:rsidR="00E31C81" w:rsidRPr="0017254B" w:rsidRDefault="00E31C81" w:rsidP="00E31C81">
            <w:pPr>
              <w:spacing w:before="60" w:after="60"/>
              <w:ind w:left="720"/>
              <w:rPr>
                <w:rFonts w:asciiTheme="minorHAnsi" w:hAnsiTheme="minorHAnsi" w:cs="Calibri"/>
                <w:color w:val="auto"/>
                <w:sz w:val="22"/>
                <w:szCs w:val="22"/>
              </w:rPr>
            </w:pPr>
            <w:r w:rsidRPr="0017254B">
              <w:rPr>
                <w:rFonts w:asciiTheme="minorHAnsi" w:hAnsiTheme="minorHAnsi" w:cs="Calibri"/>
                <w:color w:val="auto"/>
                <w:sz w:val="22"/>
                <w:szCs w:val="22"/>
              </w:rPr>
              <w:t xml:space="preserve">2:  </w:t>
            </w:r>
            <w:r>
              <w:rPr>
                <w:rFonts w:asciiTheme="minorHAnsi" w:hAnsiTheme="minorHAnsi"/>
                <w:color w:val="auto"/>
                <w:sz w:val="22"/>
                <w:szCs w:val="22"/>
                <w:lang w:eastAsia="en-CA"/>
              </w:rPr>
              <w:t>Word: PA</w:t>
            </w:r>
          </w:p>
          <w:p w14:paraId="6122F13B" w14:textId="77777777" w:rsidR="00E31C81" w:rsidRPr="0017254B" w:rsidRDefault="00E31C81" w:rsidP="00E31C81">
            <w:pPr>
              <w:spacing w:before="60" w:after="60"/>
              <w:ind w:left="720"/>
              <w:rPr>
                <w:rFonts w:asciiTheme="minorHAnsi" w:hAnsiTheme="minorHAnsi"/>
                <w:sz w:val="22"/>
                <w:szCs w:val="22"/>
                <w:lang w:val="en-US" w:eastAsia="en-CA"/>
              </w:rPr>
            </w:pPr>
            <w:r w:rsidRPr="0017254B">
              <w:rPr>
                <w:rFonts w:asciiTheme="minorHAnsi" w:hAnsiTheme="minorHAnsi" w:cs="Calibri"/>
                <w:color w:val="auto"/>
                <w:sz w:val="22"/>
                <w:szCs w:val="22"/>
              </w:rPr>
              <w:t>3:  Year(</w:t>
            </w:r>
            <w:r w:rsidRPr="0017254B">
              <w:rPr>
                <w:rFonts w:asciiTheme="minorHAnsi" w:hAnsiTheme="minorHAnsi"/>
                <w:sz w:val="22"/>
                <w:szCs w:val="22"/>
                <w:lang w:val="en-US" w:eastAsia="en-CA"/>
              </w:rPr>
              <w:t>Execution Parameter.StartDate)</w:t>
            </w:r>
          </w:p>
          <w:p w14:paraId="148D51FB" w14:textId="77777777" w:rsidR="00E31C81" w:rsidRDefault="00E31C81" w:rsidP="00E31C81">
            <w:pPr>
              <w:spacing w:before="60" w:after="60"/>
              <w:ind w:left="720"/>
              <w:rPr>
                <w:rFonts w:asciiTheme="minorHAnsi" w:hAnsiTheme="minorHAnsi"/>
                <w:sz w:val="22"/>
                <w:szCs w:val="22"/>
                <w:lang w:val="en-US" w:eastAsia="en-CA"/>
              </w:rPr>
            </w:pPr>
            <w:r w:rsidRPr="0017254B">
              <w:rPr>
                <w:rFonts w:asciiTheme="minorHAnsi" w:hAnsiTheme="minorHAnsi"/>
                <w:sz w:val="22"/>
                <w:szCs w:val="22"/>
                <w:lang w:val="en-US" w:eastAsia="en-CA"/>
              </w:rPr>
              <w:t>4:  CalculatedPA (rounded to whole number)</w:t>
            </w:r>
          </w:p>
          <w:p w14:paraId="0C8ED318" w14:textId="77777777" w:rsidR="00E31C81" w:rsidRDefault="00E31C81" w:rsidP="00E31C81">
            <w:pPr>
              <w:spacing w:before="60" w:after="60"/>
              <w:ind w:left="0"/>
              <w:rPr>
                <w:rFonts w:asciiTheme="minorHAnsi" w:hAnsiTheme="minorHAnsi"/>
                <w:sz w:val="22"/>
                <w:szCs w:val="22"/>
                <w:lang w:val="en-US" w:eastAsia="en-CA"/>
              </w:rPr>
            </w:pPr>
            <w:r>
              <w:rPr>
                <w:rFonts w:asciiTheme="minorHAnsi" w:hAnsiTheme="minorHAnsi"/>
                <w:sz w:val="22"/>
                <w:szCs w:val="22"/>
                <w:lang w:val="en-US" w:eastAsia="en-CA"/>
              </w:rPr>
              <w:t>For Previous Year Adjustment:</w:t>
            </w:r>
          </w:p>
          <w:p w14:paraId="5E44E914" w14:textId="77777777" w:rsidR="00E31C81" w:rsidRDefault="00E31C81" w:rsidP="00E31C81">
            <w:pPr>
              <w:spacing w:before="60" w:after="60"/>
              <w:ind w:left="720"/>
              <w:rPr>
                <w:rFonts w:asciiTheme="minorHAnsi" w:hAnsiTheme="minorHAnsi"/>
                <w:sz w:val="22"/>
                <w:szCs w:val="22"/>
                <w:lang w:eastAsia="en-CA"/>
              </w:rPr>
            </w:pPr>
            <w:r>
              <w:rPr>
                <w:rFonts w:asciiTheme="minorHAnsi" w:hAnsiTheme="minorHAnsi" w:cs="Calibri"/>
                <w:color w:val="auto"/>
                <w:sz w:val="22"/>
                <w:szCs w:val="22"/>
              </w:rPr>
              <w:t xml:space="preserve">2:  </w:t>
            </w:r>
            <w:r>
              <w:rPr>
                <w:rFonts w:asciiTheme="minorHAnsi" w:hAnsiTheme="minorHAnsi"/>
                <w:sz w:val="22"/>
                <w:szCs w:val="22"/>
                <w:lang w:eastAsia="en-CA"/>
              </w:rPr>
              <w:t>Word: Amended PA</w:t>
            </w:r>
          </w:p>
          <w:p w14:paraId="14AE884C" w14:textId="77777777" w:rsidR="00E31C81" w:rsidRDefault="00E31C81" w:rsidP="00E31C81">
            <w:pPr>
              <w:spacing w:before="60" w:after="60"/>
              <w:ind w:left="720"/>
              <w:rPr>
                <w:rFonts w:asciiTheme="minorHAnsi" w:hAnsiTheme="minorHAnsi"/>
                <w:sz w:val="22"/>
                <w:szCs w:val="22"/>
                <w:lang w:val="en-US" w:eastAsia="en-CA"/>
              </w:rPr>
            </w:pPr>
            <w:r>
              <w:rPr>
                <w:rFonts w:asciiTheme="minorHAnsi" w:hAnsiTheme="minorHAnsi" w:cs="Calibri"/>
                <w:color w:val="auto"/>
                <w:sz w:val="22"/>
                <w:szCs w:val="22"/>
              </w:rPr>
              <w:t>3:  File.AdjustmentYear</w:t>
            </w:r>
          </w:p>
          <w:p w14:paraId="06AF91E5" w14:textId="77777777" w:rsidR="00E31C81" w:rsidRDefault="00E31C81" w:rsidP="00E31C81">
            <w:pPr>
              <w:spacing w:before="60" w:after="60"/>
              <w:ind w:left="720"/>
              <w:rPr>
                <w:rFonts w:asciiTheme="minorHAnsi" w:hAnsiTheme="minorHAnsi"/>
                <w:color w:val="auto"/>
                <w:sz w:val="22"/>
                <w:szCs w:val="22"/>
                <w:lang w:val="en-US" w:eastAsia="en-CA"/>
              </w:rPr>
            </w:pPr>
            <w:r>
              <w:rPr>
                <w:rFonts w:asciiTheme="minorHAnsi" w:hAnsiTheme="minorHAnsi"/>
                <w:sz w:val="22"/>
                <w:szCs w:val="22"/>
                <w:lang w:val="en-US" w:eastAsia="en-CA"/>
              </w:rPr>
              <w:t xml:space="preserve">4:  </w:t>
            </w:r>
            <w:r w:rsidRPr="008B19A8">
              <w:rPr>
                <w:rFonts w:asciiTheme="minorHAnsi" w:hAnsiTheme="minorHAnsi"/>
                <w:color w:val="auto"/>
                <w:sz w:val="22"/>
                <w:szCs w:val="22"/>
                <w:lang w:val="en-US" w:eastAsia="en-CA"/>
              </w:rPr>
              <w:t>CalculatedPA (using formula as indicated above)</w:t>
            </w:r>
          </w:p>
          <w:p w14:paraId="187CC035" w14:textId="77777777" w:rsidR="00E31C81" w:rsidRDefault="00E31C81" w:rsidP="00E31C81">
            <w:pPr>
              <w:spacing w:before="60" w:after="60"/>
              <w:ind w:left="0"/>
              <w:rPr>
                <w:rFonts w:asciiTheme="minorHAnsi" w:hAnsiTheme="minorHAnsi"/>
                <w:color w:val="auto"/>
                <w:sz w:val="22"/>
                <w:szCs w:val="22"/>
                <w:lang w:val="en-US" w:eastAsia="en-CA"/>
              </w:rPr>
            </w:pPr>
            <w:r>
              <w:rPr>
                <w:rFonts w:asciiTheme="minorHAnsi" w:hAnsiTheme="minorHAnsi"/>
                <w:color w:val="auto"/>
                <w:sz w:val="22"/>
                <w:szCs w:val="22"/>
                <w:lang w:val="en-US" w:eastAsia="en-CA"/>
              </w:rPr>
              <w:t>For Contributory Leaves (Remittance):</w:t>
            </w:r>
          </w:p>
          <w:p w14:paraId="04E665B5" w14:textId="77777777" w:rsidR="00E31C81" w:rsidRDefault="00E31C81" w:rsidP="00E31C81">
            <w:pPr>
              <w:spacing w:before="60" w:after="60"/>
              <w:ind w:left="720"/>
              <w:rPr>
                <w:rFonts w:asciiTheme="minorHAnsi" w:hAnsiTheme="minorHAnsi"/>
                <w:sz w:val="22"/>
                <w:szCs w:val="22"/>
                <w:lang w:eastAsia="en-CA"/>
              </w:rPr>
            </w:pPr>
            <w:r>
              <w:rPr>
                <w:rFonts w:asciiTheme="minorHAnsi" w:hAnsiTheme="minorHAnsi" w:cs="Calibri"/>
                <w:color w:val="auto"/>
                <w:sz w:val="22"/>
                <w:szCs w:val="22"/>
              </w:rPr>
              <w:t xml:space="preserve">2:  </w:t>
            </w:r>
            <w:r>
              <w:rPr>
                <w:rFonts w:asciiTheme="minorHAnsi" w:hAnsiTheme="minorHAnsi"/>
                <w:sz w:val="22"/>
                <w:szCs w:val="22"/>
                <w:lang w:eastAsia="en-CA"/>
              </w:rPr>
              <w:t>Word: Amended PA</w:t>
            </w:r>
          </w:p>
          <w:p w14:paraId="15D889ED" w14:textId="77777777" w:rsidR="00E31C81" w:rsidRDefault="00E31C81" w:rsidP="00E31C81">
            <w:pPr>
              <w:spacing w:before="60" w:after="60"/>
              <w:ind w:left="720"/>
              <w:rPr>
                <w:rFonts w:asciiTheme="minorHAnsi" w:hAnsiTheme="minorHAnsi"/>
                <w:sz w:val="22"/>
                <w:szCs w:val="22"/>
                <w:lang w:val="en-US" w:eastAsia="en-CA"/>
              </w:rPr>
            </w:pPr>
            <w:r>
              <w:rPr>
                <w:rFonts w:asciiTheme="minorHAnsi" w:hAnsiTheme="minorHAnsi" w:cs="Calibri"/>
                <w:color w:val="auto"/>
                <w:sz w:val="22"/>
                <w:szCs w:val="22"/>
              </w:rPr>
              <w:t>3:  File.Year</w:t>
            </w:r>
          </w:p>
          <w:p w14:paraId="2F301347" w14:textId="77777777" w:rsidR="00E31C81" w:rsidRDefault="00E31C81" w:rsidP="00E31C81">
            <w:pPr>
              <w:spacing w:before="60" w:after="60"/>
              <w:ind w:left="720"/>
              <w:rPr>
                <w:rFonts w:asciiTheme="minorHAnsi" w:hAnsiTheme="minorHAnsi"/>
                <w:color w:val="auto"/>
                <w:sz w:val="22"/>
                <w:szCs w:val="22"/>
                <w:lang w:val="en-US" w:eastAsia="en-CA"/>
              </w:rPr>
            </w:pPr>
            <w:r>
              <w:rPr>
                <w:rFonts w:asciiTheme="minorHAnsi" w:hAnsiTheme="minorHAnsi"/>
                <w:sz w:val="22"/>
                <w:szCs w:val="22"/>
                <w:lang w:val="en-US" w:eastAsia="en-CA"/>
              </w:rPr>
              <w:t xml:space="preserve">4:  </w:t>
            </w:r>
            <w:r w:rsidRPr="008B19A8">
              <w:rPr>
                <w:rFonts w:asciiTheme="minorHAnsi" w:hAnsiTheme="minorHAnsi"/>
                <w:color w:val="auto"/>
                <w:sz w:val="22"/>
                <w:szCs w:val="22"/>
                <w:lang w:val="en-US" w:eastAsia="en-CA"/>
              </w:rPr>
              <w:t>CalculatedPA (using formula as indicated above)</w:t>
            </w:r>
          </w:p>
          <w:p w14:paraId="62605DE3" w14:textId="77777777" w:rsidR="00E31C81" w:rsidRDefault="00E31C81" w:rsidP="00E31C81">
            <w:pPr>
              <w:spacing w:before="60" w:after="60"/>
              <w:ind w:left="0"/>
              <w:rPr>
                <w:rFonts w:asciiTheme="minorHAnsi" w:hAnsiTheme="minorHAnsi"/>
                <w:color w:val="auto"/>
                <w:sz w:val="22"/>
                <w:szCs w:val="22"/>
                <w:lang w:val="en-US" w:eastAsia="en-CA"/>
              </w:rPr>
            </w:pPr>
            <w:r>
              <w:rPr>
                <w:rFonts w:asciiTheme="minorHAnsi" w:hAnsiTheme="minorHAnsi"/>
                <w:color w:val="auto"/>
                <w:sz w:val="22"/>
                <w:szCs w:val="22"/>
                <w:lang w:val="en-US" w:eastAsia="en-CA"/>
              </w:rPr>
              <w:t>Events:</w:t>
            </w:r>
          </w:p>
          <w:p w14:paraId="25FEB82A" w14:textId="20C13EE4" w:rsidR="00E31C81" w:rsidRDefault="00E31C81" w:rsidP="00E31C81">
            <w:pPr>
              <w:spacing w:before="60" w:after="60"/>
              <w:ind w:left="720"/>
              <w:rPr>
                <w:rFonts w:asciiTheme="minorHAnsi" w:hAnsiTheme="minorHAnsi"/>
                <w:sz w:val="22"/>
                <w:szCs w:val="22"/>
                <w:lang w:eastAsia="en-CA"/>
              </w:rPr>
            </w:pPr>
            <w:r>
              <w:rPr>
                <w:rFonts w:asciiTheme="minorHAnsi" w:hAnsiTheme="minorHAnsi"/>
                <w:sz w:val="22"/>
                <w:szCs w:val="22"/>
                <w:lang w:eastAsia="en-CA"/>
              </w:rPr>
              <w:t xml:space="preserve">2. </w:t>
            </w:r>
            <w:r w:rsidR="00F96860">
              <w:rPr>
                <w:rFonts w:asciiTheme="minorHAnsi" w:hAnsiTheme="minorHAnsi"/>
                <w:sz w:val="22"/>
                <w:szCs w:val="22"/>
                <w:lang w:eastAsia="en-CA"/>
              </w:rPr>
              <w:t>Word: PA</w:t>
            </w:r>
          </w:p>
          <w:p w14:paraId="4FC7BE09" w14:textId="77777777" w:rsidR="00894D79" w:rsidRDefault="00E31C81" w:rsidP="00E31C81">
            <w:pPr>
              <w:spacing w:before="60" w:after="60"/>
              <w:ind w:left="720"/>
              <w:rPr>
                <w:color w:val="0000FF"/>
              </w:rPr>
            </w:pPr>
            <w:r>
              <w:rPr>
                <w:rFonts w:asciiTheme="minorHAnsi" w:hAnsiTheme="minorHAnsi" w:cs="Calibri"/>
                <w:color w:val="auto"/>
                <w:sz w:val="22"/>
                <w:szCs w:val="22"/>
              </w:rPr>
              <w:t>3</w:t>
            </w:r>
            <w:r w:rsidRPr="00894D79">
              <w:rPr>
                <w:rFonts w:asciiTheme="minorHAnsi" w:hAnsiTheme="minorHAnsi" w:cs="Calibri"/>
                <w:color w:val="auto"/>
                <w:sz w:val="22"/>
                <w:szCs w:val="22"/>
              </w:rPr>
              <w:t xml:space="preserve">:  File.Year(EmploymentEndDate or DeathDate) or </w:t>
            </w:r>
            <w:r w:rsidR="00F96860" w:rsidRPr="00894D79">
              <w:rPr>
                <w:color w:val="auto"/>
              </w:rPr>
              <w:t>File.Year(EmploymentEndDate)-1 or File.Year(Death Date)-1</w:t>
            </w:r>
          </w:p>
          <w:p w14:paraId="4925198D" w14:textId="3CD230CB" w:rsidR="00E651D2" w:rsidRPr="00E651D2" w:rsidRDefault="00E31C81" w:rsidP="00E31C81">
            <w:pPr>
              <w:spacing w:before="60" w:after="60"/>
              <w:ind w:left="720"/>
              <w:rPr>
                <w:rFonts w:asciiTheme="minorHAnsi" w:hAnsiTheme="minorHAnsi" w:cs="Calibri"/>
                <w:color w:val="auto"/>
                <w:sz w:val="22"/>
                <w:szCs w:val="22"/>
              </w:rPr>
            </w:pPr>
            <w:r>
              <w:rPr>
                <w:rFonts w:asciiTheme="minorHAnsi" w:hAnsiTheme="minorHAnsi"/>
                <w:sz w:val="22"/>
                <w:szCs w:val="22"/>
                <w:lang w:val="en-US" w:eastAsia="en-CA"/>
              </w:rPr>
              <w:t>4: CalculatedPA</w:t>
            </w:r>
          </w:p>
        </w:tc>
      </w:tr>
      <w:tr w:rsidR="00BD619C" w:rsidRPr="0085712F" w14:paraId="417EE0B1"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2B369B" w14:textId="4600E069" w:rsidR="00BD619C" w:rsidRDefault="00BD619C" w:rsidP="00BD619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Amalgamation updates required</w:t>
            </w:r>
          </w:p>
        </w:tc>
        <w:tc>
          <w:tcPr>
            <w:tcW w:w="8448" w:type="dxa"/>
            <w:tcBorders>
              <w:top w:val="single" w:sz="4" w:space="0" w:color="auto"/>
              <w:left w:val="single" w:sz="4" w:space="0" w:color="auto"/>
              <w:bottom w:val="single" w:sz="4" w:space="0" w:color="auto"/>
              <w:right w:val="single" w:sz="4" w:space="0" w:color="auto"/>
            </w:tcBorders>
            <w:vAlign w:val="center"/>
          </w:tcPr>
          <w:p w14:paraId="29DA947A" w14:textId="27D118BE" w:rsidR="00BD619C" w:rsidRPr="00E31C81" w:rsidRDefault="00BD619C" w:rsidP="00BD619C">
            <w:pPr>
              <w:spacing w:before="0" w:after="0" w:line="240" w:lineRule="auto"/>
              <w:ind w:left="0"/>
              <w:rPr>
                <w:rFonts w:asciiTheme="minorHAnsi" w:hAnsiTheme="minorHAnsi"/>
                <w:color w:val="auto"/>
                <w:sz w:val="22"/>
                <w:szCs w:val="22"/>
                <w:lang w:eastAsia="en-CA"/>
              </w:rPr>
            </w:pPr>
            <w:r w:rsidRPr="006C08D1">
              <w:rPr>
                <w:rFonts w:asciiTheme="minorHAnsi" w:hAnsiTheme="minorHAnsi"/>
                <w:sz w:val="22"/>
                <w:szCs w:val="22"/>
              </w:rPr>
              <w:t>This validation is specific to the employer that provided the transaction.</w:t>
            </w:r>
            <w:r w:rsidRPr="00A32EF5">
              <w:rPr>
                <w:rFonts w:asciiTheme="minorHAnsi" w:hAnsiTheme="minorHAnsi"/>
                <w:sz w:val="22"/>
                <w:szCs w:val="22"/>
                <w:lang w:eastAsia="en-CA"/>
              </w:rPr>
              <w:t xml:space="preserve"> Amalgamation cases are identified by an employment record being linked to another employment record through the amalgamation links</w:t>
            </w:r>
            <w:r w:rsidRPr="006C08D1">
              <w:rPr>
                <w:rFonts w:asciiTheme="minorHAnsi" w:hAnsiTheme="minorHAnsi"/>
                <w:sz w:val="22"/>
                <w:szCs w:val="22"/>
              </w:rPr>
              <w:t>.</w:t>
            </w:r>
            <w:r>
              <w:rPr>
                <w:rFonts w:asciiTheme="minorHAnsi" w:hAnsiTheme="minorHAnsi"/>
                <w:sz w:val="22"/>
                <w:szCs w:val="22"/>
              </w:rPr>
              <w:t xml:space="preserve"> Service break transactions overlapping amalgamated employments should be considered as 1 single leave.</w:t>
            </w:r>
          </w:p>
        </w:tc>
      </w:tr>
      <w:tr w:rsidR="00BD619C" w:rsidRPr="0085712F" w14:paraId="69B54CCC"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A4A86F7" w14:textId="77777777" w:rsidR="00BD619C" w:rsidRPr="0085712F" w:rsidRDefault="00BD619C" w:rsidP="00BD619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Warning Override Messages</w:t>
            </w:r>
          </w:p>
        </w:tc>
        <w:tc>
          <w:tcPr>
            <w:tcW w:w="8448" w:type="dxa"/>
            <w:tcBorders>
              <w:top w:val="single" w:sz="4" w:space="0" w:color="auto"/>
              <w:left w:val="single" w:sz="4" w:space="0" w:color="auto"/>
              <w:bottom w:val="single" w:sz="4" w:space="0" w:color="auto"/>
              <w:right w:val="single" w:sz="4" w:space="0" w:color="auto"/>
            </w:tcBorders>
            <w:vAlign w:val="center"/>
          </w:tcPr>
          <w:p w14:paraId="1828A100" w14:textId="77777777" w:rsidR="00BD619C" w:rsidRPr="00E31C81" w:rsidRDefault="00BD619C" w:rsidP="00BD619C">
            <w:pPr>
              <w:spacing w:before="0" w:after="0" w:line="240" w:lineRule="auto"/>
              <w:ind w:left="0"/>
              <w:rPr>
                <w:rFonts w:asciiTheme="minorHAnsi" w:hAnsiTheme="minorHAnsi"/>
                <w:color w:val="auto"/>
                <w:sz w:val="22"/>
                <w:szCs w:val="22"/>
                <w:lang w:eastAsia="en-CA"/>
              </w:rPr>
            </w:pPr>
            <w:r w:rsidRPr="00E31C81">
              <w:rPr>
                <w:rFonts w:asciiTheme="minorHAnsi" w:hAnsiTheme="minorHAnsi"/>
                <w:color w:val="auto"/>
                <w:sz w:val="22"/>
                <w:szCs w:val="22"/>
                <w:lang w:eastAsia="en-CA"/>
              </w:rPr>
              <w:t>N/A</w:t>
            </w:r>
          </w:p>
        </w:tc>
      </w:tr>
      <w:tr w:rsidR="00BD619C" w:rsidRPr="0085712F" w14:paraId="07EAED18"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861D9D" w14:textId="5A966C03" w:rsidR="00BD619C" w:rsidRPr="0085712F" w:rsidRDefault="00BD619C" w:rsidP="00BD619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821CF49" w14:textId="3454C93B" w:rsidR="00BD619C" w:rsidRPr="008451C7" w:rsidRDefault="00BD619C" w:rsidP="00A26B31">
            <w:pPr>
              <w:pStyle w:val="ListParagraph"/>
              <w:numPr>
                <w:ilvl w:val="0"/>
                <w:numId w:val="101"/>
              </w:numPr>
              <w:spacing w:before="60" w:after="60" w:line="240" w:lineRule="auto"/>
              <w:rPr>
                <w:rFonts w:asciiTheme="minorHAnsi" w:hAnsiTheme="minorHAnsi" w:cstheme="minorHAnsi"/>
                <w:sz w:val="22"/>
                <w:szCs w:val="22"/>
                <w:lang w:eastAsia="en-CA"/>
              </w:rPr>
            </w:pPr>
            <w:r w:rsidRPr="008451C7">
              <w:rPr>
                <w:rFonts w:asciiTheme="minorHAnsi" w:hAnsiTheme="minorHAnsi" w:cstheme="minorHAnsi"/>
                <w:sz w:val="22"/>
                <w:szCs w:val="22"/>
                <w:lang w:val="en-US"/>
              </w:rPr>
              <w:t xml:space="preserve">For amalgamated members - if the LTD period is continues from the FROM Amalgamated Empl and the  LTD period at the FROM Empl started before 2017-01-01, then </w:t>
            </w:r>
            <w:r w:rsidR="00A26B31" w:rsidRPr="008451C7">
              <w:rPr>
                <w:rFonts w:asciiTheme="minorHAnsi" w:hAnsiTheme="minorHAnsi" w:cstheme="minorHAnsi"/>
                <w:sz w:val="22"/>
                <w:szCs w:val="22"/>
                <w:lang w:val="en-US"/>
              </w:rPr>
              <w:t>a</w:t>
            </w:r>
            <w:r w:rsidR="006763B9" w:rsidRPr="008451C7">
              <w:rPr>
                <w:rFonts w:asciiTheme="minorHAnsi" w:hAnsiTheme="minorHAnsi" w:cstheme="minorHAnsi"/>
                <w:sz w:val="22"/>
                <w:szCs w:val="22"/>
                <w:lang w:eastAsia="en-CA"/>
              </w:rPr>
              <w:t xml:space="preserve"> </w:t>
            </w:r>
            <w:del w:id="372" w:author="Yann Kouengoua Njaga" w:date="2020-08-27T16:10:00Z">
              <w:r w:rsidR="006763B9" w:rsidRPr="008451C7" w:rsidDel="000F34F5">
                <w:rPr>
                  <w:rFonts w:asciiTheme="minorHAnsi" w:hAnsiTheme="minorHAnsi" w:cstheme="minorHAnsi"/>
                  <w:sz w:val="22"/>
                  <w:szCs w:val="22"/>
                  <w:lang w:eastAsia="en-CA"/>
                </w:rPr>
                <w:delText>new</w:delText>
              </w:r>
              <w:r w:rsidRPr="008451C7" w:rsidDel="000F34F5">
                <w:rPr>
                  <w:rFonts w:asciiTheme="minorHAnsi" w:hAnsiTheme="minorHAnsi" w:cstheme="minorHAnsi"/>
                  <w:sz w:val="22"/>
                  <w:szCs w:val="22"/>
                  <w:lang w:eastAsia="en-CA"/>
                </w:rPr>
                <w:delText xml:space="preserve"> </w:delText>
              </w:r>
            </w:del>
            <w:ins w:id="373" w:author="Yann Kouengoua Njaga" w:date="2020-08-27T16:10:00Z">
              <w:r w:rsidR="000F34F5">
                <w:rPr>
                  <w:rFonts w:asciiTheme="minorHAnsi" w:hAnsiTheme="minorHAnsi" w:cstheme="minorHAnsi"/>
                  <w:sz w:val="22"/>
                  <w:szCs w:val="22"/>
                  <w:lang w:eastAsia="en-CA"/>
                </w:rPr>
                <w:t>stored</w:t>
              </w:r>
              <w:r w:rsidR="000F34F5" w:rsidRPr="008451C7">
                <w:rPr>
                  <w:rFonts w:asciiTheme="minorHAnsi" w:hAnsiTheme="minorHAnsi" w:cstheme="minorHAnsi"/>
                  <w:sz w:val="22"/>
                  <w:szCs w:val="22"/>
                  <w:lang w:eastAsia="en-CA"/>
                </w:rPr>
                <w:t xml:space="preserve"> </w:t>
              </w:r>
            </w:ins>
            <w:r w:rsidRPr="008451C7">
              <w:rPr>
                <w:rFonts w:asciiTheme="minorHAnsi" w:hAnsiTheme="minorHAnsi" w:cstheme="minorHAnsi"/>
                <w:sz w:val="22"/>
                <w:szCs w:val="22"/>
                <w:lang w:eastAsia="en-CA"/>
              </w:rPr>
              <w:t xml:space="preserve">ACW Factor will </w:t>
            </w:r>
            <w:r w:rsidRPr="00CA1AE4">
              <w:rPr>
                <w:rFonts w:asciiTheme="minorHAnsi" w:hAnsiTheme="minorHAnsi" w:cstheme="minorHAnsi"/>
                <w:sz w:val="22"/>
                <w:szCs w:val="22"/>
                <w:lang w:eastAsia="en-CA"/>
              </w:rPr>
              <w:t xml:space="preserve">be </w:t>
            </w:r>
            <w:del w:id="374" w:author="Yann Kouengoua Njaga" w:date="2020-08-27T16:10:00Z">
              <w:r w:rsidRPr="00CA1AE4" w:rsidDel="000F34F5">
                <w:rPr>
                  <w:rFonts w:asciiTheme="minorHAnsi" w:hAnsiTheme="minorHAnsi" w:cstheme="minorHAnsi"/>
                  <w:sz w:val="22"/>
                  <w:szCs w:val="22"/>
                  <w:lang w:eastAsia="en-CA"/>
                </w:rPr>
                <w:delText xml:space="preserve">calculated </w:delText>
              </w:r>
            </w:del>
            <w:ins w:id="375" w:author="Yann Kouengoua Njaga" w:date="2020-08-27T16:10:00Z">
              <w:r w:rsidR="000F34F5">
                <w:rPr>
                  <w:rFonts w:asciiTheme="minorHAnsi" w:hAnsiTheme="minorHAnsi" w:cstheme="minorHAnsi"/>
                  <w:sz w:val="22"/>
                  <w:szCs w:val="22"/>
                  <w:lang w:eastAsia="en-CA"/>
                </w:rPr>
                <w:t>used</w:t>
              </w:r>
              <w:r w:rsidR="000F34F5" w:rsidRPr="00CA1AE4">
                <w:rPr>
                  <w:rFonts w:asciiTheme="minorHAnsi" w:hAnsiTheme="minorHAnsi" w:cstheme="minorHAnsi"/>
                  <w:sz w:val="22"/>
                  <w:szCs w:val="22"/>
                  <w:lang w:eastAsia="en-CA"/>
                </w:rPr>
                <w:t xml:space="preserve"> </w:t>
              </w:r>
            </w:ins>
            <w:r w:rsidRPr="00CA1AE4">
              <w:rPr>
                <w:rFonts w:asciiTheme="minorHAnsi" w:hAnsiTheme="minorHAnsi" w:cstheme="minorHAnsi"/>
                <w:sz w:val="22"/>
                <w:szCs w:val="22"/>
                <w:lang w:eastAsia="en-CA"/>
              </w:rPr>
              <w:t xml:space="preserve">for the impacted population described above . </w:t>
            </w:r>
          </w:p>
          <w:p w14:paraId="741A133C" w14:textId="77777777" w:rsidR="00BD619C" w:rsidRDefault="00BD619C" w:rsidP="00BD619C">
            <w:pPr>
              <w:pStyle w:val="ListParagraph"/>
              <w:numPr>
                <w:ilvl w:val="0"/>
                <w:numId w:val="101"/>
              </w:numPr>
              <w:spacing w:before="60" w:after="60" w:line="240" w:lineRule="auto"/>
              <w:rPr>
                <w:rFonts w:asciiTheme="minorHAnsi" w:hAnsiTheme="minorHAnsi"/>
                <w:color w:val="auto"/>
                <w:sz w:val="22"/>
                <w:szCs w:val="22"/>
              </w:rPr>
            </w:pPr>
            <w:r w:rsidRPr="00EB1B37">
              <w:rPr>
                <w:rFonts w:asciiTheme="minorHAnsi" w:hAnsiTheme="minorHAnsi"/>
                <w:color w:val="auto"/>
                <w:sz w:val="22"/>
                <w:szCs w:val="22"/>
                <w:lang w:eastAsia="en-CA"/>
              </w:rPr>
              <w:t xml:space="preserve">Amalgamation functionality to be able to look at </w:t>
            </w:r>
            <w:r>
              <w:rPr>
                <w:rFonts w:asciiTheme="minorHAnsi" w:hAnsiTheme="minorHAnsi"/>
                <w:color w:val="auto"/>
                <w:sz w:val="22"/>
                <w:szCs w:val="22"/>
                <w:lang w:eastAsia="en-CA"/>
              </w:rPr>
              <w:t>transactions</w:t>
            </w:r>
            <w:r w:rsidRPr="00EB1B37">
              <w:rPr>
                <w:rFonts w:asciiTheme="minorHAnsi" w:hAnsiTheme="minorHAnsi"/>
                <w:color w:val="auto"/>
                <w:sz w:val="22"/>
                <w:szCs w:val="22"/>
                <w:lang w:eastAsia="en-CA"/>
              </w:rPr>
              <w:t xml:space="preserve"> in the employment</w:t>
            </w:r>
            <w:r>
              <w:rPr>
                <w:rFonts w:asciiTheme="minorHAnsi" w:hAnsiTheme="minorHAnsi"/>
                <w:color w:val="auto"/>
                <w:sz w:val="22"/>
                <w:szCs w:val="22"/>
                <w:lang w:eastAsia="en-CA"/>
              </w:rPr>
              <w:t xml:space="preserve"> </w:t>
            </w:r>
            <w:r w:rsidRPr="00153387">
              <w:rPr>
                <w:rFonts w:asciiTheme="minorHAnsi" w:hAnsiTheme="minorHAnsi"/>
                <w:color w:val="auto"/>
                <w:sz w:val="22"/>
                <w:szCs w:val="22"/>
                <w:lang w:eastAsia="en-CA"/>
              </w:rPr>
              <w:t>FROM is only needed for</w:t>
            </w:r>
            <w:r w:rsidRPr="00153387">
              <w:rPr>
                <w:rFonts w:asciiTheme="minorHAnsi" w:hAnsiTheme="minorHAnsi"/>
                <w:color w:val="auto"/>
                <w:sz w:val="22"/>
                <w:szCs w:val="22"/>
              </w:rPr>
              <w:t xml:space="preserve"> ACW factor calculation and </w:t>
            </w:r>
            <w:r>
              <w:t>retrieve stored ACW transaction when amalgamated while on LTD and original ltd started pre 2017</w:t>
            </w:r>
            <w:r w:rsidRPr="00207FAF" w:rsidDel="00207FAF">
              <w:rPr>
                <w:rFonts w:asciiTheme="minorHAnsi" w:hAnsiTheme="minorHAnsi"/>
                <w:color w:val="auto"/>
                <w:sz w:val="22"/>
                <w:szCs w:val="22"/>
              </w:rPr>
              <w:t xml:space="preserve"> </w:t>
            </w:r>
          </w:p>
          <w:p w14:paraId="2760DE55" w14:textId="77777777" w:rsidR="00BD619C" w:rsidRDefault="00BD619C" w:rsidP="00BD619C">
            <w:pPr>
              <w:pStyle w:val="ListParagraph"/>
              <w:spacing w:before="60" w:after="60" w:line="240" w:lineRule="auto"/>
              <w:rPr>
                <w:rFonts w:asciiTheme="minorHAnsi" w:hAnsiTheme="minorHAnsi"/>
                <w:color w:val="auto"/>
                <w:sz w:val="22"/>
                <w:szCs w:val="22"/>
              </w:rPr>
            </w:pPr>
            <w:r>
              <w:rPr>
                <w:rFonts w:asciiTheme="minorHAnsi" w:hAnsiTheme="minorHAnsi"/>
                <w:color w:val="auto"/>
                <w:sz w:val="22"/>
                <w:szCs w:val="22"/>
                <w:lang w:eastAsia="en-CA"/>
              </w:rPr>
              <w:t xml:space="preserve">AND </w:t>
            </w:r>
            <w:r w:rsidRPr="00207FAF">
              <w:rPr>
                <w:rFonts w:asciiTheme="minorHAnsi" w:hAnsiTheme="minorHAnsi"/>
                <w:color w:val="auto"/>
                <w:sz w:val="22"/>
                <w:szCs w:val="22"/>
              </w:rPr>
              <w:t>Annualized Earnings based on contributions when Year.Max(Annualized Earnings based on Contribu</w:t>
            </w:r>
            <w:r w:rsidRPr="00153387">
              <w:rPr>
                <w:rFonts w:asciiTheme="minorHAnsi" w:hAnsiTheme="minorHAnsi"/>
                <w:color w:val="auto"/>
                <w:sz w:val="22"/>
                <w:szCs w:val="22"/>
              </w:rPr>
              <w:t>tions; Blended Earnings) = 0</w:t>
            </w:r>
            <w:r>
              <w:rPr>
                <w:rFonts w:asciiTheme="minorHAnsi" w:hAnsiTheme="minorHAnsi"/>
                <w:color w:val="auto"/>
                <w:sz w:val="22"/>
                <w:szCs w:val="22"/>
              </w:rPr>
              <w:t>. Otherwise we should only account for employment TO transactions</w:t>
            </w:r>
          </w:p>
          <w:p w14:paraId="4A3E2E55" w14:textId="77777777" w:rsidR="00BD619C" w:rsidRDefault="00BD619C" w:rsidP="00BD619C">
            <w:pPr>
              <w:pStyle w:val="ListParagraph"/>
              <w:numPr>
                <w:ilvl w:val="0"/>
                <w:numId w:val="101"/>
              </w:numPr>
              <w:spacing w:before="60" w:after="60" w:line="240" w:lineRule="auto"/>
              <w:rPr>
                <w:rFonts w:asciiTheme="minorHAnsi" w:hAnsiTheme="minorHAnsi"/>
                <w:color w:val="auto"/>
                <w:sz w:val="22"/>
                <w:szCs w:val="22"/>
              </w:rPr>
            </w:pPr>
            <w:r>
              <w:rPr>
                <w:rFonts w:asciiTheme="minorHAnsi" w:hAnsiTheme="minorHAnsi"/>
                <w:color w:val="auto"/>
                <w:sz w:val="22"/>
                <w:szCs w:val="22"/>
              </w:rPr>
              <w:t xml:space="preserve">For in-year amalgamated employment, </w:t>
            </w:r>
            <w:r w:rsidRPr="00E31C81">
              <w:rPr>
                <w:rFonts w:asciiTheme="minorHAnsi" w:hAnsiTheme="minorHAnsi"/>
                <w:color w:val="auto"/>
                <w:sz w:val="22"/>
                <w:szCs w:val="22"/>
              </w:rPr>
              <w:t xml:space="preserve">Annualized </w:t>
            </w:r>
            <w:r>
              <w:rPr>
                <w:rFonts w:asciiTheme="minorHAnsi" w:hAnsiTheme="minorHAnsi"/>
                <w:color w:val="auto"/>
                <w:sz w:val="22"/>
                <w:szCs w:val="22"/>
              </w:rPr>
              <w:t>Earnings based on Contributions and</w:t>
            </w:r>
            <w:r w:rsidRPr="00E31C81">
              <w:rPr>
                <w:rFonts w:asciiTheme="minorHAnsi" w:hAnsiTheme="minorHAnsi"/>
                <w:color w:val="auto"/>
                <w:sz w:val="22"/>
                <w:szCs w:val="22"/>
              </w:rPr>
              <w:t xml:space="preserve"> Blended Earnings</w:t>
            </w:r>
            <w:r>
              <w:rPr>
                <w:rFonts w:asciiTheme="minorHAnsi" w:hAnsiTheme="minorHAnsi"/>
                <w:color w:val="auto"/>
                <w:sz w:val="22"/>
                <w:szCs w:val="22"/>
              </w:rPr>
              <w:t xml:space="preserve"> should be using transactions at the employment TO</w:t>
            </w:r>
          </w:p>
          <w:p w14:paraId="4E844958" w14:textId="77777777" w:rsidR="00BD619C" w:rsidRPr="003B3C1F" w:rsidRDefault="00BD619C" w:rsidP="00BD619C">
            <w:pPr>
              <w:pStyle w:val="ListParagraph"/>
              <w:numPr>
                <w:ilvl w:val="0"/>
                <w:numId w:val="101"/>
              </w:numPr>
              <w:spacing w:before="60" w:after="60" w:line="240" w:lineRule="auto"/>
              <w:rPr>
                <w:rFonts w:asciiTheme="minorHAnsi" w:hAnsiTheme="minorHAnsi"/>
                <w:color w:val="auto"/>
                <w:sz w:val="22"/>
                <w:szCs w:val="22"/>
              </w:rPr>
            </w:pPr>
            <w:r>
              <w:rPr>
                <w:rFonts w:asciiTheme="minorHAnsi" w:hAnsiTheme="minorHAnsi"/>
                <w:color w:val="auto"/>
                <w:sz w:val="22"/>
                <w:szCs w:val="22"/>
              </w:rPr>
              <w:t>Only Retro transactions with Year (Payment.Date) = Year should be used in the Annualized Earnings calculation</w:t>
            </w:r>
          </w:p>
          <w:p w14:paraId="0B2AE6F5" w14:textId="77777777" w:rsidR="00BD619C" w:rsidRPr="00E31C81" w:rsidRDefault="00BD619C" w:rsidP="00BD619C">
            <w:pPr>
              <w:spacing w:before="60" w:after="60" w:line="240" w:lineRule="auto"/>
              <w:ind w:left="0"/>
              <w:rPr>
                <w:rFonts w:asciiTheme="minorHAnsi" w:hAnsiTheme="minorHAnsi"/>
                <w:color w:val="auto"/>
                <w:sz w:val="22"/>
                <w:szCs w:val="22"/>
                <w:lang w:eastAsia="en-CA"/>
              </w:rPr>
            </w:pPr>
          </w:p>
        </w:tc>
      </w:tr>
      <w:tr w:rsidR="00BD619C" w:rsidRPr="0085712F" w14:paraId="7FD2EAB3"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F58F2F" w14:textId="77777777" w:rsidR="00BD619C" w:rsidRDefault="00BD619C" w:rsidP="00BD619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B50191B" w14:textId="633E24C7" w:rsidR="00BD619C" w:rsidRPr="0085712F" w:rsidRDefault="00BD619C" w:rsidP="00BD619C">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5865A3A" w14:textId="31510C63" w:rsidR="000F34F5" w:rsidRPr="004921D4" w:rsidRDefault="000F34F5" w:rsidP="000F34F5">
            <w:pPr>
              <w:spacing w:before="60" w:after="60" w:line="240" w:lineRule="auto"/>
              <w:ind w:left="0"/>
              <w:rPr>
                <w:ins w:id="376" w:author="Yann Kouengoua Njaga" w:date="2020-08-27T16:11:00Z"/>
                <w:rFonts w:asciiTheme="minorHAnsi" w:hAnsiTheme="minorHAnsi"/>
                <w:sz w:val="22"/>
                <w:szCs w:val="22"/>
                <w:lang w:eastAsia="en-CA"/>
              </w:rPr>
            </w:pPr>
            <w:ins w:id="377" w:author="Yann Kouengoua Njaga" w:date="2020-08-27T16:11:00Z">
              <w:r>
                <w:rPr>
                  <w:rFonts w:asciiTheme="minorHAnsi" w:hAnsiTheme="minorHAnsi"/>
                  <w:sz w:val="22"/>
                  <w:szCs w:val="22"/>
                  <w:lang w:eastAsia="en-CA"/>
                </w:rPr>
                <w:t>YKN 20208</w:t>
              </w:r>
              <w:r w:rsidRPr="004921D4">
                <w:rPr>
                  <w:rFonts w:asciiTheme="minorHAnsi" w:hAnsiTheme="minorHAnsi"/>
                  <w:sz w:val="22"/>
                  <w:szCs w:val="22"/>
                  <w:lang w:eastAsia="en-CA"/>
                </w:rPr>
                <w:t>0</w:t>
              </w:r>
              <w:r>
                <w:rPr>
                  <w:rFonts w:asciiTheme="minorHAnsi" w:hAnsiTheme="minorHAnsi"/>
                  <w:sz w:val="22"/>
                  <w:szCs w:val="22"/>
                  <w:lang w:eastAsia="en-CA"/>
                </w:rPr>
                <w:t>27</w:t>
              </w:r>
              <w:r w:rsidRPr="004921D4">
                <w:rPr>
                  <w:rFonts w:asciiTheme="minorHAnsi" w:hAnsiTheme="minorHAnsi"/>
                  <w:sz w:val="22"/>
                  <w:szCs w:val="22"/>
                  <w:lang w:eastAsia="en-CA"/>
                </w:rPr>
                <w:t xml:space="preserve">: </w:t>
              </w:r>
            </w:ins>
          </w:p>
          <w:p w14:paraId="7C4DD339" w14:textId="1EE5E464" w:rsidR="000F34F5" w:rsidRPr="000F34F5" w:rsidRDefault="000F34F5" w:rsidP="000F34F5">
            <w:pPr>
              <w:pStyle w:val="ListParagraph"/>
              <w:numPr>
                <w:ilvl w:val="0"/>
                <w:numId w:val="14"/>
              </w:numPr>
              <w:rPr>
                <w:ins w:id="378" w:author="Yann Kouengoua Njaga" w:date="2020-08-27T16:11:00Z"/>
                <w:rFonts w:asciiTheme="minorHAnsi" w:hAnsiTheme="minorHAnsi"/>
                <w:sz w:val="22"/>
                <w:szCs w:val="22"/>
                <w:lang w:eastAsia="en-CA"/>
              </w:rPr>
            </w:pPr>
            <w:ins w:id="379" w:author="Yann Kouengoua Njaga" w:date="2020-08-27T16:11:00Z">
              <w:r w:rsidRPr="000F34F5">
                <w:rPr>
                  <w:rFonts w:asciiTheme="minorHAnsi" w:hAnsiTheme="minorHAnsi"/>
                  <w:sz w:val="22"/>
                  <w:szCs w:val="22"/>
                  <w:lang w:eastAsia="en-CA"/>
                </w:rPr>
                <w:t xml:space="preserve">Updated HOOPP Additional information to add confirmation that the stored ACW factor will be used for amalgamated members with an LTD period at the FROM Employer starting before 2017-01-01 </w:t>
              </w:r>
            </w:ins>
          </w:p>
          <w:p w14:paraId="1A7121A3" w14:textId="547A8BB0" w:rsidR="00A26B31" w:rsidRPr="004921D4" w:rsidRDefault="00A26B31" w:rsidP="00A26B3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20206</w:t>
            </w:r>
            <w:r w:rsidRPr="004921D4">
              <w:rPr>
                <w:rFonts w:asciiTheme="minorHAnsi" w:hAnsiTheme="minorHAnsi"/>
                <w:sz w:val="22"/>
                <w:szCs w:val="22"/>
                <w:lang w:eastAsia="en-CA"/>
              </w:rPr>
              <w:t>0</w:t>
            </w:r>
            <w:r>
              <w:rPr>
                <w:rFonts w:asciiTheme="minorHAnsi" w:hAnsiTheme="minorHAnsi"/>
                <w:sz w:val="22"/>
                <w:szCs w:val="22"/>
                <w:lang w:eastAsia="en-CA"/>
              </w:rPr>
              <w:t>19</w:t>
            </w:r>
            <w:r w:rsidRPr="004921D4">
              <w:rPr>
                <w:rFonts w:asciiTheme="minorHAnsi" w:hAnsiTheme="minorHAnsi"/>
                <w:sz w:val="22"/>
                <w:szCs w:val="22"/>
                <w:lang w:eastAsia="en-CA"/>
              </w:rPr>
              <w:t xml:space="preserve">: </w:t>
            </w:r>
          </w:p>
          <w:p w14:paraId="01242CFB" w14:textId="3DF29D2F" w:rsidR="00A26B31" w:rsidRPr="00CA0537" w:rsidRDefault="00A26B31" w:rsidP="00A26B31">
            <w:pPr>
              <w:pStyle w:val="ListParagraph"/>
              <w:numPr>
                <w:ilvl w:val="0"/>
                <w:numId w:val="14"/>
              </w:numPr>
              <w:spacing w:before="60" w:after="60" w:line="240" w:lineRule="auto"/>
              <w:rPr>
                <w:rFonts w:asciiTheme="minorHAnsi" w:hAnsiTheme="minorHAnsi"/>
                <w:sz w:val="22"/>
                <w:szCs w:val="22"/>
                <w:lang w:eastAsia="en-CA"/>
              </w:rPr>
            </w:pPr>
            <w:r w:rsidRPr="00CA0537">
              <w:rPr>
                <w:rFonts w:asciiTheme="minorHAnsi" w:hAnsiTheme="minorHAnsi"/>
                <w:sz w:val="22"/>
                <w:szCs w:val="22"/>
                <w:lang w:eastAsia="en-CA"/>
              </w:rPr>
              <w:t>Update</w:t>
            </w:r>
            <w:r>
              <w:rPr>
                <w:rFonts w:asciiTheme="minorHAnsi" w:hAnsiTheme="minorHAnsi"/>
                <w:sz w:val="22"/>
                <w:szCs w:val="22"/>
                <w:lang w:eastAsia="en-CA"/>
              </w:rPr>
              <w:t>d Additional information</w:t>
            </w:r>
            <w:r w:rsidRPr="00CA0537">
              <w:rPr>
                <w:rFonts w:asciiTheme="minorHAnsi" w:hAnsiTheme="minorHAnsi"/>
                <w:sz w:val="22"/>
                <w:szCs w:val="22"/>
                <w:lang w:eastAsia="en-CA"/>
              </w:rPr>
              <w:t xml:space="preserve"> to </w:t>
            </w:r>
            <w:r>
              <w:rPr>
                <w:rFonts w:asciiTheme="minorHAnsi" w:hAnsiTheme="minorHAnsi"/>
                <w:sz w:val="22"/>
                <w:szCs w:val="22"/>
                <w:lang w:eastAsia="en-CA"/>
              </w:rPr>
              <w:t xml:space="preserve">add confirmation that a new </w:t>
            </w:r>
            <w:r w:rsidRPr="00CA0537">
              <w:rPr>
                <w:rFonts w:asciiTheme="minorHAnsi" w:hAnsiTheme="minorHAnsi"/>
                <w:sz w:val="22"/>
                <w:szCs w:val="22"/>
                <w:lang w:eastAsia="en-CA"/>
              </w:rPr>
              <w:t>ACW factor</w:t>
            </w:r>
            <w:r>
              <w:rPr>
                <w:rFonts w:asciiTheme="minorHAnsi" w:hAnsiTheme="minorHAnsi"/>
                <w:sz w:val="22"/>
                <w:szCs w:val="22"/>
                <w:lang w:eastAsia="en-CA"/>
              </w:rPr>
              <w:t xml:space="preserve"> will be  calculated for amalgamated members with</w:t>
            </w:r>
            <w:r w:rsidRPr="00CA0537">
              <w:rPr>
                <w:rFonts w:asciiTheme="minorHAnsi" w:hAnsiTheme="minorHAnsi"/>
                <w:sz w:val="22"/>
                <w:szCs w:val="22"/>
                <w:lang w:eastAsia="en-CA"/>
              </w:rPr>
              <w:t xml:space="preserve"> </w:t>
            </w:r>
            <w:r>
              <w:rPr>
                <w:rFonts w:asciiTheme="minorHAnsi" w:hAnsiTheme="minorHAnsi"/>
                <w:sz w:val="22"/>
                <w:szCs w:val="22"/>
                <w:lang w:eastAsia="en-CA"/>
              </w:rPr>
              <w:t>an</w:t>
            </w:r>
            <w:r>
              <w:rPr>
                <w:lang w:val="en-US"/>
              </w:rPr>
              <w:t xml:space="preserve"> LTD period at the FROM Employer starting before 2017-01-01</w:t>
            </w:r>
          </w:p>
          <w:p w14:paraId="5526C7BF" w14:textId="7A72CB82" w:rsidR="00BD619C" w:rsidRPr="004921D4" w:rsidRDefault="00A26B31" w:rsidP="00BD61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br/>
            </w:r>
            <w:r w:rsidR="00BD619C" w:rsidRPr="004921D4">
              <w:rPr>
                <w:rFonts w:asciiTheme="minorHAnsi" w:hAnsiTheme="minorHAnsi"/>
                <w:sz w:val="22"/>
                <w:szCs w:val="22"/>
                <w:lang w:eastAsia="en-CA"/>
              </w:rPr>
              <w:t>YKN 20190</w:t>
            </w:r>
            <w:r w:rsidR="00BD619C">
              <w:rPr>
                <w:rFonts w:asciiTheme="minorHAnsi" w:hAnsiTheme="minorHAnsi"/>
                <w:sz w:val="22"/>
                <w:szCs w:val="22"/>
                <w:lang w:eastAsia="en-CA"/>
              </w:rPr>
              <w:t>923</w:t>
            </w:r>
            <w:r w:rsidR="00BD619C" w:rsidRPr="004921D4">
              <w:rPr>
                <w:rFonts w:asciiTheme="minorHAnsi" w:hAnsiTheme="minorHAnsi"/>
                <w:sz w:val="22"/>
                <w:szCs w:val="22"/>
                <w:lang w:eastAsia="en-CA"/>
              </w:rPr>
              <w:t xml:space="preserve">: </w:t>
            </w:r>
          </w:p>
          <w:p w14:paraId="261745CB" w14:textId="17D70549" w:rsidR="00BD619C" w:rsidRPr="00CA0537" w:rsidRDefault="00BD619C" w:rsidP="00BD619C">
            <w:pPr>
              <w:pStyle w:val="ListParagraph"/>
              <w:numPr>
                <w:ilvl w:val="0"/>
                <w:numId w:val="14"/>
              </w:numPr>
              <w:spacing w:before="60" w:after="60" w:line="240" w:lineRule="auto"/>
              <w:rPr>
                <w:rFonts w:asciiTheme="minorHAnsi" w:hAnsiTheme="minorHAnsi"/>
                <w:sz w:val="22"/>
                <w:szCs w:val="22"/>
                <w:lang w:eastAsia="en-CA"/>
              </w:rPr>
            </w:pPr>
            <w:r w:rsidRPr="00CA0537">
              <w:rPr>
                <w:rFonts w:asciiTheme="minorHAnsi" w:hAnsiTheme="minorHAnsi"/>
                <w:sz w:val="22"/>
                <w:szCs w:val="22"/>
                <w:lang w:eastAsia="en-CA"/>
              </w:rPr>
              <w:t>Updates to ACW factor calculation l</w:t>
            </w:r>
            <w:r>
              <w:rPr>
                <w:rFonts w:asciiTheme="minorHAnsi" w:hAnsiTheme="minorHAnsi"/>
                <w:sz w:val="22"/>
                <w:szCs w:val="22"/>
                <w:lang w:eastAsia="en-CA"/>
              </w:rPr>
              <w:t>ogic to account for amalgamated</w:t>
            </w:r>
            <w:r w:rsidRPr="00CA0537">
              <w:rPr>
                <w:rFonts w:asciiTheme="minorHAnsi" w:hAnsiTheme="minorHAnsi"/>
                <w:sz w:val="22"/>
                <w:szCs w:val="22"/>
                <w:lang w:eastAsia="en-CA"/>
              </w:rPr>
              <w:t xml:space="preserve"> </w:t>
            </w:r>
            <w:r>
              <w:rPr>
                <w:rFonts w:asciiTheme="minorHAnsi" w:hAnsiTheme="minorHAnsi"/>
                <w:sz w:val="22"/>
                <w:szCs w:val="22"/>
                <w:lang w:eastAsia="en-CA"/>
              </w:rPr>
              <w:t>‘</w:t>
            </w:r>
            <w:r w:rsidRPr="00CA0537">
              <w:rPr>
                <w:rFonts w:asciiTheme="minorHAnsi" w:hAnsiTheme="minorHAnsi"/>
                <w:sz w:val="22"/>
                <w:szCs w:val="22"/>
                <w:lang w:eastAsia="en-CA"/>
              </w:rPr>
              <w:t>FROM</w:t>
            </w:r>
            <w:r>
              <w:rPr>
                <w:rFonts w:asciiTheme="minorHAnsi" w:hAnsiTheme="minorHAnsi"/>
                <w:sz w:val="22"/>
                <w:szCs w:val="22"/>
                <w:lang w:eastAsia="en-CA"/>
              </w:rPr>
              <w:t>’</w:t>
            </w:r>
            <w:r w:rsidRPr="00CA0537">
              <w:rPr>
                <w:rFonts w:asciiTheme="minorHAnsi" w:hAnsiTheme="minorHAnsi"/>
                <w:sz w:val="22"/>
                <w:szCs w:val="22"/>
                <w:lang w:eastAsia="en-CA"/>
              </w:rPr>
              <w:t xml:space="preserve"> transactions</w:t>
            </w:r>
          </w:p>
          <w:p w14:paraId="0DA22ED8" w14:textId="7DA33A49" w:rsidR="00BD619C" w:rsidRDefault="00BD619C" w:rsidP="00BD619C">
            <w:pPr>
              <w:pStyle w:val="ListParagraph"/>
              <w:numPr>
                <w:ilvl w:val="0"/>
                <w:numId w:val="14"/>
              </w:numPr>
              <w:spacing w:before="60" w:after="60" w:line="240" w:lineRule="auto"/>
              <w:rPr>
                <w:rFonts w:asciiTheme="minorHAnsi" w:hAnsiTheme="minorHAnsi"/>
                <w:sz w:val="22"/>
                <w:szCs w:val="22"/>
                <w:lang w:eastAsia="en-CA"/>
              </w:rPr>
            </w:pPr>
            <w:r w:rsidRPr="00CA0537">
              <w:rPr>
                <w:rFonts w:asciiTheme="minorHAnsi" w:hAnsiTheme="minorHAnsi"/>
                <w:sz w:val="22"/>
                <w:szCs w:val="22"/>
                <w:lang w:eastAsia="en-CA"/>
              </w:rPr>
              <w:t>Updated logic for scenarios where Annualized Earn</w:t>
            </w:r>
            <w:r>
              <w:rPr>
                <w:rFonts w:asciiTheme="minorHAnsi" w:hAnsiTheme="minorHAnsi"/>
                <w:sz w:val="22"/>
                <w:szCs w:val="22"/>
                <w:lang w:eastAsia="en-CA"/>
              </w:rPr>
              <w:t>ings based on contributions = 0</w:t>
            </w:r>
          </w:p>
          <w:p w14:paraId="1731AE78" w14:textId="3A19DF8E" w:rsidR="00BD619C" w:rsidRDefault="00BD619C" w:rsidP="00BD619C">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Validation is no longer looking for QHLP prior to the LTD break start date</w:t>
            </w:r>
          </w:p>
          <w:p w14:paraId="67AADF7D" w14:textId="2F6F3513" w:rsidR="00BD619C" w:rsidRDefault="00BD619C" w:rsidP="00BD619C">
            <w:pPr>
              <w:spacing w:before="60" w:after="60" w:line="240" w:lineRule="auto"/>
              <w:ind w:left="0"/>
              <w:rPr>
                <w:rFonts w:asciiTheme="minorHAnsi" w:hAnsiTheme="minorHAnsi"/>
                <w:sz w:val="22"/>
                <w:szCs w:val="22"/>
                <w:lang w:eastAsia="en-CA"/>
              </w:rPr>
            </w:pPr>
          </w:p>
          <w:p w14:paraId="16FEDF80" w14:textId="41F1788F" w:rsidR="00BD619C" w:rsidRDefault="00BD619C" w:rsidP="00BD61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20190312:</w:t>
            </w:r>
          </w:p>
          <w:p w14:paraId="4AD10233" w14:textId="77777777" w:rsidR="00BD619C" w:rsidRPr="003766EE" w:rsidRDefault="00BD619C" w:rsidP="00BD619C">
            <w:pPr>
              <w:pStyle w:val="ListParagraph"/>
              <w:numPr>
                <w:ilvl w:val="0"/>
                <w:numId w:val="46"/>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w:t>
            </w:r>
            <w:r w:rsidRPr="003766EE">
              <w:rPr>
                <w:rFonts w:asciiTheme="minorHAnsi" w:hAnsiTheme="minorHAnsi"/>
                <w:sz w:val="22"/>
                <w:szCs w:val="22"/>
                <w:lang w:eastAsia="en-CA"/>
              </w:rPr>
              <w:t xml:space="preserve">ondition added </w:t>
            </w:r>
            <w:r>
              <w:rPr>
                <w:rFonts w:asciiTheme="minorHAnsi" w:hAnsiTheme="minorHAnsi"/>
                <w:sz w:val="22"/>
                <w:szCs w:val="22"/>
                <w:lang w:eastAsia="en-CA"/>
              </w:rPr>
              <w:t xml:space="preserve">to consider transactions (service and contributions) with </w:t>
            </w:r>
            <w:r w:rsidRPr="003766EE">
              <w:rPr>
                <w:rFonts w:asciiTheme="minorHAnsi" w:hAnsiTheme="minorHAnsi"/>
                <w:sz w:val="22"/>
                <w:szCs w:val="22"/>
                <w:lang w:eastAsia="en-CA"/>
              </w:rPr>
              <w:t>‘Transaction Indicator &lt;&gt; Regul’.</w:t>
            </w:r>
          </w:p>
          <w:p w14:paraId="1A844A84" w14:textId="77777777" w:rsidR="00BD619C" w:rsidRDefault="00BD619C" w:rsidP="00BD619C">
            <w:pPr>
              <w:spacing w:before="60" w:after="60" w:line="240" w:lineRule="auto"/>
              <w:ind w:left="0"/>
              <w:rPr>
                <w:rFonts w:asciiTheme="minorHAnsi" w:hAnsiTheme="minorHAnsi"/>
                <w:sz w:val="22"/>
                <w:szCs w:val="22"/>
                <w:lang w:eastAsia="en-CA"/>
              </w:rPr>
            </w:pPr>
          </w:p>
          <w:p w14:paraId="66E1E0D2" w14:textId="49E6136E" w:rsidR="00BD619C" w:rsidRDefault="00BD619C" w:rsidP="00BD61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JFT 20180118:</w:t>
            </w:r>
          </w:p>
          <w:p w14:paraId="74D9FA25" w14:textId="6FED32D4" w:rsidR="00BD619C" w:rsidRDefault="00BD619C" w:rsidP="00BD619C">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Added clarification to the way the FA Service is determined (INC34634)</w:t>
            </w:r>
          </w:p>
          <w:p w14:paraId="695E4E35" w14:textId="79C3E0D4" w:rsidR="00BD619C" w:rsidRDefault="00BD619C" w:rsidP="00BD619C">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Added clarification to the way the ACW Factor is determined (INC34634)</w:t>
            </w:r>
          </w:p>
          <w:p w14:paraId="61EB2F54" w14:textId="77777777" w:rsidR="00BD619C" w:rsidRDefault="00BD619C" w:rsidP="00BD619C">
            <w:pPr>
              <w:spacing w:before="60" w:after="60" w:line="240" w:lineRule="auto"/>
              <w:ind w:left="0"/>
              <w:rPr>
                <w:rFonts w:asciiTheme="minorHAnsi" w:hAnsiTheme="minorHAnsi"/>
                <w:sz w:val="22"/>
                <w:szCs w:val="22"/>
                <w:lang w:eastAsia="en-CA"/>
              </w:rPr>
            </w:pPr>
          </w:p>
          <w:p w14:paraId="2E6B6BC0" w14:textId="77777777" w:rsidR="00BD619C" w:rsidRDefault="00BD619C" w:rsidP="00BD61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20171012:</w:t>
            </w:r>
          </w:p>
          <w:p w14:paraId="6A11833B" w14:textId="065A0068" w:rsidR="00BD619C" w:rsidRDefault="00BD619C" w:rsidP="00BD619C">
            <w:pPr>
              <w:pStyle w:val="ListParagraph"/>
              <w:numPr>
                <w:ilvl w:val="0"/>
                <w:numId w:val="14"/>
              </w:numPr>
              <w:spacing w:before="60" w:after="60" w:line="240" w:lineRule="auto"/>
              <w:rPr>
                <w:rFonts w:asciiTheme="minorHAnsi" w:hAnsiTheme="minorHAnsi"/>
                <w:sz w:val="22"/>
                <w:szCs w:val="22"/>
                <w:lang w:eastAsia="en-CA"/>
              </w:rPr>
            </w:pPr>
            <w:r w:rsidRPr="00921F7C">
              <w:rPr>
                <w:rFonts w:asciiTheme="minorHAnsi" w:hAnsiTheme="minorHAnsi"/>
                <w:sz w:val="22"/>
                <w:szCs w:val="22"/>
                <w:lang w:eastAsia="en-CA"/>
              </w:rPr>
              <w:t>Update to Events formula in Validation Logic to state “Year Of”</w:t>
            </w:r>
            <w:r>
              <w:rPr>
                <w:rFonts w:asciiTheme="minorHAnsi" w:hAnsiTheme="minorHAnsi"/>
                <w:sz w:val="22"/>
                <w:szCs w:val="22"/>
                <w:lang w:eastAsia="en-CA"/>
              </w:rPr>
              <w:t xml:space="preserve"> employment End Date or Death</w:t>
            </w:r>
            <w:r w:rsidRPr="00921F7C">
              <w:rPr>
                <w:rFonts w:asciiTheme="minorHAnsi" w:hAnsiTheme="minorHAnsi"/>
                <w:sz w:val="22"/>
                <w:szCs w:val="22"/>
                <w:lang w:eastAsia="en-CA"/>
              </w:rPr>
              <w:t xml:space="preserve"> Date</w:t>
            </w:r>
          </w:p>
          <w:p w14:paraId="049DDF25" w14:textId="3982693F" w:rsidR="00BD619C" w:rsidRPr="005C5774" w:rsidRDefault="00BD619C" w:rsidP="00BD619C">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Update to FA service calculation (check on provided data has changed to </w:t>
            </w:r>
            <w:r>
              <w:rPr>
                <w:rFonts w:asciiTheme="minorHAnsi" w:hAnsiTheme="minorHAnsi"/>
                <w:color w:val="auto"/>
                <w:sz w:val="22"/>
                <w:szCs w:val="22"/>
              </w:rPr>
              <w:t>01/01/2017</w:t>
            </w:r>
            <w:r w:rsidRPr="00E31C81">
              <w:rPr>
                <w:rFonts w:asciiTheme="minorHAnsi" w:hAnsiTheme="minorHAnsi"/>
                <w:color w:val="auto"/>
                <w:sz w:val="22"/>
                <w:szCs w:val="22"/>
              </w:rPr>
              <w:t xml:space="preserve"> </w:t>
            </w:r>
            <w:r>
              <w:rPr>
                <w:rFonts w:asciiTheme="minorHAnsi" w:hAnsiTheme="minorHAnsi"/>
                <w:color w:val="auto"/>
                <w:sz w:val="22"/>
                <w:szCs w:val="22"/>
              </w:rPr>
              <w:t>instead of 01/01/2016)</w:t>
            </w:r>
          </w:p>
          <w:p w14:paraId="38820061" w14:textId="1617010C" w:rsidR="00BD619C" w:rsidRDefault="00BD619C" w:rsidP="00BD619C">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color w:val="auto"/>
                <w:sz w:val="22"/>
                <w:szCs w:val="22"/>
              </w:rPr>
              <w:t>Update</w:t>
            </w:r>
            <w:r>
              <w:rPr>
                <w:rFonts w:asciiTheme="minorHAnsi" w:hAnsiTheme="minorHAnsi"/>
                <w:sz w:val="22"/>
                <w:szCs w:val="22"/>
                <w:lang w:eastAsia="en-CA"/>
              </w:rPr>
              <w:t xml:space="preserve"> ACW calculation (before </w:t>
            </w:r>
            <w:r>
              <w:rPr>
                <w:rFonts w:asciiTheme="minorHAnsi" w:hAnsiTheme="minorHAnsi"/>
                <w:color w:val="auto"/>
                <w:sz w:val="22"/>
                <w:szCs w:val="22"/>
              </w:rPr>
              <w:t>01/01/2017 it will be provided and on or after 01/01/2017 it will be calculated within the validation)</w:t>
            </w:r>
          </w:p>
          <w:p w14:paraId="325F04FD" w14:textId="77777777" w:rsidR="00BD619C" w:rsidRDefault="00BD619C" w:rsidP="00BD619C">
            <w:pPr>
              <w:pStyle w:val="ListParagraph"/>
              <w:spacing w:before="60" w:after="60" w:line="240" w:lineRule="auto"/>
              <w:rPr>
                <w:rFonts w:asciiTheme="minorHAnsi" w:hAnsiTheme="minorHAnsi"/>
                <w:sz w:val="22"/>
                <w:szCs w:val="22"/>
                <w:lang w:eastAsia="en-CA"/>
              </w:rPr>
            </w:pPr>
          </w:p>
          <w:p w14:paraId="05E3A9D1" w14:textId="77777777" w:rsidR="00BD619C" w:rsidRDefault="00BD619C" w:rsidP="00BD61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MR 20170830: </w:t>
            </w:r>
          </w:p>
          <w:p w14:paraId="7DC4D754" w14:textId="6B5EE520" w:rsidR="00BD619C" w:rsidRPr="008556C7" w:rsidRDefault="00BD619C" w:rsidP="00BD619C">
            <w:pPr>
              <w:pStyle w:val="ListParagraph"/>
              <w:numPr>
                <w:ilvl w:val="0"/>
                <w:numId w:val="14"/>
              </w:numPr>
              <w:spacing w:before="60" w:after="60" w:line="240" w:lineRule="auto"/>
              <w:rPr>
                <w:rFonts w:asciiTheme="minorHAnsi" w:hAnsiTheme="minorHAnsi"/>
                <w:sz w:val="22"/>
                <w:szCs w:val="22"/>
                <w:lang w:eastAsia="en-CA"/>
              </w:rPr>
            </w:pPr>
            <w:r w:rsidRPr="008556C7">
              <w:rPr>
                <w:rFonts w:asciiTheme="minorHAnsi" w:hAnsiTheme="minorHAnsi"/>
                <w:sz w:val="22"/>
                <w:szCs w:val="22"/>
                <w:lang w:eastAsia="en-CA"/>
              </w:rPr>
              <w:t>Message Parameters updated for Events.</w:t>
            </w:r>
          </w:p>
          <w:p w14:paraId="7A006F90" w14:textId="77777777" w:rsidR="00BD619C" w:rsidRDefault="00BD619C" w:rsidP="00BD619C">
            <w:pPr>
              <w:spacing w:before="60" w:after="60" w:line="240" w:lineRule="auto"/>
              <w:ind w:left="0"/>
              <w:rPr>
                <w:rFonts w:asciiTheme="minorHAnsi" w:hAnsiTheme="minorHAnsi"/>
                <w:sz w:val="22"/>
                <w:szCs w:val="22"/>
                <w:lang w:eastAsia="en-CA"/>
              </w:rPr>
            </w:pPr>
          </w:p>
          <w:p w14:paraId="390DA689" w14:textId="77777777" w:rsidR="00BD619C" w:rsidRDefault="00BD619C" w:rsidP="00BD61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20170608:</w:t>
            </w:r>
          </w:p>
          <w:p w14:paraId="5BBA9EC0" w14:textId="77777777" w:rsidR="00BD619C" w:rsidRDefault="00BD619C" w:rsidP="00BD619C">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Portal Message wording updated to be used for both portal and batch correction.</w:t>
            </w:r>
          </w:p>
          <w:p w14:paraId="21690272" w14:textId="77777777" w:rsidR="00BD619C" w:rsidRPr="00FC3B8C" w:rsidRDefault="00BD619C" w:rsidP="00BD619C">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Ready for sign-off.</w:t>
            </w:r>
          </w:p>
          <w:p w14:paraId="09636F5E" w14:textId="5E5735AF" w:rsidR="00BD619C" w:rsidRDefault="00BD619C" w:rsidP="00BD61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20170606:</w:t>
            </w:r>
          </w:p>
          <w:p w14:paraId="46B42A30" w14:textId="77777777" w:rsidR="00BD619C" w:rsidRPr="009F12B7" w:rsidRDefault="00BD619C" w:rsidP="00BD619C">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There will have to be multiple Message IDs.</w:t>
            </w:r>
          </w:p>
          <w:p w14:paraId="0DA33FBD" w14:textId="40B3AE4B" w:rsidR="00BD619C" w:rsidRDefault="00BD619C" w:rsidP="00BD61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AD 20170527:</w:t>
            </w:r>
          </w:p>
          <w:p w14:paraId="4832407F" w14:textId="77777777" w:rsidR="00BD619C" w:rsidRDefault="00BD619C" w:rsidP="00BD619C">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Msg updated.</w:t>
            </w:r>
          </w:p>
          <w:p w14:paraId="0170311B" w14:textId="5256E0D9" w:rsidR="00BD619C" w:rsidRDefault="00BD619C" w:rsidP="00BD61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Ready for sign off. CS 20170525:</w:t>
            </w:r>
          </w:p>
          <w:p w14:paraId="48188564" w14:textId="77777777" w:rsidR="00BD619C" w:rsidRDefault="00BD619C" w:rsidP="00BD619C">
            <w:pPr>
              <w:pStyle w:val="ListParagraph"/>
              <w:numPr>
                <w:ilvl w:val="0"/>
                <w:numId w:val="14"/>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Brought into the full office spec from EXO.</w:t>
            </w:r>
          </w:p>
          <w:p w14:paraId="7AE00955" w14:textId="4A9F58FA" w:rsidR="00BD619C" w:rsidRPr="00E31C81" w:rsidRDefault="00BD619C" w:rsidP="00BD619C">
            <w:pPr>
              <w:pStyle w:val="ListParagraph"/>
              <w:numPr>
                <w:ilvl w:val="0"/>
                <w:numId w:val="14"/>
              </w:numPr>
              <w:spacing w:before="60" w:after="60" w:line="240" w:lineRule="auto"/>
              <w:rPr>
                <w:rFonts w:asciiTheme="minorHAnsi" w:hAnsiTheme="minorHAnsi"/>
                <w:color w:val="auto"/>
                <w:sz w:val="22"/>
                <w:szCs w:val="22"/>
                <w:lang w:eastAsia="en-CA"/>
              </w:rPr>
            </w:pPr>
            <w:r w:rsidRPr="00E31C81">
              <w:rPr>
                <w:rFonts w:asciiTheme="minorHAnsi" w:hAnsiTheme="minorHAnsi"/>
                <w:sz w:val="22"/>
                <w:szCs w:val="22"/>
                <w:lang w:eastAsia="en-CA"/>
              </w:rPr>
              <w:t>Message wording to be updated for full office.</w:t>
            </w:r>
          </w:p>
        </w:tc>
      </w:tr>
      <w:tr w:rsidR="00BD619C" w:rsidRPr="0085712F" w14:paraId="5AB4E1E9" w14:textId="77777777" w:rsidTr="0044389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982D9B9" w14:textId="003D93AA" w:rsidR="00BD619C" w:rsidRPr="0085712F" w:rsidRDefault="00BD619C" w:rsidP="00BD619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Function</w:t>
            </w:r>
          </w:p>
        </w:tc>
        <w:tc>
          <w:tcPr>
            <w:tcW w:w="8448" w:type="dxa"/>
            <w:tcBorders>
              <w:top w:val="single" w:sz="4" w:space="0" w:color="auto"/>
              <w:left w:val="single" w:sz="4" w:space="0" w:color="auto"/>
              <w:bottom w:val="single" w:sz="4" w:space="0" w:color="auto"/>
              <w:right w:val="single" w:sz="4" w:space="0" w:color="auto"/>
            </w:tcBorders>
            <w:vAlign w:val="center"/>
          </w:tcPr>
          <w:p w14:paraId="0BE7826D" w14:textId="77777777" w:rsidR="00BD619C" w:rsidRPr="00E31C81" w:rsidRDefault="00BD619C" w:rsidP="00BD619C">
            <w:pPr>
              <w:spacing w:before="100" w:beforeAutospacing="1" w:after="100" w:afterAutospacing="1"/>
              <w:rPr>
                <w:rFonts w:asciiTheme="minorHAnsi" w:hAnsiTheme="minorHAnsi"/>
                <w:color w:val="auto"/>
                <w:sz w:val="22"/>
                <w:szCs w:val="22"/>
              </w:rPr>
            </w:pPr>
            <w:r w:rsidRPr="00E31C81">
              <w:rPr>
                <w:rFonts w:asciiTheme="minorHAnsi" w:hAnsiTheme="minorHAnsi"/>
                <w:color w:val="auto"/>
                <w:sz w:val="22"/>
                <w:szCs w:val="22"/>
              </w:rPr>
              <w:t>Function CalculateAEwithRetroPaid (SIN, Employer, Year) {</w:t>
            </w:r>
          </w:p>
          <w:p w14:paraId="4B833882" w14:textId="77777777" w:rsidR="00BD619C" w:rsidRPr="00E31C81" w:rsidRDefault="00BD619C" w:rsidP="00BD619C">
            <w:pPr>
              <w:spacing w:before="100" w:beforeAutospacing="1" w:after="100" w:afterAutospacing="1"/>
              <w:ind w:left="720"/>
              <w:rPr>
                <w:rFonts w:asciiTheme="minorHAnsi" w:hAnsiTheme="minorHAnsi"/>
                <w:color w:val="auto"/>
                <w:sz w:val="22"/>
                <w:szCs w:val="22"/>
              </w:rPr>
            </w:pPr>
            <w:r w:rsidRPr="00E31C81">
              <w:rPr>
                <w:rFonts w:asciiTheme="minorHAnsi" w:hAnsiTheme="minorHAnsi"/>
                <w:color w:val="auto"/>
                <w:sz w:val="22"/>
                <w:szCs w:val="22"/>
              </w:rPr>
              <w:t>If a SalaryRate record exists where :</w:t>
            </w:r>
          </w:p>
          <w:p w14:paraId="041BB3D0"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Type = REPORT</w:t>
            </w:r>
          </w:p>
          <w:p w14:paraId="35CDEB36"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Year(EffectiveDate) = Year</w:t>
            </w:r>
          </w:p>
          <w:p w14:paraId="37C53662" w14:textId="77777777" w:rsidR="00BD619C" w:rsidRPr="00E31C81" w:rsidRDefault="00BD619C" w:rsidP="00BD619C">
            <w:pPr>
              <w:spacing w:before="100" w:beforeAutospacing="1" w:after="100" w:afterAutospacing="1"/>
              <w:ind w:left="1440"/>
              <w:rPr>
                <w:rFonts w:asciiTheme="minorHAnsi" w:hAnsiTheme="minorHAnsi"/>
                <w:color w:val="auto"/>
                <w:sz w:val="22"/>
                <w:szCs w:val="22"/>
              </w:rPr>
            </w:pPr>
            <w:r w:rsidRPr="00E31C81">
              <w:rPr>
                <w:rFonts w:asciiTheme="minorHAnsi" w:hAnsiTheme="minorHAnsi"/>
                <w:color w:val="auto"/>
                <w:sz w:val="22"/>
                <w:szCs w:val="22"/>
              </w:rPr>
              <w:t>Return SalaryRate.Rate</w:t>
            </w:r>
          </w:p>
          <w:p w14:paraId="23C4172F" w14:textId="77777777" w:rsidR="00BD619C" w:rsidRPr="00E31C81" w:rsidRDefault="00BD619C" w:rsidP="00BD619C">
            <w:pPr>
              <w:spacing w:before="100" w:beforeAutospacing="1" w:after="100" w:afterAutospacing="1"/>
              <w:ind w:left="720"/>
              <w:rPr>
                <w:rFonts w:asciiTheme="minorHAnsi" w:hAnsiTheme="minorHAnsi"/>
                <w:color w:val="auto"/>
                <w:sz w:val="22"/>
                <w:szCs w:val="22"/>
              </w:rPr>
            </w:pPr>
            <w:r w:rsidRPr="00E31C81">
              <w:rPr>
                <w:rFonts w:asciiTheme="minorHAnsi" w:hAnsiTheme="minorHAnsi"/>
                <w:color w:val="auto"/>
                <w:sz w:val="22"/>
                <w:szCs w:val="22"/>
              </w:rPr>
              <w:t>Else</w:t>
            </w:r>
          </w:p>
          <w:p w14:paraId="34BA27CA" w14:textId="77777777" w:rsidR="00BD619C" w:rsidRPr="00E31C81" w:rsidRDefault="00BD619C" w:rsidP="00BD619C">
            <w:pPr>
              <w:spacing w:before="100" w:beforeAutospacing="1" w:after="100" w:afterAutospacing="1"/>
              <w:ind w:left="1440"/>
              <w:rPr>
                <w:rFonts w:asciiTheme="minorHAnsi" w:hAnsiTheme="minorHAnsi"/>
                <w:color w:val="auto"/>
                <w:sz w:val="22"/>
                <w:szCs w:val="22"/>
              </w:rPr>
            </w:pPr>
            <w:r w:rsidRPr="00E31C81">
              <w:rPr>
                <w:rFonts w:asciiTheme="minorHAnsi" w:hAnsiTheme="minorHAnsi"/>
                <w:color w:val="auto"/>
                <w:sz w:val="22"/>
                <w:szCs w:val="22"/>
              </w:rPr>
              <w:t xml:space="preserve">Service = the SUM of Service.Amount of all Service records where </w:t>
            </w:r>
          </w:p>
          <w:p w14:paraId="4ABBE868" w14:textId="78CB2626" w:rsidR="00BD619C" w:rsidRPr="003E40E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E31C81">
              <w:rPr>
                <w:rFonts w:asciiTheme="minorHAnsi" w:hAnsiTheme="minorHAnsi"/>
                <w:color w:val="auto"/>
                <w:sz w:val="22"/>
                <w:szCs w:val="22"/>
              </w:rPr>
              <w:t>Type = CTSRV</w:t>
            </w:r>
          </w:p>
          <w:p w14:paraId="24837BBD" w14:textId="2D17D445" w:rsidR="00BD619C" w:rsidRPr="008034D5"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3E40E1">
              <w:rPr>
                <w:rFonts w:asciiTheme="minorHAnsi" w:hAnsiTheme="minorHAnsi"/>
                <w:sz w:val="22"/>
                <w:szCs w:val="22"/>
                <w:lang w:eastAsia="en-CA"/>
              </w:rPr>
              <w:t>Transaction Indicator &lt;&gt; REGUL</w:t>
            </w:r>
          </w:p>
          <w:p w14:paraId="4A454CCE"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Member = SIN</w:t>
            </w:r>
          </w:p>
          <w:p w14:paraId="5FA069E1"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Employer = Employer</w:t>
            </w:r>
          </w:p>
          <w:p w14:paraId="280ABDEC"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Year(BeginDate) = Year</w:t>
            </w:r>
          </w:p>
          <w:p w14:paraId="3F24D0C4" w14:textId="77777777" w:rsidR="00BD619C" w:rsidRPr="00E31C81" w:rsidRDefault="00BD619C" w:rsidP="00BD619C">
            <w:pPr>
              <w:spacing w:before="100" w:beforeAutospacing="1" w:after="100" w:afterAutospacing="1"/>
              <w:ind w:left="1440"/>
              <w:rPr>
                <w:rFonts w:asciiTheme="minorHAnsi" w:hAnsiTheme="minorHAnsi"/>
                <w:color w:val="auto"/>
                <w:sz w:val="22"/>
                <w:szCs w:val="22"/>
              </w:rPr>
            </w:pPr>
            <w:r w:rsidRPr="00E31C81">
              <w:rPr>
                <w:rFonts w:asciiTheme="minorHAnsi" w:hAnsiTheme="minorHAnsi"/>
                <w:color w:val="auto"/>
                <w:sz w:val="22"/>
                <w:szCs w:val="22"/>
              </w:rPr>
              <w:t>If (Service = 0) then:</w:t>
            </w:r>
          </w:p>
          <w:p w14:paraId="0269B45E" w14:textId="77777777" w:rsidR="00BD619C" w:rsidRPr="00E31C81" w:rsidRDefault="00BD619C" w:rsidP="00BD619C">
            <w:pPr>
              <w:spacing w:before="100" w:beforeAutospacing="1" w:after="100" w:afterAutospacing="1"/>
              <w:ind w:left="2160"/>
              <w:rPr>
                <w:rFonts w:asciiTheme="minorHAnsi" w:hAnsiTheme="minorHAnsi"/>
                <w:color w:val="auto"/>
                <w:sz w:val="22"/>
                <w:szCs w:val="22"/>
              </w:rPr>
            </w:pPr>
            <w:r w:rsidRPr="00E31C81">
              <w:rPr>
                <w:rFonts w:asciiTheme="minorHAnsi" w:hAnsiTheme="minorHAnsi"/>
                <w:color w:val="auto"/>
                <w:sz w:val="22"/>
                <w:szCs w:val="22"/>
              </w:rPr>
              <w:t>return 0</w:t>
            </w:r>
          </w:p>
          <w:p w14:paraId="2C39205D" w14:textId="77777777" w:rsidR="00BD619C" w:rsidRPr="00E31C81" w:rsidRDefault="00BD619C" w:rsidP="00BD619C">
            <w:pPr>
              <w:spacing w:before="100" w:beforeAutospacing="1" w:after="100" w:afterAutospacing="1"/>
              <w:ind w:left="1440"/>
              <w:rPr>
                <w:rFonts w:asciiTheme="minorHAnsi" w:hAnsiTheme="minorHAnsi"/>
                <w:color w:val="auto"/>
                <w:sz w:val="22"/>
                <w:szCs w:val="22"/>
              </w:rPr>
            </w:pPr>
            <w:r w:rsidRPr="00E31C81">
              <w:rPr>
                <w:rFonts w:asciiTheme="minorHAnsi" w:hAnsiTheme="minorHAnsi"/>
                <w:color w:val="auto"/>
                <w:sz w:val="22"/>
                <w:szCs w:val="22"/>
              </w:rPr>
              <w:t>End If</w:t>
            </w:r>
          </w:p>
          <w:p w14:paraId="269B5BB1" w14:textId="77777777" w:rsidR="00BD619C" w:rsidRPr="00E31C81" w:rsidRDefault="00BD619C" w:rsidP="00BD619C">
            <w:pPr>
              <w:spacing w:before="100" w:beforeAutospacing="1" w:after="100" w:afterAutospacing="1"/>
              <w:ind w:left="1440"/>
              <w:rPr>
                <w:rFonts w:asciiTheme="minorHAnsi" w:hAnsiTheme="minorHAnsi"/>
                <w:color w:val="auto"/>
                <w:sz w:val="22"/>
                <w:szCs w:val="22"/>
              </w:rPr>
            </w:pPr>
            <w:r w:rsidRPr="00E31C81">
              <w:rPr>
                <w:rFonts w:asciiTheme="minorHAnsi" w:hAnsiTheme="minorHAnsi"/>
                <w:color w:val="auto"/>
                <w:sz w:val="22"/>
                <w:szCs w:val="22"/>
              </w:rPr>
              <w:t xml:space="preserve">LowContributions = the SUM of Contributions.Amount of all Contributions records where </w:t>
            </w:r>
          </w:p>
          <w:p w14:paraId="56D66321" w14:textId="62555C3F" w:rsidR="00BD619C" w:rsidRPr="003E40E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E31C81">
              <w:rPr>
                <w:rFonts w:asciiTheme="minorHAnsi" w:hAnsiTheme="minorHAnsi"/>
                <w:color w:val="auto"/>
                <w:sz w:val="22"/>
                <w:szCs w:val="22"/>
              </w:rPr>
              <w:t>Type = LowRPP</w:t>
            </w:r>
          </w:p>
          <w:p w14:paraId="7FC0C795" w14:textId="3DC96017" w:rsidR="00BD619C" w:rsidRPr="008034D5"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3E40E1">
              <w:rPr>
                <w:rFonts w:asciiTheme="minorHAnsi" w:hAnsiTheme="minorHAnsi"/>
                <w:sz w:val="22"/>
                <w:szCs w:val="22"/>
                <w:lang w:eastAsia="en-CA"/>
              </w:rPr>
              <w:t>Transaction Indicator &lt;&gt; REGUL</w:t>
            </w:r>
          </w:p>
          <w:p w14:paraId="357F2422"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Member = SIN</w:t>
            </w:r>
          </w:p>
          <w:p w14:paraId="699A0271"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Employer = Employer</w:t>
            </w:r>
          </w:p>
          <w:p w14:paraId="545C9DF0"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Year(BeginDate) = Year</w:t>
            </w:r>
          </w:p>
          <w:p w14:paraId="0023E7D1"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SummaryAttribute &lt;&gt; "RRETRO" or “FRETRO”</w:t>
            </w:r>
          </w:p>
          <w:p w14:paraId="7C80F86A" w14:textId="77777777" w:rsidR="00BD619C" w:rsidRPr="00E31C81" w:rsidRDefault="00BD619C" w:rsidP="00BD619C">
            <w:pPr>
              <w:spacing w:before="100" w:beforeAutospacing="1" w:after="100" w:afterAutospacing="1"/>
              <w:ind w:left="1440"/>
              <w:rPr>
                <w:rFonts w:asciiTheme="minorHAnsi" w:hAnsiTheme="minorHAnsi"/>
                <w:color w:val="auto"/>
                <w:sz w:val="22"/>
                <w:szCs w:val="22"/>
              </w:rPr>
            </w:pPr>
            <w:r w:rsidRPr="00E31C81">
              <w:rPr>
                <w:rFonts w:asciiTheme="minorHAnsi" w:hAnsiTheme="minorHAnsi"/>
                <w:color w:val="auto"/>
                <w:sz w:val="22"/>
                <w:szCs w:val="22"/>
              </w:rPr>
              <w:t xml:space="preserve">LowContributions += the SUM of Contributions.Amount of all Contributions records where </w:t>
            </w:r>
          </w:p>
          <w:p w14:paraId="3E1C1A71" w14:textId="4D24DF3F" w:rsidR="00BD619C" w:rsidRPr="001E280B"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E31C81">
              <w:rPr>
                <w:rFonts w:asciiTheme="minorHAnsi" w:hAnsiTheme="minorHAnsi"/>
                <w:color w:val="auto"/>
                <w:sz w:val="22"/>
                <w:szCs w:val="22"/>
              </w:rPr>
              <w:t>Type = LowRPP</w:t>
            </w:r>
          </w:p>
          <w:p w14:paraId="1A9551A0" w14:textId="12B21BBB" w:rsidR="00BD619C" w:rsidRPr="008034D5"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1E280B">
              <w:rPr>
                <w:rFonts w:asciiTheme="minorHAnsi" w:hAnsiTheme="minorHAnsi"/>
                <w:sz w:val="22"/>
                <w:szCs w:val="22"/>
                <w:lang w:eastAsia="en-CA"/>
              </w:rPr>
              <w:t>Transaction Indicator &lt;&gt; REGUL</w:t>
            </w:r>
          </w:p>
          <w:p w14:paraId="3FD4A95C"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Member = SIN</w:t>
            </w:r>
          </w:p>
          <w:p w14:paraId="5C71F2AE"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Employer = Employer</w:t>
            </w:r>
          </w:p>
          <w:p w14:paraId="1A77E943" w14:textId="0273748D"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Year(PaymentDate) = Year</w:t>
            </w:r>
            <w:r>
              <w:rPr>
                <w:rFonts w:asciiTheme="minorHAnsi" w:hAnsiTheme="minorHAnsi"/>
                <w:color w:val="auto"/>
                <w:sz w:val="22"/>
                <w:szCs w:val="22"/>
                <w:vertAlign w:val="superscript"/>
              </w:rPr>
              <w:t xml:space="preserve"> c</w:t>
            </w:r>
          </w:p>
          <w:p w14:paraId="053C5FF9"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SummaryAttribute = "RRETRO" or “FRETRO”</w:t>
            </w:r>
          </w:p>
          <w:p w14:paraId="783A8282" w14:textId="77777777" w:rsidR="00BD619C" w:rsidRPr="00E31C81" w:rsidRDefault="00BD619C" w:rsidP="00BD619C">
            <w:pPr>
              <w:spacing w:before="100" w:beforeAutospacing="1" w:after="100" w:afterAutospacing="1"/>
              <w:ind w:left="1440"/>
              <w:rPr>
                <w:rFonts w:asciiTheme="minorHAnsi" w:hAnsiTheme="minorHAnsi"/>
                <w:color w:val="auto"/>
                <w:sz w:val="22"/>
                <w:szCs w:val="22"/>
              </w:rPr>
            </w:pPr>
            <w:r w:rsidRPr="00E31C81">
              <w:rPr>
                <w:rFonts w:asciiTheme="minorHAnsi" w:hAnsiTheme="minorHAnsi"/>
                <w:color w:val="auto"/>
                <w:sz w:val="22"/>
                <w:szCs w:val="22"/>
              </w:rPr>
              <w:t xml:space="preserve">HighContributions = the SUM of Contributions.Amount of all Contributions records where </w:t>
            </w:r>
          </w:p>
          <w:p w14:paraId="2F673CB7" w14:textId="51E1F41E" w:rsidR="00BD619C" w:rsidRPr="001E280B"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E31C81">
              <w:rPr>
                <w:rFonts w:asciiTheme="minorHAnsi" w:hAnsiTheme="minorHAnsi"/>
                <w:color w:val="auto"/>
                <w:sz w:val="22"/>
                <w:szCs w:val="22"/>
              </w:rPr>
              <w:t>Type = HghRPP or HghRCA</w:t>
            </w:r>
          </w:p>
          <w:p w14:paraId="645F044E" w14:textId="36323B6C" w:rsidR="00BD619C" w:rsidRPr="008034D5"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1E280B">
              <w:rPr>
                <w:rFonts w:asciiTheme="minorHAnsi" w:hAnsiTheme="minorHAnsi"/>
                <w:sz w:val="22"/>
                <w:szCs w:val="22"/>
                <w:lang w:eastAsia="en-CA"/>
              </w:rPr>
              <w:t>Transaction Indicator &lt;&gt; REGUL</w:t>
            </w:r>
          </w:p>
          <w:p w14:paraId="5E7D8A0D"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Member = SIN</w:t>
            </w:r>
          </w:p>
          <w:p w14:paraId="1125FA41"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Employer = Employer</w:t>
            </w:r>
          </w:p>
          <w:p w14:paraId="78FE47CE"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Year(BeginDate) = Year</w:t>
            </w:r>
          </w:p>
          <w:p w14:paraId="4E15B2E1"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SummaryAttribute &lt;&gt; "RRETRO" or “FRETRO”</w:t>
            </w:r>
          </w:p>
          <w:p w14:paraId="317C441F" w14:textId="77777777" w:rsidR="00BD619C" w:rsidRPr="00E31C81" w:rsidRDefault="00BD619C" w:rsidP="00BD619C">
            <w:pPr>
              <w:spacing w:before="100" w:beforeAutospacing="1" w:after="100" w:afterAutospacing="1"/>
              <w:ind w:left="1440"/>
              <w:rPr>
                <w:rFonts w:asciiTheme="minorHAnsi" w:hAnsiTheme="minorHAnsi"/>
                <w:color w:val="auto"/>
                <w:sz w:val="22"/>
                <w:szCs w:val="22"/>
              </w:rPr>
            </w:pPr>
            <w:r w:rsidRPr="00E31C81">
              <w:rPr>
                <w:rFonts w:asciiTheme="minorHAnsi" w:hAnsiTheme="minorHAnsi"/>
                <w:color w:val="auto"/>
                <w:sz w:val="22"/>
                <w:szCs w:val="22"/>
              </w:rPr>
              <w:t xml:space="preserve">HighContributions += the SUM of Contributions.Amount of all Contributions records where </w:t>
            </w:r>
          </w:p>
          <w:p w14:paraId="32679BD8" w14:textId="79AAFBED" w:rsidR="00BD619C" w:rsidRPr="001E280B"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E31C81">
              <w:rPr>
                <w:rFonts w:asciiTheme="minorHAnsi" w:hAnsiTheme="minorHAnsi"/>
                <w:color w:val="auto"/>
                <w:sz w:val="22"/>
                <w:szCs w:val="22"/>
              </w:rPr>
              <w:t>Type = HghRPP or HghRCA</w:t>
            </w:r>
          </w:p>
          <w:p w14:paraId="2F8FB759" w14:textId="08AACC97" w:rsidR="00BD619C" w:rsidRPr="008034D5"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sz w:val="22"/>
                <w:szCs w:val="22"/>
                <w:lang w:eastAsia="en-CA"/>
              </w:rPr>
            </w:pPr>
            <w:r w:rsidRPr="001E280B">
              <w:rPr>
                <w:rFonts w:asciiTheme="minorHAnsi" w:hAnsiTheme="minorHAnsi"/>
                <w:sz w:val="22"/>
                <w:szCs w:val="22"/>
                <w:lang w:eastAsia="en-CA"/>
              </w:rPr>
              <w:t>Transaction Indicator &lt;&gt; REGUL</w:t>
            </w:r>
          </w:p>
          <w:p w14:paraId="5B22BF9C"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Member = SIN</w:t>
            </w:r>
          </w:p>
          <w:p w14:paraId="5F1DBC9B"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Employer = Employer</w:t>
            </w:r>
          </w:p>
          <w:p w14:paraId="12D96698" w14:textId="0BF24841"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Year(PaymentDate) = Year</w:t>
            </w:r>
            <w:r>
              <w:rPr>
                <w:rFonts w:asciiTheme="minorHAnsi" w:hAnsiTheme="minorHAnsi"/>
                <w:color w:val="auto"/>
                <w:sz w:val="22"/>
                <w:szCs w:val="22"/>
                <w:vertAlign w:val="superscript"/>
              </w:rPr>
              <w:t xml:space="preserve"> c</w:t>
            </w:r>
          </w:p>
          <w:p w14:paraId="3941985B" w14:textId="77777777" w:rsidR="00BD619C" w:rsidRPr="00E31C81" w:rsidRDefault="00BD619C" w:rsidP="00BD619C">
            <w:pPr>
              <w:pStyle w:val="ListParagraph"/>
              <w:numPr>
                <w:ilvl w:val="0"/>
                <w:numId w:val="30"/>
              </w:numPr>
              <w:spacing w:before="100" w:beforeAutospacing="1" w:after="100" w:afterAutospacing="1" w:line="240" w:lineRule="auto"/>
              <w:contextualSpacing w:val="0"/>
              <w:rPr>
                <w:rFonts w:asciiTheme="minorHAnsi" w:hAnsiTheme="minorHAnsi"/>
                <w:color w:val="auto"/>
                <w:sz w:val="22"/>
                <w:szCs w:val="22"/>
              </w:rPr>
            </w:pPr>
            <w:r w:rsidRPr="00E31C81">
              <w:rPr>
                <w:rFonts w:asciiTheme="minorHAnsi" w:hAnsiTheme="minorHAnsi"/>
                <w:color w:val="auto"/>
                <w:sz w:val="22"/>
                <w:szCs w:val="22"/>
              </w:rPr>
              <w:t>SummaryAttribute = "RRETRO" or “FRETRO”</w:t>
            </w:r>
          </w:p>
          <w:p w14:paraId="247EAB4F" w14:textId="77777777" w:rsidR="00BD619C" w:rsidRPr="00E31C81" w:rsidRDefault="00BD619C" w:rsidP="00BD619C">
            <w:pPr>
              <w:spacing w:before="100" w:beforeAutospacing="1" w:after="100" w:afterAutospacing="1"/>
              <w:ind w:left="1440"/>
              <w:rPr>
                <w:rFonts w:asciiTheme="minorHAnsi" w:hAnsiTheme="minorHAnsi"/>
                <w:color w:val="auto"/>
                <w:sz w:val="22"/>
                <w:szCs w:val="22"/>
              </w:rPr>
            </w:pPr>
            <w:r w:rsidRPr="00E31C81">
              <w:rPr>
                <w:rFonts w:asciiTheme="minorHAnsi" w:hAnsiTheme="minorHAnsi"/>
                <w:color w:val="auto"/>
                <w:sz w:val="22"/>
                <w:szCs w:val="22"/>
              </w:rPr>
              <w:t>AE = ((LowContributions / LowContributionsRate) + (HighContributions / HighContributionsRate)) / (Service / 52)</w:t>
            </w:r>
          </w:p>
          <w:p w14:paraId="2A7EBDC8" w14:textId="77777777" w:rsidR="00BD619C" w:rsidRPr="00E31C81" w:rsidRDefault="00BD619C" w:rsidP="00BD619C">
            <w:pPr>
              <w:spacing w:before="100" w:beforeAutospacing="1" w:after="100" w:afterAutospacing="1"/>
              <w:ind w:left="1440"/>
              <w:rPr>
                <w:rFonts w:asciiTheme="minorHAnsi" w:hAnsiTheme="minorHAnsi"/>
                <w:color w:val="auto"/>
                <w:sz w:val="22"/>
                <w:szCs w:val="22"/>
              </w:rPr>
            </w:pPr>
            <w:r w:rsidRPr="00E31C81">
              <w:rPr>
                <w:rFonts w:asciiTheme="minorHAnsi" w:hAnsiTheme="minorHAnsi"/>
                <w:color w:val="auto"/>
                <w:sz w:val="22"/>
                <w:szCs w:val="22"/>
              </w:rPr>
              <w:t>Return AE</w:t>
            </w:r>
          </w:p>
          <w:p w14:paraId="5B437174" w14:textId="77777777" w:rsidR="00BD619C" w:rsidRPr="00E31C81" w:rsidRDefault="00BD619C" w:rsidP="00BD619C">
            <w:pPr>
              <w:spacing w:before="100" w:beforeAutospacing="1" w:after="100" w:afterAutospacing="1"/>
              <w:ind w:left="720"/>
              <w:rPr>
                <w:rFonts w:asciiTheme="minorHAnsi" w:hAnsiTheme="minorHAnsi"/>
                <w:color w:val="auto"/>
                <w:sz w:val="22"/>
                <w:szCs w:val="22"/>
              </w:rPr>
            </w:pPr>
            <w:r w:rsidRPr="00E31C81">
              <w:rPr>
                <w:rFonts w:asciiTheme="minorHAnsi" w:hAnsiTheme="minorHAnsi"/>
                <w:color w:val="auto"/>
                <w:sz w:val="22"/>
                <w:szCs w:val="22"/>
              </w:rPr>
              <w:t>End If</w:t>
            </w:r>
          </w:p>
          <w:p w14:paraId="35E2D93E" w14:textId="62409918" w:rsidR="00BD619C" w:rsidRPr="00E651D2" w:rsidRDefault="00BD619C" w:rsidP="00BD619C">
            <w:pPr>
              <w:spacing w:before="100" w:beforeAutospacing="1" w:after="100" w:afterAutospacing="1"/>
              <w:rPr>
                <w:rFonts w:asciiTheme="minorHAnsi" w:hAnsiTheme="minorHAnsi"/>
                <w:color w:val="auto"/>
                <w:sz w:val="22"/>
                <w:szCs w:val="22"/>
                <w:lang w:eastAsia="en-CA"/>
              </w:rPr>
            </w:pPr>
            <w:r w:rsidRPr="00E31C81">
              <w:rPr>
                <w:rFonts w:asciiTheme="minorHAnsi" w:hAnsiTheme="minorHAnsi"/>
                <w:color w:val="auto"/>
                <w:sz w:val="22"/>
                <w:szCs w:val="22"/>
              </w:rPr>
              <w:t>End Function</w:t>
            </w:r>
          </w:p>
        </w:tc>
      </w:tr>
    </w:tbl>
    <w:p w14:paraId="7796B899" w14:textId="77777777" w:rsidR="00142608" w:rsidRDefault="00142608" w:rsidP="00E651D2"/>
    <w:p w14:paraId="3CF99FC5" w14:textId="77777777" w:rsidR="00142608" w:rsidRDefault="00142608">
      <w:pPr>
        <w:spacing w:before="0" w:after="0" w:line="240" w:lineRule="auto"/>
        <w:ind w:left="0"/>
      </w:pPr>
      <w:r>
        <w:br w:type="page"/>
      </w:r>
    </w:p>
    <w:p w14:paraId="2C3BE3B9" w14:textId="77777777" w:rsidR="00EA5F93" w:rsidRPr="006B06A8" w:rsidRDefault="00EA5F93" w:rsidP="00EA5F93">
      <w:pPr>
        <w:pStyle w:val="Heading3"/>
      </w:pPr>
      <w:r w:rsidRPr="006B06A8">
        <w:t xml:space="preserve">Validation – </w:t>
      </w:r>
      <w:r>
        <w:t>Leave End Date</w:t>
      </w:r>
    </w:p>
    <w:p w14:paraId="4F46751A" w14:textId="77777777" w:rsidR="008A29CE" w:rsidRPr="006B06A8" w:rsidRDefault="008A29CE" w:rsidP="008A29CE">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A29CE" w14:paraId="2BE244B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D074E4B"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C538A01" w14:textId="06A4BE71" w:rsidR="008A29CE" w:rsidRPr="000862E2" w:rsidRDefault="00EA5F93" w:rsidP="000836DD">
            <w:pPr>
              <w:pStyle w:val="Heading1"/>
            </w:pPr>
            <w:bookmarkStart w:id="380" w:name="_Toc43372862"/>
            <w:r>
              <w:rPr>
                <w:rFonts w:cs="Calibri"/>
                <w:color w:val="auto"/>
              </w:rPr>
              <w:t>B5</w:t>
            </w:r>
            <w:r w:rsidRPr="007E257A">
              <w:rPr>
                <w:rFonts w:cs="Calibri"/>
                <w:color w:val="auto"/>
              </w:rPr>
              <w:t>7_</w:t>
            </w:r>
            <w:r>
              <w:rPr>
                <w:rFonts w:cs="Calibri"/>
                <w:color w:val="auto"/>
              </w:rPr>
              <w:t>LeaveEndDate</w:t>
            </w:r>
            <w:bookmarkEnd w:id="380"/>
          </w:p>
        </w:tc>
      </w:tr>
      <w:tr w:rsidR="008A29CE" w14:paraId="6D98F41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741AF2"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63F3E6E" w14:textId="0BDCEAD1" w:rsidR="00E056E8" w:rsidRDefault="00F706B8" w:rsidP="000836DD">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 xml:space="preserve">8353 </w:t>
            </w:r>
            <w:r w:rsidR="00E056E8">
              <w:rPr>
                <w:rFonts w:asciiTheme="minorHAnsi" w:eastAsia="Times New Roman" w:hAnsiTheme="minorHAnsi" w:cs="Calibri"/>
                <w:color w:val="auto"/>
                <w:sz w:val="22"/>
                <w:szCs w:val="22"/>
                <w:lang w:eastAsia="en-CA"/>
              </w:rPr>
              <w:t>(</w:t>
            </w:r>
            <w:r w:rsidR="00E056E8">
              <w:rPr>
                <w:rFonts w:asciiTheme="minorHAnsi" w:hAnsiTheme="minorHAnsi"/>
                <w:color w:val="auto"/>
                <w:sz w:val="22"/>
                <w:szCs w:val="22"/>
                <w:lang w:eastAsia="en-CA"/>
              </w:rPr>
              <w:t>Ariel.Employment.LastAnnualDataUpdate is not null)</w:t>
            </w:r>
          </w:p>
          <w:p w14:paraId="5B3A7B4C" w14:textId="35291BDC" w:rsidR="00E056E8" w:rsidRPr="000862E2" w:rsidRDefault="00F706B8" w:rsidP="00E056E8">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color w:val="auto"/>
                <w:sz w:val="22"/>
                <w:szCs w:val="22"/>
                <w:lang w:eastAsia="en-CA"/>
              </w:rPr>
              <w:t xml:space="preserve">1758 </w:t>
            </w:r>
            <w:r w:rsidR="00E056E8">
              <w:rPr>
                <w:rFonts w:asciiTheme="minorHAnsi" w:hAnsiTheme="minorHAnsi"/>
                <w:color w:val="auto"/>
                <w:sz w:val="22"/>
                <w:szCs w:val="22"/>
                <w:lang w:eastAsia="en-CA"/>
              </w:rPr>
              <w:t>(</w:t>
            </w:r>
            <w:r w:rsidR="00E056E8">
              <w:rPr>
                <w:rFonts w:asciiTheme="minorHAnsi" w:hAnsiTheme="minorHAnsi"/>
                <w:sz w:val="22"/>
                <w:szCs w:val="22"/>
                <w:lang w:eastAsia="en-CA"/>
              </w:rPr>
              <w:t>Ariel.Employement.LastAnnualDataUpdate is null)</w:t>
            </w:r>
          </w:p>
        </w:tc>
      </w:tr>
      <w:tr w:rsidR="008A29CE" w14:paraId="0A14A68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D8FC43" w14:textId="634AB642"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2524B03" w14:textId="575134BD" w:rsidR="008A29CE" w:rsidRDefault="000C0D23"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8A29CE" w14:paraId="25E31F3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5456D39"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37BF7ED" w14:textId="3647924F" w:rsidR="008A29CE" w:rsidRPr="00B464B9" w:rsidRDefault="00A72207"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A72207">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8A29CE" w14:paraId="61F2895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531F600"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8B71021" w14:textId="52067666" w:rsidR="008A29CE" w:rsidRPr="009675FB" w:rsidRDefault="002D7D53" w:rsidP="00BD2365">
            <w:pPr>
              <w:spacing w:before="60" w:after="60" w:line="240" w:lineRule="auto"/>
              <w:ind w:left="0"/>
              <w:rPr>
                <w:rFonts w:asciiTheme="minorHAnsi" w:hAnsiTheme="minorHAnsi"/>
                <w:color w:val="auto"/>
                <w:sz w:val="22"/>
                <w:szCs w:val="22"/>
                <w:lang w:eastAsia="en-CA"/>
              </w:rPr>
            </w:pPr>
            <w:r w:rsidRPr="007E257A">
              <w:rPr>
                <w:rFonts w:asciiTheme="minorHAnsi" w:hAnsiTheme="minorHAnsi" w:cs="Calibri"/>
                <w:color w:val="auto"/>
                <w:sz w:val="22"/>
                <w:szCs w:val="22"/>
              </w:rPr>
              <w:t>Contributory Leaves</w:t>
            </w:r>
            <w:r>
              <w:rPr>
                <w:rFonts w:asciiTheme="minorHAnsi" w:hAnsiTheme="minorHAnsi" w:cs="Calibri"/>
                <w:color w:val="auto"/>
                <w:sz w:val="22"/>
                <w:szCs w:val="22"/>
              </w:rPr>
              <w:t xml:space="preserve"> (MDC, Final Data), Non-</w:t>
            </w:r>
            <w:r w:rsidRPr="007E257A">
              <w:rPr>
                <w:rFonts w:asciiTheme="minorHAnsi" w:hAnsiTheme="minorHAnsi" w:cs="Calibri"/>
                <w:color w:val="auto"/>
                <w:sz w:val="22"/>
                <w:szCs w:val="22"/>
              </w:rPr>
              <w:t>Contributory Leaves</w:t>
            </w:r>
            <w:r>
              <w:rPr>
                <w:rFonts w:asciiTheme="minorHAnsi" w:hAnsiTheme="minorHAnsi" w:cs="Calibri"/>
                <w:color w:val="auto"/>
                <w:sz w:val="22"/>
                <w:szCs w:val="22"/>
              </w:rPr>
              <w:t xml:space="preserve"> (Leaves, </w:t>
            </w:r>
            <w:r w:rsidRPr="00023CE4">
              <w:rPr>
                <w:rFonts w:asciiTheme="minorHAnsi" w:hAnsiTheme="minorHAnsi" w:cs="Calibri"/>
                <w:color w:val="auto"/>
                <w:sz w:val="22"/>
                <w:szCs w:val="22"/>
              </w:rPr>
              <w:t>MDC, Final Data)</w:t>
            </w:r>
            <w:r w:rsidR="006F7DA5">
              <w:rPr>
                <w:rFonts w:asciiTheme="minorHAnsi" w:hAnsiTheme="minorHAnsi" w:cs="Calibri"/>
                <w:color w:val="auto"/>
                <w:sz w:val="22"/>
                <w:szCs w:val="22"/>
              </w:rPr>
              <w:t>, Close Leaves</w:t>
            </w:r>
          </w:p>
        </w:tc>
      </w:tr>
      <w:tr w:rsidR="008A29CE" w14:paraId="7AC284A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08AE5A2"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B983F55" w14:textId="77777777" w:rsidR="008A29CE" w:rsidRDefault="008A29CE"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8A29CE" w14:paraId="7F3F19C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36806A3"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8D35A62" w14:textId="77777777" w:rsidR="008A29CE" w:rsidRPr="00B464B9" w:rsidRDefault="008A29CE"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8A29CE" w:rsidRPr="00A61AB1" w14:paraId="00AAFA2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2CD89CB"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22BECC4"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A26E1A3" w14:textId="69E0664C" w:rsidR="008A29CE" w:rsidRPr="00C301FC" w:rsidRDefault="002D7D53" w:rsidP="000836DD">
            <w:pPr>
              <w:ind w:left="0"/>
              <w:rPr>
                <w:rFonts w:asciiTheme="minorHAnsi" w:hAnsiTheme="minorHAnsi"/>
                <w:sz w:val="22"/>
                <w:szCs w:val="22"/>
                <w:lang w:val="en-US" w:eastAsia="en-CA"/>
              </w:rPr>
            </w:pPr>
            <w:r w:rsidRPr="00637AF2">
              <w:rPr>
                <w:rFonts w:asciiTheme="minorHAnsi" w:hAnsiTheme="minorHAnsi"/>
                <w:sz w:val="22"/>
                <w:szCs w:val="22"/>
                <w:lang w:eastAsia="en-CA"/>
              </w:rPr>
              <w:t>This validation creates an exception if the Leave End Date reported in the file is less or equals the Employer’s Last Annual Update in Ariel.</w:t>
            </w:r>
          </w:p>
        </w:tc>
      </w:tr>
      <w:tr w:rsidR="008A29CE" w:rsidRPr="009151F9" w14:paraId="4FC2BC0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A4BEFD4"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7D07255" w14:textId="7A21BC3E" w:rsidR="002D7D53" w:rsidRDefault="002D7D53" w:rsidP="002D7D53">
            <w:pPr>
              <w:ind w:left="0"/>
              <w:rPr>
                <w:rFonts w:asciiTheme="minorHAnsi" w:hAnsiTheme="minorHAnsi"/>
                <w:color w:val="auto"/>
                <w:sz w:val="22"/>
                <w:szCs w:val="22"/>
                <w:lang w:eastAsia="en-CA"/>
              </w:rPr>
            </w:pPr>
            <w:r w:rsidRPr="00637AF2">
              <w:rPr>
                <w:rFonts w:asciiTheme="minorHAnsi" w:hAnsiTheme="minorHAnsi"/>
                <w:color w:val="auto"/>
                <w:sz w:val="22"/>
                <w:szCs w:val="22"/>
                <w:lang w:eastAsia="en-CA"/>
              </w:rPr>
              <w:t>Reject the member in the input file:</w:t>
            </w:r>
          </w:p>
          <w:p w14:paraId="11FA0364" w14:textId="7B3F996B" w:rsidR="00606535" w:rsidRPr="00637AF2" w:rsidRDefault="00606535" w:rsidP="002D7D53">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If </w:t>
            </w:r>
            <w:r w:rsidR="00647A9E">
              <w:rPr>
                <w:rFonts w:asciiTheme="minorHAnsi" w:hAnsiTheme="minorHAnsi"/>
                <w:color w:val="auto"/>
                <w:sz w:val="22"/>
                <w:szCs w:val="22"/>
                <w:lang w:eastAsia="en-CA"/>
              </w:rPr>
              <w:t>Ariel.Employment.</w:t>
            </w:r>
            <w:r>
              <w:rPr>
                <w:rFonts w:asciiTheme="minorHAnsi" w:hAnsiTheme="minorHAnsi"/>
                <w:color w:val="auto"/>
                <w:sz w:val="22"/>
                <w:szCs w:val="22"/>
                <w:lang w:eastAsia="en-CA"/>
              </w:rPr>
              <w:t xml:space="preserve">LastAnnualDataUpdate </w:t>
            </w:r>
            <w:r w:rsidR="00370BEE">
              <w:rPr>
                <w:rFonts w:asciiTheme="minorHAnsi" w:hAnsiTheme="minorHAnsi"/>
                <w:color w:val="auto"/>
                <w:sz w:val="22"/>
                <w:szCs w:val="22"/>
                <w:lang w:eastAsia="en-CA"/>
              </w:rPr>
              <w:t>is not null:</w:t>
            </w:r>
          </w:p>
          <w:p w14:paraId="6C99BA4B" w14:textId="69B59FA8" w:rsidR="002D7D53" w:rsidRDefault="002D7D53" w:rsidP="00821E28">
            <w:pPr>
              <w:rPr>
                <w:rFonts w:asciiTheme="minorHAnsi" w:hAnsiTheme="minorHAnsi"/>
                <w:sz w:val="22"/>
                <w:szCs w:val="22"/>
                <w:lang w:eastAsia="en-CA"/>
              </w:rPr>
            </w:pPr>
            <w:r w:rsidRPr="00637AF2">
              <w:rPr>
                <w:rFonts w:asciiTheme="minorHAnsi" w:hAnsiTheme="minorHAnsi"/>
                <w:sz w:val="22"/>
                <w:szCs w:val="22"/>
                <w:lang w:eastAsia="en-CA"/>
              </w:rPr>
              <w:t xml:space="preserve">File.LeaveEndDate  </w:t>
            </w:r>
            <w:r w:rsidRPr="00023CE4">
              <w:rPr>
                <w:rFonts w:asciiTheme="minorHAnsi" w:hAnsiTheme="minorHAnsi"/>
                <w:color w:val="auto"/>
                <w:sz w:val="22"/>
                <w:szCs w:val="22"/>
                <w:lang w:eastAsia="en-CA"/>
              </w:rPr>
              <w:t>&lt;</w:t>
            </w:r>
            <w:r w:rsidR="00833B44">
              <w:rPr>
                <w:rFonts w:asciiTheme="minorHAnsi" w:hAnsiTheme="minorHAnsi"/>
                <w:color w:val="auto"/>
                <w:sz w:val="22"/>
                <w:szCs w:val="22"/>
                <w:lang w:eastAsia="en-CA"/>
              </w:rPr>
              <w:t>=</w:t>
            </w:r>
            <w:r w:rsidRPr="00023CE4">
              <w:rPr>
                <w:rFonts w:asciiTheme="minorHAnsi" w:hAnsiTheme="minorHAnsi"/>
                <w:color w:val="auto"/>
                <w:sz w:val="22"/>
                <w:szCs w:val="22"/>
                <w:lang w:eastAsia="en-CA"/>
              </w:rPr>
              <w:t xml:space="preserve"> </w:t>
            </w:r>
            <w:r w:rsidRPr="00637AF2">
              <w:rPr>
                <w:rFonts w:asciiTheme="minorHAnsi" w:hAnsiTheme="minorHAnsi"/>
                <w:sz w:val="22"/>
                <w:szCs w:val="22"/>
                <w:lang w:eastAsia="en-CA"/>
              </w:rPr>
              <w:t>Ariel.Employ</w:t>
            </w:r>
            <w:r w:rsidR="00821E28">
              <w:rPr>
                <w:rFonts w:asciiTheme="minorHAnsi" w:hAnsiTheme="minorHAnsi"/>
                <w:sz w:val="22"/>
                <w:szCs w:val="22"/>
                <w:lang w:eastAsia="en-CA"/>
              </w:rPr>
              <w:t>ment</w:t>
            </w:r>
            <w:r w:rsidRPr="00637AF2">
              <w:rPr>
                <w:rFonts w:asciiTheme="minorHAnsi" w:hAnsiTheme="minorHAnsi"/>
                <w:sz w:val="22"/>
                <w:szCs w:val="22"/>
                <w:lang w:eastAsia="en-CA"/>
              </w:rPr>
              <w:t>.</w:t>
            </w:r>
            <w:r w:rsidR="00821E28">
              <w:rPr>
                <w:rFonts w:asciiTheme="minorHAnsi" w:hAnsiTheme="minorHAnsi"/>
                <w:sz w:val="22"/>
                <w:szCs w:val="22"/>
                <w:lang w:eastAsia="en-CA"/>
              </w:rPr>
              <w:t>LastAnnualDataUpdate</w:t>
            </w:r>
          </w:p>
          <w:p w14:paraId="608CBB4B" w14:textId="51EDAAA9" w:rsidR="00606535" w:rsidRDefault="00370BEE" w:rsidP="003B1C78">
            <w:pPr>
              <w:ind w:left="0"/>
              <w:rPr>
                <w:rFonts w:asciiTheme="minorHAnsi" w:hAnsiTheme="minorHAnsi"/>
                <w:sz w:val="22"/>
                <w:szCs w:val="22"/>
                <w:lang w:eastAsia="en-CA"/>
              </w:rPr>
            </w:pPr>
            <w:r>
              <w:rPr>
                <w:rFonts w:asciiTheme="minorHAnsi" w:hAnsiTheme="minorHAnsi"/>
                <w:sz w:val="22"/>
                <w:szCs w:val="22"/>
                <w:lang w:eastAsia="en-CA"/>
              </w:rPr>
              <w:t xml:space="preserve">If </w:t>
            </w:r>
            <w:r w:rsidR="00647A9E">
              <w:rPr>
                <w:rFonts w:asciiTheme="minorHAnsi" w:hAnsiTheme="minorHAnsi"/>
                <w:sz w:val="22"/>
                <w:szCs w:val="22"/>
                <w:lang w:eastAsia="en-CA"/>
              </w:rPr>
              <w:t>Ariel.Employement.</w:t>
            </w:r>
            <w:r>
              <w:rPr>
                <w:rFonts w:asciiTheme="minorHAnsi" w:hAnsiTheme="minorHAnsi"/>
                <w:sz w:val="22"/>
                <w:szCs w:val="22"/>
                <w:lang w:eastAsia="en-CA"/>
              </w:rPr>
              <w:t>LastAnnualDataUpdate is null:</w:t>
            </w:r>
          </w:p>
          <w:p w14:paraId="084F4DD9" w14:textId="69436BAD" w:rsidR="00370BEE" w:rsidRDefault="00137B7B" w:rsidP="003B1C78">
            <w:pPr>
              <w:ind w:left="0"/>
              <w:rPr>
                <w:rFonts w:asciiTheme="minorHAnsi" w:hAnsiTheme="minorHAnsi"/>
                <w:sz w:val="22"/>
                <w:szCs w:val="22"/>
                <w:lang w:eastAsia="en-CA"/>
              </w:rPr>
            </w:pPr>
            <w:r>
              <w:rPr>
                <w:rFonts w:asciiTheme="minorHAnsi" w:hAnsiTheme="minorHAnsi"/>
                <w:sz w:val="22"/>
                <w:szCs w:val="22"/>
                <w:lang w:eastAsia="en-CA"/>
              </w:rPr>
              <w:t xml:space="preserve">          </w:t>
            </w:r>
            <w:r w:rsidRPr="00137B7B">
              <w:rPr>
                <w:rFonts w:asciiTheme="minorHAnsi" w:hAnsiTheme="minorHAnsi"/>
                <w:sz w:val="22"/>
                <w:szCs w:val="22"/>
                <w:lang w:eastAsia="en-CA"/>
              </w:rPr>
              <w:t>File.LeaveEndDate  &lt;= Ariel.Employer.YearEndClosedIndicator</w:t>
            </w:r>
          </w:p>
          <w:p w14:paraId="751F606A" w14:textId="4CFAC6C0" w:rsidR="00606535" w:rsidRPr="0078068E" w:rsidRDefault="00606535" w:rsidP="00821E28">
            <w:pPr>
              <w:rPr>
                <w:rFonts w:asciiTheme="minorHAnsi" w:hAnsiTheme="minorHAnsi"/>
                <w:sz w:val="22"/>
                <w:szCs w:val="22"/>
                <w:lang w:eastAsia="en-CA"/>
              </w:rPr>
            </w:pPr>
          </w:p>
        </w:tc>
      </w:tr>
      <w:tr w:rsidR="008A29CE" w:rsidRPr="00A61AB1" w14:paraId="48202B0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B4BD72" w14:textId="656A2850"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CD4BB3F" w14:textId="6871754E" w:rsidR="008A29CE" w:rsidRPr="00A762CE" w:rsidRDefault="00E023B7"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8A29CE" w:rsidRPr="00A61AB1" w14:paraId="31C8447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51FFF98"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704951E" w14:textId="7E1926B8" w:rsidR="00062891" w:rsidRPr="00062891" w:rsidRDefault="00062891" w:rsidP="00062891">
            <w:pPr>
              <w:ind w:left="0"/>
              <w:rPr>
                <w:rFonts w:asciiTheme="minorHAnsi" w:hAnsiTheme="minorHAnsi"/>
                <w:color w:val="auto"/>
                <w:sz w:val="22"/>
                <w:szCs w:val="22"/>
                <w:lang w:eastAsia="en-CA"/>
              </w:rPr>
            </w:pPr>
            <w:r>
              <w:rPr>
                <w:rFonts w:asciiTheme="minorHAnsi" w:hAnsiTheme="minorHAnsi"/>
                <w:color w:val="auto"/>
                <w:sz w:val="22"/>
                <w:szCs w:val="22"/>
                <w:lang w:eastAsia="en-CA"/>
              </w:rPr>
              <w:t>If Ariel.Employment.LastAnnualDataUpdate is not null:</w:t>
            </w:r>
          </w:p>
          <w:p w14:paraId="25EF4C4B" w14:textId="77777777" w:rsidR="008A29CE" w:rsidRDefault="007C7003" w:rsidP="007C7003">
            <w:pPr>
              <w:pStyle w:val="NormalWeb"/>
              <w:spacing w:line="276" w:lineRule="auto"/>
              <w:rPr>
                <w:rFonts w:asciiTheme="minorHAnsi" w:hAnsiTheme="minorHAnsi"/>
                <w:sz w:val="22"/>
                <w:szCs w:val="22"/>
                <w:lang w:val="en-US" w:eastAsia="en-CA"/>
              </w:rPr>
            </w:pPr>
            <w:r w:rsidRPr="007C7003">
              <w:rPr>
                <w:rFonts w:asciiTheme="minorHAnsi" w:hAnsiTheme="minorHAnsi"/>
                <w:sz w:val="22"/>
                <w:szCs w:val="22"/>
                <w:lang w:val="en-US" w:eastAsia="en-CA"/>
              </w:rPr>
              <w:t>The leave end date must be later than {</w:t>
            </w:r>
            <w:r>
              <w:rPr>
                <w:rFonts w:asciiTheme="minorHAnsi" w:hAnsiTheme="minorHAnsi"/>
                <w:sz w:val="22"/>
                <w:szCs w:val="22"/>
                <w:lang w:val="en-US" w:eastAsia="en-CA"/>
              </w:rPr>
              <w:t>0</w:t>
            </w:r>
            <w:r w:rsidRPr="007C7003">
              <w:rPr>
                <w:rFonts w:asciiTheme="minorHAnsi" w:hAnsiTheme="minorHAnsi"/>
                <w:sz w:val="22"/>
                <w:szCs w:val="22"/>
                <w:lang w:val="en-US" w:eastAsia="en-CA"/>
              </w:rPr>
              <w:t>}. Please review or contact HOOPP if this is correct.</w:t>
            </w:r>
          </w:p>
          <w:p w14:paraId="2B36C753" w14:textId="77777777" w:rsidR="00062891" w:rsidRDefault="00062891" w:rsidP="00062891">
            <w:pPr>
              <w:ind w:left="0"/>
              <w:rPr>
                <w:rFonts w:asciiTheme="minorHAnsi" w:hAnsiTheme="minorHAnsi"/>
                <w:sz w:val="22"/>
                <w:szCs w:val="22"/>
                <w:lang w:eastAsia="en-CA"/>
              </w:rPr>
            </w:pPr>
            <w:r>
              <w:rPr>
                <w:rFonts w:asciiTheme="minorHAnsi" w:hAnsiTheme="minorHAnsi"/>
                <w:sz w:val="22"/>
                <w:szCs w:val="22"/>
                <w:lang w:eastAsia="en-CA"/>
              </w:rPr>
              <w:t>If Ariel.Employement.LastAnnualDataUpdate is null:</w:t>
            </w:r>
          </w:p>
          <w:p w14:paraId="2E3FAE9B" w14:textId="77777777" w:rsidR="00062891" w:rsidRDefault="00062891" w:rsidP="00062891">
            <w:pPr>
              <w:pStyle w:val="NormalWeb"/>
              <w:spacing w:line="276" w:lineRule="auto"/>
              <w:rPr>
                <w:rFonts w:asciiTheme="minorHAnsi" w:hAnsiTheme="minorHAnsi"/>
                <w:sz w:val="22"/>
                <w:szCs w:val="22"/>
                <w:lang w:val="en-US" w:eastAsia="en-CA"/>
              </w:rPr>
            </w:pPr>
            <w:r w:rsidRPr="007C7003">
              <w:rPr>
                <w:rFonts w:asciiTheme="minorHAnsi" w:hAnsiTheme="minorHAnsi"/>
                <w:sz w:val="22"/>
                <w:szCs w:val="22"/>
                <w:lang w:val="en-US" w:eastAsia="en-CA"/>
              </w:rPr>
              <w:t>The leave end date must be later than {</w:t>
            </w:r>
            <w:r>
              <w:rPr>
                <w:rFonts w:asciiTheme="minorHAnsi" w:hAnsiTheme="minorHAnsi"/>
                <w:sz w:val="22"/>
                <w:szCs w:val="22"/>
                <w:lang w:val="en-US" w:eastAsia="en-CA"/>
              </w:rPr>
              <w:t>1</w:t>
            </w:r>
            <w:r w:rsidRPr="007C7003">
              <w:rPr>
                <w:rFonts w:asciiTheme="minorHAnsi" w:hAnsiTheme="minorHAnsi"/>
                <w:sz w:val="22"/>
                <w:szCs w:val="22"/>
                <w:lang w:val="en-US" w:eastAsia="en-CA"/>
              </w:rPr>
              <w:t>}. Please review or contact HOOPP if this is correct.</w:t>
            </w:r>
          </w:p>
          <w:p w14:paraId="079D1F59" w14:textId="05B93C01" w:rsidR="00062891" w:rsidRPr="00062891" w:rsidRDefault="00062891" w:rsidP="00062891">
            <w:pPr>
              <w:pStyle w:val="NormalWeb"/>
              <w:spacing w:line="276" w:lineRule="auto"/>
              <w:rPr>
                <w:rFonts w:asciiTheme="minorHAnsi" w:hAnsiTheme="minorHAnsi"/>
                <w:color w:val="000000"/>
                <w:sz w:val="22"/>
                <w:szCs w:val="22"/>
                <w:lang w:val="en-US"/>
              </w:rPr>
            </w:pPr>
          </w:p>
        </w:tc>
      </w:tr>
      <w:tr w:rsidR="008A29CE" w:rsidRPr="00A61AB1" w14:paraId="656AAA7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AF86139"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5B6C489"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1B6D15D" w14:textId="77777777" w:rsidR="004B11D4" w:rsidRPr="00062891" w:rsidRDefault="004B11D4" w:rsidP="004B11D4">
            <w:pPr>
              <w:ind w:left="0"/>
              <w:rPr>
                <w:rFonts w:asciiTheme="minorHAnsi" w:hAnsiTheme="minorHAnsi"/>
                <w:color w:val="auto"/>
                <w:sz w:val="22"/>
                <w:szCs w:val="22"/>
                <w:lang w:eastAsia="en-CA"/>
              </w:rPr>
            </w:pPr>
            <w:r>
              <w:rPr>
                <w:rFonts w:asciiTheme="minorHAnsi" w:hAnsiTheme="minorHAnsi"/>
                <w:color w:val="auto"/>
                <w:sz w:val="22"/>
                <w:szCs w:val="22"/>
                <w:lang w:eastAsia="en-CA"/>
              </w:rPr>
              <w:t>If Ariel.Employment.LastAnnualDataUpdate is not null:</w:t>
            </w:r>
          </w:p>
          <w:p w14:paraId="4D60B2C3" w14:textId="77777777" w:rsidR="004B11D4" w:rsidRPr="004B11D4" w:rsidRDefault="004B11D4" w:rsidP="00B504F7">
            <w:pPr>
              <w:spacing w:before="60" w:after="60"/>
              <w:ind w:left="0"/>
              <w:rPr>
                <w:rFonts w:asciiTheme="minorHAnsi" w:hAnsiTheme="minorHAnsi"/>
                <w:sz w:val="22"/>
                <w:szCs w:val="22"/>
                <w:lang w:eastAsia="en-CA"/>
              </w:rPr>
            </w:pPr>
          </w:p>
          <w:p w14:paraId="2D8A8D31" w14:textId="6FA26C35" w:rsidR="008A29CE" w:rsidRDefault="007C7003" w:rsidP="00B504F7">
            <w:pPr>
              <w:spacing w:before="60" w:after="60"/>
              <w:ind w:left="0"/>
              <w:rPr>
                <w:rFonts w:asciiTheme="minorHAnsi" w:hAnsiTheme="minorHAnsi"/>
                <w:sz w:val="22"/>
                <w:szCs w:val="22"/>
                <w:lang w:val="en-US" w:eastAsia="en-CA"/>
              </w:rPr>
            </w:pPr>
            <w:r w:rsidRPr="007C7003">
              <w:rPr>
                <w:rFonts w:asciiTheme="minorHAnsi" w:hAnsiTheme="minorHAnsi"/>
                <w:sz w:val="22"/>
                <w:szCs w:val="22"/>
                <w:lang w:val="en-US" w:eastAsia="en-CA"/>
              </w:rPr>
              <w:t xml:space="preserve">The leave end date must be later than </w:t>
            </w:r>
            <w:r w:rsidR="00DC52C1">
              <w:rPr>
                <w:rFonts w:asciiTheme="minorHAnsi" w:hAnsiTheme="minorHAnsi"/>
                <w:sz w:val="22"/>
                <w:szCs w:val="22"/>
                <w:lang w:val="en-US" w:eastAsia="en-CA"/>
              </w:rPr>
              <w:t xml:space="preserve">the </w:t>
            </w:r>
            <w:r>
              <w:rPr>
                <w:rFonts w:asciiTheme="minorHAnsi" w:hAnsiTheme="minorHAnsi"/>
                <w:sz w:val="22"/>
                <w:szCs w:val="22"/>
                <w:lang w:val="en-US" w:eastAsia="en-CA"/>
              </w:rPr>
              <w:t>employ</w:t>
            </w:r>
            <w:r w:rsidR="00B504F7">
              <w:rPr>
                <w:rFonts w:asciiTheme="minorHAnsi" w:hAnsiTheme="minorHAnsi"/>
                <w:sz w:val="22"/>
                <w:szCs w:val="22"/>
                <w:lang w:val="en-US" w:eastAsia="en-CA"/>
              </w:rPr>
              <w:t>ment</w:t>
            </w:r>
            <w:r w:rsidR="007C10CD">
              <w:rPr>
                <w:rFonts w:asciiTheme="minorHAnsi" w:hAnsiTheme="minorHAnsi"/>
                <w:sz w:val="22"/>
                <w:szCs w:val="22"/>
                <w:lang w:val="en-US" w:eastAsia="en-CA"/>
              </w:rPr>
              <w:t>’</w:t>
            </w:r>
            <w:r w:rsidR="00B504F7">
              <w:rPr>
                <w:rFonts w:asciiTheme="minorHAnsi" w:hAnsiTheme="minorHAnsi"/>
                <w:sz w:val="22"/>
                <w:szCs w:val="22"/>
                <w:lang w:val="en-US" w:eastAsia="en-CA"/>
              </w:rPr>
              <w:t>s</w:t>
            </w:r>
            <w:r>
              <w:rPr>
                <w:rFonts w:asciiTheme="minorHAnsi" w:hAnsiTheme="minorHAnsi"/>
                <w:sz w:val="22"/>
                <w:szCs w:val="22"/>
                <w:lang w:val="en-US" w:eastAsia="en-CA"/>
              </w:rPr>
              <w:t xml:space="preserve"> </w:t>
            </w:r>
            <w:r w:rsidR="00B504F7">
              <w:rPr>
                <w:rFonts w:asciiTheme="minorHAnsi" w:hAnsiTheme="minorHAnsi"/>
                <w:sz w:val="22"/>
                <w:szCs w:val="22"/>
                <w:lang w:val="en-US" w:eastAsia="en-CA"/>
              </w:rPr>
              <w:t>Last Annual Data Update date</w:t>
            </w:r>
            <w:r w:rsidRPr="007C7003">
              <w:rPr>
                <w:rFonts w:asciiTheme="minorHAnsi" w:hAnsiTheme="minorHAnsi"/>
                <w:sz w:val="22"/>
                <w:szCs w:val="22"/>
                <w:lang w:val="en-US" w:eastAsia="en-CA"/>
              </w:rPr>
              <w:t>. Please review or contact HOOPP if this is correct.</w:t>
            </w:r>
          </w:p>
          <w:p w14:paraId="37575151" w14:textId="77777777" w:rsidR="004B11D4" w:rsidRDefault="004B11D4" w:rsidP="00B504F7">
            <w:pPr>
              <w:spacing w:before="60" w:after="60"/>
              <w:ind w:left="0"/>
              <w:rPr>
                <w:rFonts w:asciiTheme="minorHAnsi" w:hAnsiTheme="minorHAnsi"/>
                <w:sz w:val="22"/>
                <w:szCs w:val="22"/>
                <w:lang w:val="en-US" w:eastAsia="en-CA"/>
              </w:rPr>
            </w:pPr>
          </w:p>
          <w:p w14:paraId="2BD752F7" w14:textId="25C62971" w:rsidR="004B11D4" w:rsidRPr="00062891" w:rsidRDefault="004B11D4" w:rsidP="004B11D4">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If Ariel.Employment.LastAnnualDataUpdate </w:t>
            </w:r>
            <w:r w:rsidR="00162A8B">
              <w:rPr>
                <w:rFonts w:asciiTheme="minorHAnsi" w:hAnsiTheme="minorHAnsi"/>
                <w:color w:val="auto"/>
                <w:sz w:val="22"/>
                <w:szCs w:val="22"/>
                <w:lang w:eastAsia="en-CA"/>
              </w:rPr>
              <w:t>is</w:t>
            </w:r>
            <w:r>
              <w:rPr>
                <w:rFonts w:asciiTheme="minorHAnsi" w:hAnsiTheme="minorHAnsi"/>
                <w:color w:val="auto"/>
                <w:sz w:val="22"/>
                <w:szCs w:val="22"/>
                <w:lang w:eastAsia="en-CA"/>
              </w:rPr>
              <w:t xml:space="preserve"> null:</w:t>
            </w:r>
          </w:p>
          <w:p w14:paraId="5F9EAD49" w14:textId="409D84EF" w:rsidR="004B11D4" w:rsidRPr="00B464B9" w:rsidRDefault="004B11D4" w:rsidP="00B504F7">
            <w:pPr>
              <w:spacing w:before="60" w:after="60"/>
              <w:ind w:left="0"/>
              <w:rPr>
                <w:rFonts w:asciiTheme="minorHAnsi" w:hAnsiTheme="minorHAnsi"/>
                <w:sz w:val="22"/>
                <w:szCs w:val="22"/>
                <w:lang w:eastAsia="en-CA"/>
              </w:rPr>
            </w:pPr>
            <w:r>
              <w:rPr>
                <w:rFonts w:asciiTheme="minorHAnsi" w:hAnsiTheme="minorHAnsi"/>
                <w:sz w:val="22"/>
                <w:szCs w:val="22"/>
                <w:lang w:eastAsia="en-CA"/>
              </w:rPr>
              <w:t>The leave end date must be later than the employer</w:t>
            </w:r>
            <w:r w:rsidR="00162A8B">
              <w:rPr>
                <w:rFonts w:asciiTheme="minorHAnsi" w:hAnsiTheme="minorHAnsi"/>
                <w:sz w:val="22"/>
                <w:szCs w:val="22"/>
                <w:lang w:eastAsia="en-CA"/>
              </w:rPr>
              <w:t>’</w:t>
            </w:r>
            <w:r>
              <w:rPr>
                <w:rFonts w:asciiTheme="minorHAnsi" w:hAnsiTheme="minorHAnsi"/>
                <w:sz w:val="22"/>
                <w:szCs w:val="22"/>
                <w:lang w:eastAsia="en-CA"/>
              </w:rPr>
              <w:t>s year end closing date.  Please review or contact HOOPP if this is correct.</w:t>
            </w:r>
          </w:p>
        </w:tc>
      </w:tr>
      <w:tr w:rsidR="008A29CE" w:rsidRPr="0085712F" w14:paraId="4F080FA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81AE5CF" w14:textId="77777777" w:rsidR="008A29CE" w:rsidRPr="0085712F" w:rsidRDefault="008A29CE"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A2FC642" w14:textId="4FCE4595" w:rsidR="008A29CE" w:rsidRDefault="002D7D53" w:rsidP="00665CFC">
            <w:pPr>
              <w:ind w:left="0"/>
              <w:rPr>
                <w:rFonts w:asciiTheme="minorHAnsi" w:hAnsiTheme="minorHAnsi"/>
                <w:sz w:val="22"/>
                <w:szCs w:val="22"/>
                <w:lang w:eastAsia="en-CA"/>
              </w:rPr>
            </w:pPr>
            <w:r>
              <w:rPr>
                <w:rFonts w:asciiTheme="minorHAnsi" w:hAnsiTheme="minorHAnsi"/>
                <w:sz w:val="22"/>
                <w:szCs w:val="22"/>
                <w:lang w:eastAsia="en-CA"/>
              </w:rPr>
              <w:t>{0</w:t>
            </w:r>
            <w:r w:rsidRPr="00637AF2">
              <w:rPr>
                <w:rFonts w:asciiTheme="minorHAnsi" w:hAnsiTheme="minorHAnsi"/>
                <w:sz w:val="22"/>
                <w:szCs w:val="22"/>
                <w:lang w:eastAsia="en-CA"/>
              </w:rPr>
              <w:t>}</w:t>
            </w:r>
            <w:r>
              <w:rPr>
                <w:rFonts w:asciiTheme="minorHAnsi" w:hAnsiTheme="minorHAnsi"/>
                <w:sz w:val="22"/>
                <w:szCs w:val="22"/>
                <w:lang w:eastAsia="en-CA"/>
              </w:rPr>
              <w:t xml:space="preserve"> : Ariel.Employ</w:t>
            </w:r>
            <w:r w:rsidR="00665CFC">
              <w:rPr>
                <w:rFonts w:asciiTheme="minorHAnsi" w:hAnsiTheme="minorHAnsi"/>
                <w:sz w:val="22"/>
                <w:szCs w:val="22"/>
                <w:lang w:eastAsia="en-CA"/>
              </w:rPr>
              <w:t>ment</w:t>
            </w:r>
            <w:r>
              <w:rPr>
                <w:rFonts w:asciiTheme="minorHAnsi" w:hAnsiTheme="minorHAnsi"/>
                <w:sz w:val="22"/>
                <w:szCs w:val="22"/>
                <w:lang w:eastAsia="en-CA"/>
              </w:rPr>
              <w:t>.</w:t>
            </w:r>
            <w:r w:rsidR="00665CFC">
              <w:rPr>
                <w:rFonts w:asciiTheme="minorHAnsi" w:hAnsiTheme="minorHAnsi"/>
                <w:sz w:val="22"/>
                <w:szCs w:val="22"/>
                <w:lang w:eastAsia="en-CA"/>
              </w:rPr>
              <w:t>LastAnnualDataUpdate</w:t>
            </w:r>
            <w:r w:rsidR="007C10CD">
              <w:rPr>
                <w:rFonts w:asciiTheme="minorHAnsi" w:hAnsiTheme="minorHAnsi"/>
                <w:sz w:val="22"/>
                <w:szCs w:val="22"/>
                <w:lang w:eastAsia="en-CA"/>
              </w:rPr>
              <w:t xml:space="preserve"> </w:t>
            </w:r>
            <w:r w:rsidR="007C10CD" w:rsidRPr="007C10CD">
              <w:rPr>
                <w:rFonts w:asciiTheme="minorHAnsi" w:hAnsiTheme="minorHAnsi"/>
                <w:sz w:val="22"/>
                <w:szCs w:val="22"/>
                <w:lang w:eastAsia="en-CA"/>
              </w:rPr>
              <w:t>(MM-DD-YYYY)</w:t>
            </w:r>
          </w:p>
          <w:p w14:paraId="000D6FAB" w14:textId="0E3E8187" w:rsidR="0058570B" w:rsidRDefault="0058570B" w:rsidP="0058570B">
            <w:pPr>
              <w:ind w:left="0"/>
              <w:rPr>
                <w:rFonts w:asciiTheme="minorHAnsi" w:hAnsiTheme="minorHAnsi"/>
                <w:sz w:val="22"/>
                <w:szCs w:val="22"/>
                <w:lang w:eastAsia="en-CA"/>
              </w:rPr>
            </w:pPr>
            <w:r>
              <w:rPr>
                <w:rFonts w:asciiTheme="minorHAnsi" w:hAnsiTheme="minorHAnsi"/>
                <w:sz w:val="22"/>
                <w:szCs w:val="22"/>
                <w:lang w:eastAsia="en-CA"/>
              </w:rPr>
              <w:t>{1</w:t>
            </w:r>
            <w:r w:rsidRPr="00637AF2">
              <w:rPr>
                <w:rFonts w:asciiTheme="minorHAnsi" w:hAnsiTheme="minorHAnsi"/>
                <w:sz w:val="22"/>
                <w:szCs w:val="22"/>
                <w:lang w:eastAsia="en-CA"/>
              </w:rPr>
              <w:t>}</w:t>
            </w:r>
            <w:r>
              <w:rPr>
                <w:rFonts w:asciiTheme="minorHAnsi" w:hAnsiTheme="minorHAnsi"/>
                <w:sz w:val="22"/>
                <w:szCs w:val="22"/>
                <w:lang w:eastAsia="en-CA"/>
              </w:rPr>
              <w:t xml:space="preserve"> : </w:t>
            </w:r>
            <w:r w:rsidRPr="0058570B">
              <w:rPr>
                <w:rFonts w:asciiTheme="minorHAnsi" w:hAnsiTheme="minorHAnsi"/>
                <w:sz w:val="22"/>
                <w:szCs w:val="22"/>
                <w:lang w:eastAsia="en-CA"/>
              </w:rPr>
              <w:t xml:space="preserve">Ariel.Employer.YearEndClosedIndicator </w:t>
            </w:r>
            <w:r w:rsidRPr="007C10CD">
              <w:rPr>
                <w:rFonts w:asciiTheme="minorHAnsi" w:hAnsiTheme="minorHAnsi"/>
                <w:sz w:val="22"/>
                <w:szCs w:val="22"/>
                <w:lang w:eastAsia="en-CA"/>
              </w:rPr>
              <w:t>(MM-DD-YYYY)</w:t>
            </w:r>
          </w:p>
          <w:p w14:paraId="4AEF07B9" w14:textId="34C8C468" w:rsidR="0058570B" w:rsidRPr="009C43D2" w:rsidRDefault="0058570B" w:rsidP="00665CFC">
            <w:pPr>
              <w:ind w:left="0"/>
              <w:rPr>
                <w:rFonts w:asciiTheme="minorHAnsi" w:hAnsiTheme="minorHAnsi" w:cs="Calibri"/>
                <w:color w:val="auto"/>
                <w:sz w:val="22"/>
                <w:szCs w:val="22"/>
              </w:rPr>
            </w:pPr>
          </w:p>
        </w:tc>
      </w:tr>
      <w:tr w:rsidR="008A29CE" w:rsidRPr="0085712F" w14:paraId="13770AE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4D9CDE" w14:textId="77777777" w:rsidR="008A29CE" w:rsidRPr="0085712F" w:rsidRDefault="008A29CE"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387954A" w14:textId="77777777" w:rsidR="008A29CE" w:rsidRPr="006100CE" w:rsidRDefault="008A29CE"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None</w:t>
            </w:r>
          </w:p>
        </w:tc>
      </w:tr>
      <w:tr w:rsidR="008A29CE" w:rsidRPr="0085712F" w14:paraId="1724963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EA3AA6"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CD8E060" w14:textId="77777777" w:rsidR="008A29CE" w:rsidRPr="006100CE" w:rsidRDefault="008A29CE" w:rsidP="000836DD">
            <w:pPr>
              <w:spacing w:before="60" w:after="60" w:line="240" w:lineRule="auto"/>
              <w:ind w:left="0"/>
              <w:rPr>
                <w:rFonts w:asciiTheme="minorHAnsi" w:hAnsiTheme="minorHAnsi"/>
                <w:sz w:val="22"/>
                <w:szCs w:val="22"/>
                <w:lang w:eastAsia="en-CA"/>
              </w:rPr>
            </w:pPr>
          </w:p>
        </w:tc>
      </w:tr>
      <w:tr w:rsidR="008A29CE" w:rsidRPr="0085712F" w14:paraId="1F59591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A2D567" w14:textId="77777777" w:rsidR="008A29CE" w:rsidRDefault="008A29C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EE1B713" w14:textId="77777777" w:rsidR="008A29CE" w:rsidRPr="0085712F" w:rsidRDefault="008A29CE"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3E52704" w14:textId="563ADFD8" w:rsidR="0037071C" w:rsidRDefault="00C97A9C" w:rsidP="0037071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20190107</w:t>
            </w:r>
            <w:r w:rsidR="0037071C">
              <w:rPr>
                <w:rFonts w:asciiTheme="minorHAnsi" w:hAnsiTheme="minorHAnsi"/>
                <w:sz w:val="22"/>
                <w:szCs w:val="22"/>
                <w:lang w:eastAsia="en-CA"/>
              </w:rPr>
              <w:t>:</w:t>
            </w:r>
          </w:p>
          <w:p w14:paraId="1916B393" w14:textId="44586741" w:rsidR="0037071C" w:rsidRPr="00066B71" w:rsidRDefault="0037071C" w:rsidP="0037071C">
            <w:pPr>
              <w:pStyle w:val="ListParagraph"/>
              <w:numPr>
                <w:ilvl w:val="0"/>
                <w:numId w:val="30"/>
              </w:numPr>
              <w:spacing w:before="60" w:after="60" w:line="240" w:lineRule="auto"/>
              <w:ind w:left="1026"/>
              <w:rPr>
                <w:rFonts w:asciiTheme="minorHAnsi" w:hAnsiTheme="minorHAnsi"/>
                <w:sz w:val="22"/>
                <w:szCs w:val="22"/>
                <w:lang w:eastAsia="en-CA"/>
              </w:rPr>
            </w:pPr>
            <w:r>
              <w:rPr>
                <w:rFonts w:asciiTheme="minorHAnsi" w:hAnsiTheme="minorHAnsi"/>
                <w:sz w:val="22"/>
                <w:szCs w:val="22"/>
                <w:lang w:eastAsia="en-CA"/>
              </w:rPr>
              <w:t xml:space="preserve">Adjustment of message ID’s. </w:t>
            </w:r>
          </w:p>
          <w:p w14:paraId="1B25AD38" w14:textId="77777777" w:rsidR="0037071C" w:rsidRDefault="0037071C" w:rsidP="00A34685">
            <w:pPr>
              <w:spacing w:before="60" w:after="60" w:line="240" w:lineRule="auto"/>
              <w:ind w:left="0"/>
              <w:rPr>
                <w:rFonts w:asciiTheme="minorHAnsi" w:hAnsiTheme="minorHAnsi"/>
                <w:sz w:val="22"/>
                <w:szCs w:val="22"/>
                <w:lang w:eastAsia="en-CA"/>
              </w:rPr>
            </w:pPr>
          </w:p>
          <w:p w14:paraId="39CC45B9" w14:textId="5F6AB16E" w:rsidR="00A34685" w:rsidRDefault="00A34685" w:rsidP="00A3468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20180802:</w:t>
            </w:r>
          </w:p>
          <w:p w14:paraId="6C9B9B0D" w14:textId="13970A5A" w:rsidR="00A34685" w:rsidRPr="00066B71" w:rsidRDefault="00A34685" w:rsidP="00A34685">
            <w:pPr>
              <w:pStyle w:val="ListParagraph"/>
              <w:numPr>
                <w:ilvl w:val="0"/>
                <w:numId w:val="30"/>
              </w:numPr>
              <w:spacing w:before="60" w:after="60" w:line="240" w:lineRule="auto"/>
              <w:ind w:left="1026"/>
              <w:rPr>
                <w:rFonts w:asciiTheme="minorHAnsi" w:hAnsiTheme="minorHAnsi"/>
                <w:sz w:val="22"/>
                <w:szCs w:val="22"/>
                <w:lang w:eastAsia="en-CA"/>
              </w:rPr>
            </w:pPr>
            <w:r>
              <w:rPr>
                <w:rFonts w:asciiTheme="minorHAnsi" w:hAnsiTheme="minorHAnsi"/>
                <w:sz w:val="22"/>
                <w:szCs w:val="22"/>
                <w:lang w:eastAsia="en-CA"/>
              </w:rPr>
              <w:t xml:space="preserve">Updated applicable sections to add Close Leaves. </w:t>
            </w:r>
          </w:p>
          <w:p w14:paraId="0BE942E3" w14:textId="77777777" w:rsidR="00A34685" w:rsidRDefault="00A34685" w:rsidP="00F93DA0">
            <w:pPr>
              <w:spacing w:before="60" w:after="60" w:line="240" w:lineRule="auto"/>
              <w:ind w:left="0"/>
              <w:rPr>
                <w:rFonts w:asciiTheme="minorHAnsi" w:hAnsiTheme="minorHAnsi"/>
                <w:sz w:val="22"/>
                <w:szCs w:val="22"/>
                <w:lang w:eastAsia="en-CA"/>
              </w:rPr>
            </w:pPr>
          </w:p>
          <w:p w14:paraId="4BA7A1F8" w14:textId="3B6424EC" w:rsidR="00821E28" w:rsidRDefault="00821E28"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20180717:</w:t>
            </w:r>
          </w:p>
          <w:p w14:paraId="052BD61F" w14:textId="63C8B9EA" w:rsidR="00821E28" w:rsidRPr="00066B71" w:rsidRDefault="00821E28" w:rsidP="0005480B">
            <w:pPr>
              <w:pStyle w:val="ListParagraph"/>
              <w:numPr>
                <w:ilvl w:val="0"/>
                <w:numId w:val="30"/>
              </w:numPr>
              <w:spacing w:before="60" w:after="60" w:line="240" w:lineRule="auto"/>
              <w:ind w:left="1026"/>
              <w:rPr>
                <w:rFonts w:asciiTheme="minorHAnsi" w:hAnsiTheme="minorHAnsi"/>
                <w:sz w:val="22"/>
                <w:szCs w:val="22"/>
                <w:lang w:eastAsia="en-CA"/>
              </w:rPr>
            </w:pPr>
            <w:r>
              <w:rPr>
                <w:rFonts w:asciiTheme="minorHAnsi" w:hAnsiTheme="minorHAnsi"/>
                <w:sz w:val="22"/>
                <w:szCs w:val="22"/>
                <w:lang w:eastAsia="en-CA"/>
              </w:rPr>
              <w:t>Update following</w:t>
            </w:r>
            <w:r w:rsidR="003B1C78">
              <w:rPr>
                <w:rFonts w:asciiTheme="minorHAnsi" w:hAnsiTheme="minorHAnsi"/>
                <w:sz w:val="22"/>
                <w:szCs w:val="22"/>
                <w:lang w:eastAsia="en-CA"/>
              </w:rPr>
              <w:t xml:space="preserve"> discussion with Kate on July 18</w:t>
            </w:r>
            <w:r w:rsidR="003B1C78" w:rsidRPr="003B1C78">
              <w:rPr>
                <w:rFonts w:asciiTheme="minorHAnsi" w:hAnsiTheme="minorHAnsi"/>
                <w:sz w:val="22"/>
                <w:szCs w:val="22"/>
                <w:vertAlign w:val="superscript"/>
                <w:lang w:eastAsia="en-CA"/>
              </w:rPr>
              <w:t>th</w:t>
            </w:r>
            <w:r w:rsidR="003B1C78">
              <w:rPr>
                <w:rFonts w:asciiTheme="minorHAnsi" w:hAnsiTheme="minorHAnsi"/>
                <w:sz w:val="22"/>
                <w:szCs w:val="22"/>
                <w:lang w:eastAsia="en-CA"/>
              </w:rPr>
              <w:t>, 2018, to account for a possible empty LADU.</w:t>
            </w:r>
            <w:r>
              <w:rPr>
                <w:rFonts w:asciiTheme="minorHAnsi" w:hAnsiTheme="minorHAnsi"/>
                <w:sz w:val="22"/>
                <w:szCs w:val="22"/>
                <w:lang w:eastAsia="en-CA"/>
              </w:rPr>
              <w:t xml:space="preserve"> </w:t>
            </w:r>
            <w:r w:rsidR="003B1C78">
              <w:rPr>
                <w:rFonts w:asciiTheme="minorHAnsi" w:hAnsiTheme="minorHAnsi"/>
                <w:sz w:val="22"/>
                <w:szCs w:val="22"/>
                <w:lang w:eastAsia="en-CA"/>
              </w:rPr>
              <w:t xml:space="preserve"> </w:t>
            </w:r>
            <w:r w:rsidR="004B11D4">
              <w:rPr>
                <w:rFonts w:asciiTheme="minorHAnsi" w:hAnsiTheme="minorHAnsi"/>
                <w:sz w:val="22"/>
                <w:szCs w:val="22"/>
                <w:lang w:eastAsia="en-CA"/>
              </w:rPr>
              <w:t xml:space="preserve">Also associated  with </w:t>
            </w:r>
            <w:r w:rsidR="003B1C78">
              <w:rPr>
                <w:rFonts w:asciiTheme="minorHAnsi" w:hAnsiTheme="minorHAnsi"/>
                <w:sz w:val="22"/>
                <w:szCs w:val="22"/>
                <w:lang w:eastAsia="en-CA"/>
              </w:rPr>
              <w:t>ALM #</w:t>
            </w:r>
            <w:r w:rsidR="004B11D4">
              <w:rPr>
                <w:rFonts w:asciiTheme="minorHAnsi" w:hAnsiTheme="minorHAnsi"/>
                <w:sz w:val="22"/>
                <w:szCs w:val="22"/>
                <w:lang w:eastAsia="en-CA"/>
              </w:rPr>
              <w:t xml:space="preserve">28823. </w:t>
            </w:r>
          </w:p>
          <w:p w14:paraId="3164B5B2" w14:textId="77777777" w:rsidR="00821E28" w:rsidRDefault="00821E28" w:rsidP="00F93DA0">
            <w:pPr>
              <w:spacing w:before="60" w:after="60" w:line="240" w:lineRule="auto"/>
              <w:ind w:left="0"/>
              <w:rPr>
                <w:rFonts w:asciiTheme="minorHAnsi" w:hAnsiTheme="minorHAnsi"/>
                <w:sz w:val="22"/>
                <w:szCs w:val="22"/>
                <w:lang w:eastAsia="en-CA"/>
              </w:rPr>
            </w:pPr>
          </w:p>
          <w:p w14:paraId="78FD8859" w14:textId="77777777" w:rsidR="00821E28" w:rsidRDefault="00821E28" w:rsidP="00F93DA0">
            <w:pPr>
              <w:spacing w:before="60" w:after="60" w:line="240" w:lineRule="auto"/>
              <w:ind w:left="0"/>
              <w:rPr>
                <w:rFonts w:asciiTheme="minorHAnsi" w:hAnsiTheme="minorHAnsi"/>
                <w:sz w:val="22"/>
                <w:szCs w:val="22"/>
                <w:lang w:eastAsia="en-CA"/>
              </w:rPr>
            </w:pPr>
          </w:p>
          <w:p w14:paraId="6C097543" w14:textId="3D6E989D" w:rsidR="00066B71" w:rsidRDefault="00066B71"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20180510:</w:t>
            </w:r>
          </w:p>
          <w:p w14:paraId="41E471D8" w14:textId="3AF09502" w:rsidR="00066B71" w:rsidRPr="00066B71" w:rsidRDefault="00FB478D" w:rsidP="0005480B">
            <w:pPr>
              <w:pStyle w:val="ListParagraph"/>
              <w:numPr>
                <w:ilvl w:val="0"/>
                <w:numId w:val="30"/>
              </w:numPr>
              <w:spacing w:before="60" w:after="60" w:line="240" w:lineRule="auto"/>
              <w:ind w:left="1026"/>
              <w:rPr>
                <w:rFonts w:asciiTheme="minorHAnsi" w:hAnsiTheme="minorHAnsi"/>
                <w:sz w:val="22"/>
                <w:szCs w:val="22"/>
                <w:lang w:eastAsia="en-CA"/>
              </w:rPr>
            </w:pPr>
            <w:r>
              <w:rPr>
                <w:rFonts w:asciiTheme="minorHAnsi" w:hAnsiTheme="minorHAnsi"/>
                <w:sz w:val="22"/>
                <w:szCs w:val="22"/>
                <w:lang w:eastAsia="en-CA"/>
              </w:rPr>
              <w:t xml:space="preserve">TFS 30004 / ALM 27445 received for disabling of message in CL –Remittance collect. This was delivered in R16. </w:t>
            </w:r>
          </w:p>
          <w:p w14:paraId="60A8DB83" w14:textId="77777777" w:rsidR="00066B71" w:rsidRDefault="00066B71" w:rsidP="00F93DA0">
            <w:pPr>
              <w:spacing w:before="60" w:after="60" w:line="240" w:lineRule="auto"/>
              <w:ind w:left="0"/>
              <w:rPr>
                <w:rFonts w:asciiTheme="minorHAnsi" w:hAnsiTheme="minorHAnsi"/>
                <w:sz w:val="22"/>
                <w:szCs w:val="22"/>
                <w:lang w:eastAsia="en-CA"/>
              </w:rPr>
            </w:pPr>
          </w:p>
          <w:p w14:paraId="1D4365E9" w14:textId="77777777" w:rsidR="00F17C8A" w:rsidRDefault="00F17C8A"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20180418:</w:t>
            </w:r>
          </w:p>
          <w:p w14:paraId="39277A49" w14:textId="6B1FF9CC" w:rsidR="00F17C8A" w:rsidRDefault="00F17C8A" w:rsidP="0005480B">
            <w:pPr>
              <w:pStyle w:val="ListParagraph"/>
              <w:numPr>
                <w:ilvl w:val="0"/>
                <w:numId w:val="30"/>
              </w:numPr>
              <w:spacing w:before="60" w:after="60" w:line="240" w:lineRule="auto"/>
              <w:ind w:left="1026"/>
              <w:rPr>
                <w:rFonts w:asciiTheme="minorHAnsi" w:hAnsiTheme="minorHAnsi"/>
                <w:sz w:val="22"/>
                <w:szCs w:val="22"/>
                <w:lang w:eastAsia="en-CA"/>
              </w:rPr>
            </w:pPr>
            <w:r>
              <w:rPr>
                <w:rFonts w:asciiTheme="minorHAnsi" w:hAnsiTheme="minorHAnsi"/>
                <w:sz w:val="22"/>
                <w:szCs w:val="22"/>
                <w:lang w:eastAsia="en-CA"/>
              </w:rPr>
              <w:t>At this date we have not yet received a TFS ticket for the disabling of B57 in the Remittance-CL.</w:t>
            </w:r>
          </w:p>
          <w:p w14:paraId="3DA96B25" w14:textId="77777777" w:rsidR="00F17C8A" w:rsidRDefault="00F17C8A" w:rsidP="00F93DA0">
            <w:pPr>
              <w:spacing w:before="60" w:after="60" w:line="240" w:lineRule="auto"/>
              <w:ind w:left="0"/>
              <w:rPr>
                <w:rFonts w:asciiTheme="minorHAnsi" w:hAnsiTheme="minorHAnsi"/>
                <w:sz w:val="22"/>
                <w:szCs w:val="22"/>
                <w:lang w:eastAsia="en-CA"/>
              </w:rPr>
            </w:pPr>
          </w:p>
          <w:p w14:paraId="06FE19CA" w14:textId="31F6EFDC" w:rsidR="00B32575" w:rsidRDefault="00B32575"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20180327:</w:t>
            </w:r>
          </w:p>
          <w:p w14:paraId="3B500351" w14:textId="0B9A084A" w:rsidR="00B32575" w:rsidRDefault="00B32575" w:rsidP="0005480B">
            <w:pPr>
              <w:pStyle w:val="ListParagraph"/>
              <w:numPr>
                <w:ilvl w:val="0"/>
                <w:numId w:val="30"/>
              </w:numPr>
              <w:spacing w:before="60" w:after="60" w:line="240" w:lineRule="auto"/>
              <w:ind w:left="1026"/>
              <w:rPr>
                <w:rFonts w:asciiTheme="minorHAnsi" w:hAnsiTheme="minorHAnsi"/>
                <w:sz w:val="22"/>
                <w:szCs w:val="22"/>
                <w:lang w:eastAsia="en-CA"/>
              </w:rPr>
            </w:pPr>
            <w:r w:rsidRPr="00B32575">
              <w:rPr>
                <w:rFonts w:asciiTheme="minorHAnsi" w:hAnsiTheme="minorHAnsi"/>
                <w:sz w:val="22"/>
                <w:szCs w:val="22"/>
                <w:lang w:eastAsia="en-CA"/>
              </w:rPr>
              <w:t xml:space="preserve">Added </w:t>
            </w:r>
            <w:r w:rsidR="00216931">
              <w:rPr>
                <w:rFonts w:asciiTheme="minorHAnsi" w:hAnsiTheme="minorHAnsi"/>
                <w:sz w:val="22"/>
                <w:szCs w:val="22"/>
                <w:lang w:eastAsia="en-CA"/>
              </w:rPr>
              <w:t>(</w:t>
            </w:r>
            <w:r>
              <w:rPr>
                <w:rFonts w:asciiTheme="minorHAnsi" w:hAnsiTheme="minorHAnsi"/>
                <w:sz w:val="22"/>
                <w:szCs w:val="22"/>
                <w:lang w:eastAsia="en-CA"/>
              </w:rPr>
              <w:t>=</w:t>
            </w:r>
            <w:r w:rsidR="00216931">
              <w:rPr>
                <w:rFonts w:asciiTheme="minorHAnsi" w:hAnsiTheme="minorHAnsi"/>
                <w:sz w:val="22"/>
                <w:szCs w:val="22"/>
                <w:lang w:eastAsia="en-CA"/>
              </w:rPr>
              <w:t>)</w:t>
            </w:r>
            <w:r>
              <w:rPr>
                <w:rFonts w:asciiTheme="minorHAnsi" w:hAnsiTheme="minorHAnsi"/>
                <w:sz w:val="22"/>
                <w:szCs w:val="22"/>
                <w:lang w:eastAsia="en-CA"/>
              </w:rPr>
              <w:t xml:space="preserve"> to the logic on YECI to align with current configuration.</w:t>
            </w:r>
          </w:p>
          <w:p w14:paraId="5F2E647E" w14:textId="2B314C28" w:rsidR="00B32575" w:rsidRPr="00B32575" w:rsidRDefault="00B32575" w:rsidP="0005480B">
            <w:pPr>
              <w:pStyle w:val="ListParagraph"/>
              <w:numPr>
                <w:ilvl w:val="0"/>
                <w:numId w:val="30"/>
              </w:numPr>
              <w:spacing w:before="60" w:after="60" w:line="240" w:lineRule="auto"/>
              <w:ind w:left="1026"/>
              <w:rPr>
                <w:rFonts w:asciiTheme="minorHAnsi" w:hAnsiTheme="minorHAnsi"/>
                <w:sz w:val="22"/>
                <w:szCs w:val="22"/>
                <w:lang w:eastAsia="en-CA"/>
              </w:rPr>
            </w:pPr>
            <w:r>
              <w:rPr>
                <w:rFonts w:asciiTheme="minorHAnsi" w:hAnsiTheme="minorHAnsi"/>
                <w:sz w:val="22"/>
                <w:szCs w:val="22"/>
                <w:lang w:eastAsia="en-CA"/>
              </w:rPr>
              <w:t>Updated message wording to reflect what is in the Passport file (i.e. Master Val file).</w:t>
            </w:r>
            <w:r w:rsidR="007C7003">
              <w:rPr>
                <w:rFonts w:asciiTheme="minorHAnsi" w:hAnsiTheme="minorHAnsi"/>
                <w:sz w:val="22"/>
                <w:szCs w:val="22"/>
                <w:lang w:eastAsia="en-CA"/>
              </w:rPr>
              <w:t xml:space="preserve"> Wording is now aligned with the current logic. </w:t>
            </w:r>
            <w:r w:rsidR="00F17C8A">
              <w:rPr>
                <w:rFonts w:asciiTheme="minorHAnsi" w:hAnsiTheme="minorHAnsi"/>
                <w:sz w:val="22"/>
                <w:szCs w:val="22"/>
                <w:lang w:eastAsia="en-CA"/>
              </w:rPr>
              <w:t>This request is r</w:t>
            </w:r>
            <w:r w:rsidR="007C7003">
              <w:rPr>
                <w:rFonts w:asciiTheme="minorHAnsi" w:hAnsiTheme="minorHAnsi"/>
                <w:sz w:val="22"/>
                <w:szCs w:val="22"/>
                <w:lang w:eastAsia="en-CA"/>
              </w:rPr>
              <w:t xml:space="preserve">elated to ALM </w:t>
            </w:r>
            <w:r w:rsidR="007C7003" w:rsidRPr="007C7003">
              <w:rPr>
                <w:rFonts w:asciiTheme="minorHAnsi" w:hAnsiTheme="minorHAnsi"/>
                <w:sz w:val="22"/>
                <w:szCs w:val="22"/>
                <w:lang w:eastAsia="en-CA"/>
              </w:rPr>
              <w:t>25050</w:t>
            </w:r>
            <w:r w:rsidR="007C7003">
              <w:rPr>
                <w:rFonts w:asciiTheme="minorHAnsi" w:hAnsiTheme="minorHAnsi"/>
                <w:sz w:val="22"/>
                <w:szCs w:val="22"/>
                <w:lang w:eastAsia="en-CA"/>
              </w:rPr>
              <w:t xml:space="preserve"> / TFS </w:t>
            </w:r>
            <w:r w:rsidR="007C7003" w:rsidRPr="007C7003">
              <w:rPr>
                <w:rFonts w:asciiTheme="minorHAnsi" w:hAnsiTheme="minorHAnsi"/>
                <w:sz w:val="22"/>
                <w:szCs w:val="22"/>
                <w:lang w:eastAsia="en-CA"/>
              </w:rPr>
              <w:t>28474</w:t>
            </w:r>
            <w:r w:rsidR="007C7003">
              <w:rPr>
                <w:rFonts w:asciiTheme="minorHAnsi" w:hAnsiTheme="minorHAnsi"/>
                <w:sz w:val="22"/>
                <w:szCs w:val="22"/>
                <w:lang w:eastAsia="en-CA"/>
              </w:rPr>
              <w:t>.</w:t>
            </w:r>
          </w:p>
          <w:p w14:paraId="5D30143A" w14:textId="77777777" w:rsidR="00B32575" w:rsidRDefault="00B32575" w:rsidP="00DC52C1">
            <w:pPr>
              <w:pStyle w:val="ListParagraph"/>
              <w:spacing w:before="60" w:after="60" w:line="240" w:lineRule="auto"/>
              <w:ind w:left="1026"/>
              <w:rPr>
                <w:rFonts w:asciiTheme="minorHAnsi" w:hAnsiTheme="minorHAnsi"/>
                <w:sz w:val="22"/>
                <w:szCs w:val="22"/>
                <w:lang w:eastAsia="en-CA"/>
              </w:rPr>
            </w:pPr>
          </w:p>
          <w:p w14:paraId="0F514F55" w14:textId="77777777" w:rsidR="00BD2365" w:rsidRDefault="00BD2365"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20180320:</w:t>
            </w:r>
          </w:p>
          <w:p w14:paraId="3AA35A67" w14:textId="4F9CF3E6" w:rsidR="00BD2365" w:rsidRDefault="00BD2365" w:rsidP="00162A8B">
            <w:pPr>
              <w:pStyle w:val="ListParagraph"/>
              <w:numPr>
                <w:ilvl w:val="0"/>
                <w:numId w:val="32"/>
              </w:numPr>
              <w:spacing w:before="60" w:after="60" w:line="240" w:lineRule="auto"/>
              <w:rPr>
                <w:rFonts w:asciiTheme="minorHAnsi" w:hAnsiTheme="minorHAnsi"/>
                <w:sz w:val="22"/>
                <w:szCs w:val="22"/>
                <w:lang w:eastAsia="en-CA"/>
              </w:rPr>
            </w:pPr>
            <w:r w:rsidRPr="00BD2365">
              <w:rPr>
                <w:rFonts w:asciiTheme="minorHAnsi" w:hAnsiTheme="minorHAnsi"/>
                <w:sz w:val="22"/>
                <w:szCs w:val="22"/>
                <w:lang w:eastAsia="en-CA"/>
              </w:rPr>
              <w:t>During conference call of March 20, 2018 with HOOPP it was discussed that we are to disable this validation for the Remittance Collect</w:t>
            </w:r>
            <w:r>
              <w:rPr>
                <w:rFonts w:asciiTheme="minorHAnsi" w:hAnsiTheme="minorHAnsi"/>
                <w:sz w:val="22"/>
                <w:szCs w:val="22"/>
                <w:lang w:eastAsia="en-CA"/>
              </w:rPr>
              <w:t xml:space="preserve"> in R16.</w:t>
            </w:r>
          </w:p>
          <w:p w14:paraId="6A0DE3C5" w14:textId="7C158682" w:rsidR="00BD2365" w:rsidRPr="00BD2365" w:rsidRDefault="00BD2365" w:rsidP="00162A8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Alias to create a formal request (TFS ticket) for this.</w:t>
            </w:r>
          </w:p>
          <w:p w14:paraId="3D5D2D65" w14:textId="77777777" w:rsidR="00BD2365" w:rsidRDefault="00BD2365" w:rsidP="00F93DA0">
            <w:pPr>
              <w:spacing w:before="60" w:after="60" w:line="240" w:lineRule="auto"/>
              <w:ind w:left="0"/>
              <w:rPr>
                <w:rFonts w:asciiTheme="minorHAnsi" w:hAnsiTheme="minorHAnsi"/>
                <w:sz w:val="22"/>
                <w:szCs w:val="22"/>
                <w:lang w:eastAsia="en-CA"/>
              </w:rPr>
            </w:pPr>
          </w:p>
          <w:p w14:paraId="59CCC9E9"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206ADFAA" w14:textId="77777777" w:rsidR="00F93DA0" w:rsidRPr="00E8794C" w:rsidRDefault="00F93DA0" w:rsidP="00162A8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6A858557" w14:textId="77777777" w:rsidR="008A29CE" w:rsidRPr="00CA5805" w:rsidRDefault="008A29CE" w:rsidP="002D7D53">
            <w:pPr>
              <w:spacing w:before="60" w:after="60" w:line="240" w:lineRule="auto"/>
              <w:ind w:left="0"/>
              <w:rPr>
                <w:rFonts w:asciiTheme="minorHAnsi" w:hAnsiTheme="minorHAnsi"/>
                <w:sz w:val="22"/>
                <w:szCs w:val="22"/>
                <w:lang w:eastAsia="en-CA"/>
              </w:rPr>
            </w:pPr>
          </w:p>
        </w:tc>
      </w:tr>
    </w:tbl>
    <w:p w14:paraId="684B7EEF" w14:textId="7F9B2EC6" w:rsidR="00E651D2" w:rsidRDefault="00E651D2" w:rsidP="00F06684">
      <w:pPr>
        <w:spacing w:before="0" w:after="0" w:line="240" w:lineRule="auto"/>
        <w:ind w:left="0"/>
      </w:pPr>
    </w:p>
    <w:p w14:paraId="6F6D7113" w14:textId="3F134570" w:rsidR="00F93DA0" w:rsidRDefault="00F93DA0">
      <w:pPr>
        <w:spacing w:before="0" w:after="0" w:line="240" w:lineRule="auto"/>
        <w:ind w:left="0"/>
      </w:pPr>
      <w:r>
        <w:br w:type="page"/>
      </w:r>
    </w:p>
    <w:p w14:paraId="615BBADE" w14:textId="77777777" w:rsidR="001C720E" w:rsidRDefault="001C720E" w:rsidP="009527EA"/>
    <w:p w14:paraId="5497E9A0" w14:textId="77777777" w:rsidR="00012F0C" w:rsidRPr="006B06A8" w:rsidRDefault="00012F0C" w:rsidP="00012F0C">
      <w:pPr>
        <w:pStyle w:val="Heading3"/>
      </w:pPr>
      <w:r w:rsidRPr="006B06A8">
        <w:t xml:space="preserve">Validation – </w:t>
      </w:r>
      <w:r w:rsidR="005B1D3C">
        <w:t>Adjustment Year Postdates Current Year</w:t>
      </w:r>
    </w:p>
    <w:p w14:paraId="62EA858D" w14:textId="77777777" w:rsidR="00012F0C" w:rsidRPr="006B06A8" w:rsidRDefault="00012F0C"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012F0C" w14:paraId="64EC327D"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1257AD" w14:textId="77777777" w:rsidR="00012F0C" w:rsidRDefault="00012F0C"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CBA5F71" w14:textId="77777777" w:rsidR="00012F0C" w:rsidRPr="00943E24" w:rsidRDefault="00943E24" w:rsidP="00642773">
            <w:pPr>
              <w:pStyle w:val="Heading1"/>
              <w:rPr>
                <w:lang w:val="en-US"/>
              </w:rPr>
            </w:pPr>
            <w:bookmarkStart w:id="381" w:name="_Toc479243653"/>
            <w:bookmarkStart w:id="382" w:name="_Toc43372863"/>
            <w:r w:rsidRPr="00943E24">
              <w:rPr>
                <w:lang w:val="en-US"/>
              </w:rPr>
              <w:t>B79</w:t>
            </w:r>
            <w:r w:rsidR="00012F0C" w:rsidRPr="00943E24">
              <w:rPr>
                <w:lang w:val="en-US"/>
              </w:rPr>
              <w:t>_</w:t>
            </w:r>
            <w:r w:rsidRPr="00943E24">
              <w:rPr>
                <w:lang w:val="en-US"/>
              </w:rPr>
              <w:t>Adjustment</w:t>
            </w:r>
            <w:r w:rsidR="000B334A">
              <w:rPr>
                <w:lang w:val="en-US"/>
              </w:rPr>
              <w:t>Y</w:t>
            </w:r>
            <w:r w:rsidRPr="00943E24">
              <w:rPr>
                <w:lang w:val="en-US"/>
              </w:rPr>
              <w:t>ear</w:t>
            </w:r>
            <w:r w:rsidR="000B334A">
              <w:rPr>
                <w:lang w:val="en-US"/>
              </w:rPr>
              <w:t>P</w:t>
            </w:r>
            <w:r w:rsidR="00017095">
              <w:rPr>
                <w:lang w:val="en-US"/>
              </w:rPr>
              <w:t>ostdate</w:t>
            </w:r>
            <w:r w:rsidR="00301C00">
              <w:rPr>
                <w:lang w:val="en-US"/>
              </w:rPr>
              <w:t>s</w:t>
            </w:r>
            <w:r w:rsidR="000B334A">
              <w:rPr>
                <w:lang w:val="en-US"/>
              </w:rPr>
              <w:t>C</w:t>
            </w:r>
            <w:r w:rsidRPr="00943E24">
              <w:rPr>
                <w:lang w:val="en-US"/>
              </w:rPr>
              <w:t>urrent</w:t>
            </w:r>
            <w:r w:rsidR="000B334A">
              <w:rPr>
                <w:lang w:val="en-US"/>
              </w:rPr>
              <w:t>Y</w:t>
            </w:r>
            <w:r w:rsidRPr="00943E24">
              <w:rPr>
                <w:lang w:val="en-US"/>
              </w:rPr>
              <w:t>ear</w:t>
            </w:r>
            <w:bookmarkEnd w:id="381"/>
            <w:bookmarkEnd w:id="382"/>
          </w:p>
        </w:tc>
      </w:tr>
      <w:tr w:rsidR="00841B38" w14:paraId="48F2A251"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459C757" w14:textId="23AF5CBA" w:rsidR="00841B38" w:rsidRDefault="00841B38"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3413DF5" w14:textId="191808D5" w:rsidR="00841B38" w:rsidRDefault="00B83F50"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6723</w:t>
            </w:r>
          </w:p>
        </w:tc>
      </w:tr>
      <w:tr w:rsidR="00F5068D" w14:paraId="07E91B25"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6F8BA4" w14:textId="14C31CE8" w:rsidR="00F5068D" w:rsidRDefault="00F5068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D4CD736" w14:textId="1C38A82E" w:rsidR="00F5068D" w:rsidRDefault="00F5068D"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841B38" w14:paraId="25893D27"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49CDC0" w14:textId="77777777" w:rsidR="00841B38" w:rsidRDefault="00841B38"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D670DCC" w14:textId="77777777" w:rsidR="00841B38" w:rsidRDefault="00841B38"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5A6F67">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012F0C" w14:paraId="14D7D1A0"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CFBC654" w14:textId="77777777" w:rsidR="00012F0C" w:rsidRDefault="00C01237"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1F45119" w14:textId="77777777" w:rsidR="00012F0C" w:rsidRPr="001D7270" w:rsidRDefault="00041B39"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Previous Year Adjustment</w:t>
            </w:r>
          </w:p>
        </w:tc>
      </w:tr>
      <w:tr w:rsidR="00012F0C" w14:paraId="79E983F9"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6919AAE" w14:textId="77777777" w:rsidR="00012F0C" w:rsidRDefault="00012F0C"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AE7CE7F" w14:textId="77777777" w:rsidR="00012F0C" w:rsidRDefault="00012F0C" w:rsidP="00943E24">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012F0C" w14:paraId="39A5B6C4"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E78DD3F" w14:textId="77777777" w:rsidR="00012F0C" w:rsidRDefault="00012F0C"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DCC820B" w14:textId="77777777" w:rsidR="00012F0C" w:rsidRPr="00B464B9" w:rsidRDefault="00012F0C"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F47FB3" w:rsidRPr="00A61AB1" w14:paraId="7D5570F4"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613DB8"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E897E62"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C3E0E13" w14:textId="77777777" w:rsidR="008A7C52" w:rsidRDefault="00F47FB3" w:rsidP="00943E24">
            <w:pPr>
              <w:ind w:left="0"/>
              <w:rPr>
                <w:ins w:id="383" w:author="Tima Abboud" w:date="2021-04-29T14:16:00Z"/>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 xml:space="preserve">if </w:t>
            </w:r>
            <w:r w:rsidRPr="00017095">
              <w:rPr>
                <w:rFonts w:asciiTheme="minorHAnsi" w:hAnsiTheme="minorHAnsi"/>
                <w:sz w:val="22"/>
                <w:szCs w:val="22"/>
                <w:lang w:eastAsia="en-CA"/>
              </w:rPr>
              <w:t xml:space="preserve">Adjustment </w:t>
            </w:r>
            <w:r w:rsidR="008F2EAB" w:rsidRPr="00017095">
              <w:rPr>
                <w:rFonts w:asciiTheme="minorHAnsi" w:hAnsiTheme="minorHAnsi"/>
                <w:sz w:val="22"/>
                <w:szCs w:val="22"/>
                <w:lang w:eastAsia="en-CA"/>
              </w:rPr>
              <w:t xml:space="preserve">Year </w:t>
            </w:r>
            <w:r w:rsidR="008F2EAB">
              <w:rPr>
                <w:rFonts w:asciiTheme="minorHAnsi" w:hAnsiTheme="minorHAnsi"/>
                <w:sz w:val="22"/>
                <w:szCs w:val="22"/>
                <w:lang w:eastAsia="en-CA"/>
              </w:rPr>
              <w:t>is</w:t>
            </w:r>
            <w:r w:rsidR="008A7C52">
              <w:rPr>
                <w:rFonts w:asciiTheme="minorHAnsi" w:hAnsiTheme="minorHAnsi"/>
                <w:sz w:val="22"/>
                <w:szCs w:val="22"/>
                <w:lang w:eastAsia="en-CA"/>
              </w:rPr>
              <w:t xml:space="preserve"> a year where MDC Data has not been provided.   </w:t>
            </w:r>
          </w:p>
          <w:p w14:paraId="1D287678" w14:textId="77777777" w:rsidR="00AC4D7D" w:rsidRDefault="00AC4D7D" w:rsidP="00943E24">
            <w:pPr>
              <w:ind w:left="0"/>
              <w:rPr>
                <w:ins w:id="384" w:author="Tima Abboud" w:date="2021-04-29T14:16:00Z"/>
                <w:rFonts w:asciiTheme="minorHAnsi" w:hAnsiTheme="minorHAnsi"/>
                <w:sz w:val="22"/>
                <w:szCs w:val="22"/>
                <w:lang w:eastAsia="en-CA"/>
              </w:rPr>
            </w:pPr>
          </w:p>
          <w:p w14:paraId="0463A249" w14:textId="6B7B05A6" w:rsidR="00AC4D7D" w:rsidRPr="00C301FC" w:rsidRDefault="00AC4D7D" w:rsidP="00943E24">
            <w:pPr>
              <w:ind w:left="0"/>
              <w:rPr>
                <w:rFonts w:asciiTheme="minorHAnsi" w:hAnsiTheme="minorHAnsi"/>
                <w:sz w:val="22"/>
                <w:szCs w:val="22"/>
                <w:lang w:val="en-US" w:eastAsia="en-CA"/>
              </w:rPr>
            </w:pPr>
            <w:ins w:id="385" w:author="Tima Abboud" w:date="2021-04-29T14:16:00Z">
              <w:r w:rsidRPr="00C96123">
                <w:rPr>
                  <w:rFonts w:asciiTheme="minorHAnsi" w:hAnsiTheme="minorHAnsi"/>
                  <w:color w:val="auto"/>
                  <w:sz w:val="22"/>
                  <w:szCs w:val="22"/>
                  <w:lang w:eastAsia="en-CA"/>
                  <w:rPrChange w:id="386" w:author="Tima Abboud" w:date="2021-05-04T16:08:00Z">
                    <w:rPr>
                      <w:rFonts w:asciiTheme="minorHAnsi" w:hAnsiTheme="minorHAnsi"/>
                      <w:color w:val="FF0000"/>
                      <w:sz w:val="22"/>
                      <w:szCs w:val="22"/>
                      <w:lang w:eastAsia="en-CA"/>
                    </w:rPr>
                  </w:rPrChange>
                </w:rPr>
                <w:t>Note: In case of amalgamation, the validation will consider all employments as the same one and look for the transactions that exist under both employers FROM and TO.</w:t>
              </w:r>
            </w:ins>
          </w:p>
        </w:tc>
      </w:tr>
      <w:tr w:rsidR="00F47FB3" w:rsidRPr="009151F9" w14:paraId="55ADABB4"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DB47CF"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75C31D7" w14:textId="595A6646" w:rsidR="00AC4D7D" w:rsidRPr="00C96123" w:rsidRDefault="006E64CE" w:rsidP="009028CF">
            <w:pPr>
              <w:ind w:left="0"/>
              <w:rPr>
                <w:ins w:id="387" w:author="Tima Abboud" w:date="2021-04-29T14:21:00Z"/>
                <w:rFonts w:asciiTheme="minorHAnsi" w:hAnsiTheme="minorHAnsi"/>
                <w:color w:val="auto"/>
                <w:sz w:val="22"/>
                <w:szCs w:val="22"/>
                <w:lang w:eastAsia="en-CA"/>
                <w:rPrChange w:id="388" w:author="Tima Abboud" w:date="2021-05-04T16:09:00Z">
                  <w:rPr>
                    <w:ins w:id="389" w:author="Tima Abboud" w:date="2021-04-29T14:21:00Z"/>
                    <w:rFonts w:asciiTheme="minorHAnsi" w:hAnsiTheme="minorHAnsi"/>
                    <w:sz w:val="22"/>
                    <w:szCs w:val="22"/>
                    <w:lang w:eastAsia="en-CA"/>
                  </w:rPr>
                </w:rPrChange>
              </w:rPr>
            </w:pPr>
            <w:r w:rsidRPr="00C96123">
              <w:rPr>
                <w:rFonts w:asciiTheme="minorHAnsi" w:hAnsiTheme="minorHAnsi"/>
                <w:color w:val="auto"/>
                <w:sz w:val="22"/>
                <w:szCs w:val="22"/>
                <w:lang w:eastAsia="en-CA"/>
                <w:rPrChange w:id="390" w:author="Tima Abboud" w:date="2021-05-04T16:09:00Z">
                  <w:rPr>
                    <w:rFonts w:asciiTheme="minorHAnsi" w:hAnsiTheme="minorHAnsi"/>
                    <w:sz w:val="22"/>
                    <w:szCs w:val="22"/>
                    <w:lang w:eastAsia="en-CA"/>
                  </w:rPr>
                </w:rPrChange>
              </w:rPr>
              <w:t>Reject the member if</w:t>
            </w:r>
            <w:r w:rsidR="00F47FB3" w:rsidRPr="00C96123">
              <w:rPr>
                <w:rFonts w:asciiTheme="minorHAnsi" w:hAnsiTheme="minorHAnsi"/>
                <w:color w:val="auto"/>
                <w:sz w:val="22"/>
                <w:szCs w:val="22"/>
                <w:lang w:eastAsia="en-CA"/>
                <w:rPrChange w:id="391" w:author="Tima Abboud" w:date="2021-05-04T16:09:00Z">
                  <w:rPr>
                    <w:rFonts w:asciiTheme="minorHAnsi" w:hAnsiTheme="minorHAnsi"/>
                    <w:sz w:val="22"/>
                    <w:szCs w:val="22"/>
                    <w:lang w:eastAsia="en-CA"/>
                  </w:rPr>
                </w:rPrChange>
              </w:rPr>
              <w:t>:</w:t>
            </w:r>
          </w:p>
          <w:p w14:paraId="7C1283FC" w14:textId="77777777" w:rsidR="00AC4D7D" w:rsidRPr="00C96123" w:rsidRDefault="00AC4D7D" w:rsidP="009028CF">
            <w:pPr>
              <w:ind w:left="0"/>
              <w:rPr>
                <w:ins w:id="392" w:author="Tima Abboud" w:date="2021-04-29T14:18:00Z"/>
                <w:rFonts w:asciiTheme="minorHAnsi" w:hAnsiTheme="minorHAnsi"/>
                <w:color w:val="auto"/>
                <w:sz w:val="22"/>
                <w:szCs w:val="22"/>
                <w:lang w:eastAsia="en-CA"/>
                <w:rPrChange w:id="393" w:author="Tima Abboud" w:date="2021-05-04T16:09:00Z">
                  <w:rPr>
                    <w:ins w:id="394" w:author="Tima Abboud" w:date="2021-04-29T14:18:00Z"/>
                    <w:rFonts w:asciiTheme="minorHAnsi" w:hAnsiTheme="minorHAnsi"/>
                    <w:sz w:val="22"/>
                    <w:szCs w:val="22"/>
                    <w:lang w:eastAsia="en-CA"/>
                  </w:rPr>
                </w:rPrChange>
              </w:rPr>
            </w:pPr>
          </w:p>
          <w:p w14:paraId="193A2EA8" w14:textId="28418710" w:rsidR="00AC4D7D" w:rsidRPr="00C96123" w:rsidRDefault="00AC4D7D" w:rsidP="009028CF">
            <w:pPr>
              <w:ind w:left="0"/>
              <w:rPr>
                <w:ins w:id="395" w:author="Tima Abboud" w:date="2021-04-29T14:18:00Z"/>
                <w:rFonts w:asciiTheme="minorHAnsi" w:hAnsiTheme="minorHAnsi"/>
                <w:color w:val="auto"/>
                <w:sz w:val="22"/>
                <w:szCs w:val="22"/>
                <w:u w:val="single"/>
                <w:lang w:eastAsia="en-CA"/>
                <w:rPrChange w:id="396" w:author="Tima Abboud" w:date="2021-05-04T16:09:00Z">
                  <w:rPr>
                    <w:ins w:id="397" w:author="Tima Abboud" w:date="2021-04-29T14:18:00Z"/>
                    <w:rFonts w:asciiTheme="minorHAnsi" w:hAnsiTheme="minorHAnsi"/>
                    <w:sz w:val="22"/>
                    <w:szCs w:val="22"/>
                    <w:u w:val="single"/>
                    <w:lang w:eastAsia="en-CA"/>
                  </w:rPr>
                </w:rPrChange>
              </w:rPr>
            </w:pPr>
            <w:ins w:id="398" w:author="Tima Abboud" w:date="2021-04-29T14:18:00Z">
              <w:r w:rsidRPr="00C96123">
                <w:rPr>
                  <w:rFonts w:asciiTheme="minorHAnsi" w:hAnsiTheme="minorHAnsi"/>
                  <w:color w:val="auto"/>
                  <w:sz w:val="22"/>
                  <w:szCs w:val="22"/>
                  <w:u w:val="single"/>
                  <w:lang w:eastAsia="en-CA"/>
                  <w:rPrChange w:id="399" w:author="Tima Abboud" w:date="2021-05-04T16:09:00Z">
                    <w:rPr>
                      <w:rFonts w:asciiTheme="minorHAnsi" w:hAnsiTheme="minorHAnsi"/>
                      <w:sz w:val="22"/>
                      <w:szCs w:val="22"/>
                      <w:lang w:eastAsia="en-CA"/>
                    </w:rPr>
                  </w:rPrChange>
                </w:rPr>
                <w:t>For amalgamation cases</w:t>
              </w:r>
              <w:r w:rsidRPr="00C96123">
                <w:rPr>
                  <w:rFonts w:asciiTheme="minorHAnsi" w:hAnsiTheme="minorHAnsi"/>
                  <w:color w:val="auto"/>
                  <w:sz w:val="22"/>
                  <w:szCs w:val="22"/>
                  <w:u w:val="single"/>
                  <w:lang w:eastAsia="en-CA"/>
                  <w:rPrChange w:id="400" w:author="Tima Abboud" w:date="2021-05-04T16:09:00Z">
                    <w:rPr>
                      <w:rFonts w:asciiTheme="minorHAnsi" w:hAnsiTheme="minorHAnsi"/>
                      <w:sz w:val="22"/>
                      <w:szCs w:val="22"/>
                      <w:u w:val="single"/>
                      <w:lang w:eastAsia="en-CA"/>
                    </w:rPr>
                  </w:rPrChange>
                </w:rPr>
                <w:t>:</w:t>
              </w:r>
            </w:ins>
          </w:p>
          <w:p w14:paraId="4CE58E32" w14:textId="13E23025" w:rsidR="00AC4D7D" w:rsidRPr="00C96123" w:rsidRDefault="00AC4D7D" w:rsidP="00AC4D7D">
            <w:pPr>
              <w:ind w:left="1440"/>
              <w:rPr>
                <w:ins w:id="401" w:author="Tima Abboud" w:date="2021-04-29T14:18:00Z"/>
                <w:rFonts w:asciiTheme="minorHAnsi" w:hAnsiTheme="minorHAnsi"/>
                <w:color w:val="auto"/>
                <w:sz w:val="22"/>
                <w:szCs w:val="22"/>
                <w:lang w:eastAsia="en-CA"/>
                <w:rPrChange w:id="402" w:author="Tima Abboud" w:date="2021-05-04T16:09:00Z">
                  <w:rPr>
                    <w:ins w:id="403" w:author="Tima Abboud" w:date="2021-04-29T14:18:00Z"/>
                    <w:rFonts w:asciiTheme="minorHAnsi" w:hAnsiTheme="minorHAnsi"/>
                    <w:sz w:val="22"/>
                    <w:szCs w:val="22"/>
                    <w:lang w:eastAsia="en-CA"/>
                  </w:rPr>
                </w:rPrChange>
              </w:rPr>
            </w:pPr>
            <w:ins w:id="404" w:author="Tima Abboud" w:date="2021-04-29T14:18:00Z">
              <w:r w:rsidRPr="00C96123">
                <w:rPr>
                  <w:rFonts w:asciiTheme="minorHAnsi" w:hAnsiTheme="minorHAnsi"/>
                  <w:color w:val="auto"/>
                  <w:sz w:val="22"/>
                  <w:szCs w:val="22"/>
                  <w:lang w:eastAsia="en-CA"/>
                  <w:rPrChange w:id="405" w:author="Tima Abboud" w:date="2021-05-04T16:09:00Z">
                    <w:rPr>
                      <w:rFonts w:asciiTheme="minorHAnsi" w:hAnsiTheme="minorHAnsi"/>
                      <w:sz w:val="22"/>
                      <w:szCs w:val="22"/>
                      <w:lang w:eastAsia="en-CA"/>
                    </w:rPr>
                  </w:rPrChange>
                </w:rPr>
                <w:t xml:space="preserve">Ariel.Employment = </w:t>
              </w:r>
              <w:r w:rsidR="00C96123" w:rsidRPr="00C96123">
                <w:rPr>
                  <w:rFonts w:asciiTheme="minorHAnsi" w:hAnsiTheme="minorHAnsi"/>
                  <w:color w:val="auto"/>
                  <w:sz w:val="22"/>
                  <w:szCs w:val="22"/>
                  <w:lang w:eastAsia="en-CA"/>
                  <w:rPrChange w:id="406" w:author="Tima Abboud" w:date="2021-05-04T16:09:00Z">
                    <w:rPr>
                      <w:rFonts w:asciiTheme="minorHAnsi" w:hAnsiTheme="minorHAnsi"/>
                      <w:color w:val="FF0000"/>
                      <w:sz w:val="22"/>
                      <w:szCs w:val="22"/>
                      <w:lang w:eastAsia="en-CA"/>
                    </w:rPr>
                  </w:rPrChange>
                </w:rPr>
                <w:t>File</w:t>
              </w:r>
              <w:r w:rsidRPr="00C96123">
                <w:rPr>
                  <w:rFonts w:asciiTheme="minorHAnsi" w:hAnsiTheme="minorHAnsi"/>
                  <w:color w:val="auto"/>
                  <w:sz w:val="22"/>
                  <w:szCs w:val="22"/>
                  <w:lang w:eastAsia="en-CA"/>
                  <w:rPrChange w:id="407" w:author="Tima Abboud" w:date="2021-05-04T16:09:00Z">
                    <w:rPr>
                      <w:rFonts w:asciiTheme="minorHAnsi" w:hAnsiTheme="minorHAnsi"/>
                      <w:sz w:val="22"/>
                      <w:szCs w:val="22"/>
                      <w:lang w:eastAsia="en-CA"/>
                    </w:rPr>
                  </w:rPrChange>
                </w:rPr>
                <w:t>.Employment</w:t>
              </w:r>
            </w:ins>
            <w:ins w:id="408" w:author="Tima Abboud" w:date="2021-04-29T14:21:00Z">
              <w:r w:rsidRPr="00C96123">
                <w:rPr>
                  <w:rFonts w:asciiTheme="minorHAnsi" w:hAnsiTheme="minorHAnsi"/>
                  <w:color w:val="auto"/>
                  <w:sz w:val="22"/>
                  <w:szCs w:val="22"/>
                  <w:lang w:eastAsia="en-CA"/>
                  <w:rPrChange w:id="409" w:author="Tima Abboud" w:date="2021-05-04T16:09:00Z">
                    <w:rPr>
                      <w:rFonts w:asciiTheme="minorHAnsi" w:hAnsiTheme="minorHAnsi"/>
                      <w:sz w:val="22"/>
                      <w:szCs w:val="22"/>
                      <w:lang w:eastAsia="en-CA"/>
                    </w:rPr>
                  </w:rPrChange>
                </w:rPr>
                <w:t>*</w:t>
              </w:r>
            </w:ins>
          </w:p>
          <w:p w14:paraId="1D8CEF5B" w14:textId="77777777" w:rsidR="00AC4D7D" w:rsidRPr="00C96123" w:rsidRDefault="00AC4D7D" w:rsidP="00AC4D7D">
            <w:pPr>
              <w:ind w:left="1440"/>
              <w:rPr>
                <w:ins w:id="410" w:author="Tima Abboud" w:date="2021-04-29T14:18:00Z"/>
                <w:rFonts w:asciiTheme="minorHAnsi" w:hAnsiTheme="minorHAnsi"/>
                <w:color w:val="auto"/>
                <w:sz w:val="22"/>
                <w:szCs w:val="22"/>
                <w:lang w:eastAsia="en-CA"/>
                <w:rPrChange w:id="411" w:author="Tima Abboud" w:date="2021-05-04T16:09:00Z">
                  <w:rPr>
                    <w:ins w:id="412" w:author="Tima Abboud" w:date="2021-04-29T14:18:00Z"/>
                    <w:rFonts w:asciiTheme="minorHAnsi" w:hAnsiTheme="minorHAnsi"/>
                    <w:sz w:val="22"/>
                    <w:szCs w:val="22"/>
                    <w:lang w:eastAsia="en-CA"/>
                  </w:rPr>
                </w:rPrChange>
              </w:rPr>
            </w:pPr>
            <w:ins w:id="413" w:author="Tima Abboud" w:date="2021-04-29T14:18:00Z">
              <w:r w:rsidRPr="00C96123">
                <w:rPr>
                  <w:rFonts w:asciiTheme="minorHAnsi" w:hAnsiTheme="minorHAnsi"/>
                  <w:color w:val="auto"/>
                  <w:sz w:val="22"/>
                  <w:szCs w:val="22"/>
                  <w:lang w:eastAsia="en-CA"/>
                  <w:rPrChange w:id="414" w:author="Tima Abboud" w:date="2021-05-04T16:09:00Z">
                    <w:rPr>
                      <w:rFonts w:asciiTheme="minorHAnsi" w:hAnsiTheme="minorHAnsi"/>
                      <w:sz w:val="22"/>
                      <w:szCs w:val="22"/>
                      <w:lang w:eastAsia="en-CA"/>
                    </w:rPr>
                  </w:rPrChange>
                </w:rPr>
                <w:t xml:space="preserve">And </w:t>
              </w:r>
            </w:ins>
          </w:p>
          <w:p w14:paraId="42C72BB5" w14:textId="77777777" w:rsidR="00AC4D7D" w:rsidRPr="00C96123" w:rsidRDefault="00AC4D7D" w:rsidP="00AC4D7D">
            <w:pPr>
              <w:ind w:left="1440"/>
              <w:rPr>
                <w:ins w:id="415" w:author="Tima Abboud" w:date="2021-04-29T14:18:00Z"/>
                <w:rFonts w:asciiTheme="minorHAnsi" w:hAnsiTheme="minorHAnsi"/>
                <w:color w:val="auto"/>
                <w:sz w:val="22"/>
                <w:szCs w:val="22"/>
                <w:lang w:eastAsia="en-CA"/>
                <w:rPrChange w:id="416" w:author="Tima Abboud" w:date="2021-05-04T16:09:00Z">
                  <w:rPr>
                    <w:ins w:id="417" w:author="Tima Abboud" w:date="2021-04-29T14:18:00Z"/>
                    <w:rFonts w:asciiTheme="minorHAnsi" w:hAnsiTheme="minorHAnsi"/>
                    <w:sz w:val="22"/>
                    <w:szCs w:val="22"/>
                    <w:lang w:eastAsia="en-CA"/>
                  </w:rPr>
                </w:rPrChange>
              </w:rPr>
            </w:pPr>
            <w:ins w:id="418" w:author="Tima Abboud" w:date="2021-04-29T14:18:00Z">
              <w:r w:rsidRPr="00C96123">
                <w:rPr>
                  <w:rFonts w:asciiTheme="minorHAnsi" w:hAnsiTheme="minorHAnsi"/>
                  <w:color w:val="auto"/>
                  <w:sz w:val="22"/>
                  <w:szCs w:val="22"/>
                  <w:lang w:eastAsia="en-CA"/>
                  <w:rPrChange w:id="419" w:author="Tima Abboud" w:date="2021-05-04T16:09:00Z">
                    <w:rPr>
                      <w:rFonts w:asciiTheme="minorHAnsi" w:hAnsiTheme="minorHAnsi"/>
                      <w:sz w:val="22"/>
                      <w:szCs w:val="22"/>
                      <w:lang w:eastAsia="en-CA"/>
                    </w:rPr>
                  </w:rPrChange>
                </w:rPr>
                <w:t>{</w:t>
              </w:r>
            </w:ins>
          </w:p>
          <w:p w14:paraId="6DE49AB0" w14:textId="77777777" w:rsidR="00AC4D7D" w:rsidRPr="00C96123" w:rsidRDefault="00AC4D7D" w:rsidP="00AC4D7D">
            <w:pPr>
              <w:ind w:left="1440"/>
              <w:rPr>
                <w:ins w:id="420" w:author="Tima Abboud" w:date="2021-04-29T14:18:00Z"/>
                <w:rFonts w:asciiTheme="minorHAnsi" w:hAnsiTheme="minorHAnsi"/>
                <w:color w:val="auto"/>
                <w:sz w:val="22"/>
                <w:szCs w:val="22"/>
                <w:lang w:eastAsia="en-CA"/>
              </w:rPr>
            </w:pPr>
            <w:ins w:id="421" w:author="Tima Abboud" w:date="2021-04-29T14:18:00Z">
              <w:r w:rsidRPr="00C96123">
                <w:rPr>
                  <w:rFonts w:asciiTheme="minorHAnsi" w:hAnsiTheme="minorHAnsi"/>
                  <w:color w:val="auto"/>
                  <w:sz w:val="22"/>
                  <w:szCs w:val="22"/>
                  <w:lang w:eastAsia="en-CA"/>
                  <w:rPrChange w:id="422" w:author="Tima Abboud" w:date="2021-05-04T16:09:00Z">
                    <w:rPr>
                      <w:rFonts w:asciiTheme="minorHAnsi" w:hAnsiTheme="minorHAnsi"/>
                      <w:sz w:val="22"/>
                      <w:szCs w:val="22"/>
                      <w:lang w:eastAsia="en-CA"/>
                    </w:rPr>
                  </w:rPrChange>
                </w:rPr>
                <w:t>No</w:t>
              </w:r>
              <w:r w:rsidRPr="00C96123">
                <w:rPr>
                  <w:rFonts w:asciiTheme="minorHAnsi" w:hAnsiTheme="minorHAnsi"/>
                  <w:color w:val="auto"/>
                  <w:sz w:val="22"/>
                  <w:szCs w:val="22"/>
                  <w:lang w:eastAsia="en-CA"/>
                </w:rPr>
                <w:t xml:space="preserve"> Ariel.ServiceRecord exists where </w:t>
              </w:r>
            </w:ins>
          </w:p>
          <w:p w14:paraId="760F4D44" w14:textId="77777777" w:rsidR="00AC4D7D" w:rsidRPr="00C96123" w:rsidRDefault="00AC4D7D" w:rsidP="00AC4D7D">
            <w:pPr>
              <w:pStyle w:val="ListParagraph"/>
              <w:numPr>
                <w:ilvl w:val="0"/>
                <w:numId w:val="34"/>
              </w:numPr>
              <w:rPr>
                <w:ins w:id="423" w:author="Tima Abboud" w:date="2021-04-29T14:18:00Z"/>
                <w:rFonts w:asciiTheme="minorHAnsi" w:hAnsiTheme="minorHAnsi"/>
                <w:color w:val="auto"/>
                <w:sz w:val="22"/>
                <w:szCs w:val="22"/>
                <w:lang w:eastAsia="en-CA"/>
              </w:rPr>
            </w:pPr>
            <w:ins w:id="424" w:author="Tima Abboud" w:date="2021-04-29T14:18:00Z">
              <w:r w:rsidRPr="00C96123">
                <w:rPr>
                  <w:rFonts w:asciiTheme="minorHAnsi" w:hAnsiTheme="minorHAnsi"/>
                  <w:color w:val="auto"/>
                  <w:sz w:val="22"/>
                  <w:szCs w:val="22"/>
                  <w:lang w:eastAsia="en-CA"/>
                </w:rPr>
                <w:t>Ariel.SummaryAttribute = “MDC – Core Data”</w:t>
              </w:r>
            </w:ins>
          </w:p>
          <w:p w14:paraId="4414294E" w14:textId="77777777" w:rsidR="00AC4D7D" w:rsidRPr="00C96123" w:rsidRDefault="00AC4D7D" w:rsidP="00AC4D7D">
            <w:pPr>
              <w:pStyle w:val="ListParagraph"/>
              <w:numPr>
                <w:ilvl w:val="0"/>
                <w:numId w:val="34"/>
              </w:numPr>
              <w:rPr>
                <w:ins w:id="425" w:author="Tima Abboud" w:date="2021-04-29T14:18:00Z"/>
                <w:rFonts w:asciiTheme="minorHAnsi" w:hAnsiTheme="minorHAnsi"/>
                <w:color w:val="auto"/>
                <w:sz w:val="22"/>
                <w:szCs w:val="22"/>
                <w:lang w:eastAsia="en-CA"/>
              </w:rPr>
            </w:pPr>
            <w:ins w:id="426" w:author="Tima Abboud" w:date="2021-04-29T14:18:00Z">
              <w:r w:rsidRPr="00C96123">
                <w:rPr>
                  <w:rFonts w:asciiTheme="minorHAnsi" w:hAnsiTheme="minorHAnsi"/>
                  <w:color w:val="auto"/>
                  <w:sz w:val="22"/>
                  <w:szCs w:val="22"/>
                  <w:lang w:eastAsia="en-CA"/>
                </w:rPr>
                <w:t>Year(Ariel.Target Date) = File.AdjustmentYear</w:t>
              </w:r>
            </w:ins>
          </w:p>
          <w:p w14:paraId="3E301F07" w14:textId="51251E5D" w:rsidR="00AC4D7D" w:rsidRPr="00C96123" w:rsidRDefault="00AC4D7D">
            <w:pPr>
              <w:ind w:left="1451"/>
              <w:rPr>
                <w:ins w:id="427" w:author="Tima Abboud" w:date="2021-04-29T14:18:00Z"/>
                <w:rFonts w:asciiTheme="minorHAnsi" w:hAnsiTheme="minorHAnsi"/>
                <w:color w:val="auto"/>
                <w:sz w:val="22"/>
                <w:szCs w:val="22"/>
                <w:lang w:eastAsia="en-CA"/>
                <w:rPrChange w:id="428" w:author="Tima Abboud" w:date="2021-05-04T16:09:00Z">
                  <w:rPr>
                    <w:ins w:id="429" w:author="Tima Abboud" w:date="2021-04-29T14:18:00Z"/>
                    <w:rFonts w:asciiTheme="minorHAnsi" w:hAnsiTheme="minorHAnsi"/>
                    <w:sz w:val="22"/>
                    <w:szCs w:val="22"/>
                    <w:lang w:eastAsia="en-CA"/>
                  </w:rPr>
                </w:rPrChange>
              </w:rPr>
              <w:pPrChange w:id="430" w:author="Tima Abboud" w:date="2021-04-29T14:18:00Z">
                <w:pPr>
                  <w:ind w:left="0"/>
                </w:pPr>
              </w:pPrChange>
            </w:pPr>
            <w:ins w:id="431" w:author="Tima Abboud" w:date="2021-04-29T14:18:00Z">
              <w:r w:rsidRPr="00C96123">
                <w:rPr>
                  <w:rFonts w:asciiTheme="minorHAnsi" w:hAnsiTheme="minorHAnsi"/>
                  <w:color w:val="auto"/>
                  <w:sz w:val="22"/>
                  <w:szCs w:val="22"/>
                  <w:lang w:eastAsia="en-CA"/>
                </w:rPr>
                <w:t>}</w:t>
              </w:r>
            </w:ins>
          </w:p>
          <w:p w14:paraId="532B9F6B" w14:textId="6502DE15" w:rsidR="00AC4D7D" w:rsidRPr="00C96123" w:rsidRDefault="00C96123" w:rsidP="009028CF">
            <w:pPr>
              <w:ind w:left="0"/>
              <w:rPr>
                <w:ins w:id="432" w:author="Tima Abboud" w:date="2021-04-29T14:22:00Z"/>
                <w:rFonts w:asciiTheme="minorHAnsi" w:hAnsiTheme="minorHAnsi"/>
                <w:color w:val="auto"/>
                <w:sz w:val="22"/>
                <w:szCs w:val="22"/>
                <w:lang w:eastAsia="en-CA"/>
                <w:rPrChange w:id="433" w:author="Tima Abboud" w:date="2021-05-04T16:09:00Z">
                  <w:rPr>
                    <w:ins w:id="434" w:author="Tima Abboud" w:date="2021-04-29T14:22:00Z"/>
                    <w:rFonts w:asciiTheme="minorHAnsi" w:hAnsiTheme="minorHAnsi"/>
                    <w:sz w:val="22"/>
                    <w:szCs w:val="22"/>
                    <w:lang w:eastAsia="en-CA"/>
                  </w:rPr>
                </w:rPrChange>
              </w:rPr>
            </w:pPr>
            <w:ins w:id="435" w:author="Tima Abboud" w:date="2021-04-29T14:21:00Z">
              <w:r w:rsidRPr="00C96123">
                <w:rPr>
                  <w:rFonts w:asciiTheme="minorHAnsi" w:hAnsiTheme="minorHAnsi"/>
                  <w:color w:val="auto"/>
                  <w:sz w:val="22"/>
                  <w:szCs w:val="22"/>
                  <w:lang w:eastAsia="en-CA"/>
                  <w:rPrChange w:id="436" w:author="Tima Abboud" w:date="2021-05-04T16:09:00Z">
                    <w:rPr>
                      <w:rFonts w:asciiTheme="minorHAnsi" w:hAnsiTheme="minorHAnsi"/>
                      <w:color w:val="FF0000"/>
                      <w:sz w:val="22"/>
                      <w:szCs w:val="22"/>
                      <w:lang w:eastAsia="en-CA"/>
                    </w:rPr>
                  </w:rPrChange>
                </w:rPr>
                <w:t>*</w:t>
              </w:r>
              <w:r w:rsidR="00AC4D7D" w:rsidRPr="00C96123">
                <w:rPr>
                  <w:rFonts w:asciiTheme="minorHAnsi" w:hAnsiTheme="minorHAnsi"/>
                  <w:color w:val="auto"/>
                  <w:sz w:val="22"/>
                  <w:szCs w:val="22"/>
                  <w:lang w:eastAsia="en-CA"/>
                  <w:rPrChange w:id="437" w:author="Tima Abboud" w:date="2021-05-04T16:09:00Z">
                    <w:rPr>
                      <w:rFonts w:asciiTheme="minorHAnsi" w:hAnsiTheme="minorHAnsi"/>
                      <w:sz w:val="22"/>
                      <w:szCs w:val="22"/>
                      <w:lang w:eastAsia="en-CA"/>
                    </w:rPr>
                  </w:rPrChange>
                </w:rPr>
                <w:t>transactions linked to either the “EmploymentFrom” or the “EmploymentTo” will be considered</w:t>
              </w:r>
            </w:ins>
          </w:p>
          <w:p w14:paraId="2BD7DFEF" w14:textId="77777777" w:rsidR="00AC4D7D" w:rsidRPr="00C96123" w:rsidRDefault="00AC4D7D" w:rsidP="009028CF">
            <w:pPr>
              <w:ind w:left="0"/>
              <w:rPr>
                <w:ins w:id="438" w:author="Tima Abboud" w:date="2021-04-29T14:18:00Z"/>
                <w:rFonts w:asciiTheme="minorHAnsi" w:hAnsiTheme="minorHAnsi"/>
                <w:color w:val="auto"/>
                <w:sz w:val="22"/>
                <w:szCs w:val="22"/>
                <w:lang w:eastAsia="en-CA"/>
                <w:rPrChange w:id="439" w:author="Tima Abboud" w:date="2021-05-04T16:09:00Z">
                  <w:rPr>
                    <w:ins w:id="440" w:author="Tima Abboud" w:date="2021-04-29T14:18:00Z"/>
                    <w:rFonts w:asciiTheme="minorHAnsi" w:hAnsiTheme="minorHAnsi"/>
                    <w:sz w:val="22"/>
                    <w:szCs w:val="22"/>
                    <w:lang w:eastAsia="en-CA"/>
                  </w:rPr>
                </w:rPrChange>
              </w:rPr>
            </w:pPr>
          </w:p>
          <w:p w14:paraId="23D23012" w14:textId="3BE980B4" w:rsidR="00AC4D7D" w:rsidRPr="00C96123" w:rsidRDefault="00AC4D7D" w:rsidP="009028CF">
            <w:pPr>
              <w:ind w:left="0"/>
              <w:rPr>
                <w:rFonts w:asciiTheme="minorHAnsi" w:hAnsiTheme="minorHAnsi"/>
                <w:color w:val="auto"/>
                <w:sz w:val="22"/>
                <w:szCs w:val="22"/>
                <w:u w:val="single"/>
                <w:lang w:eastAsia="en-CA"/>
                <w:rPrChange w:id="441" w:author="Tima Abboud" w:date="2021-05-04T16:09:00Z">
                  <w:rPr>
                    <w:rFonts w:asciiTheme="minorHAnsi" w:hAnsiTheme="minorHAnsi"/>
                    <w:sz w:val="22"/>
                    <w:szCs w:val="22"/>
                    <w:lang w:eastAsia="en-CA"/>
                  </w:rPr>
                </w:rPrChange>
              </w:rPr>
            </w:pPr>
            <w:ins w:id="442" w:author="Tima Abboud" w:date="2021-04-29T14:18:00Z">
              <w:r w:rsidRPr="00C96123">
                <w:rPr>
                  <w:rFonts w:asciiTheme="minorHAnsi" w:hAnsiTheme="minorHAnsi"/>
                  <w:color w:val="auto"/>
                  <w:sz w:val="22"/>
                  <w:szCs w:val="22"/>
                  <w:u w:val="single"/>
                  <w:lang w:eastAsia="en-CA"/>
                  <w:rPrChange w:id="443" w:author="Tima Abboud" w:date="2021-05-04T16:09:00Z">
                    <w:rPr>
                      <w:rFonts w:asciiTheme="minorHAnsi" w:hAnsiTheme="minorHAnsi"/>
                      <w:sz w:val="22"/>
                      <w:szCs w:val="22"/>
                      <w:lang w:eastAsia="en-CA"/>
                    </w:rPr>
                  </w:rPrChange>
                </w:rPr>
                <w:t>For all other cases:</w:t>
              </w:r>
            </w:ins>
          </w:p>
          <w:p w14:paraId="131FFD4C" w14:textId="77777777" w:rsidR="007B2529" w:rsidRPr="00C96123" w:rsidRDefault="007B2529" w:rsidP="007B2529">
            <w:pPr>
              <w:ind w:left="1440"/>
              <w:rPr>
                <w:rFonts w:asciiTheme="minorHAnsi" w:hAnsiTheme="minorHAnsi"/>
                <w:color w:val="auto"/>
                <w:sz w:val="22"/>
                <w:szCs w:val="22"/>
                <w:lang w:eastAsia="en-CA"/>
                <w:rPrChange w:id="444" w:author="Tima Abboud" w:date="2021-05-04T16:09:00Z">
                  <w:rPr>
                    <w:rFonts w:asciiTheme="minorHAnsi" w:hAnsiTheme="minorHAnsi"/>
                    <w:sz w:val="22"/>
                    <w:szCs w:val="22"/>
                    <w:lang w:eastAsia="en-CA"/>
                  </w:rPr>
                </w:rPrChange>
              </w:rPr>
            </w:pPr>
            <w:r w:rsidRPr="00C96123">
              <w:rPr>
                <w:rFonts w:asciiTheme="minorHAnsi" w:hAnsiTheme="minorHAnsi"/>
                <w:color w:val="auto"/>
                <w:sz w:val="22"/>
                <w:szCs w:val="22"/>
                <w:lang w:eastAsia="en-CA"/>
                <w:rPrChange w:id="445" w:author="Tima Abboud" w:date="2021-05-04T16:09:00Z">
                  <w:rPr>
                    <w:rFonts w:asciiTheme="minorHAnsi" w:hAnsiTheme="minorHAnsi"/>
                    <w:sz w:val="22"/>
                    <w:szCs w:val="22"/>
                    <w:lang w:eastAsia="en-CA"/>
                  </w:rPr>
                </w:rPrChange>
              </w:rPr>
              <w:t>Ariel.Employment = FileDerived.Employment</w:t>
            </w:r>
          </w:p>
          <w:p w14:paraId="4D45051B" w14:textId="77777777" w:rsidR="007B2529" w:rsidRPr="00C96123" w:rsidRDefault="007B2529" w:rsidP="007B2529">
            <w:pPr>
              <w:ind w:left="1440"/>
              <w:rPr>
                <w:rFonts w:asciiTheme="minorHAnsi" w:hAnsiTheme="minorHAnsi"/>
                <w:color w:val="auto"/>
                <w:sz w:val="22"/>
                <w:szCs w:val="22"/>
                <w:lang w:eastAsia="en-CA"/>
                <w:rPrChange w:id="446" w:author="Tima Abboud" w:date="2021-05-04T16:09:00Z">
                  <w:rPr>
                    <w:rFonts w:asciiTheme="minorHAnsi" w:hAnsiTheme="minorHAnsi"/>
                    <w:sz w:val="22"/>
                    <w:szCs w:val="22"/>
                    <w:lang w:eastAsia="en-CA"/>
                  </w:rPr>
                </w:rPrChange>
              </w:rPr>
            </w:pPr>
            <w:r w:rsidRPr="00C96123">
              <w:rPr>
                <w:rFonts w:asciiTheme="minorHAnsi" w:hAnsiTheme="minorHAnsi"/>
                <w:color w:val="auto"/>
                <w:sz w:val="22"/>
                <w:szCs w:val="22"/>
                <w:lang w:eastAsia="en-CA"/>
                <w:rPrChange w:id="447" w:author="Tima Abboud" w:date="2021-05-04T16:09:00Z">
                  <w:rPr>
                    <w:rFonts w:asciiTheme="minorHAnsi" w:hAnsiTheme="minorHAnsi"/>
                    <w:sz w:val="22"/>
                    <w:szCs w:val="22"/>
                    <w:lang w:eastAsia="en-CA"/>
                  </w:rPr>
                </w:rPrChange>
              </w:rPr>
              <w:t xml:space="preserve">And </w:t>
            </w:r>
          </w:p>
          <w:p w14:paraId="5FCC5C78" w14:textId="6BE1B4FF" w:rsidR="007B2529" w:rsidRPr="00C96123" w:rsidRDefault="007B2529" w:rsidP="007B2529">
            <w:pPr>
              <w:ind w:left="1440"/>
              <w:rPr>
                <w:rFonts w:asciiTheme="minorHAnsi" w:hAnsiTheme="minorHAnsi"/>
                <w:color w:val="auto"/>
                <w:sz w:val="22"/>
                <w:szCs w:val="22"/>
                <w:lang w:eastAsia="en-CA"/>
                <w:rPrChange w:id="448" w:author="Tima Abboud" w:date="2021-05-04T16:09:00Z">
                  <w:rPr>
                    <w:rFonts w:asciiTheme="minorHAnsi" w:hAnsiTheme="minorHAnsi"/>
                    <w:sz w:val="22"/>
                    <w:szCs w:val="22"/>
                    <w:lang w:eastAsia="en-CA"/>
                  </w:rPr>
                </w:rPrChange>
              </w:rPr>
            </w:pPr>
            <w:r w:rsidRPr="00C96123">
              <w:rPr>
                <w:rFonts w:asciiTheme="minorHAnsi" w:hAnsiTheme="minorHAnsi"/>
                <w:color w:val="auto"/>
                <w:sz w:val="22"/>
                <w:szCs w:val="22"/>
                <w:lang w:eastAsia="en-CA"/>
                <w:rPrChange w:id="449" w:author="Tima Abboud" w:date="2021-05-04T16:09:00Z">
                  <w:rPr>
                    <w:rFonts w:asciiTheme="minorHAnsi" w:hAnsiTheme="minorHAnsi"/>
                    <w:sz w:val="22"/>
                    <w:szCs w:val="22"/>
                    <w:lang w:eastAsia="en-CA"/>
                  </w:rPr>
                </w:rPrChange>
              </w:rPr>
              <w:t>{</w:t>
            </w:r>
          </w:p>
          <w:p w14:paraId="112D3484" w14:textId="77777777" w:rsidR="00E66E26" w:rsidRPr="00C96123" w:rsidRDefault="00E66E26" w:rsidP="00E66E26">
            <w:pPr>
              <w:ind w:left="1440"/>
              <w:rPr>
                <w:rFonts w:asciiTheme="minorHAnsi" w:hAnsiTheme="minorHAnsi"/>
                <w:color w:val="auto"/>
                <w:sz w:val="22"/>
                <w:szCs w:val="22"/>
                <w:lang w:eastAsia="en-CA"/>
              </w:rPr>
            </w:pPr>
            <w:r w:rsidRPr="00C96123">
              <w:rPr>
                <w:rFonts w:asciiTheme="minorHAnsi" w:hAnsiTheme="minorHAnsi"/>
                <w:color w:val="auto"/>
                <w:sz w:val="22"/>
                <w:szCs w:val="22"/>
                <w:lang w:eastAsia="en-CA"/>
                <w:rPrChange w:id="450" w:author="Tima Abboud" w:date="2021-05-04T16:09:00Z">
                  <w:rPr>
                    <w:rFonts w:asciiTheme="minorHAnsi" w:hAnsiTheme="minorHAnsi"/>
                    <w:sz w:val="22"/>
                    <w:szCs w:val="22"/>
                    <w:lang w:eastAsia="en-CA"/>
                  </w:rPr>
                </w:rPrChange>
              </w:rPr>
              <w:t>No</w:t>
            </w:r>
            <w:r w:rsidRPr="00C96123">
              <w:rPr>
                <w:rFonts w:asciiTheme="minorHAnsi" w:hAnsiTheme="minorHAnsi"/>
                <w:color w:val="auto"/>
                <w:sz w:val="22"/>
                <w:szCs w:val="22"/>
                <w:lang w:eastAsia="en-CA"/>
              </w:rPr>
              <w:t xml:space="preserve"> Ariel.ServiceRecord exists where </w:t>
            </w:r>
          </w:p>
          <w:p w14:paraId="16BB6DAA" w14:textId="6CE693DB" w:rsidR="00137EAD" w:rsidRPr="00C96123" w:rsidRDefault="00137EAD" w:rsidP="003410B0">
            <w:pPr>
              <w:pStyle w:val="ListParagraph"/>
              <w:numPr>
                <w:ilvl w:val="0"/>
                <w:numId w:val="34"/>
              </w:numPr>
              <w:rPr>
                <w:rFonts w:asciiTheme="minorHAnsi" w:hAnsiTheme="minorHAnsi"/>
                <w:color w:val="auto"/>
                <w:sz w:val="22"/>
                <w:szCs w:val="22"/>
                <w:lang w:eastAsia="en-CA"/>
              </w:rPr>
            </w:pPr>
            <w:r w:rsidRPr="00C96123">
              <w:rPr>
                <w:rFonts w:asciiTheme="minorHAnsi" w:hAnsiTheme="minorHAnsi"/>
                <w:color w:val="auto"/>
                <w:sz w:val="22"/>
                <w:szCs w:val="22"/>
                <w:lang w:eastAsia="en-CA"/>
              </w:rPr>
              <w:t>Ariel.SummaryAttribute = “MDC – Core Data”</w:t>
            </w:r>
          </w:p>
          <w:p w14:paraId="5A469245" w14:textId="296B7C87" w:rsidR="006E6FBE" w:rsidRPr="00C96123" w:rsidRDefault="006E6FBE" w:rsidP="003410B0">
            <w:pPr>
              <w:pStyle w:val="ListParagraph"/>
              <w:numPr>
                <w:ilvl w:val="0"/>
                <w:numId w:val="34"/>
              </w:numPr>
              <w:rPr>
                <w:rFonts w:asciiTheme="minorHAnsi" w:hAnsiTheme="minorHAnsi"/>
                <w:color w:val="auto"/>
                <w:sz w:val="22"/>
                <w:szCs w:val="22"/>
                <w:lang w:eastAsia="en-CA"/>
              </w:rPr>
            </w:pPr>
            <w:r w:rsidRPr="00C96123">
              <w:rPr>
                <w:rFonts w:asciiTheme="minorHAnsi" w:hAnsiTheme="minorHAnsi"/>
                <w:color w:val="auto"/>
                <w:sz w:val="22"/>
                <w:szCs w:val="22"/>
                <w:lang w:eastAsia="en-CA"/>
              </w:rPr>
              <w:t>Year(Ariel.Target Date) = File.AdjustmentYear</w:t>
            </w:r>
          </w:p>
          <w:p w14:paraId="49CAE1FD" w14:textId="4F7EAAD8" w:rsidR="00A45E94" w:rsidRPr="00C96123" w:rsidDel="00AC4D7D" w:rsidRDefault="007B2529" w:rsidP="00B50EDE">
            <w:pPr>
              <w:ind w:left="1451"/>
              <w:rPr>
                <w:del w:id="451" w:author="Tima Abboud" w:date="2021-04-29T14:20:00Z"/>
                <w:rFonts w:asciiTheme="minorHAnsi" w:hAnsiTheme="minorHAnsi"/>
                <w:color w:val="auto"/>
                <w:sz w:val="22"/>
                <w:szCs w:val="22"/>
                <w:lang w:eastAsia="en-CA"/>
              </w:rPr>
            </w:pPr>
            <w:r w:rsidRPr="00C96123">
              <w:rPr>
                <w:rFonts w:asciiTheme="minorHAnsi" w:hAnsiTheme="minorHAnsi"/>
                <w:color w:val="auto"/>
                <w:sz w:val="22"/>
                <w:szCs w:val="22"/>
                <w:lang w:eastAsia="en-CA"/>
              </w:rPr>
              <w:t>}</w:t>
            </w:r>
          </w:p>
          <w:p w14:paraId="60EBEB45" w14:textId="0695B707" w:rsidR="005F4AD0" w:rsidRPr="00C96123" w:rsidRDefault="005F4AD0">
            <w:pPr>
              <w:ind w:left="1451"/>
              <w:rPr>
                <w:rFonts w:asciiTheme="minorHAnsi" w:hAnsiTheme="minorHAnsi"/>
                <w:color w:val="auto"/>
                <w:sz w:val="22"/>
                <w:szCs w:val="22"/>
                <w:lang w:eastAsia="en-CA"/>
                <w:rPrChange w:id="452" w:author="Tima Abboud" w:date="2021-05-04T16:09:00Z">
                  <w:rPr>
                    <w:rFonts w:asciiTheme="minorHAnsi" w:hAnsiTheme="minorHAnsi"/>
                    <w:sz w:val="22"/>
                    <w:szCs w:val="22"/>
                    <w:lang w:eastAsia="en-CA"/>
                  </w:rPr>
                </w:rPrChange>
              </w:rPr>
              <w:pPrChange w:id="453" w:author="Tima Abboud" w:date="2021-04-29T14:20:00Z">
                <w:pPr>
                  <w:ind w:left="0"/>
                </w:pPr>
              </w:pPrChange>
            </w:pPr>
          </w:p>
        </w:tc>
      </w:tr>
      <w:tr w:rsidR="000760A6" w:rsidRPr="00A61AB1" w14:paraId="5ECE865C"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A0F8FA" w14:textId="4B72A7C5" w:rsidR="000760A6" w:rsidRDefault="000760A6"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47C4777" w14:textId="77777777" w:rsidR="000760A6" w:rsidRPr="00943E24" w:rsidRDefault="008A0935" w:rsidP="00943E24">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012F0C" w:rsidRPr="00A61AB1" w14:paraId="4FBE0BA3"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4055801" w14:textId="77777777" w:rsidR="00012F0C" w:rsidRDefault="00F50E57"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C0DFD5F" w14:textId="77777777" w:rsidR="00012F0C" w:rsidRPr="002339D5" w:rsidRDefault="005F4AD0" w:rsidP="005F4AD0">
            <w:pPr>
              <w:pStyle w:val="NormalWeb"/>
              <w:spacing w:line="276" w:lineRule="auto"/>
              <w:rPr>
                <w:rFonts w:asciiTheme="minorHAnsi" w:hAnsiTheme="minorHAnsi"/>
                <w:color w:val="000000"/>
                <w:sz w:val="22"/>
                <w:szCs w:val="22"/>
                <w:lang w:val="en-CA"/>
              </w:rPr>
            </w:pPr>
            <w:r w:rsidRPr="002339D5">
              <w:rPr>
                <w:rFonts w:asciiTheme="minorHAnsi" w:hAnsiTheme="minorHAnsi"/>
                <w:sz w:val="22"/>
                <w:szCs w:val="22"/>
                <w:lang w:val="en-US" w:eastAsia="en-CA"/>
              </w:rPr>
              <w:t>Annual data has not been reported for Adjustment Year {0}, please include this data change when annual data is being reported for {0}.</w:t>
            </w:r>
          </w:p>
        </w:tc>
      </w:tr>
      <w:tr w:rsidR="00012F0C" w:rsidRPr="00A61AB1" w14:paraId="7378F5B0"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8D15C28" w14:textId="77777777" w:rsidR="005F43FC"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2C9529C" w14:textId="77777777" w:rsidR="00012F0C"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072E99D" w14:textId="77777777" w:rsidR="00012F0C" w:rsidRPr="002339D5" w:rsidRDefault="005F4AD0" w:rsidP="005F4AD0">
            <w:pPr>
              <w:spacing w:before="60" w:after="60"/>
              <w:ind w:left="0"/>
              <w:rPr>
                <w:rFonts w:asciiTheme="minorHAnsi" w:hAnsiTheme="minorHAnsi"/>
                <w:sz w:val="22"/>
                <w:szCs w:val="22"/>
                <w:lang w:eastAsia="en-CA"/>
              </w:rPr>
            </w:pPr>
            <w:r w:rsidRPr="002339D5">
              <w:rPr>
                <w:rFonts w:asciiTheme="minorHAnsi" w:hAnsiTheme="minorHAnsi"/>
                <w:sz w:val="22"/>
                <w:szCs w:val="22"/>
                <w:lang w:val="en-US" w:eastAsia="en-CA"/>
              </w:rPr>
              <w:t>Annual data has not been reported for Adjustment Year, please include this data change when annual data is being reported for Adjustment Year.</w:t>
            </w:r>
          </w:p>
        </w:tc>
      </w:tr>
      <w:tr w:rsidR="00012F0C" w:rsidRPr="0085712F" w14:paraId="33636CEC"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2764FFC" w14:textId="77777777" w:rsidR="00012F0C" w:rsidRPr="0085712F" w:rsidRDefault="00012F0C" w:rsidP="009028C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FE73185" w14:textId="49ADDF26" w:rsidR="00012F0C" w:rsidRPr="00697A89" w:rsidRDefault="008A0935" w:rsidP="005A6F67">
            <w:pPr>
              <w:ind w:left="0"/>
              <w:rPr>
                <w:rFonts w:asciiTheme="minorHAnsi" w:hAnsiTheme="minorHAnsi"/>
                <w:sz w:val="22"/>
                <w:szCs w:val="22"/>
                <w:lang w:eastAsia="en-CA"/>
              </w:rPr>
            </w:pPr>
            <w:r w:rsidRPr="00697A89">
              <w:rPr>
                <w:rFonts w:asciiTheme="minorHAnsi" w:hAnsiTheme="minorHAnsi"/>
                <w:sz w:val="22"/>
                <w:szCs w:val="22"/>
                <w:lang w:val="en-US" w:eastAsia="en-CA"/>
              </w:rPr>
              <w:t>{</w:t>
            </w:r>
            <w:r w:rsidR="005F4AD0" w:rsidRPr="00697A89">
              <w:rPr>
                <w:rFonts w:asciiTheme="minorHAnsi" w:hAnsiTheme="minorHAnsi"/>
                <w:sz w:val="22"/>
                <w:szCs w:val="22"/>
                <w:lang w:val="en-US" w:eastAsia="en-CA"/>
              </w:rPr>
              <w:t>0</w:t>
            </w:r>
            <w:r w:rsidRPr="00697A89">
              <w:rPr>
                <w:rFonts w:asciiTheme="minorHAnsi" w:hAnsiTheme="minorHAnsi"/>
                <w:sz w:val="22"/>
                <w:szCs w:val="22"/>
                <w:lang w:val="en-US" w:eastAsia="en-CA"/>
              </w:rPr>
              <w:t>}</w:t>
            </w:r>
            <w:r w:rsidR="005F4AD0" w:rsidRPr="00697A89">
              <w:rPr>
                <w:rFonts w:asciiTheme="minorHAnsi" w:hAnsiTheme="minorHAnsi"/>
                <w:sz w:val="22"/>
                <w:szCs w:val="22"/>
                <w:lang w:val="en-US" w:eastAsia="en-CA"/>
              </w:rPr>
              <w:t>: {File.AdjustmentYear}</w:t>
            </w:r>
          </w:p>
        </w:tc>
      </w:tr>
      <w:tr w:rsidR="00012F0C" w:rsidRPr="0085712F" w14:paraId="46FB24EE"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566DA8" w14:textId="77777777" w:rsidR="00012F0C" w:rsidRPr="0085712F" w:rsidRDefault="00012F0C" w:rsidP="009028CF">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sidR="005B6168">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6B98A4A" w14:textId="77777777" w:rsidR="00012F0C" w:rsidRPr="006100CE" w:rsidRDefault="00841B38" w:rsidP="009028C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FA0536" w:rsidRPr="0085712F" w14:paraId="5ADD5226"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C4959B" w14:textId="77777777" w:rsidR="00FA0536" w:rsidRPr="0085712F" w:rsidRDefault="00FA0536"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FAC184D" w14:textId="77777777" w:rsidR="00320FA8" w:rsidRDefault="00320FA8" w:rsidP="009028C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Please </w:t>
            </w:r>
            <w:r w:rsidR="00434ED6">
              <w:rPr>
                <w:rFonts w:asciiTheme="minorHAnsi" w:hAnsiTheme="minorHAnsi"/>
                <w:sz w:val="22"/>
                <w:szCs w:val="22"/>
                <w:lang w:eastAsia="en-CA"/>
              </w:rPr>
              <w:t xml:space="preserve">see </w:t>
            </w:r>
            <w:r>
              <w:rPr>
                <w:rFonts w:asciiTheme="minorHAnsi" w:hAnsiTheme="minorHAnsi"/>
                <w:sz w:val="22"/>
                <w:szCs w:val="22"/>
                <w:lang w:eastAsia="en-CA"/>
              </w:rPr>
              <w:t xml:space="preserve">val B80 (which has been removed) to see additional scenarios that should now be covered by this val after proposed logic changes have been accepted. </w:t>
            </w:r>
          </w:p>
          <w:p w14:paraId="782D1644" w14:textId="77777777" w:rsidR="00320FA8" w:rsidRDefault="00320FA8" w:rsidP="009028CF">
            <w:pPr>
              <w:spacing w:before="60" w:after="60" w:line="240" w:lineRule="auto"/>
              <w:ind w:left="0"/>
              <w:rPr>
                <w:rFonts w:asciiTheme="minorHAnsi" w:hAnsiTheme="minorHAnsi"/>
                <w:sz w:val="22"/>
                <w:szCs w:val="22"/>
                <w:lang w:eastAsia="en-CA"/>
              </w:rPr>
            </w:pPr>
          </w:p>
          <w:p w14:paraId="74BC15CD" w14:textId="77777777" w:rsidR="008A7C52" w:rsidRDefault="008A7C52" w:rsidP="009028C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This validation would trigger if the adjustment year is equal to a year where the MDC data has not been provide</w:t>
            </w:r>
            <w:r w:rsidR="00074107">
              <w:rPr>
                <w:rFonts w:asciiTheme="minorHAnsi" w:hAnsiTheme="minorHAnsi"/>
                <w:sz w:val="22"/>
                <w:szCs w:val="22"/>
                <w:lang w:eastAsia="en-CA"/>
              </w:rPr>
              <w:t>d</w:t>
            </w:r>
            <w:r>
              <w:rPr>
                <w:rFonts w:asciiTheme="minorHAnsi" w:hAnsiTheme="minorHAnsi"/>
                <w:sz w:val="22"/>
                <w:szCs w:val="22"/>
                <w:lang w:eastAsia="en-CA"/>
              </w:rPr>
              <w:t>, and could trigger if</w:t>
            </w:r>
            <w:r w:rsidR="00336DA0">
              <w:rPr>
                <w:rFonts w:asciiTheme="minorHAnsi" w:hAnsiTheme="minorHAnsi"/>
                <w:sz w:val="22"/>
                <w:szCs w:val="22"/>
                <w:lang w:eastAsia="en-CA"/>
              </w:rPr>
              <w:t xml:space="preserve"> (depending on specific scenario)</w:t>
            </w:r>
            <w:r>
              <w:rPr>
                <w:rFonts w:asciiTheme="minorHAnsi" w:hAnsiTheme="minorHAnsi"/>
                <w:sz w:val="22"/>
                <w:szCs w:val="22"/>
                <w:lang w:eastAsia="en-CA"/>
              </w:rPr>
              <w:t>:</w:t>
            </w:r>
          </w:p>
          <w:p w14:paraId="6E9D5746" w14:textId="77777777" w:rsidR="00FA0536" w:rsidRDefault="00336DA0" w:rsidP="009028C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If </w:t>
            </w:r>
            <w:r w:rsidR="008A7C52">
              <w:rPr>
                <w:rFonts w:asciiTheme="minorHAnsi" w:hAnsiTheme="minorHAnsi"/>
                <w:sz w:val="22"/>
                <w:szCs w:val="22"/>
                <w:lang w:eastAsia="en-CA"/>
              </w:rPr>
              <w:t>Adjustment Year is &lt; current yr, or = to current yr, or &gt; current yr</w:t>
            </w:r>
          </w:p>
          <w:p w14:paraId="252A17BC" w14:textId="77777777" w:rsidR="008A7C52" w:rsidRPr="006100CE" w:rsidRDefault="008A7C52" w:rsidP="008A7C5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Adjustment Year is &lt; MDC yr, or = to MDC yr, or &gt; MDC yr</w:t>
            </w:r>
          </w:p>
        </w:tc>
      </w:tr>
      <w:tr w:rsidR="00012F0C" w:rsidRPr="00D15AC8" w14:paraId="1E82B748"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A56740" w14:textId="77777777" w:rsidR="0044312E" w:rsidRDefault="0044312E"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F76EE39" w14:textId="77777777" w:rsidR="00012F0C" w:rsidRPr="0085712F" w:rsidRDefault="0044312E"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46FAE76" w14:textId="77777777" w:rsidR="0094528E" w:rsidRDefault="0094528E" w:rsidP="0094528E">
            <w:pPr>
              <w:spacing w:before="60" w:after="60" w:line="240" w:lineRule="auto"/>
              <w:ind w:left="0"/>
              <w:rPr>
                <w:ins w:id="454" w:author="Tima Abboud" w:date="2021-04-29T14:23:00Z"/>
                <w:rFonts w:asciiTheme="minorHAnsi" w:hAnsiTheme="minorHAnsi"/>
                <w:sz w:val="22"/>
                <w:szCs w:val="22"/>
                <w:lang w:eastAsia="en-CA"/>
              </w:rPr>
            </w:pPr>
            <w:ins w:id="455" w:author="Tima Abboud" w:date="2021-04-29T14:23:00Z">
              <w:r>
                <w:rPr>
                  <w:rFonts w:asciiTheme="minorHAnsi" w:hAnsiTheme="minorHAnsi"/>
                  <w:sz w:val="22"/>
                  <w:szCs w:val="22"/>
                  <w:lang w:eastAsia="en-CA"/>
                </w:rPr>
                <w:t>TA 20210429:</w:t>
              </w:r>
            </w:ins>
          </w:p>
          <w:p w14:paraId="78E90FB2" w14:textId="661160B7" w:rsidR="0094528E" w:rsidRPr="0094528E" w:rsidRDefault="0094528E">
            <w:pPr>
              <w:spacing w:before="60" w:after="60" w:line="240" w:lineRule="auto"/>
              <w:rPr>
                <w:ins w:id="456" w:author="Tima Abboud" w:date="2021-04-29T14:22:00Z"/>
                <w:rFonts w:asciiTheme="minorHAnsi" w:hAnsiTheme="minorHAnsi"/>
                <w:sz w:val="22"/>
                <w:szCs w:val="22"/>
                <w:lang w:eastAsia="en-CA"/>
                <w:rPrChange w:id="457" w:author="Tima Abboud" w:date="2021-04-29T14:23:00Z">
                  <w:rPr>
                    <w:ins w:id="458" w:author="Tima Abboud" w:date="2021-04-29T14:22:00Z"/>
                    <w:rFonts w:asciiTheme="minorHAnsi" w:hAnsiTheme="minorHAnsi"/>
                    <w:sz w:val="22"/>
                    <w:szCs w:val="22"/>
                    <w:lang w:val="en-US" w:eastAsia="en-CA"/>
                  </w:rPr>
                </w:rPrChange>
              </w:rPr>
              <w:pPrChange w:id="459" w:author="Tima Abboud" w:date="2021-04-29T14:23:00Z">
                <w:pPr>
                  <w:spacing w:before="60" w:after="60" w:line="240" w:lineRule="auto"/>
                  <w:ind w:left="0"/>
                </w:pPr>
              </w:pPrChange>
            </w:pPr>
            <w:ins w:id="460" w:author="Tima Abboud" w:date="2021-04-29T14:23:00Z">
              <w:r>
                <w:rPr>
                  <w:rFonts w:asciiTheme="minorHAnsi" w:hAnsiTheme="minorHAnsi"/>
                  <w:sz w:val="22"/>
                  <w:szCs w:val="22"/>
                  <w:lang w:eastAsia="en-CA"/>
                </w:rPr>
                <w:t xml:space="preserve">- </w:t>
              </w:r>
              <w:r w:rsidRPr="008B22B2">
                <w:rPr>
                  <w:rFonts w:asciiTheme="minorHAnsi" w:hAnsiTheme="minorHAnsi"/>
                  <w:sz w:val="22"/>
                  <w:szCs w:val="22"/>
                  <w:lang w:eastAsia="en-CA"/>
                </w:rPr>
                <w:t>Updated Validation Rule</w:t>
              </w:r>
              <w:r>
                <w:rPr>
                  <w:rFonts w:asciiTheme="minorHAnsi" w:hAnsiTheme="minorHAnsi"/>
                  <w:sz w:val="22"/>
                  <w:szCs w:val="22"/>
                  <w:lang w:eastAsia="en-CA"/>
                </w:rPr>
                <w:t xml:space="preserve"> and Validation Logic</w:t>
              </w:r>
              <w:r w:rsidRPr="008B22B2">
                <w:rPr>
                  <w:rFonts w:asciiTheme="minorHAnsi" w:hAnsiTheme="minorHAnsi"/>
                  <w:sz w:val="22"/>
                  <w:szCs w:val="22"/>
                  <w:lang w:eastAsia="en-CA"/>
                </w:rPr>
                <w:t xml:space="preserve"> to account for amalgamation.</w:t>
              </w:r>
            </w:ins>
          </w:p>
          <w:p w14:paraId="5590E300" w14:textId="77777777" w:rsidR="0094528E" w:rsidRDefault="0094528E" w:rsidP="005255C9">
            <w:pPr>
              <w:spacing w:before="60" w:after="60" w:line="240" w:lineRule="auto"/>
              <w:ind w:left="0"/>
              <w:rPr>
                <w:ins w:id="461" w:author="Tima Abboud" w:date="2021-04-29T14:22:00Z"/>
                <w:rFonts w:asciiTheme="minorHAnsi" w:hAnsiTheme="minorHAnsi"/>
                <w:sz w:val="22"/>
                <w:szCs w:val="22"/>
                <w:lang w:val="en-US" w:eastAsia="en-CA"/>
              </w:rPr>
            </w:pPr>
          </w:p>
          <w:p w14:paraId="199B25C7" w14:textId="6EF8B050" w:rsidR="007B2529" w:rsidRDefault="007B2529" w:rsidP="005255C9">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YK 20180412:</w:t>
            </w:r>
          </w:p>
          <w:p w14:paraId="3BFA77CA" w14:textId="18109355" w:rsidR="007B2529" w:rsidRPr="007B3F4E" w:rsidRDefault="007B2529"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w:t>
            </w:r>
            <w:r w:rsidRPr="007B3F4E">
              <w:rPr>
                <w:rFonts w:asciiTheme="minorHAnsi" w:hAnsiTheme="minorHAnsi"/>
                <w:sz w:val="22"/>
                <w:szCs w:val="22"/>
                <w:lang w:val="en-US" w:eastAsia="en-CA"/>
              </w:rPr>
              <w:t>dded condition “Ariel.Employment = FileDerived.Employment”</w:t>
            </w:r>
          </w:p>
          <w:p w14:paraId="6D2B5466" w14:textId="77777777" w:rsidR="007B3F4E" w:rsidRDefault="007B3F4E" w:rsidP="005255C9">
            <w:pPr>
              <w:spacing w:before="60" w:after="60" w:line="240" w:lineRule="auto"/>
              <w:ind w:left="0"/>
              <w:rPr>
                <w:rFonts w:asciiTheme="minorHAnsi" w:hAnsiTheme="minorHAnsi"/>
                <w:sz w:val="22"/>
                <w:szCs w:val="22"/>
                <w:lang w:val="en-US" w:eastAsia="en-CA"/>
              </w:rPr>
            </w:pPr>
          </w:p>
          <w:p w14:paraId="6EC9A5F5" w14:textId="2010B4F2" w:rsidR="008556C7" w:rsidRDefault="00E17583" w:rsidP="005255C9">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MR 20170815: </w:t>
            </w:r>
          </w:p>
          <w:p w14:paraId="14B5E87B" w14:textId="13DF07C8" w:rsidR="00E17583" w:rsidRPr="008556C7" w:rsidRDefault="008556C7"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Change to validation logic. We are no longer using the Adhoc field approach</w:t>
            </w:r>
          </w:p>
          <w:p w14:paraId="21A47C38" w14:textId="77777777" w:rsidR="00E17583" w:rsidRDefault="00E17583" w:rsidP="005255C9">
            <w:pPr>
              <w:spacing w:before="60" w:after="60" w:line="240" w:lineRule="auto"/>
              <w:ind w:left="0"/>
              <w:rPr>
                <w:rFonts w:asciiTheme="minorHAnsi" w:hAnsiTheme="minorHAnsi"/>
                <w:sz w:val="22"/>
                <w:szCs w:val="22"/>
                <w:lang w:val="en-US" w:eastAsia="en-CA"/>
              </w:rPr>
            </w:pPr>
          </w:p>
          <w:p w14:paraId="309DD0CF" w14:textId="77777777" w:rsidR="00FE2914" w:rsidRDefault="00FE2914" w:rsidP="005255C9">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20170322:</w:t>
            </w:r>
          </w:p>
          <w:p w14:paraId="31604F58" w14:textId="77777777" w:rsidR="00FE2914" w:rsidRPr="00FE2914" w:rsidRDefault="00FE2914" w:rsidP="003410B0">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Alias and Clare agree that</w:t>
            </w:r>
            <w:r w:rsidR="008A0935">
              <w:rPr>
                <w:rFonts w:asciiTheme="minorHAnsi" w:hAnsiTheme="minorHAnsi"/>
                <w:sz w:val="22"/>
                <w:szCs w:val="22"/>
                <w:lang w:val="en-US" w:eastAsia="en-CA"/>
              </w:rPr>
              <w:t xml:space="preserve"> population of the Adhoc data</w:t>
            </w:r>
            <w:r>
              <w:rPr>
                <w:rFonts w:asciiTheme="minorHAnsi" w:hAnsiTheme="minorHAnsi"/>
                <w:sz w:val="22"/>
                <w:szCs w:val="22"/>
                <w:lang w:val="en-US" w:eastAsia="en-CA"/>
              </w:rPr>
              <w:t xml:space="preserve"> is only required for the Core Data file sent during MDC. Example of Adhoc String: MDC/CoreData/abcd/StartDate/EndDate </w:t>
            </w:r>
            <w:r w:rsidRPr="00FE2914">
              <w:rPr>
                <w:rFonts w:asciiTheme="minorHAnsi" w:hAnsiTheme="minorHAnsi"/>
                <w:sz w:val="22"/>
                <w:szCs w:val="22"/>
                <w:lang w:val="en-US" w:eastAsia="en-CA"/>
              </w:rPr>
              <w:t>/</w:t>
            </w:r>
            <w:r w:rsidRPr="00434ED6">
              <w:rPr>
                <w:rFonts w:asciiTheme="minorHAnsi" w:hAnsiTheme="minorHAnsi"/>
                <w:color w:val="auto"/>
                <w:sz w:val="22"/>
                <w:szCs w:val="22"/>
                <w:lang w:val="en-US" w:eastAsia="en-CA"/>
              </w:rPr>
              <w:t>Year</w:t>
            </w:r>
          </w:p>
          <w:p w14:paraId="56D0BB02" w14:textId="77777777" w:rsidR="00FE2914" w:rsidRDefault="00FE2914" w:rsidP="005255C9">
            <w:pPr>
              <w:spacing w:before="60" w:after="60" w:line="240" w:lineRule="auto"/>
              <w:ind w:left="0"/>
              <w:rPr>
                <w:rFonts w:asciiTheme="minorHAnsi" w:hAnsiTheme="minorHAnsi"/>
                <w:sz w:val="22"/>
                <w:szCs w:val="22"/>
                <w:lang w:val="en-US" w:eastAsia="en-CA"/>
              </w:rPr>
            </w:pPr>
          </w:p>
          <w:p w14:paraId="20A325FA" w14:textId="77777777" w:rsidR="007B6FA8" w:rsidRDefault="007B6FA8" w:rsidP="005255C9">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20170321:</w:t>
            </w:r>
          </w:p>
          <w:p w14:paraId="2DF4B107" w14:textId="77777777" w:rsidR="007B6FA8" w:rsidRDefault="007B6FA8" w:rsidP="003410B0">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Proposed solution would be to store a string of information pertaining to the Collect in the Adhoc Data of Ariel DB.</w:t>
            </w:r>
          </w:p>
          <w:p w14:paraId="1F381EC7" w14:textId="77777777" w:rsidR="007B6FA8" w:rsidRDefault="007B6FA8" w:rsidP="003410B0">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Note that this information will appear in the member’s Ariel DB image.</w:t>
            </w:r>
          </w:p>
          <w:p w14:paraId="47018BD7" w14:textId="77777777" w:rsidR="007B6FA8" w:rsidRDefault="007B6FA8" w:rsidP="003410B0">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If this is the accepted route we need to define the string of data that will be stored, ex: CollectName/Interface/EmployerCode/StartDate/EndDate/EffectiveDate</w:t>
            </w:r>
            <w:r w:rsidR="00BF105F" w:rsidRPr="00434ED6">
              <w:rPr>
                <w:rFonts w:asciiTheme="minorHAnsi" w:hAnsiTheme="minorHAnsi"/>
                <w:color w:val="auto"/>
                <w:sz w:val="22"/>
                <w:szCs w:val="22"/>
                <w:lang w:val="en-US" w:eastAsia="en-CA"/>
              </w:rPr>
              <w:t>/Year</w:t>
            </w:r>
          </w:p>
          <w:p w14:paraId="215E7EE4" w14:textId="77777777" w:rsidR="007B6FA8" w:rsidRDefault="007B6FA8" w:rsidP="003410B0">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We do not have to maintain the history of this information. Wat we suggest is keeping only the current years Collect Adhoc data and once new adhoc is fed to the system the dataimport would delete the previous year’s info. </w:t>
            </w:r>
          </w:p>
          <w:p w14:paraId="4136A4C1" w14:textId="77777777" w:rsidR="007B6FA8" w:rsidRDefault="007B6FA8" w:rsidP="005255C9">
            <w:pPr>
              <w:spacing w:before="60" w:after="60" w:line="240" w:lineRule="auto"/>
              <w:ind w:left="0"/>
              <w:rPr>
                <w:rFonts w:asciiTheme="minorHAnsi" w:hAnsiTheme="minorHAnsi"/>
                <w:sz w:val="22"/>
                <w:szCs w:val="22"/>
                <w:lang w:val="en-US" w:eastAsia="en-CA"/>
              </w:rPr>
            </w:pPr>
          </w:p>
          <w:p w14:paraId="685B553B" w14:textId="77777777" w:rsidR="005F4AD0" w:rsidRDefault="005F4AD0" w:rsidP="005255C9">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20170320:</w:t>
            </w:r>
          </w:p>
          <w:p w14:paraId="12E19F77" w14:textId="77777777" w:rsidR="005F4AD0" w:rsidRDefault="005F4AD0"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Please see modified Validation Logic above. Would this cover both B79 and B80?</w:t>
            </w:r>
          </w:p>
          <w:p w14:paraId="74AF4256" w14:textId="77777777" w:rsidR="005F4AD0" w:rsidRDefault="005F4AD0"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We have also updated the Dataimport and Portal messages</w:t>
            </w:r>
            <w:r w:rsidR="00136C06">
              <w:rPr>
                <w:rFonts w:asciiTheme="minorHAnsi" w:hAnsiTheme="minorHAnsi"/>
                <w:sz w:val="22"/>
                <w:szCs w:val="22"/>
                <w:lang w:val="en-US" w:eastAsia="en-CA"/>
              </w:rPr>
              <w:t xml:space="preserve"> with Alias’ suggestion of March 17, 2017</w:t>
            </w:r>
            <w:r>
              <w:rPr>
                <w:rFonts w:asciiTheme="minorHAnsi" w:hAnsiTheme="minorHAnsi"/>
                <w:sz w:val="22"/>
                <w:szCs w:val="22"/>
                <w:lang w:val="en-US" w:eastAsia="en-CA"/>
              </w:rPr>
              <w:t>.</w:t>
            </w:r>
          </w:p>
          <w:p w14:paraId="0290E098" w14:textId="77777777" w:rsidR="005F4AD0" w:rsidRPr="00AE1F9A" w:rsidRDefault="00AE1F9A" w:rsidP="003410B0">
            <w:pPr>
              <w:pStyle w:val="ListParagraph"/>
              <w:numPr>
                <w:ilvl w:val="0"/>
                <w:numId w:val="8"/>
              </w:numPr>
              <w:spacing w:before="60" w:after="60" w:line="240" w:lineRule="auto"/>
              <w:rPr>
                <w:rFonts w:asciiTheme="minorHAnsi" w:hAnsiTheme="minorHAnsi"/>
                <w:sz w:val="22"/>
                <w:szCs w:val="22"/>
                <w:lang w:val="en-US" w:eastAsia="en-CA"/>
              </w:rPr>
            </w:pPr>
            <w:r w:rsidRPr="0015632C">
              <w:rPr>
                <w:rFonts w:asciiTheme="minorHAnsi" w:hAnsiTheme="minorHAnsi"/>
                <w:sz w:val="22"/>
                <w:szCs w:val="22"/>
                <w:lang w:eastAsia="en-CA"/>
              </w:rPr>
              <w:t>Issue</w:t>
            </w:r>
            <w:r w:rsidR="0015632C" w:rsidRPr="0015632C">
              <w:rPr>
                <w:rFonts w:asciiTheme="minorHAnsi" w:hAnsiTheme="minorHAnsi"/>
                <w:sz w:val="22"/>
                <w:szCs w:val="22"/>
                <w:lang w:eastAsia="en-CA"/>
              </w:rPr>
              <w:t xml:space="preserve"> is for member who is terminated in Events and rehired </w:t>
            </w:r>
            <w:r>
              <w:rPr>
                <w:rFonts w:asciiTheme="minorHAnsi" w:hAnsiTheme="minorHAnsi"/>
                <w:sz w:val="22"/>
                <w:szCs w:val="22"/>
                <w:lang w:eastAsia="en-CA"/>
              </w:rPr>
              <w:t xml:space="preserve">to the same employer </w:t>
            </w:r>
            <w:r w:rsidR="0015632C" w:rsidRPr="0015632C">
              <w:rPr>
                <w:rFonts w:asciiTheme="minorHAnsi" w:hAnsiTheme="minorHAnsi"/>
                <w:sz w:val="22"/>
                <w:szCs w:val="22"/>
                <w:lang w:eastAsia="en-CA"/>
              </w:rPr>
              <w:t xml:space="preserve">through Enrolment in the same year, we want to reject them if they are providing a PYA through remittance but a PA is already in the system for the first part of that year. </w:t>
            </w:r>
          </w:p>
          <w:p w14:paraId="0B04EABC" w14:textId="77777777" w:rsidR="00AE1F9A" w:rsidRPr="007B6FA8" w:rsidRDefault="00AE1F9A"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eastAsia="en-CA"/>
              </w:rPr>
              <w:t>MS to review internally if we can</w:t>
            </w:r>
            <w:r w:rsidR="00136C06">
              <w:rPr>
                <w:rFonts w:asciiTheme="minorHAnsi" w:hAnsiTheme="minorHAnsi"/>
                <w:sz w:val="22"/>
                <w:szCs w:val="22"/>
                <w:lang w:eastAsia="en-CA"/>
              </w:rPr>
              <w:t xml:space="preserve"> find a way to track in another way if MDC collect has been processed in Ariel DB. To be discussed with an MS programmer on Tuesday, March 21 in hopes of providing an answer to HOOPP by Wednesday March 22 (in a joint revision meeting with HOOPP prior to sign-off).</w:t>
            </w:r>
          </w:p>
          <w:p w14:paraId="56ADD4A9" w14:textId="77777777" w:rsidR="00AE1F9A" w:rsidRPr="0015632C" w:rsidRDefault="00AE1F9A" w:rsidP="00AE1F9A">
            <w:pPr>
              <w:pStyle w:val="ListParagraph"/>
              <w:spacing w:before="60" w:after="60" w:line="240" w:lineRule="auto"/>
              <w:rPr>
                <w:rFonts w:asciiTheme="minorHAnsi" w:hAnsiTheme="minorHAnsi"/>
                <w:sz w:val="22"/>
                <w:szCs w:val="22"/>
                <w:lang w:val="en-US" w:eastAsia="en-CA"/>
              </w:rPr>
            </w:pPr>
          </w:p>
          <w:p w14:paraId="65C4483A" w14:textId="77777777" w:rsidR="009823FC" w:rsidRDefault="005255C9" w:rsidP="005255C9">
            <w:pPr>
              <w:spacing w:before="60" w:after="60" w:line="240" w:lineRule="auto"/>
              <w:ind w:left="0"/>
              <w:rPr>
                <w:rFonts w:asciiTheme="minorHAnsi" w:hAnsiTheme="minorHAnsi"/>
                <w:sz w:val="22"/>
                <w:szCs w:val="22"/>
                <w:lang w:val="en-US" w:eastAsia="en-CA"/>
              </w:rPr>
            </w:pPr>
            <w:r w:rsidRPr="005255C9">
              <w:rPr>
                <w:rFonts w:asciiTheme="minorHAnsi" w:hAnsiTheme="minorHAnsi"/>
                <w:sz w:val="22"/>
                <w:szCs w:val="22"/>
                <w:lang w:val="en-US" w:eastAsia="en-CA"/>
              </w:rPr>
              <w:t xml:space="preserve">AD 20170317: </w:t>
            </w:r>
          </w:p>
          <w:p w14:paraId="3613B8C1" w14:textId="77777777" w:rsidR="005255C9" w:rsidRPr="00A03B96" w:rsidRDefault="005255C9" w:rsidP="003410B0">
            <w:pPr>
              <w:pStyle w:val="ListParagraph"/>
              <w:numPr>
                <w:ilvl w:val="0"/>
                <w:numId w:val="8"/>
              </w:numPr>
              <w:spacing w:before="60" w:after="60" w:line="240" w:lineRule="auto"/>
              <w:rPr>
                <w:rFonts w:asciiTheme="minorHAnsi" w:hAnsiTheme="minorHAnsi"/>
                <w:sz w:val="22"/>
                <w:szCs w:val="22"/>
                <w:lang w:val="en-US" w:eastAsia="en-CA"/>
              </w:rPr>
            </w:pPr>
            <w:r w:rsidRPr="00A03B96">
              <w:rPr>
                <w:rFonts w:asciiTheme="minorHAnsi" w:hAnsiTheme="minorHAnsi"/>
                <w:sz w:val="22"/>
                <w:szCs w:val="22"/>
                <w:lang w:val="en-US" w:eastAsia="en-CA"/>
              </w:rPr>
              <w:t>“Current Date” = current System Date (today’s date).</w:t>
            </w:r>
          </w:p>
          <w:p w14:paraId="2DA39C3B" w14:textId="77777777" w:rsidR="005255C9" w:rsidRPr="00A03B96" w:rsidRDefault="005255C9" w:rsidP="003410B0">
            <w:pPr>
              <w:pStyle w:val="ListParagraph"/>
              <w:numPr>
                <w:ilvl w:val="0"/>
                <w:numId w:val="8"/>
              </w:numPr>
              <w:spacing w:before="60" w:after="60" w:line="240" w:lineRule="auto"/>
              <w:rPr>
                <w:rFonts w:asciiTheme="minorHAnsi" w:hAnsiTheme="minorHAnsi"/>
                <w:sz w:val="22"/>
                <w:szCs w:val="22"/>
                <w:lang w:val="en-US" w:eastAsia="en-CA"/>
              </w:rPr>
            </w:pPr>
            <w:r w:rsidRPr="00A03B96">
              <w:rPr>
                <w:rFonts w:asciiTheme="minorHAnsi" w:hAnsiTheme="minorHAnsi"/>
                <w:sz w:val="22"/>
                <w:szCs w:val="22"/>
                <w:lang w:val="en-US" w:eastAsia="en-CA"/>
              </w:rPr>
              <w:t xml:space="preserve">B79 and B80 are similar but each val is trying to isolate specific scenarios.  If you want we can discuss amalgamating business logic of both vals into one val? </w:t>
            </w:r>
            <w:r w:rsidR="009823FC" w:rsidRPr="00A03B96">
              <w:rPr>
                <w:rFonts w:asciiTheme="minorHAnsi" w:hAnsiTheme="minorHAnsi"/>
                <w:sz w:val="22"/>
                <w:szCs w:val="22"/>
                <w:lang w:val="en-US" w:eastAsia="en-CA"/>
              </w:rPr>
              <w:t>Perhaps have generic msg that states:</w:t>
            </w:r>
          </w:p>
          <w:p w14:paraId="78AD4E49" w14:textId="77777777" w:rsidR="009823FC" w:rsidRPr="00A03B96" w:rsidRDefault="009823FC" w:rsidP="00A03B96">
            <w:pPr>
              <w:pStyle w:val="ListParagraph"/>
              <w:spacing w:before="60" w:after="60" w:line="240" w:lineRule="auto"/>
              <w:rPr>
                <w:rFonts w:asciiTheme="minorHAnsi" w:hAnsiTheme="minorHAnsi"/>
                <w:sz w:val="22"/>
                <w:szCs w:val="22"/>
                <w:lang w:val="en-US" w:eastAsia="en-CA"/>
              </w:rPr>
            </w:pPr>
            <w:r w:rsidRPr="00A03B96">
              <w:rPr>
                <w:rFonts w:asciiTheme="minorHAnsi" w:hAnsiTheme="minorHAnsi"/>
                <w:i/>
                <w:sz w:val="22"/>
                <w:szCs w:val="22"/>
                <w:lang w:val="en-US" w:eastAsia="en-CA"/>
              </w:rPr>
              <w:t>“Annual data has not been reported for Adjustment Year {Adjustment Year}, please include this data change when annual data is being reported for {Adjustment Year}.”</w:t>
            </w:r>
            <w:r w:rsidRPr="00A03B96">
              <w:rPr>
                <w:rFonts w:asciiTheme="minorHAnsi" w:hAnsiTheme="minorHAnsi"/>
                <w:sz w:val="22"/>
                <w:szCs w:val="22"/>
                <w:lang w:val="en-US" w:eastAsia="en-CA"/>
              </w:rPr>
              <w:t xml:space="preserve">   </w:t>
            </w:r>
          </w:p>
          <w:p w14:paraId="2BA131F8" w14:textId="77777777" w:rsidR="005255C9" w:rsidRPr="00A03B96" w:rsidRDefault="005255C9" w:rsidP="003410B0">
            <w:pPr>
              <w:pStyle w:val="ListParagraph"/>
              <w:numPr>
                <w:ilvl w:val="0"/>
                <w:numId w:val="8"/>
              </w:numPr>
              <w:spacing w:before="60" w:after="60" w:line="240" w:lineRule="auto"/>
              <w:rPr>
                <w:rFonts w:asciiTheme="minorHAnsi" w:hAnsiTheme="minorHAnsi"/>
                <w:sz w:val="22"/>
                <w:szCs w:val="22"/>
                <w:lang w:val="en-US" w:eastAsia="en-CA"/>
              </w:rPr>
            </w:pPr>
            <w:r w:rsidRPr="00A03B96">
              <w:rPr>
                <w:rFonts w:asciiTheme="minorHAnsi" w:hAnsiTheme="minorHAnsi"/>
                <w:sz w:val="22"/>
                <w:szCs w:val="22"/>
                <w:lang w:val="en-US" w:eastAsia="en-CA"/>
              </w:rPr>
              <w:t>We need to be able to identify that MDC data has been submitted without having to rely on YECI or LAU dates.  I think the YECI only gets set after the ER has confirmed reconciliation (via RFI), which can create a gap from when MDC data has actually been submitted and when the flag gets set.  I think the LAU only get set after annual calcs have been run, which can create a gap from when MDC data has actually been submitted and when the flag gets set.</w:t>
            </w:r>
          </w:p>
          <w:p w14:paraId="6206BCDA" w14:textId="77777777" w:rsidR="009823FC" w:rsidRDefault="009823FC" w:rsidP="005255C9">
            <w:pPr>
              <w:spacing w:before="60" w:after="60" w:line="240" w:lineRule="auto"/>
              <w:ind w:left="0"/>
              <w:rPr>
                <w:rFonts w:asciiTheme="minorHAnsi" w:hAnsiTheme="minorHAnsi"/>
                <w:sz w:val="22"/>
                <w:szCs w:val="22"/>
                <w:lang w:val="en-US" w:eastAsia="en-CA"/>
              </w:rPr>
            </w:pPr>
          </w:p>
          <w:p w14:paraId="3787D528" w14:textId="77777777" w:rsidR="005255C9" w:rsidRDefault="001532EC" w:rsidP="005255C9">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Both validations </w:t>
            </w:r>
            <w:r w:rsidR="00A03B96">
              <w:rPr>
                <w:rFonts w:asciiTheme="minorHAnsi" w:hAnsiTheme="minorHAnsi"/>
                <w:sz w:val="22"/>
                <w:szCs w:val="22"/>
                <w:lang w:val="en-US" w:eastAsia="en-CA"/>
              </w:rPr>
              <w:t>should only</w:t>
            </w:r>
            <w:r>
              <w:rPr>
                <w:rFonts w:asciiTheme="minorHAnsi" w:hAnsiTheme="minorHAnsi"/>
                <w:sz w:val="22"/>
                <w:szCs w:val="22"/>
                <w:lang w:val="en-US" w:eastAsia="en-CA"/>
              </w:rPr>
              <w:t xml:space="preserve"> trigger simultaneously if:</w:t>
            </w:r>
          </w:p>
          <w:p w14:paraId="710930D3" w14:textId="77777777" w:rsidR="001532EC" w:rsidRDefault="001532EC" w:rsidP="005255C9">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Scenario 1:</w:t>
            </w:r>
          </w:p>
          <w:p w14:paraId="08A311EE" w14:textId="77777777" w:rsidR="001532EC" w:rsidRPr="001532EC" w:rsidRDefault="001532EC" w:rsidP="003410B0">
            <w:pPr>
              <w:pStyle w:val="ListParagraph"/>
              <w:numPr>
                <w:ilvl w:val="0"/>
                <w:numId w:val="7"/>
              </w:numPr>
              <w:spacing w:before="60" w:after="60" w:line="240" w:lineRule="auto"/>
              <w:rPr>
                <w:rFonts w:asciiTheme="minorHAnsi" w:hAnsiTheme="minorHAnsi"/>
                <w:sz w:val="22"/>
                <w:szCs w:val="22"/>
                <w:lang w:val="en-US" w:eastAsia="en-CA"/>
              </w:rPr>
            </w:pPr>
            <w:r w:rsidRPr="001532EC">
              <w:rPr>
                <w:rFonts w:asciiTheme="minorHAnsi" w:hAnsiTheme="minorHAnsi"/>
                <w:sz w:val="22"/>
                <w:szCs w:val="22"/>
                <w:lang w:val="en-US" w:eastAsia="en-CA"/>
              </w:rPr>
              <w:t xml:space="preserve">MDC Year </w:t>
            </w:r>
            <w:r>
              <w:rPr>
                <w:rFonts w:asciiTheme="minorHAnsi" w:hAnsiTheme="minorHAnsi"/>
                <w:sz w:val="22"/>
                <w:szCs w:val="22"/>
                <w:lang w:val="en-US" w:eastAsia="en-CA"/>
              </w:rPr>
              <w:t>= 2016</w:t>
            </w:r>
          </w:p>
          <w:p w14:paraId="72F393ED" w14:textId="77777777" w:rsidR="001532EC" w:rsidRPr="001532EC" w:rsidRDefault="001532EC" w:rsidP="003410B0">
            <w:pPr>
              <w:pStyle w:val="ListParagraph"/>
              <w:numPr>
                <w:ilvl w:val="0"/>
                <w:numId w:val="7"/>
              </w:numPr>
              <w:spacing w:before="60" w:after="60" w:line="240" w:lineRule="auto"/>
              <w:rPr>
                <w:rFonts w:asciiTheme="minorHAnsi" w:hAnsiTheme="minorHAnsi"/>
                <w:sz w:val="22"/>
                <w:szCs w:val="22"/>
                <w:lang w:val="en-US" w:eastAsia="en-CA"/>
              </w:rPr>
            </w:pPr>
            <w:r w:rsidRPr="001532EC">
              <w:rPr>
                <w:rFonts w:asciiTheme="minorHAnsi" w:hAnsiTheme="minorHAnsi"/>
                <w:sz w:val="22"/>
                <w:szCs w:val="22"/>
                <w:lang w:val="en-US" w:eastAsia="en-CA"/>
              </w:rPr>
              <w:t>C</w:t>
            </w:r>
            <w:r>
              <w:rPr>
                <w:rFonts w:asciiTheme="minorHAnsi" w:hAnsiTheme="minorHAnsi"/>
                <w:sz w:val="22"/>
                <w:szCs w:val="22"/>
                <w:lang w:val="en-US" w:eastAsia="en-CA"/>
              </w:rPr>
              <w:t>urrent Year = 2016</w:t>
            </w:r>
          </w:p>
          <w:p w14:paraId="057EDB58" w14:textId="77777777" w:rsidR="001532EC" w:rsidRPr="001532EC" w:rsidRDefault="001532EC" w:rsidP="003410B0">
            <w:pPr>
              <w:pStyle w:val="ListParagraph"/>
              <w:numPr>
                <w:ilvl w:val="0"/>
                <w:numId w:val="7"/>
              </w:numPr>
              <w:spacing w:before="60" w:after="60" w:line="240" w:lineRule="auto"/>
              <w:rPr>
                <w:rFonts w:asciiTheme="minorHAnsi" w:hAnsiTheme="minorHAnsi"/>
                <w:sz w:val="22"/>
                <w:szCs w:val="22"/>
                <w:lang w:val="en-US" w:eastAsia="en-CA"/>
              </w:rPr>
            </w:pPr>
            <w:r w:rsidRPr="001532EC">
              <w:rPr>
                <w:rFonts w:asciiTheme="minorHAnsi" w:hAnsiTheme="minorHAnsi"/>
                <w:sz w:val="22"/>
                <w:szCs w:val="22"/>
                <w:lang w:val="en-US" w:eastAsia="en-CA"/>
              </w:rPr>
              <w:t>Adjustment Year be</w:t>
            </w:r>
            <w:r>
              <w:rPr>
                <w:rFonts w:asciiTheme="minorHAnsi" w:hAnsiTheme="minorHAnsi"/>
                <w:sz w:val="22"/>
                <w:szCs w:val="22"/>
                <w:lang w:val="en-US" w:eastAsia="en-CA"/>
              </w:rPr>
              <w:t>ing reported = 2016</w:t>
            </w:r>
          </w:p>
          <w:p w14:paraId="6EB17657" w14:textId="77777777" w:rsidR="001532EC" w:rsidRPr="001532EC" w:rsidRDefault="001532EC" w:rsidP="003410B0">
            <w:pPr>
              <w:pStyle w:val="ListParagraph"/>
              <w:numPr>
                <w:ilvl w:val="0"/>
                <w:numId w:val="7"/>
              </w:numPr>
              <w:spacing w:before="60" w:after="60" w:line="240" w:lineRule="auto"/>
              <w:rPr>
                <w:rFonts w:asciiTheme="minorHAnsi" w:hAnsiTheme="minorHAnsi"/>
                <w:sz w:val="22"/>
                <w:szCs w:val="22"/>
                <w:lang w:val="en-US" w:eastAsia="en-CA"/>
              </w:rPr>
            </w:pPr>
            <w:r w:rsidRPr="001532EC">
              <w:rPr>
                <w:rFonts w:asciiTheme="minorHAnsi" w:hAnsiTheme="minorHAnsi"/>
                <w:sz w:val="22"/>
                <w:szCs w:val="22"/>
                <w:lang w:val="en-US" w:eastAsia="en-CA"/>
              </w:rPr>
              <w:t>MDC</w:t>
            </w:r>
            <w:r>
              <w:rPr>
                <w:rFonts w:asciiTheme="minorHAnsi" w:hAnsiTheme="minorHAnsi"/>
                <w:sz w:val="22"/>
                <w:szCs w:val="22"/>
                <w:lang w:val="en-US" w:eastAsia="en-CA"/>
              </w:rPr>
              <w:t xml:space="preserve"> has NOT been submitted for 2016</w:t>
            </w:r>
          </w:p>
          <w:p w14:paraId="2915CA5D" w14:textId="77777777" w:rsidR="001532EC" w:rsidRPr="001532EC" w:rsidRDefault="001532EC" w:rsidP="003410B0">
            <w:pPr>
              <w:pStyle w:val="ListParagraph"/>
              <w:numPr>
                <w:ilvl w:val="0"/>
                <w:numId w:val="7"/>
              </w:numPr>
              <w:spacing w:before="60" w:after="60" w:line="240" w:lineRule="auto"/>
              <w:rPr>
                <w:rFonts w:asciiTheme="minorHAnsi" w:hAnsiTheme="minorHAnsi"/>
                <w:sz w:val="22"/>
                <w:szCs w:val="22"/>
                <w:lang w:val="en-US" w:eastAsia="en-CA"/>
              </w:rPr>
            </w:pPr>
            <w:r w:rsidRPr="001532EC">
              <w:rPr>
                <w:rFonts w:asciiTheme="minorHAnsi" w:hAnsiTheme="minorHAnsi"/>
                <w:sz w:val="22"/>
                <w:szCs w:val="22"/>
                <w:lang w:val="en-US" w:eastAsia="en-CA"/>
              </w:rPr>
              <w:t xml:space="preserve">This would only occur in the small 2 week window when HOOPP opens the MDC year during the last two weeks of the MDC year.  </w:t>
            </w:r>
          </w:p>
          <w:p w14:paraId="440114D9" w14:textId="77777777" w:rsidR="001532EC" w:rsidRDefault="009823FC" w:rsidP="005255C9">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Note: The MDC Year should be a distinct value used in the logic for val B80.</w:t>
            </w:r>
          </w:p>
          <w:p w14:paraId="7889921C" w14:textId="77777777" w:rsidR="001532EC" w:rsidRDefault="001532EC" w:rsidP="005255C9">
            <w:pPr>
              <w:spacing w:before="60" w:after="60" w:line="240" w:lineRule="auto"/>
              <w:ind w:left="0"/>
              <w:rPr>
                <w:rFonts w:asciiTheme="minorHAnsi" w:hAnsiTheme="minorHAnsi"/>
                <w:sz w:val="22"/>
                <w:szCs w:val="22"/>
                <w:lang w:val="en-US" w:eastAsia="en-CA"/>
              </w:rPr>
            </w:pPr>
          </w:p>
          <w:p w14:paraId="50B72EBD" w14:textId="77777777" w:rsidR="00136C06" w:rsidRDefault="00885DEC" w:rsidP="009028CF">
            <w:pPr>
              <w:spacing w:before="60" w:after="60" w:line="240" w:lineRule="auto"/>
              <w:ind w:left="0"/>
              <w:rPr>
                <w:rFonts w:asciiTheme="minorHAnsi" w:hAnsiTheme="minorHAnsi"/>
                <w:sz w:val="22"/>
                <w:szCs w:val="22"/>
                <w:lang w:val="en-US" w:eastAsia="en-CA"/>
              </w:rPr>
            </w:pPr>
            <w:r w:rsidRPr="005F68DE">
              <w:rPr>
                <w:rFonts w:asciiTheme="minorHAnsi" w:hAnsiTheme="minorHAnsi"/>
                <w:sz w:val="22"/>
                <w:szCs w:val="22"/>
                <w:lang w:val="en-US" w:eastAsia="en-CA"/>
              </w:rPr>
              <w:t xml:space="preserve">MS 20170224: </w:t>
            </w:r>
            <w:r w:rsidR="00C00F98" w:rsidRPr="005F68DE">
              <w:rPr>
                <w:rFonts w:asciiTheme="minorHAnsi" w:hAnsiTheme="minorHAnsi"/>
                <w:sz w:val="22"/>
                <w:szCs w:val="22"/>
                <w:lang w:val="en-US" w:eastAsia="en-CA"/>
              </w:rPr>
              <w:t xml:space="preserve"> </w:t>
            </w:r>
          </w:p>
          <w:p w14:paraId="1E88D829" w14:textId="77777777" w:rsidR="00C00F98" w:rsidRPr="00136C06" w:rsidRDefault="00C00F98" w:rsidP="003410B0">
            <w:pPr>
              <w:pStyle w:val="ListParagraph"/>
              <w:numPr>
                <w:ilvl w:val="0"/>
                <w:numId w:val="8"/>
              </w:numPr>
              <w:spacing w:before="60" w:after="60" w:line="240" w:lineRule="auto"/>
              <w:rPr>
                <w:rFonts w:asciiTheme="minorHAnsi" w:hAnsiTheme="minorHAnsi"/>
                <w:sz w:val="22"/>
                <w:szCs w:val="22"/>
                <w:lang w:val="en-US" w:eastAsia="en-CA"/>
              </w:rPr>
            </w:pPr>
            <w:r w:rsidRPr="00136C06">
              <w:rPr>
                <w:rFonts w:asciiTheme="minorHAnsi" w:hAnsiTheme="minorHAnsi"/>
                <w:sz w:val="22"/>
                <w:szCs w:val="22"/>
                <w:lang w:val="en-US" w:eastAsia="en-CA"/>
              </w:rPr>
              <w:t>Please confirm what you mean by C</w:t>
            </w:r>
            <w:r w:rsidR="00AB7ECE" w:rsidRPr="00136C06">
              <w:rPr>
                <w:rFonts w:asciiTheme="minorHAnsi" w:hAnsiTheme="minorHAnsi"/>
                <w:sz w:val="22"/>
                <w:szCs w:val="22"/>
                <w:lang w:val="en-US" w:eastAsia="en-CA"/>
              </w:rPr>
              <w:t>urrent Date, we have access to two</w:t>
            </w:r>
            <w:r w:rsidRPr="00136C06">
              <w:rPr>
                <w:rFonts w:asciiTheme="minorHAnsi" w:hAnsiTheme="minorHAnsi"/>
                <w:sz w:val="22"/>
                <w:szCs w:val="22"/>
                <w:lang w:val="en-US" w:eastAsia="en-CA"/>
              </w:rPr>
              <w:t xml:space="preserve"> dates, Effective Date (Start Date) on the Portal, and Execution Date (Today’s Date).</w:t>
            </w:r>
          </w:p>
          <w:p w14:paraId="02D96C06" w14:textId="77777777" w:rsidR="00885DEC" w:rsidRPr="00136C06" w:rsidRDefault="00AA0735" w:rsidP="003410B0">
            <w:pPr>
              <w:pStyle w:val="ListParagraph"/>
              <w:numPr>
                <w:ilvl w:val="0"/>
                <w:numId w:val="8"/>
              </w:numPr>
              <w:spacing w:before="60" w:after="60" w:line="240" w:lineRule="auto"/>
              <w:rPr>
                <w:rFonts w:asciiTheme="minorHAnsi" w:hAnsiTheme="minorHAnsi"/>
                <w:sz w:val="22"/>
                <w:szCs w:val="22"/>
                <w:lang w:val="en-US" w:eastAsia="en-CA"/>
              </w:rPr>
            </w:pPr>
            <w:r w:rsidRPr="00136C06">
              <w:rPr>
                <w:rFonts w:asciiTheme="minorHAnsi" w:hAnsiTheme="minorHAnsi"/>
                <w:sz w:val="22"/>
                <w:szCs w:val="22"/>
                <w:lang w:val="en-US" w:eastAsia="en-CA"/>
              </w:rPr>
              <w:t>B79 seems to be very similar to B80 with the difference that B80</w:t>
            </w:r>
            <w:r w:rsidR="00D15AC8" w:rsidRPr="00136C06">
              <w:rPr>
                <w:rFonts w:asciiTheme="minorHAnsi" w:hAnsiTheme="minorHAnsi"/>
                <w:sz w:val="22"/>
                <w:szCs w:val="22"/>
                <w:lang w:val="en-US" w:eastAsia="en-CA"/>
              </w:rPr>
              <w:t xml:space="preserve"> is also looking that</w:t>
            </w:r>
            <w:r w:rsidRPr="00136C06">
              <w:rPr>
                <w:rFonts w:asciiTheme="minorHAnsi" w:hAnsiTheme="minorHAnsi"/>
                <w:sz w:val="22"/>
                <w:szCs w:val="22"/>
                <w:lang w:val="en-US" w:eastAsia="en-CA"/>
              </w:rPr>
              <w:t xml:space="preserve"> the MDC data has not been submitted to HOOPP.</w:t>
            </w:r>
          </w:p>
          <w:p w14:paraId="6A11CE76" w14:textId="77777777" w:rsidR="00351B8C" w:rsidRPr="00136C06" w:rsidRDefault="00D15AC8" w:rsidP="003410B0">
            <w:pPr>
              <w:pStyle w:val="ListParagraph"/>
              <w:numPr>
                <w:ilvl w:val="0"/>
                <w:numId w:val="8"/>
              </w:numPr>
              <w:spacing w:before="60" w:after="60" w:line="240" w:lineRule="auto"/>
              <w:rPr>
                <w:rFonts w:asciiTheme="minorHAnsi" w:hAnsiTheme="minorHAnsi"/>
                <w:sz w:val="22"/>
                <w:szCs w:val="22"/>
                <w:lang w:val="en-US" w:eastAsia="en-CA"/>
              </w:rPr>
            </w:pPr>
            <w:r w:rsidRPr="00136C06">
              <w:rPr>
                <w:rFonts w:asciiTheme="minorHAnsi" w:hAnsiTheme="minorHAnsi"/>
                <w:sz w:val="22"/>
                <w:szCs w:val="22"/>
                <w:lang w:val="en-US" w:eastAsia="en-CA"/>
              </w:rPr>
              <w:t>Should we consider MDC year to be the Year of the YECI (Year End Closed Indicator) plus 1?</w:t>
            </w:r>
          </w:p>
          <w:p w14:paraId="482A6C1F" w14:textId="77777777" w:rsidR="00F84156" w:rsidRPr="00136C06" w:rsidRDefault="00D15AC8" w:rsidP="003410B0">
            <w:pPr>
              <w:pStyle w:val="ListParagraph"/>
              <w:numPr>
                <w:ilvl w:val="0"/>
                <w:numId w:val="8"/>
              </w:numPr>
              <w:spacing w:before="60" w:after="60" w:line="240" w:lineRule="auto"/>
              <w:rPr>
                <w:lang w:val="en-US" w:eastAsia="en-CA"/>
              </w:rPr>
            </w:pPr>
            <w:r w:rsidRPr="00136C06">
              <w:rPr>
                <w:lang w:val="en-US" w:eastAsia="en-CA"/>
              </w:rPr>
              <w:t>Please confirm if B79 will trigger when B80 triggers, both triggering at the same time. Is that the expected result?</w:t>
            </w:r>
          </w:p>
        </w:tc>
      </w:tr>
    </w:tbl>
    <w:p w14:paraId="308B9D2F" w14:textId="0D138BDB" w:rsidR="00943E24" w:rsidRPr="00D15AC8" w:rsidRDefault="00943E24" w:rsidP="009527EA">
      <w:pPr>
        <w:rPr>
          <w:lang w:val="en-US"/>
        </w:rPr>
      </w:pPr>
    </w:p>
    <w:p w14:paraId="7719CFB7" w14:textId="77777777" w:rsidR="00943E24" w:rsidRPr="00D15AC8" w:rsidRDefault="00943E24" w:rsidP="00943E24">
      <w:pPr>
        <w:rPr>
          <w:sz w:val="24"/>
          <w:lang w:val="en-US"/>
        </w:rPr>
      </w:pPr>
      <w:r w:rsidRPr="00D15AC8">
        <w:rPr>
          <w:lang w:val="en-US"/>
        </w:rPr>
        <w:br w:type="page"/>
      </w:r>
    </w:p>
    <w:p w14:paraId="34428FCD" w14:textId="77777777" w:rsidR="001C720E" w:rsidRDefault="001C720E" w:rsidP="009527EA"/>
    <w:p w14:paraId="789369BC" w14:textId="77777777" w:rsidR="00012F0C" w:rsidRPr="006B06A8" w:rsidRDefault="00012F0C" w:rsidP="00012F0C">
      <w:pPr>
        <w:pStyle w:val="Heading3"/>
      </w:pPr>
      <w:r w:rsidRPr="006B06A8">
        <w:t xml:space="preserve">Validation – </w:t>
      </w:r>
      <w:r w:rsidR="000A6440">
        <w:t>Adjustment Year Revised PA</w:t>
      </w:r>
      <w:r w:rsidR="00B65366">
        <w:t xml:space="preserve"> </w:t>
      </w:r>
    </w:p>
    <w:p w14:paraId="4A4C4F53" w14:textId="77777777" w:rsidR="00012F0C" w:rsidRPr="006B06A8" w:rsidRDefault="00012F0C"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012F0C" w14:paraId="12BE9127"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C8C1112" w14:textId="77777777" w:rsidR="00012F0C" w:rsidRDefault="00012F0C"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477CB49" w14:textId="77777777" w:rsidR="00012F0C" w:rsidRPr="004478CF" w:rsidRDefault="004478CF" w:rsidP="0040354B">
            <w:pPr>
              <w:pStyle w:val="Heading1"/>
              <w:rPr>
                <w:lang w:val="en-US"/>
              </w:rPr>
            </w:pPr>
            <w:bookmarkStart w:id="462" w:name="_Toc479243654"/>
            <w:bookmarkStart w:id="463" w:name="_Toc43372864"/>
            <w:r w:rsidRPr="004478CF">
              <w:rPr>
                <w:lang w:val="en-US"/>
              </w:rPr>
              <w:t>B80</w:t>
            </w:r>
            <w:r w:rsidR="00012F0C" w:rsidRPr="004478CF">
              <w:rPr>
                <w:lang w:val="en-US"/>
              </w:rPr>
              <w:t>_</w:t>
            </w:r>
            <w:r w:rsidRPr="004478CF">
              <w:rPr>
                <w:lang w:val="en-US"/>
              </w:rPr>
              <w:t>Adjustment</w:t>
            </w:r>
            <w:r w:rsidR="0016283C">
              <w:rPr>
                <w:lang w:val="en-US"/>
              </w:rPr>
              <w:t>Y</w:t>
            </w:r>
            <w:r w:rsidRPr="004478CF">
              <w:rPr>
                <w:lang w:val="en-US"/>
              </w:rPr>
              <w:t>ear</w:t>
            </w:r>
            <w:r w:rsidR="0016283C">
              <w:rPr>
                <w:lang w:val="en-US"/>
              </w:rPr>
              <w:t>R</w:t>
            </w:r>
            <w:r w:rsidRPr="004478CF">
              <w:rPr>
                <w:lang w:val="en-US"/>
              </w:rPr>
              <w:t>evisedPA</w:t>
            </w:r>
            <w:r w:rsidR="008B30C3">
              <w:rPr>
                <w:lang w:val="en-US"/>
              </w:rPr>
              <w:t xml:space="preserve"> </w:t>
            </w:r>
            <w:r w:rsidR="00495F49">
              <w:rPr>
                <w:lang w:val="en-US"/>
              </w:rPr>
              <w:t>(R</w:t>
            </w:r>
            <w:r w:rsidR="0040354B">
              <w:rPr>
                <w:lang w:val="en-US"/>
              </w:rPr>
              <w:t>emoved</w:t>
            </w:r>
            <w:r w:rsidR="00495F49">
              <w:rPr>
                <w:lang w:val="en-US"/>
              </w:rPr>
              <w:t>)</w:t>
            </w:r>
            <w:bookmarkEnd w:id="462"/>
            <w:bookmarkEnd w:id="463"/>
          </w:p>
        </w:tc>
      </w:tr>
      <w:tr w:rsidR="00A7280D" w14:paraId="6D0A5F7B"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3D352A5"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4D1656BD" w14:textId="3D7E80C8" w:rsidR="00A7280D" w:rsidRPr="00495F49" w:rsidRDefault="00551DE2" w:rsidP="009028CF">
            <w:pPr>
              <w:spacing w:before="60" w:after="60" w:line="240" w:lineRule="auto"/>
              <w:ind w:left="0"/>
              <w:rPr>
                <w:rFonts w:asciiTheme="minorHAnsi" w:eastAsia="Times New Roman" w:hAnsiTheme="minorHAnsi" w:cs="Calibri"/>
                <w:strike/>
                <w:color w:val="auto"/>
                <w:sz w:val="22"/>
                <w:szCs w:val="22"/>
                <w:lang w:eastAsia="en-CA"/>
              </w:rPr>
            </w:pPr>
            <w:r>
              <w:rPr>
                <w:rFonts w:asciiTheme="minorHAnsi" w:eastAsia="Times New Roman" w:hAnsiTheme="minorHAnsi" w:cs="Calibri"/>
                <w:strike/>
                <w:color w:val="auto"/>
                <w:sz w:val="22"/>
                <w:szCs w:val="22"/>
                <w:lang w:eastAsia="en-CA"/>
              </w:rPr>
              <w:t>TBD</w:t>
            </w:r>
          </w:p>
        </w:tc>
      </w:tr>
      <w:tr w:rsidR="00A7280D" w14:paraId="7D462229"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FDF52F"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6B3DD85" w14:textId="03C62BA1" w:rsidR="00A7280D" w:rsidRPr="00495F49" w:rsidRDefault="00551DE2" w:rsidP="009028CF">
            <w:pPr>
              <w:spacing w:before="60" w:after="60" w:line="240" w:lineRule="auto"/>
              <w:ind w:left="0"/>
              <w:rPr>
                <w:rFonts w:asciiTheme="minorHAnsi" w:eastAsia="Times New Roman" w:hAnsiTheme="minorHAnsi" w:cs="Calibri"/>
                <w:strike/>
                <w:color w:val="auto"/>
                <w:sz w:val="22"/>
                <w:szCs w:val="22"/>
                <w:lang w:eastAsia="en-CA"/>
              </w:rPr>
            </w:pPr>
            <w:r>
              <w:rPr>
                <w:rFonts w:asciiTheme="minorHAnsi" w:eastAsia="Times New Roman" w:hAnsiTheme="minorHAnsi" w:cs="Calibri"/>
                <w:strike/>
                <w:color w:val="auto"/>
                <w:sz w:val="22"/>
                <w:szCs w:val="22"/>
                <w:lang w:eastAsia="en-CA"/>
              </w:rPr>
              <w:t>2</w:t>
            </w:r>
            <w:r w:rsidRPr="00551DE2">
              <w:rPr>
                <w:rFonts w:asciiTheme="minorHAnsi" w:eastAsia="Times New Roman" w:hAnsiTheme="minorHAnsi" w:cs="Calibri"/>
                <w:strike/>
                <w:color w:val="auto"/>
                <w:sz w:val="22"/>
                <w:szCs w:val="22"/>
                <w:vertAlign w:val="superscript"/>
                <w:lang w:eastAsia="en-CA"/>
              </w:rPr>
              <w:t>nd</w:t>
            </w:r>
            <w:r>
              <w:rPr>
                <w:rFonts w:asciiTheme="minorHAnsi" w:eastAsia="Times New Roman" w:hAnsiTheme="minorHAnsi" w:cs="Calibri"/>
                <w:strike/>
                <w:color w:val="auto"/>
                <w:sz w:val="22"/>
                <w:szCs w:val="22"/>
                <w:lang w:eastAsia="en-CA"/>
              </w:rPr>
              <w:t xml:space="preserve"> level validation</w:t>
            </w:r>
          </w:p>
        </w:tc>
      </w:tr>
      <w:tr w:rsidR="00A7280D" w14:paraId="7698CF47"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6997FDA"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9CA7289" w14:textId="77777777" w:rsidR="00A7280D" w:rsidRPr="00495F49" w:rsidRDefault="00A7280D" w:rsidP="009028CF">
            <w:pPr>
              <w:spacing w:before="60" w:after="60" w:line="240" w:lineRule="auto"/>
              <w:ind w:left="0"/>
              <w:rPr>
                <w:rFonts w:asciiTheme="minorHAnsi" w:eastAsia="Times New Roman" w:hAnsiTheme="minorHAnsi" w:cs="Calibri"/>
                <w:strike/>
                <w:color w:val="auto"/>
                <w:sz w:val="22"/>
                <w:szCs w:val="22"/>
                <w:lang w:eastAsia="en-CA"/>
              </w:rPr>
            </w:pPr>
            <w:r w:rsidRPr="00495F49">
              <w:rPr>
                <w:rFonts w:asciiTheme="minorHAnsi" w:eastAsia="Times New Roman" w:hAnsiTheme="minorHAnsi" w:cs="Calibri"/>
                <w:strike/>
                <w:color w:val="auto"/>
                <w:sz w:val="22"/>
                <w:szCs w:val="22"/>
                <w:lang w:eastAsia="en-CA"/>
              </w:rPr>
              <w:t>Previous Year Adjustment</w:t>
            </w:r>
          </w:p>
        </w:tc>
      </w:tr>
      <w:tr w:rsidR="00A7280D" w14:paraId="496D4F74"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F54CB01"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2FCDB13" w14:textId="77777777" w:rsidR="00A7280D" w:rsidRPr="00495F49" w:rsidRDefault="00A7280D" w:rsidP="006B714E">
            <w:pPr>
              <w:spacing w:before="60" w:after="60" w:line="240" w:lineRule="auto"/>
              <w:ind w:left="0"/>
              <w:rPr>
                <w:rFonts w:asciiTheme="minorHAnsi" w:hAnsiTheme="minorHAnsi"/>
                <w:strike/>
                <w:sz w:val="22"/>
                <w:szCs w:val="22"/>
                <w:lang w:eastAsia="en-CA"/>
              </w:rPr>
            </w:pPr>
            <w:r w:rsidRPr="00495F49">
              <w:rPr>
                <w:rFonts w:asciiTheme="minorHAnsi" w:hAnsiTheme="minorHAnsi"/>
                <w:strike/>
                <w:sz w:val="22"/>
                <w:szCs w:val="22"/>
                <w:lang w:eastAsia="en-CA"/>
              </w:rPr>
              <w:t>Complete Member Error</w:t>
            </w:r>
          </w:p>
        </w:tc>
      </w:tr>
      <w:tr w:rsidR="00A7280D" w14:paraId="13D3496C"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18DF008"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D3E230C" w14:textId="77777777" w:rsidR="00A7280D" w:rsidRPr="00495F49" w:rsidRDefault="00A7280D" w:rsidP="009028CF">
            <w:pPr>
              <w:spacing w:before="60" w:after="60" w:line="240" w:lineRule="auto"/>
              <w:ind w:left="0"/>
              <w:rPr>
                <w:rFonts w:asciiTheme="minorHAnsi" w:eastAsia="Times New Roman" w:hAnsiTheme="minorHAnsi" w:cs="Calibri"/>
                <w:strike/>
                <w:color w:val="auto"/>
                <w:sz w:val="22"/>
                <w:szCs w:val="22"/>
                <w:lang w:eastAsia="en-CA"/>
              </w:rPr>
            </w:pPr>
            <w:r w:rsidRPr="00495F49">
              <w:rPr>
                <w:rFonts w:asciiTheme="minorHAnsi" w:hAnsiTheme="minorHAnsi"/>
                <w:strike/>
                <w:sz w:val="22"/>
                <w:szCs w:val="22"/>
                <w:lang w:eastAsia="en-CA"/>
              </w:rPr>
              <w:t>Public</w:t>
            </w:r>
          </w:p>
        </w:tc>
      </w:tr>
      <w:tr w:rsidR="00A7280D" w:rsidRPr="00A61AB1" w14:paraId="0500BFF2"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B46CCF"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3BEF9FF"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0897957" w14:textId="77777777" w:rsidR="00A7280D" w:rsidRPr="00495F49" w:rsidRDefault="00A7280D" w:rsidP="009028CF">
            <w:pPr>
              <w:ind w:left="0"/>
              <w:rPr>
                <w:rFonts w:asciiTheme="minorHAnsi" w:hAnsiTheme="minorHAnsi"/>
                <w:strike/>
                <w:sz w:val="22"/>
                <w:szCs w:val="22"/>
                <w:lang w:val="en-US" w:eastAsia="en-CA"/>
              </w:rPr>
            </w:pPr>
            <w:r w:rsidRPr="00495F49">
              <w:rPr>
                <w:rFonts w:asciiTheme="minorHAnsi" w:hAnsiTheme="minorHAnsi"/>
                <w:strike/>
                <w:sz w:val="22"/>
                <w:szCs w:val="22"/>
                <w:lang w:eastAsia="en-CA"/>
              </w:rPr>
              <w:t>Specific validation to verify If Adjustment Year = MDC year and member data has not been submitted to HOOPP.</w:t>
            </w:r>
          </w:p>
        </w:tc>
      </w:tr>
      <w:tr w:rsidR="00A7280D" w:rsidRPr="009151F9" w14:paraId="1FC73AE8"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8D06961"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E676623" w14:textId="77777777" w:rsidR="00A7280D" w:rsidRPr="00495F49" w:rsidRDefault="00A7280D" w:rsidP="009028CF">
            <w:pPr>
              <w:ind w:left="0"/>
              <w:rPr>
                <w:rFonts w:asciiTheme="minorHAnsi" w:hAnsiTheme="minorHAnsi"/>
                <w:strike/>
                <w:sz w:val="22"/>
                <w:szCs w:val="22"/>
                <w:lang w:eastAsia="en-CA"/>
              </w:rPr>
            </w:pPr>
            <w:r w:rsidRPr="00495F49">
              <w:rPr>
                <w:rFonts w:asciiTheme="minorHAnsi" w:hAnsiTheme="minorHAnsi"/>
                <w:strike/>
                <w:sz w:val="22"/>
                <w:szCs w:val="22"/>
                <w:lang w:eastAsia="en-CA"/>
              </w:rPr>
              <w:t>Reject the member if:</w:t>
            </w:r>
          </w:p>
          <w:p w14:paraId="1FC61386" w14:textId="77777777" w:rsidR="00A7280D" w:rsidRPr="00495F49" w:rsidRDefault="00A7280D" w:rsidP="009028CF">
            <w:pPr>
              <w:ind w:left="1440"/>
              <w:rPr>
                <w:rFonts w:asciiTheme="minorHAnsi" w:hAnsiTheme="minorHAnsi"/>
                <w:strike/>
                <w:sz w:val="22"/>
                <w:szCs w:val="22"/>
                <w:lang w:eastAsia="en-CA"/>
              </w:rPr>
            </w:pPr>
            <w:r w:rsidRPr="00495F49">
              <w:rPr>
                <w:rFonts w:asciiTheme="minorHAnsi" w:hAnsiTheme="minorHAnsi"/>
                <w:strike/>
                <w:color w:val="auto"/>
                <w:sz w:val="22"/>
                <w:szCs w:val="22"/>
                <w:lang w:eastAsia="en-CA"/>
              </w:rPr>
              <w:t xml:space="preserve">File.AdjustmentYear </w:t>
            </w:r>
            <w:r w:rsidRPr="00495F49">
              <w:rPr>
                <w:rFonts w:asciiTheme="minorHAnsi" w:hAnsiTheme="minorHAnsi"/>
                <w:strike/>
                <w:sz w:val="22"/>
                <w:szCs w:val="22"/>
                <w:lang w:eastAsia="en-CA"/>
              </w:rPr>
              <w:t>= MDC year</w:t>
            </w:r>
          </w:p>
          <w:p w14:paraId="0CE7C81C" w14:textId="77777777" w:rsidR="00A7280D" w:rsidRPr="00495F49" w:rsidRDefault="00A7280D" w:rsidP="004356AC">
            <w:pPr>
              <w:ind w:left="1440"/>
              <w:rPr>
                <w:rFonts w:asciiTheme="minorHAnsi" w:hAnsiTheme="minorHAnsi"/>
                <w:strike/>
                <w:color w:val="auto"/>
                <w:sz w:val="22"/>
                <w:szCs w:val="22"/>
                <w:lang w:eastAsia="en-CA"/>
              </w:rPr>
            </w:pPr>
            <w:r w:rsidRPr="00495F49">
              <w:rPr>
                <w:rFonts w:asciiTheme="minorHAnsi" w:hAnsiTheme="minorHAnsi"/>
                <w:strike/>
                <w:color w:val="auto"/>
                <w:sz w:val="22"/>
                <w:szCs w:val="22"/>
                <w:lang w:eastAsia="en-CA"/>
              </w:rPr>
              <w:t>AND</w:t>
            </w:r>
          </w:p>
          <w:p w14:paraId="6C7D58DE" w14:textId="2E567FE2" w:rsidR="00A7280D" w:rsidRPr="00495F49" w:rsidRDefault="00A7280D" w:rsidP="00495F49">
            <w:pPr>
              <w:rPr>
                <w:rFonts w:asciiTheme="minorHAnsi" w:hAnsiTheme="minorHAnsi"/>
                <w:strike/>
                <w:sz w:val="22"/>
                <w:szCs w:val="22"/>
                <w:lang w:eastAsia="en-CA"/>
              </w:rPr>
            </w:pPr>
            <w:r w:rsidRPr="00495F49">
              <w:rPr>
                <w:rFonts w:asciiTheme="minorHAnsi" w:hAnsiTheme="minorHAnsi"/>
                <w:strike/>
                <w:sz w:val="22"/>
                <w:szCs w:val="22"/>
                <w:lang w:eastAsia="en-CA"/>
              </w:rPr>
              <w:t>Member data has not been submitted.</w:t>
            </w:r>
          </w:p>
        </w:tc>
      </w:tr>
      <w:tr w:rsidR="00A7280D" w:rsidRPr="00A61AB1" w14:paraId="14D0007B"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92B8C4E"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6B264C0" w14:textId="77777777" w:rsidR="00A7280D" w:rsidRPr="00495F49" w:rsidRDefault="00A7280D" w:rsidP="009028CF">
            <w:pPr>
              <w:pStyle w:val="NormalWeb"/>
              <w:spacing w:line="276" w:lineRule="auto"/>
              <w:rPr>
                <w:rFonts w:asciiTheme="minorHAnsi" w:hAnsiTheme="minorHAnsi"/>
                <w:strike/>
                <w:color w:val="000000"/>
                <w:sz w:val="22"/>
                <w:szCs w:val="22"/>
                <w:lang w:val="en-CA"/>
              </w:rPr>
            </w:pPr>
          </w:p>
        </w:tc>
      </w:tr>
      <w:tr w:rsidR="00A7280D" w:rsidRPr="00A61AB1" w14:paraId="4545D86D"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AAF2349"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BE96EA0" w14:textId="77777777" w:rsidR="00A7280D" w:rsidRPr="00495F49" w:rsidRDefault="00A7280D" w:rsidP="009028CF">
            <w:pPr>
              <w:pStyle w:val="NormalWeb"/>
              <w:spacing w:line="276" w:lineRule="auto"/>
              <w:rPr>
                <w:rFonts w:asciiTheme="minorHAnsi" w:hAnsiTheme="minorHAnsi"/>
                <w:strike/>
                <w:color w:val="000000"/>
                <w:sz w:val="22"/>
                <w:szCs w:val="22"/>
                <w:lang w:val="en-CA"/>
              </w:rPr>
            </w:pPr>
            <w:r w:rsidRPr="00495F49">
              <w:rPr>
                <w:rFonts w:asciiTheme="minorHAnsi" w:hAnsiTheme="minorHAnsi"/>
                <w:strike/>
                <w:color w:val="000000"/>
                <w:sz w:val="22"/>
                <w:szCs w:val="22"/>
                <w:lang w:val="en-CA"/>
              </w:rPr>
              <w:t>MDC data has not been reported for the reporting year, please report this Previous Year Adjustments via the MDC process.</w:t>
            </w:r>
          </w:p>
        </w:tc>
      </w:tr>
      <w:tr w:rsidR="00A7280D" w:rsidRPr="00A61AB1" w14:paraId="2432F091"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38CA172"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51A4FB4"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D709C8F" w14:textId="77777777" w:rsidR="00A7280D" w:rsidRPr="00495F49" w:rsidRDefault="00A7280D" w:rsidP="009028CF">
            <w:pPr>
              <w:spacing w:before="60" w:after="60"/>
              <w:ind w:left="0"/>
              <w:rPr>
                <w:rFonts w:asciiTheme="minorHAnsi" w:hAnsiTheme="minorHAnsi"/>
                <w:strike/>
                <w:sz w:val="22"/>
                <w:szCs w:val="22"/>
                <w:lang w:eastAsia="en-CA"/>
              </w:rPr>
            </w:pPr>
            <w:r w:rsidRPr="00495F49">
              <w:rPr>
                <w:rFonts w:asciiTheme="minorHAnsi" w:hAnsiTheme="minorHAnsi"/>
                <w:strike/>
                <w:sz w:val="22"/>
                <w:szCs w:val="22"/>
              </w:rPr>
              <w:t>MDC data has not been reported for the reporting year, please report this Previous Year Adjustments via the MDC process.</w:t>
            </w:r>
          </w:p>
        </w:tc>
      </w:tr>
      <w:tr w:rsidR="00A7280D" w:rsidRPr="0085712F" w14:paraId="334E55D4"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43C39D" w14:textId="77777777" w:rsidR="00A7280D" w:rsidRPr="0085712F" w:rsidRDefault="00A7280D" w:rsidP="009028C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FB44F2E" w14:textId="77777777" w:rsidR="00A7280D" w:rsidRPr="00495F49" w:rsidRDefault="00A7280D" w:rsidP="00D6393C">
            <w:pPr>
              <w:ind w:left="0"/>
              <w:rPr>
                <w:rFonts w:asciiTheme="minorHAnsi" w:hAnsiTheme="minorHAnsi" w:cs="Calibri"/>
                <w:strike/>
                <w:color w:val="auto"/>
                <w:sz w:val="22"/>
                <w:szCs w:val="22"/>
              </w:rPr>
            </w:pPr>
          </w:p>
        </w:tc>
      </w:tr>
      <w:tr w:rsidR="00A7280D" w:rsidRPr="0085712F" w14:paraId="0E56B055"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F3F6FBE" w14:textId="77777777" w:rsidR="00A7280D" w:rsidRPr="0085712F" w:rsidRDefault="00A7280D" w:rsidP="009028CF">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1FAEC20A" w14:textId="77777777" w:rsidR="00A7280D" w:rsidRPr="00495F49" w:rsidRDefault="00A7280D" w:rsidP="009028CF">
            <w:pPr>
              <w:spacing w:before="60" w:after="60" w:line="240" w:lineRule="auto"/>
              <w:ind w:left="0"/>
              <w:rPr>
                <w:rFonts w:asciiTheme="minorHAnsi" w:hAnsiTheme="minorHAnsi"/>
                <w:strike/>
                <w:sz w:val="22"/>
                <w:szCs w:val="22"/>
                <w:lang w:eastAsia="en-CA"/>
              </w:rPr>
            </w:pPr>
            <w:r w:rsidRPr="00495F49">
              <w:rPr>
                <w:rFonts w:asciiTheme="minorHAnsi" w:hAnsiTheme="minorHAnsi"/>
                <w:strike/>
                <w:sz w:val="22"/>
                <w:szCs w:val="22"/>
                <w:lang w:eastAsia="en-CA"/>
              </w:rPr>
              <w:t>None</w:t>
            </w:r>
          </w:p>
        </w:tc>
      </w:tr>
      <w:tr w:rsidR="00A7280D" w:rsidRPr="0085712F" w14:paraId="6101F5DD"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EB77749" w14:textId="77777777" w:rsidR="00A7280D" w:rsidRPr="0085712F"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F67ED28" w14:textId="77777777" w:rsidR="00A7280D" w:rsidRPr="00495F49" w:rsidRDefault="00A7280D" w:rsidP="009028CF">
            <w:pPr>
              <w:spacing w:before="60" w:after="60" w:line="240" w:lineRule="auto"/>
              <w:ind w:left="0"/>
              <w:rPr>
                <w:rFonts w:asciiTheme="minorHAnsi" w:hAnsiTheme="minorHAnsi"/>
                <w:strike/>
                <w:sz w:val="22"/>
                <w:szCs w:val="22"/>
                <w:lang w:eastAsia="en-CA"/>
              </w:rPr>
            </w:pPr>
            <w:r w:rsidRPr="00495F49">
              <w:rPr>
                <w:rFonts w:asciiTheme="minorHAnsi" w:hAnsiTheme="minorHAnsi"/>
                <w:strike/>
                <w:sz w:val="22"/>
                <w:szCs w:val="22"/>
                <w:lang w:eastAsia="en-CA"/>
              </w:rPr>
              <w:t>Changed from Warning to Error</w:t>
            </w:r>
          </w:p>
        </w:tc>
      </w:tr>
      <w:tr w:rsidR="00A7280D" w:rsidRPr="00803CC4" w14:paraId="5CE8C865"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42136D"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8F004E7"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AF8F69F" w14:textId="77777777" w:rsidR="00A7280D" w:rsidRDefault="00A7280D" w:rsidP="00336DA0">
            <w:pPr>
              <w:ind w:left="0"/>
              <w:rPr>
                <w:rFonts w:asciiTheme="minorHAnsi" w:hAnsiTheme="minorHAnsi"/>
                <w:sz w:val="22"/>
                <w:szCs w:val="22"/>
                <w:lang w:val="en-US" w:eastAsia="en-CA"/>
              </w:rPr>
            </w:pPr>
            <w:r>
              <w:rPr>
                <w:rFonts w:asciiTheme="minorHAnsi" w:hAnsiTheme="minorHAnsi"/>
                <w:sz w:val="22"/>
                <w:szCs w:val="22"/>
                <w:lang w:val="en-US" w:eastAsia="en-CA"/>
              </w:rPr>
              <w:t>AD 20170324:</w:t>
            </w:r>
          </w:p>
          <w:p w14:paraId="3EF3DC6A" w14:textId="4774DB17" w:rsidR="00A7280D" w:rsidRPr="008A0935" w:rsidRDefault="00A7280D" w:rsidP="008A0935">
            <w:pPr>
              <w:pStyle w:val="ListParagraph"/>
              <w:rPr>
                <w:rFonts w:asciiTheme="minorHAnsi" w:hAnsiTheme="minorHAnsi"/>
                <w:sz w:val="22"/>
                <w:szCs w:val="22"/>
                <w:lang w:val="en-US" w:eastAsia="en-CA"/>
              </w:rPr>
            </w:pPr>
            <w:r>
              <w:rPr>
                <w:rFonts w:asciiTheme="minorHAnsi" w:hAnsiTheme="minorHAnsi"/>
                <w:sz w:val="22"/>
                <w:szCs w:val="22"/>
                <w:lang w:val="en-US" w:eastAsia="en-CA"/>
              </w:rPr>
              <w:t xml:space="preserve">New logic for val B79 should cover the invalid scenarios that this val was going to catch.  </w:t>
            </w:r>
          </w:p>
          <w:p w14:paraId="2C5BB3BD" w14:textId="77777777" w:rsidR="00A7280D" w:rsidRDefault="00A7280D" w:rsidP="00EB4169">
            <w:pPr>
              <w:ind w:left="0"/>
              <w:rPr>
                <w:rFonts w:asciiTheme="minorHAnsi" w:hAnsiTheme="minorHAnsi"/>
                <w:sz w:val="22"/>
                <w:szCs w:val="22"/>
                <w:lang w:val="en-US" w:eastAsia="en-CA"/>
              </w:rPr>
            </w:pPr>
            <w:r>
              <w:rPr>
                <w:rFonts w:asciiTheme="minorHAnsi" w:hAnsiTheme="minorHAnsi"/>
                <w:sz w:val="22"/>
                <w:szCs w:val="22"/>
                <w:lang w:val="en-US" w:eastAsia="en-CA"/>
              </w:rPr>
              <w:t>CS 20170322:</w:t>
            </w:r>
          </w:p>
          <w:p w14:paraId="550B1C58" w14:textId="77777777" w:rsidR="00A7280D" w:rsidRPr="00FE2914"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New solution to track MDC Core Data file accepted and we will be amalgamating business logic of B80 with B79.</w:t>
            </w:r>
          </w:p>
          <w:p w14:paraId="264B4F23" w14:textId="77777777" w:rsidR="00A7280D" w:rsidRDefault="00A7280D" w:rsidP="00EB4169">
            <w:pPr>
              <w:ind w:left="0"/>
              <w:rPr>
                <w:rFonts w:asciiTheme="minorHAnsi" w:hAnsiTheme="minorHAnsi"/>
                <w:sz w:val="22"/>
                <w:szCs w:val="22"/>
                <w:lang w:val="en-US" w:eastAsia="en-CA"/>
              </w:rPr>
            </w:pPr>
          </w:p>
          <w:p w14:paraId="3227AC29" w14:textId="77777777" w:rsidR="00A7280D" w:rsidRDefault="00A7280D" w:rsidP="00EB4169">
            <w:pPr>
              <w:ind w:left="0"/>
              <w:rPr>
                <w:rFonts w:asciiTheme="minorHAnsi" w:hAnsiTheme="minorHAnsi"/>
                <w:sz w:val="22"/>
                <w:szCs w:val="22"/>
                <w:lang w:val="en-US" w:eastAsia="en-CA"/>
              </w:rPr>
            </w:pPr>
            <w:r>
              <w:rPr>
                <w:rFonts w:asciiTheme="minorHAnsi" w:hAnsiTheme="minorHAnsi"/>
                <w:sz w:val="22"/>
                <w:szCs w:val="22"/>
                <w:lang w:val="en-US" w:eastAsia="en-CA"/>
              </w:rPr>
              <w:t>CS 20170320:</w:t>
            </w:r>
          </w:p>
          <w:p w14:paraId="37046E72"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Upon approval of B79 (amalgamation of both B79 and B80 validation logic), validation B80 may possibly be removed.</w:t>
            </w:r>
          </w:p>
          <w:p w14:paraId="400DE52E" w14:textId="77777777" w:rsidR="00A7280D" w:rsidRPr="005A6F67"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See “Updates” section of B79 </w:t>
            </w:r>
          </w:p>
          <w:p w14:paraId="701DE069" w14:textId="77777777" w:rsidR="00A7280D" w:rsidRPr="006632AD" w:rsidRDefault="00A7280D" w:rsidP="00EB4169">
            <w:pPr>
              <w:ind w:left="0"/>
              <w:rPr>
                <w:rFonts w:asciiTheme="minorHAnsi" w:hAnsiTheme="minorHAnsi"/>
                <w:sz w:val="22"/>
                <w:szCs w:val="22"/>
                <w:lang w:val="en-US" w:eastAsia="en-CA"/>
              </w:rPr>
            </w:pPr>
            <w:r w:rsidRPr="00495F49">
              <w:rPr>
                <w:rFonts w:asciiTheme="minorHAnsi" w:hAnsiTheme="minorHAnsi"/>
                <w:sz w:val="22"/>
                <w:szCs w:val="22"/>
                <w:lang w:val="en-US" w:eastAsia="en-CA"/>
              </w:rPr>
              <w:t xml:space="preserve">MS 20170224:  </w:t>
            </w:r>
          </w:p>
          <w:p w14:paraId="45372005" w14:textId="77777777" w:rsidR="00A7280D" w:rsidRPr="00495F49" w:rsidRDefault="00A7280D" w:rsidP="003410B0">
            <w:pPr>
              <w:pStyle w:val="ListParagraph"/>
              <w:numPr>
                <w:ilvl w:val="0"/>
                <w:numId w:val="8"/>
              </w:numPr>
              <w:rPr>
                <w:rFonts w:asciiTheme="minorHAnsi" w:hAnsiTheme="minorHAnsi"/>
                <w:color w:val="auto"/>
                <w:sz w:val="22"/>
                <w:szCs w:val="22"/>
                <w:lang w:val="en-US"/>
              </w:rPr>
            </w:pPr>
            <w:r w:rsidRPr="00495F49">
              <w:rPr>
                <w:rFonts w:asciiTheme="minorHAnsi" w:hAnsiTheme="minorHAnsi"/>
                <w:color w:val="auto"/>
                <w:sz w:val="22"/>
                <w:szCs w:val="22"/>
                <w:lang w:val="en-US"/>
              </w:rPr>
              <w:t>Please see comments from B79.</w:t>
            </w:r>
          </w:p>
          <w:p w14:paraId="6ED42DAA" w14:textId="77777777" w:rsidR="00A7280D" w:rsidRPr="00DD7D34" w:rsidRDefault="00A7280D" w:rsidP="009028CF">
            <w:pPr>
              <w:spacing w:before="60" w:after="60" w:line="240" w:lineRule="auto"/>
              <w:ind w:left="0"/>
              <w:rPr>
                <w:rFonts w:asciiTheme="minorHAnsi" w:hAnsiTheme="minorHAnsi"/>
                <w:sz w:val="22"/>
                <w:szCs w:val="22"/>
                <w:lang w:val="en-US" w:eastAsia="en-CA"/>
              </w:rPr>
            </w:pPr>
          </w:p>
        </w:tc>
      </w:tr>
    </w:tbl>
    <w:p w14:paraId="695CAB6C" w14:textId="77777777" w:rsidR="00B65366" w:rsidRPr="00DD7D34" w:rsidRDefault="00B65366" w:rsidP="009527EA">
      <w:pPr>
        <w:rPr>
          <w:lang w:val="en-US"/>
        </w:rPr>
      </w:pPr>
    </w:p>
    <w:p w14:paraId="23293B2F" w14:textId="77777777" w:rsidR="00B65366" w:rsidRPr="00DD7D34" w:rsidRDefault="00B65366" w:rsidP="00B65366">
      <w:pPr>
        <w:rPr>
          <w:sz w:val="24"/>
          <w:lang w:val="en-US"/>
        </w:rPr>
      </w:pPr>
      <w:r w:rsidRPr="00DD7D34">
        <w:rPr>
          <w:lang w:val="en-US"/>
        </w:rPr>
        <w:br w:type="page"/>
      </w:r>
    </w:p>
    <w:p w14:paraId="7FD03198" w14:textId="77777777" w:rsidR="001C720E" w:rsidRDefault="001C720E" w:rsidP="002A2861"/>
    <w:p w14:paraId="710B84E9" w14:textId="77777777" w:rsidR="00012F0C" w:rsidRPr="006B06A8" w:rsidRDefault="00012F0C" w:rsidP="00012F0C">
      <w:pPr>
        <w:pStyle w:val="Heading3"/>
      </w:pPr>
      <w:r w:rsidRPr="006B06A8">
        <w:t xml:space="preserve">Validation – </w:t>
      </w:r>
      <w:r w:rsidR="000A6440">
        <w:t>Adjustment Year Prior To Registration D</w:t>
      </w:r>
      <w:r w:rsidR="00B65366">
        <w:t>ate</w:t>
      </w:r>
      <w:r w:rsidR="000A6440">
        <w:t xml:space="preserve"> At T</w:t>
      </w:r>
      <w:r w:rsidR="00C767C6">
        <w:t>hat Employer</w:t>
      </w:r>
    </w:p>
    <w:p w14:paraId="61F6BFAD" w14:textId="77777777" w:rsidR="00012F0C" w:rsidRPr="000A6440" w:rsidRDefault="00012F0C" w:rsidP="002A2861"/>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012F0C" w14:paraId="09383362"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2243261" w14:textId="77777777" w:rsidR="00012F0C" w:rsidRDefault="00012F0C"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1AD879B" w14:textId="77777777" w:rsidR="00012F0C" w:rsidRPr="00B65366" w:rsidRDefault="00B65366" w:rsidP="00627910">
            <w:pPr>
              <w:pStyle w:val="Heading1"/>
              <w:rPr>
                <w:lang w:val="en-US"/>
              </w:rPr>
            </w:pPr>
            <w:bookmarkStart w:id="464" w:name="_Toc479243655"/>
            <w:bookmarkStart w:id="465" w:name="_Toc43372865"/>
            <w:r w:rsidRPr="00B65366">
              <w:rPr>
                <w:lang w:val="en-US"/>
              </w:rPr>
              <w:t>B83</w:t>
            </w:r>
            <w:r w:rsidR="00012F0C" w:rsidRPr="00B65366">
              <w:rPr>
                <w:lang w:val="en-US"/>
              </w:rPr>
              <w:t>_</w:t>
            </w:r>
            <w:r w:rsidRPr="00B65366">
              <w:rPr>
                <w:lang w:val="en-US"/>
              </w:rPr>
              <w:t>Adjustment</w:t>
            </w:r>
            <w:r w:rsidR="001A7B19">
              <w:rPr>
                <w:lang w:val="en-US"/>
              </w:rPr>
              <w:t>Y</w:t>
            </w:r>
            <w:r w:rsidRPr="00B65366">
              <w:rPr>
                <w:lang w:val="en-US"/>
              </w:rPr>
              <w:t>ear</w:t>
            </w:r>
            <w:r w:rsidR="001A7B19">
              <w:rPr>
                <w:lang w:val="en-US"/>
              </w:rPr>
              <w:t>P</w:t>
            </w:r>
            <w:r w:rsidRPr="00B65366">
              <w:rPr>
                <w:lang w:val="en-US"/>
              </w:rPr>
              <w:t>rior</w:t>
            </w:r>
            <w:r w:rsidR="001A7B19">
              <w:rPr>
                <w:lang w:val="en-US"/>
              </w:rPr>
              <w:t>T</w:t>
            </w:r>
            <w:r w:rsidRPr="00B65366">
              <w:rPr>
                <w:lang w:val="en-US"/>
              </w:rPr>
              <w:t>o</w:t>
            </w:r>
            <w:r w:rsidR="001A7B19">
              <w:rPr>
                <w:lang w:val="en-US"/>
              </w:rPr>
              <w:t>R</w:t>
            </w:r>
            <w:r w:rsidRPr="00B65366">
              <w:rPr>
                <w:lang w:val="en-US"/>
              </w:rPr>
              <w:t>egistration</w:t>
            </w:r>
            <w:r w:rsidR="001A7B19">
              <w:rPr>
                <w:lang w:val="en-US"/>
              </w:rPr>
              <w:t>D</w:t>
            </w:r>
            <w:r w:rsidRPr="00B65366">
              <w:rPr>
                <w:lang w:val="en-US"/>
              </w:rPr>
              <w:t>ate</w:t>
            </w:r>
            <w:r w:rsidR="001A7B19">
              <w:rPr>
                <w:lang w:val="en-US"/>
              </w:rPr>
              <w:t>A</w:t>
            </w:r>
            <w:r>
              <w:rPr>
                <w:lang w:val="en-US"/>
              </w:rPr>
              <w:t>t</w:t>
            </w:r>
            <w:r w:rsidR="001A7B19">
              <w:rPr>
                <w:lang w:val="en-US"/>
              </w:rPr>
              <w:t>T</w:t>
            </w:r>
            <w:r w:rsidRPr="00B65366">
              <w:rPr>
                <w:lang w:val="en-US"/>
              </w:rPr>
              <w:t>h</w:t>
            </w:r>
            <w:r>
              <w:rPr>
                <w:lang w:val="en-US"/>
              </w:rPr>
              <w:t>at</w:t>
            </w:r>
            <w:r w:rsidR="001A7B19">
              <w:rPr>
                <w:lang w:val="en-US"/>
              </w:rPr>
              <w:t>E</w:t>
            </w:r>
            <w:r w:rsidRPr="00B65366">
              <w:rPr>
                <w:lang w:val="en-US"/>
              </w:rPr>
              <w:t>mployer</w:t>
            </w:r>
            <w:bookmarkEnd w:id="464"/>
            <w:bookmarkEnd w:id="465"/>
          </w:p>
        </w:tc>
      </w:tr>
      <w:tr w:rsidR="00A7280D" w14:paraId="4B6A1E17"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C17E38F"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4B81BE30" w14:textId="6068BAD9" w:rsidR="00A7280D" w:rsidRPr="00D87F0D" w:rsidRDefault="00B83F50"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5307</w:t>
            </w:r>
          </w:p>
        </w:tc>
      </w:tr>
      <w:tr w:rsidR="0081139B" w14:paraId="4B70BF93"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FF7DFAF" w14:textId="3F72387A" w:rsidR="0081139B" w:rsidRDefault="0081139B"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34CFC1D" w14:textId="1BED8481" w:rsidR="0081139B" w:rsidRDefault="0081139B"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723D9CA8"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112C5A"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ADF43EC" w14:textId="1C90DCDD" w:rsidR="00A7280D" w:rsidRPr="00D87F0D" w:rsidRDefault="00256CC2"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256CC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7BFD8254"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0AFD6C3"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4CEC8E3" w14:textId="77777777" w:rsidR="00A7280D" w:rsidRPr="00D87F0D" w:rsidRDefault="00A7280D" w:rsidP="009028CF">
            <w:pPr>
              <w:spacing w:before="60" w:after="60" w:line="240" w:lineRule="auto"/>
              <w:ind w:left="0"/>
              <w:rPr>
                <w:rFonts w:asciiTheme="minorHAnsi" w:eastAsia="Times New Roman" w:hAnsiTheme="minorHAnsi" w:cs="Calibri"/>
                <w:color w:val="auto"/>
                <w:sz w:val="22"/>
                <w:szCs w:val="22"/>
                <w:lang w:eastAsia="en-CA"/>
              </w:rPr>
            </w:pPr>
            <w:r w:rsidRPr="00D87F0D">
              <w:rPr>
                <w:rFonts w:asciiTheme="minorHAnsi" w:eastAsia="Times New Roman" w:hAnsiTheme="minorHAnsi" w:cs="Calibri"/>
                <w:color w:val="auto"/>
                <w:sz w:val="22"/>
                <w:szCs w:val="22"/>
                <w:lang w:eastAsia="en-CA"/>
              </w:rPr>
              <w:t>P</w:t>
            </w:r>
            <w:r>
              <w:rPr>
                <w:rFonts w:asciiTheme="minorHAnsi" w:eastAsia="Times New Roman" w:hAnsiTheme="minorHAnsi" w:cs="Calibri"/>
                <w:color w:val="auto"/>
                <w:sz w:val="22"/>
                <w:szCs w:val="22"/>
                <w:lang w:eastAsia="en-CA"/>
              </w:rPr>
              <w:t>revious Year Adjustment</w:t>
            </w:r>
          </w:p>
        </w:tc>
      </w:tr>
      <w:tr w:rsidR="00A7280D" w14:paraId="7E8E103E"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77DD6DD"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1A8A9FC" w14:textId="77777777" w:rsidR="00A7280D" w:rsidRDefault="00A7280D" w:rsidP="00B65366">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Error</w:t>
            </w:r>
          </w:p>
        </w:tc>
      </w:tr>
      <w:tr w:rsidR="00A7280D" w14:paraId="3E9274EB"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B1229B7"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2D70973" w14:textId="77777777" w:rsidR="00A7280D" w:rsidRPr="00B464B9" w:rsidRDefault="00A7280D"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2825C69D"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39C23D4"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817484A"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F93EEA6" w14:textId="77777777" w:rsidR="00A7280D" w:rsidRDefault="00A7280D" w:rsidP="009028CF">
            <w:pPr>
              <w:ind w:left="0"/>
              <w:rPr>
                <w:ins w:id="466" w:author="Tima Abboud" w:date="2021-04-29T14:25:00Z"/>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sidRPr="00B65366">
              <w:rPr>
                <w:rFonts w:asciiTheme="minorHAnsi" w:hAnsiTheme="minorHAnsi"/>
                <w:sz w:val="22"/>
                <w:szCs w:val="22"/>
                <w:lang w:eastAsia="en-CA"/>
              </w:rPr>
              <w:t>If 'Adjustment Year' &lt; Date of Registration (enrolment) at that Employer</w:t>
            </w:r>
            <w:r>
              <w:rPr>
                <w:rFonts w:asciiTheme="minorHAnsi" w:hAnsiTheme="minorHAnsi"/>
                <w:sz w:val="22"/>
                <w:szCs w:val="22"/>
                <w:lang w:eastAsia="en-CA"/>
              </w:rPr>
              <w:t>.</w:t>
            </w:r>
          </w:p>
          <w:p w14:paraId="603D3BA3" w14:textId="384C559E" w:rsidR="008520E3" w:rsidRPr="008520E3" w:rsidRDefault="00E92630">
            <w:pPr>
              <w:ind w:left="0"/>
              <w:rPr>
                <w:rFonts w:asciiTheme="minorHAnsi" w:hAnsiTheme="minorHAnsi"/>
                <w:color w:val="FF0000"/>
                <w:sz w:val="22"/>
                <w:szCs w:val="22"/>
                <w:lang w:eastAsia="en-CA"/>
                <w:rPrChange w:id="467" w:author="Tima Abboud" w:date="2021-04-29T14:32:00Z">
                  <w:rPr>
                    <w:rFonts w:asciiTheme="minorHAnsi" w:hAnsiTheme="minorHAnsi"/>
                    <w:sz w:val="22"/>
                    <w:szCs w:val="22"/>
                    <w:lang w:val="en-US" w:eastAsia="en-CA"/>
                  </w:rPr>
                </w:rPrChange>
              </w:rPr>
            </w:pPr>
            <w:ins w:id="468" w:author="Tima Abboud" w:date="2021-04-29T14:25:00Z">
              <w:r w:rsidRPr="00114FEF">
                <w:rPr>
                  <w:rFonts w:asciiTheme="minorHAnsi" w:hAnsiTheme="minorHAnsi"/>
                  <w:color w:val="auto"/>
                  <w:sz w:val="22"/>
                  <w:szCs w:val="22"/>
                  <w:lang w:eastAsia="en-CA"/>
                  <w:rPrChange w:id="469" w:author="Tima Abboud" w:date="2021-05-04T16:12:00Z">
                    <w:rPr>
                      <w:rFonts w:asciiTheme="minorHAnsi" w:hAnsiTheme="minorHAnsi"/>
                      <w:sz w:val="22"/>
                      <w:szCs w:val="22"/>
                      <w:lang w:eastAsia="en-CA"/>
                    </w:rPr>
                  </w:rPrChange>
                </w:rPr>
                <w:t>Note: In case of amalgamation, the validation will consider all employments as the same one and look for the initial permanency date that exists under the first employer FROM.</w:t>
              </w:r>
            </w:ins>
            <w:ins w:id="470" w:author="Tima Abboud" w:date="2021-04-29T14:31:00Z">
              <w:r w:rsidR="008520E3" w:rsidRPr="00114FEF">
                <w:rPr>
                  <w:rFonts w:asciiTheme="minorHAnsi" w:hAnsiTheme="minorHAnsi"/>
                  <w:color w:val="auto"/>
                  <w:sz w:val="22"/>
                  <w:szCs w:val="22"/>
                  <w:lang w:eastAsia="en-CA"/>
                  <w:rPrChange w:id="471" w:author="Tima Abboud" w:date="2021-05-04T16:12:00Z">
                    <w:rPr>
                      <w:rFonts w:asciiTheme="minorHAnsi" w:hAnsiTheme="minorHAnsi"/>
                      <w:color w:val="FF0000"/>
                      <w:sz w:val="22"/>
                      <w:szCs w:val="22"/>
                      <w:lang w:eastAsia="en-CA"/>
                    </w:rPr>
                  </w:rPrChange>
                </w:rPr>
                <w:t xml:space="preserve"> That being said, the validation will </w:t>
              </w:r>
            </w:ins>
            <w:ins w:id="472" w:author="Tima Abboud" w:date="2021-04-29T14:32:00Z">
              <w:r w:rsidR="008520E3" w:rsidRPr="00114FEF">
                <w:rPr>
                  <w:rFonts w:asciiTheme="minorHAnsi" w:hAnsiTheme="minorHAnsi"/>
                  <w:color w:val="auto"/>
                  <w:sz w:val="22"/>
                  <w:szCs w:val="22"/>
                  <w:lang w:val="en-US" w:eastAsia="en-CA"/>
                  <w:rPrChange w:id="473" w:author="Tima Abboud" w:date="2021-05-04T16:12:00Z">
                    <w:rPr>
                      <w:rFonts w:asciiTheme="minorHAnsi" w:hAnsiTheme="minorHAnsi"/>
                      <w:sz w:val="22"/>
                      <w:szCs w:val="22"/>
                      <w:lang w:val="en-US" w:eastAsia="en-CA"/>
                    </w:rPr>
                  </w:rPrChange>
                </w:rPr>
                <w:t>consider data from the initial</w:t>
              </w:r>
              <w:r w:rsidR="008520E3" w:rsidRPr="00114FEF">
                <w:rPr>
                  <w:rFonts w:asciiTheme="minorHAnsi" w:hAnsiTheme="minorHAnsi"/>
                  <w:color w:val="auto"/>
                  <w:sz w:val="22"/>
                  <w:szCs w:val="22"/>
                  <w:lang w:val="en-US" w:eastAsia="en-CA"/>
                  <w:rPrChange w:id="474" w:author="Tima Abboud" w:date="2021-05-04T16:12:00Z">
                    <w:rPr>
                      <w:rFonts w:asciiTheme="minorHAnsi" w:hAnsiTheme="minorHAnsi"/>
                      <w:color w:val="FF0000"/>
                      <w:sz w:val="22"/>
                      <w:szCs w:val="22"/>
                      <w:lang w:val="en-US" w:eastAsia="en-CA"/>
                    </w:rPr>
                  </w:rPrChange>
                </w:rPr>
                <w:t xml:space="preserve"> AFE employment in order </w:t>
              </w:r>
              <w:r w:rsidR="008520E3" w:rsidRPr="00114FEF">
                <w:rPr>
                  <w:rFonts w:asciiTheme="minorHAnsi" w:hAnsiTheme="minorHAnsi"/>
                  <w:color w:val="auto"/>
                  <w:sz w:val="22"/>
                  <w:szCs w:val="22"/>
                  <w:lang w:val="en-US" w:eastAsia="en-CA"/>
                  <w:rPrChange w:id="475" w:author="Tima Abboud" w:date="2021-05-04T16:12:00Z">
                    <w:rPr>
                      <w:rFonts w:asciiTheme="minorHAnsi" w:hAnsiTheme="minorHAnsi"/>
                      <w:sz w:val="22"/>
                      <w:szCs w:val="22"/>
                      <w:lang w:val="en-US" w:eastAsia="en-CA"/>
                    </w:rPr>
                  </w:rPrChange>
                </w:rPr>
                <w:t>to</w:t>
              </w:r>
              <w:r w:rsidR="008520E3" w:rsidRPr="00114FEF">
                <w:rPr>
                  <w:rFonts w:asciiTheme="minorHAnsi" w:hAnsiTheme="minorHAnsi"/>
                  <w:color w:val="auto"/>
                  <w:sz w:val="22"/>
                  <w:szCs w:val="22"/>
                  <w:lang w:val="en-US" w:eastAsia="en-CA"/>
                  <w:rPrChange w:id="476" w:author="Tima Abboud" w:date="2021-05-04T16:12:00Z">
                    <w:rPr>
                      <w:rFonts w:asciiTheme="minorHAnsi" w:hAnsiTheme="minorHAnsi"/>
                      <w:color w:val="FF0000"/>
                      <w:sz w:val="22"/>
                      <w:szCs w:val="22"/>
                      <w:lang w:val="en-US" w:eastAsia="en-CA"/>
                    </w:rPr>
                  </w:rPrChange>
                </w:rPr>
                <w:t xml:space="preserve"> avoid being</w:t>
              </w:r>
              <w:r w:rsidR="008520E3" w:rsidRPr="00114FEF">
                <w:rPr>
                  <w:rFonts w:asciiTheme="minorHAnsi" w:hAnsiTheme="minorHAnsi"/>
                  <w:color w:val="auto"/>
                  <w:sz w:val="22"/>
                  <w:szCs w:val="22"/>
                  <w:lang w:val="en-US" w:eastAsia="en-CA"/>
                  <w:rPrChange w:id="477" w:author="Tima Abboud" w:date="2021-05-04T16:12:00Z">
                    <w:rPr>
                      <w:rFonts w:asciiTheme="minorHAnsi" w:hAnsiTheme="minorHAnsi"/>
                      <w:sz w:val="22"/>
                      <w:szCs w:val="22"/>
                      <w:lang w:val="en-US" w:eastAsia="en-CA"/>
                    </w:rPr>
                  </w:rPrChange>
                </w:rPr>
                <w:t xml:space="preserve"> triggered for amalgamation cases unless the File.AdjustmentYear is prior to the year of the enrolment date of the AFE -</w:t>
              </w:r>
            </w:ins>
            <w:ins w:id="478" w:author="Tima Abboud" w:date="2021-05-04T16:12:00Z">
              <w:r w:rsidR="00114FEF">
                <w:rPr>
                  <w:rFonts w:asciiTheme="minorHAnsi" w:hAnsiTheme="minorHAnsi"/>
                  <w:color w:val="auto"/>
                  <w:sz w:val="22"/>
                  <w:szCs w:val="22"/>
                  <w:lang w:val="en-US" w:eastAsia="en-CA"/>
                </w:rPr>
                <w:t xml:space="preserve"> </w:t>
              </w:r>
            </w:ins>
            <w:ins w:id="479" w:author="Tima Abboud" w:date="2021-04-29T14:32:00Z">
              <w:r w:rsidR="008520E3" w:rsidRPr="00114FEF">
                <w:rPr>
                  <w:rFonts w:asciiTheme="minorHAnsi" w:hAnsiTheme="minorHAnsi"/>
                  <w:color w:val="auto"/>
                  <w:sz w:val="22"/>
                  <w:szCs w:val="22"/>
                  <w:lang w:val="en-US" w:eastAsia="en-CA"/>
                  <w:rPrChange w:id="480" w:author="Tima Abboud" w:date="2021-05-04T16:12:00Z">
                    <w:rPr>
                      <w:rFonts w:asciiTheme="minorHAnsi" w:hAnsiTheme="minorHAnsi"/>
                      <w:sz w:val="22"/>
                      <w:szCs w:val="22"/>
                      <w:lang w:val="en-US" w:eastAsia="en-CA"/>
                    </w:rPr>
                  </w:rPrChange>
                </w:rPr>
                <w:t>Year(AFE.Employment.PermanencyDate)</w:t>
              </w:r>
              <w:r w:rsidR="008520E3" w:rsidRPr="00114FEF">
                <w:rPr>
                  <w:rFonts w:asciiTheme="minorHAnsi" w:hAnsiTheme="minorHAnsi"/>
                  <w:color w:val="auto"/>
                  <w:sz w:val="22"/>
                  <w:szCs w:val="22"/>
                  <w:lang w:val="en-US" w:eastAsia="en-CA"/>
                  <w:rPrChange w:id="481" w:author="Tima Abboud" w:date="2021-05-04T16:12:00Z">
                    <w:rPr>
                      <w:rFonts w:asciiTheme="minorHAnsi" w:hAnsiTheme="minorHAnsi"/>
                      <w:color w:val="FF0000"/>
                      <w:sz w:val="22"/>
                      <w:szCs w:val="22"/>
                      <w:lang w:val="en-US" w:eastAsia="en-CA"/>
                    </w:rPr>
                  </w:rPrChange>
                </w:rPr>
                <w:t>.</w:t>
              </w:r>
            </w:ins>
          </w:p>
        </w:tc>
      </w:tr>
      <w:tr w:rsidR="00A7280D" w:rsidRPr="00077B16" w14:paraId="3BA83A36"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C414C2D"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0143DB5" w14:textId="33DCEA3E" w:rsidR="00A7280D" w:rsidRDefault="009464F1" w:rsidP="009028CF">
            <w:pPr>
              <w:ind w:left="0"/>
              <w:rPr>
                <w:ins w:id="482" w:author="Tima Abboud" w:date="2021-04-29T14:24:00Z"/>
                <w:rFonts w:asciiTheme="minorHAnsi" w:hAnsiTheme="minorHAnsi"/>
                <w:sz w:val="22"/>
                <w:szCs w:val="22"/>
                <w:lang w:eastAsia="en-CA"/>
              </w:rPr>
            </w:pPr>
            <w:r w:rsidRPr="00077B16">
              <w:rPr>
                <w:rFonts w:asciiTheme="minorHAnsi" w:hAnsiTheme="minorHAnsi"/>
                <w:sz w:val="22"/>
                <w:szCs w:val="22"/>
                <w:lang w:eastAsia="en-CA"/>
              </w:rPr>
              <w:t>Error</w:t>
            </w:r>
            <w:r w:rsidR="00A7280D" w:rsidRPr="00077B16">
              <w:rPr>
                <w:rFonts w:asciiTheme="minorHAnsi" w:hAnsiTheme="minorHAnsi"/>
                <w:sz w:val="22"/>
                <w:szCs w:val="22"/>
                <w:lang w:eastAsia="en-CA"/>
              </w:rPr>
              <w:t xml:space="preserve"> produced if:</w:t>
            </w:r>
          </w:p>
          <w:p w14:paraId="11066AAD" w14:textId="4B2F14D8" w:rsidR="00E92630" w:rsidRPr="00114FEF" w:rsidRDefault="00E92630" w:rsidP="009028CF">
            <w:pPr>
              <w:ind w:left="0"/>
              <w:rPr>
                <w:rFonts w:asciiTheme="minorHAnsi" w:hAnsiTheme="minorHAnsi"/>
                <w:color w:val="auto"/>
                <w:sz w:val="22"/>
                <w:szCs w:val="22"/>
                <w:u w:val="single"/>
                <w:lang w:eastAsia="en-CA"/>
                <w:rPrChange w:id="483" w:author="Tima Abboud" w:date="2021-05-04T16:14:00Z">
                  <w:rPr>
                    <w:rFonts w:asciiTheme="minorHAnsi" w:hAnsiTheme="minorHAnsi"/>
                    <w:sz w:val="22"/>
                    <w:szCs w:val="22"/>
                    <w:lang w:eastAsia="en-CA"/>
                  </w:rPr>
                </w:rPrChange>
              </w:rPr>
            </w:pPr>
            <w:ins w:id="484" w:author="Tima Abboud" w:date="2021-04-29T14:24:00Z">
              <w:r w:rsidRPr="00114FEF">
                <w:rPr>
                  <w:rFonts w:asciiTheme="minorHAnsi" w:hAnsiTheme="minorHAnsi"/>
                  <w:color w:val="auto"/>
                  <w:sz w:val="22"/>
                  <w:szCs w:val="22"/>
                  <w:u w:val="single"/>
                  <w:lang w:eastAsia="en-CA"/>
                  <w:rPrChange w:id="485" w:author="Tima Abboud" w:date="2021-05-04T16:14:00Z">
                    <w:rPr>
                      <w:rFonts w:asciiTheme="minorHAnsi" w:hAnsiTheme="minorHAnsi"/>
                      <w:sz w:val="22"/>
                      <w:szCs w:val="22"/>
                      <w:lang w:eastAsia="en-CA"/>
                    </w:rPr>
                  </w:rPrChange>
                </w:rPr>
                <w:t>For amalgamation cases:</w:t>
              </w:r>
            </w:ins>
          </w:p>
          <w:p w14:paraId="238FF6B0" w14:textId="77777777" w:rsidR="00A7280D" w:rsidRPr="00114FEF" w:rsidRDefault="00A7280D" w:rsidP="00EC086C">
            <w:pPr>
              <w:ind w:left="720"/>
              <w:rPr>
                <w:rFonts w:asciiTheme="minorHAnsi" w:hAnsiTheme="minorHAnsi"/>
                <w:color w:val="auto"/>
                <w:sz w:val="22"/>
                <w:szCs w:val="22"/>
                <w:lang w:eastAsia="en-CA"/>
                <w:rPrChange w:id="486" w:author="Tima Abboud" w:date="2021-05-04T16:14:00Z">
                  <w:rPr>
                    <w:rFonts w:asciiTheme="minorHAnsi" w:hAnsiTheme="minorHAnsi"/>
                    <w:sz w:val="22"/>
                    <w:szCs w:val="22"/>
                    <w:lang w:eastAsia="en-CA"/>
                  </w:rPr>
                </w:rPrChange>
              </w:rPr>
            </w:pPr>
            <w:r w:rsidRPr="00114FEF">
              <w:rPr>
                <w:rFonts w:asciiTheme="minorHAnsi" w:hAnsiTheme="minorHAnsi"/>
                <w:color w:val="auto"/>
                <w:sz w:val="22"/>
                <w:szCs w:val="22"/>
                <w:lang w:eastAsia="en-CA"/>
                <w:rPrChange w:id="487" w:author="Tima Abboud" w:date="2021-05-04T16:14:00Z">
                  <w:rPr>
                    <w:rFonts w:asciiTheme="minorHAnsi" w:hAnsiTheme="minorHAnsi"/>
                    <w:sz w:val="22"/>
                    <w:szCs w:val="22"/>
                    <w:lang w:eastAsia="en-CA"/>
                  </w:rPr>
                </w:rPrChange>
              </w:rPr>
              <w:t>File.Employer = Ariel.Employer</w:t>
            </w:r>
          </w:p>
          <w:p w14:paraId="64F77EAD" w14:textId="0B13DAEA" w:rsidR="00A7280D" w:rsidRPr="00114FEF" w:rsidRDefault="00A7280D">
            <w:pPr>
              <w:ind w:left="720"/>
              <w:rPr>
                <w:ins w:id="488" w:author="Tima Abboud" w:date="2021-04-29T14:27:00Z"/>
                <w:rFonts w:asciiTheme="minorHAnsi" w:hAnsiTheme="minorHAnsi"/>
                <w:color w:val="auto"/>
                <w:sz w:val="22"/>
                <w:szCs w:val="22"/>
                <w:lang w:eastAsia="en-CA"/>
                <w:rPrChange w:id="489" w:author="Tima Abboud" w:date="2021-05-04T16:14:00Z">
                  <w:rPr>
                    <w:ins w:id="490" w:author="Tima Abboud" w:date="2021-04-29T14:27:00Z"/>
                    <w:rFonts w:asciiTheme="minorHAnsi" w:hAnsiTheme="minorHAnsi"/>
                    <w:sz w:val="22"/>
                    <w:szCs w:val="22"/>
                    <w:lang w:eastAsia="en-CA"/>
                  </w:rPr>
                </w:rPrChange>
              </w:rPr>
            </w:pPr>
            <w:r w:rsidRPr="00114FEF">
              <w:rPr>
                <w:rFonts w:asciiTheme="minorHAnsi" w:hAnsiTheme="minorHAnsi"/>
                <w:color w:val="auto"/>
                <w:sz w:val="22"/>
                <w:szCs w:val="22"/>
                <w:lang w:eastAsia="en-CA"/>
                <w:rPrChange w:id="491" w:author="Tima Abboud" w:date="2021-05-04T16:14:00Z">
                  <w:rPr>
                    <w:rFonts w:asciiTheme="minorHAnsi" w:hAnsiTheme="minorHAnsi"/>
                    <w:sz w:val="22"/>
                    <w:szCs w:val="22"/>
                    <w:lang w:eastAsia="en-CA"/>
                  </w:rPr>
                </w:rPrChange>
              </w:rPr>
              <w:t>File.AdjustmentYear &lt; Ariel.</w:t>
            </w:r>
            <w:del w:id="492" w:author="Tima Abboud" w:date="2021-04-29T14:26:00Z">
              <w:r w:rsidR="001E1CA8" w:rsidRPr="00114FEF" w:rsidDel="00E92630">
                <w:rPr>
                  <w:rFonts w:asciiTheme="minorHAnsi" w:hAnsiTheme="minorHAnsi"/>
                  <w:color w:val="auto"/>
                  <w:sz w:val="22"/>
                  <w:szCs w:val="22"/>
                  <w:lang w:eastAsia="en-CA"/>
                  <w:rPrChange w:id="493" w:author="Tima Abboud" w:date="2021-05-04T16:14:00Z">
                    <w:rPr>
                      <w:rFonts w:asciiTheme="minorHAnsi" w:hAnsiTheme="minorHAnsi"/>
                      <w:sz w:val="22"/>
                      <w:szCs w:val="22"/>
                      <w:lang w:eastAsia="en-CA"/>
                    </w:rPr>
                  </w:rPrChange>
                </w:rPr>
                <w:delText xml:space="preserve"> </w:delText>
              </w:r>
            </w:del>
            <w:ins w:id="494" w:author="Tima Abboud" w:date="2021-04-29T14:27:00Z">
              <w:r w:rsidR="00E92630" w:rsidRPr="00114FEF">
                <w:rPr>
                  <w:rFonts w:asciiTheme="minorHAnsi" w:hAnsiTheme="minorHAnsi"/>
                  <w:color w:val="auto"/>
                  <w:sz w:val="22"/>
                  <w:szCs w:val="22"/>
                  <w:lang w:eastAsia="en-CA"/>
                  <w:rPrChange w:id="495" w:author="Tima Abboud" w:date="2021-05-04T16:14:00Z">
                    <w:rPr>
                      <w:rFonts w:asciiTheme="minorHAnsi" w:hAnsiTheme="minorHAnsi"/>
                      <w:sz w:val="22"/>
                      <w:szCs w:val="22"/>
                      <w:lang w:eastAsia="en-CA"/>
                    </w:rPr>
                  </w:rPrChange>
                </w:rPr>
                <w:t xml:space="preserve">Year(AFE.Employment.PermanencyDate) </w:t>
              </w:r>
            </w:ins>
            <w:del w:id="496" w:author="Tima Abboud" w:date="2021-04-29T14:27:00Z">
              <w:r w:rsidR="001E1CA8" w:rsidRPr="00114FEF" w:rsidDel="00E92630">
                <w:rPr>
                  <w:rFonts w:asciiTheme="minorHAnsi" w:hAnsiTheme="minorHAnsi"/>
                  <w:color w:val="auto"/>
                  <w:sz w:val="22"/>
                  <w:szCs w:val="22"/>
                  <w:lang w:eastAsia="en-CA"/>
                  <w:rPrChange w:id="497" w:author="Tima Abboud" w:date="2021-05-04T16:14:00Z">
                    <w:rPr>
                      <w:rFonts w:asciiTheme="minorHAnsi" w:hAnsiTheme="minorHAnsi"/>
                      <w:sz w:val="22"/>
                      <w:szCs w:val="22"/>
                      <w:lang w:eastAsia="en-CA"/>
                    </w:rPr>
                  </w:rPrChange>
                </w:rPr>
                <w:delText>YearOf</w:delText>
              </w:r>
              <w:r w:rsidRPr="00114FEF" w:rsidDel="00E92630">
                <w:rPr>
                  <w:rFonts w:asciiTheme="minorHAnsi" w:hAnsiTheme="minorHAnsi"/>
                  <w:color w:val="auto"/>
                  <w:sz w:val="22"/>
                  <w:szCs w:val="22"/>
                  <w:lang w:eastAsia="en-CA"/>
                  <w:rPrChange w:id="498" w:author="Tima Abboud" w:date="2021-05-04T16:14:00Z">
                    <w:rPr>
                      <w:rFonts w:asciiTheme="minorHAnsi" w:hAnsiTheme="minorHAnsi"/>
                      <w:sz w:val="22"/>
                      <w:szCs w:val="22"/>
                      <w:lang w:eastAsia="en-CA"/>
                    </w:rPr>
                  </w:rPrChange>
                </w:rPr>
                <w:delText xml:space="preserve">PermanencyDate </w:delText>
              </w:r>
            </w:del>
            <w:r w:rsidRPr="00114FEF">
              <w:rPr>
                <w:rFonts w:asciiTheme="minorHAnsi" w:hAnsiTheme="minorHAnsi"/>
                <w:color w:val="auto"/>
                <w:sz w:val="22"/>
                <w:szCs w:val="22"/>
                <w:lang w:eastAsia="en-CA"/>
                <w:rPrChange w:id="499" w:author="Tima Abboud" w:date="2021-05-04T16:14:00Z">
                  <w:rPr>
                    <w:rFonts w:asciiTheme="minorHAnsi" w:hAnsiTheme="minorHAnsi"/>
                    <w:sz w:val="22"/>
                    <w:szCs w:val="22"/>
                    <w:lang w:eastAsia="en-CA"/>
                  </w:rPr>
                </w:rPrChange>
              </w:rPr>
              <w:t>of the</w:t>
            </w:r>
            <w:ins w:id="500" w:author="Tima Abboud" w:date="2021-04-29T14:27:00Z">
              <w:r w:rsidR="00E92630" w:rsidRPr="00114FEF">
                <w:rPr>
                  <w:rFonts w:asciiTheme="minorHAnsi" w:hAnsiTheme="minorHAnsi"/>
                  <w:color w:val="auto"/>
                  <w:sz w:val="22"/>
                  <w:szCs w:val="22"/>
                  <w:lang w:eastAsia="en-CA"/>
                  <w:rPrChange w:id="501" w:author="Tima Abboud" w:date="2021-05-04T16:14:00Z">
                    <w:rPr>
                      <w:rFonts w:asciiTheme="minorHAnsi" w:hAnsiTheme="minorHAnsi"/>
                      <w:sz w:val="22"/>
                      <w:szCs w:val="22"/>
                      <w:lang w:eastAsia="en-CA"/>
                    </w:rPr>
                  </w:rPrChange>
                </w:rPr>
                <w:t xml:space="preserve">      </w:t>
              </w:r>
            </w:ins>
            <w:del w:id="502" w:author="Tima Abboud" w:date="2021-04-29T14:27:00Z">
              <w:r w:rsidRPr="00114FEF" w:rsidDel="00E92630">
                <w:rPr>
                  <w:rFonts w:asciiTheme="minorHAnsi" w:hAnsiTheme="minorHAnsi"/>
                  <w:color w:val="auto"/>
                  <w:sz w:val="22"/>
                  <w:szCs w:val="22"/>
                  <w:lang w:eastAsia="en-CA"/>
                  <w:rPrChange w:id="503" w:author="Tima Abboud" w:date="2021-05-04T16:14:00Z">
                    <w:rPr>
                      <w:rFonts w:asciiTheme="minorHAnsi" w:hAnsiTheme="minorHAnsi"/>
                      <w:sz w:val="22"/>
                      <w:szCs w:val="22"/>
                      <w:lang w:eastAsia="en-CA"/>
                    </w:rPr>
                  </w:rPrChange>
                </w:rPr>
                <w:delText xml:space="preserve"> </w:delText>
              </w:r>
            </w:del>
            <w:r w:rsidRPr="00114FEF">
              <w:rPr>
                <w:rFonts w:asciiTheme="minorHAnsi" w:hAnsiTheme="minorHAnsi"/>
                <w:color w:val="auto"/>
                <w:sz w:val="22"/>
                <w:szCs w:val="22"/>
                <w:lang w:eastAsia="en-CA"/>
                <w:rPrChange w:id="504" w:author="Tima Abboud" w:date="2021-05-04T16:14:00Z">
                  <w:rPr>
                    <w:rFonts w:asciiTheme="minorHAnsi" w:hAnsiTheme="minorHAnsi"/>
                    <w:sz w:val="22"/>
                    <w:szCs w:val="22"/>
                    <w:lang w:eastAsia="en-CA"/>
                  </w:rPr>
                </w:rPrChange>
              </w:rPr>
              <w:t>Employer Processing.</w:t>
            </w:r>
          </w:p>
          <w:p w14:paraId="13C20A45" w14:textId="77777777" w:rsidR="00E92630" w:rsidRPr="00114FEF" w:rsidRDefault="00E92630">
            <w:pPr>
              <w:ind w:left="720"/>
              <w:rPr>
                <w:rFonts w:asciiTheme="minorHAnsi" w:hAnsiTheme="minorHAnsi"/>
                <w:color w:val="auto"/>
                <w:sz w:val="22"/>
                <w:szCs w:val="22"/>
                <w:lang w:eastAsia="en-CA"/>
                <w:rPrChange w:id="505" w:author="Tima Abboud" w:date="2021-05-04T16:14:00Z">
                  <w:rPr>
                    <w:rFonts w:asciiTheme="minorHAnsi" w:hAnsiTheme="minorHAnsi"/>
                    <w:sz w:val="22"/>
                    <w:szCs w:val="22"/>
                    <w:lang w:eastAsia="en-CA"/>
                  </w:rPr>
                </w:rPrChange>
              </w:rPr>
            </w:pPr>
          </w:p>
          <w:p w14:paraId="79F201CA" w14:textId="77777777" w:rsidR="00E92630" w:rsidRPr="00114FEF" w:rsidRDefault="00E92630">
            <w:pPr>
              <w:ind w:left="0"/>
              <w:rPr>
                <w:ins w:id="506" w:author="Tima Abboud" w:date="2021-04-29T14:24:00Z"/>
                <w:rFonts w:asciiTheme="minorHAnsi" w:hAnsiTheme="minorHAnsi"/>
                <w:color w:val="auto"/>
                <w:sz w:val="22"/>
                <w:szCs w:val="22"/>
                <w:u w:val="single"/>
                <w:lang w:eastAsia="en-CA"/>
                <w:rPrChange w:id="507" w:author="Tima Abboud" w:date="2021-05-04T16:14:00Z">
                  <w:rPr>
                    <w:ins w:id="508" w:author="Tima Abboud" w:date="2021-04-29T14:24:00Z"/>
                    <w:rFonts w:asciiTheme="minorHAnsi" w:hAnsiTheme="minorHAnsi"/>
                    <w:sz w:val="22"/>
                    <w:szCs w:val="22"/>
                    <w:lang w:eastAsia="en-CA"/>
                  </w:rPr>
                </w:rPrChange>
              </w:rPr>
              <w:pPrChange w:id="509" w:author="Tima Abboud" w:date="2021-04-29T14:24:00Z">
                <w:pPr>
                  <w:ind w:left="1440"/>
                </w:pPr>
              </w:pPrChange>
            </w:pPr>
            <w:ins w:id="510" w:author="Tima Abboud" w:date="2021-04-29T14:24:00Z">
              <w:r w:rsidRPr="00114FEF">
                <w:rPr>
                  <w:rFonts w:asciiTheme="minorHAnsi" w:hAnsiTheme="minorHAnsi"/>
                  <w:color w:val="auto"/>
                  <w:sz w:val="22"/>
                  <w:szCs w:val="22"/>
                  <w:u w:val="single"/>
                  <w:lang w:eastAsia="en-CA"/>
                  <w:rPrChange w:id="511" w:author="Tima Abboud" w:date="2021-05-04T16:14:00Z">
                    <w:rPr>
                      <w:rFonts w:asciiTheme="minorHAnsi" w:hAnsiTheme="minorHAnsi"/>
                      <w:sz w:val="22"/>
                      <w:szCs w:val="22"/>
                      <w:lang w:eastAsia="en-CA"/>
                    </w:rPr>
                  </w:rPrChange>
                </w:rPr>
                <w:t>For all other cases:</w:t>
              </w:r>
            </w:ins>
          </w:p>
          <w:p w14:paraId="47FBB40F" w14:textId="77777777" w:rsidR="00E92630" w:rsidRPr="00077B16" w:rsidRDefault="00E92630" w:rsidP="00E92630">
            <w:pPr>
              <w:ind w:left="720"/>
              <w:rPr>
                <w:ins w:id="512" w:author="Tima Abboud" w:date="2021-04-29T14:24:00Z"/>
                <w:rFonts w:asciiTheme="minorHAnsi" w:hAnsiTheme="minorHAnsi"/>
                <w:sz w:val="22"/>
                <w:szCs w:val="22"/>
                <w:lang w:eastAsia="en-CA"/>
              </w:rPr>
            </w:pPr>
            <w:ins w:id="513" w:author="Tima Abboud" w:date="2021-04-29T14:24:00Z">
              <w:r w:rsidRPr="00077B16">
                <w:rPr>
                  <w:rFonts w:asciiTheme="minorHAnsi" w:hAnsiTheme="minorHAnsi"/>
                  <w:sz w:val="22"/>
                  <w:szCs w:val="22"/>
                  <w:lang w:eastAsia="en-CA"/>
                </w:rPr>
                <w:t>File.Employer = Ariel.Employer</w:t>
              </w:r>
            </w:ins>
          </w:p>
          <w:p w14:paraId="1E378130" w14:textId="66E71FD8" w:rsidR="00E92630" w:rsidRPr="00077B16" w:rsidRDefault="00E92630" w:rsidP="00E92630">
            <w:pPr>
              <w:ind w:left="720"/>
              <w:rPr>
                <w:ins w:id="514" w:author="Tima Abboud" w:date="2021-04-29T14:24:00Z"/>
                <w:rFonts w:asciiTheme="minorHAnsi" w:hAnsiTheme="minorHAnsi"/>
                <w:sz w:val="22"/>
                <w:szCs w:val="22"/>
                <w:lang w:eastAsia="en-CA"/>
              </w:rPr>
            </w:pPr>
            <w:ins w:id="515" w:author="Tima Abboud" w:date="2021-04-29T14:24:00Z">
              <w:r w:rsidRPr="00077B16">
                <w:rPr>
                  <w:rFonts w:asciiTheme="minorHAnsi" w:hAnsiTheme="minorHAnsi"/>
                  <w:sz w:val="22"/>
                  <w:szCs w:val="22"/>
                  <w:lang w:eastAsia="en-CA"/>
                </w:rPr>
                <w:t>File.AdjustmentYear &lt; Ariel.YearOfPermanencyDate of the Employer Processing.</w:t>
              </w:r>
            </w:ins>
          </w:p>
          <w:p w14:paraId="05C397EE" w14:textId="3564DFFF" w:rsidR="00E92630" w:rsidRPr="00077B16" w:rsidRDefault="00E92630">
            <w:pPr>
              <w:ind w:left="0"/>
              <w:rPr>
                <w:rFonts w:asciiTheme="minorHAnsi" w:hAnsiTheme="minorHAnsi"/>
                <w:sz w:val="22"/>
                <w:szCs w:val="22"/>
                <w:lang w:eastAsia="en-CA"/>
              </w:rPr>
              <w:pPrChange w:id="516" w:author="Tima Abboud" w:date="2021-04-29T14:24:00Z">
                <w:pPr>
                  <w:ind w:left="1440"/>
                </w:pPr>
              </w:pPrChange>
            </w:pPr>
          </w:p>
        </w:tc>
      </w:tr>
      <w:tr w:rsidR="00A7280D" w:rsidRPr="00A61AB1" w14:paraId="52D32BBC"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FCDFEA9"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CAF7974" w14:textId="1923FECF" w:rsidR="00A7280D" w:rsidRPr="00CE4D15" w:rsidRDefault="00E023B7" w:rsidP="009028CF">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7280D" w:rsidRPr="00A61AB1" w14:paraId="2E945A4F"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A41A7E9"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3D35C9B" w14:textId="77777777" w:rsidR="00A7280D" w:rsidRPr="00A72B28" w:rsidRDefault="00A7280D" w:rsidP="004E6E3A">
            <w:pPr>
              <w:pStyle w:val="NormalWeb"/>
              <w:spacing w:line="276" w:lineRule="auto"/>
              <w:rPr>
                <w:rFonts w:asciiTheme="minorHAnsi" w:hAnsiTheme="minorHAnsi"/>
                <w:color w:val="000000"/>
                <w:sz w:val="22"/>
                <w:szCs w:val="22"/>
                <w:lang w:val="en-CA"/>
              </w:rPr>
            </w:pPr>
            <w:r w:rsidRPr="00CE4D15">
              <w:rPr>
                <w:rFonts w:asciiTheme="minorHAnsi" w:hAnsiTheme="minorHAnsi"/>
                <w:color w:val="000000"/>
                <w:sz w:val="22"/>
                <w:szCs w:val="22"/>
                <w:lang w:val="en-CA"/>
              </w:rPr>
              <w:t xml:space="preserve">Member was not registered at this Employer in </w:t>
            </w:r>
            <w:r>
              <w:rPr>
                <w:rFonts w:asciiTheme="minorHAnsi" w:hAnsiTheme="minorHAnsi"/>
                <w:color w:val="000000"/>
                <w:sz w:val="22"/>
                <w:szCs w:val="22"/>
                <w:lang w:val="en-CA"/>
              </w:rPr>
              <w:t>{0}. The adjustment will not be processed.</w:t>
            </w:r>
            <w:r w:rsidRPr="00CE4D15">
              <w:rPr>
                <w:rFonts w:asciiTheme="minorHAnsi" w:hAnsiTheme="minorHAnsi"/>
                <w:color w:val="000000"/>
                <w:sz w:val="22"/>
                <w:szCs w:val="22"/>
                <w:lang w:val="en-CA"/>
              </w:rPr>
              <w:t xml:space="preserve">  </w:t>
            </w:r>
          </w:p>
        </w:tc>
      </w:tr>
      <w:tr w:rsidR="00A7280D" w:rsidRPr="00A61AB1" w14:paraId="7B975E60"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C5964CA"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C7C55EC"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8F935F2" w14:textId="77777777" w:rsidR="00A7280D" w:rsidRPr="00B464B9" w:rsidRDefault="00A7280D" w:rsidP="004E6E3A">
            <w:pPr>
              <w:spacing w:before="60" w:after="60"/>
              <w:ind w:left="0"/>
              <w:rPr>
                <w:rFonts w:asciiTheme="minorHAnsi" w:hAnsiTheme="minorHAnsi"/>
                <w:sz w:val="22"/>
                <w:szCs w:val="22"/>
                <w:lang w:eastAsia="en-CA"/>
              </w:rPr>
            </w:pPr>
            <w:r w:rsidRPr="00CE4D15">
              <w:rPr>
                <w:rFonts w:asciiTheme="minorHAnsi" w:hAnsiTheme="minorHAnsi"/>
                <w:sz w:val="22"/>
                <w:szCs w:val="22"/>
              </w:rPr>
              <w:t>Member was not registered at this Employer in Adjustment Year</w:t>
            </w:r>
            <w:r>
              <w:rPr>
                <w:rFonts w:asciiTheme="minorHAnsi" w:hAnsiTheme="minorHAnsi"/>
                <w:sz w:val="22"/>
                <w:szCs w:val="22"/>
              </w:rPr>
              <w:t>. The adjustment will not be processed</w:t>
            </w:r>
            <w:r w:rsidRPr="00CE4D15">
              <w:rPr>
                <w:rFonts w:asciiTheme="minorHAnsi" w:hAnsiTheme="minorHAnsi"/>
                <w:sz w:val="22"/>
                <w:szCs w:val="22"/>
              </w:rPr>
              <w:t xml:space="preserve">.  </w:t>
            </w:r>
          </w:p>
        </w:tc>
      </w:tr>
      <w:tr w:rsidR="00A7280D" w:rsidRPr="0085712F" w14:paraId="16C12C4E"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90C846E" w14:textId="77777777" w:rsidR="00A7280D" w:rsidRPr="0085712F" w:rsidRDefault="00A7280D" w:rsidP="009028C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0415E07" w14:textId="6905E0F6" w:rsidR="00A7280D" w:rsidRPr="009C43D2" w:rsidRDefault="00A7280D" w:rsidP="00EC086C">
            <w:pPr>
              <w:spacing w:before="60" w:after="60"/>
              <w:ind w:left="0"/>
              <w:rPr>
                <w:rFonts w:asciiTheme="minorHAnsi" w:hAnsiTheme="minorHAnsi" w:cs="Calibri"/>
                <w:color w:val="auto"/>
                <w:sz w:val="22"/>
                <w:szCs w:val="22"/>
              </w:rPr>
            </w:pPr>
            <w:r>
              <w:rPr>
                <w:rFonts w:asciiTheme="minorHAnsi" w:hAnsiTheme="minorHAnsi" w:cs="Calibri"/>
                <w:color w:val="auto"/>
                <w:sz w:val="22"/>
                <w:szCs w:val="22"/>
              </w:rPr>
              <w:t>{0}: File.AdjustmentYear</w:t>
            </w:r>
          </w:p>
        </w:tc>
      </w:tr>
      <w:tr w:rsidR="00A7280D" w:rsidRPr="0085712F" w14:paraId="51A8E9C8"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CD6642" w14:textId="77777777" w:rsidR="00A7280D" w:rsidRPr="0085712F" w:rsidRDefault="00A7280D" w:rsidP="009028CF">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1D8B51C" w14:textId="77777777" w:rsidR="00A7280D" w:rsidRPr="006100CE" w:rsidRDefault="00A7280D" w:rsidP="00EC086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 N/A</w:t>
            </w:r>
          </w:p>
        </w:tc>
      </w:tr>
      <w:tr w:rsidR="00A7280D" w:rsidRPr="0085712F" w14:paraId="5E94E285"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1D8C19" w14:textId="77777777" w:rsidR="00A7280D" w:rsidRPr="0085712F"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0949140" w14:textId="77777777" w:rsidR="00A7280D" w:rsidRPr="00AF6AA2"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eastAsia="en-CA"/>
              </w:rPr>
              <w:t xml:space="preserve">This validation should handle amalgamated employments. </w:t>
            </w:r>
            <w:r>
              <w:rPr>
                <w:rFonts w:asciiTheme="minorHAnsi" w:hAnsiTheme="minorHAnsi"/>
                <w:sz w:val="22"/>
                <w:szCs w:val="22"/>
                <w:lang w:val="en-US" w:eastAsia="en-CA"/>
              </w:rPr>
              <w:t>Validation logic should be reviewed once the amalgamation process has been addressed.</w:t>
            </w:r>
          </w:p>
        </w:tc>
      </w:tr>
      <w:tr w:rsidR="00A7280D" w:rsidRPr="00EB4169" w14:paraId="66009D77"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C2F0D9" w14:textId="77777777" w:rsidR="00A7280D" w:rsidRPr="00077B16" w:rsidRDefault="00A7280D" w:rsidP="0044312E">
            <w:pPr>
              <w:spacing w:before="60" w:after="60" w:line="240" w:lineRule="auto"/>
              <w:ind w:left="0"/>
              <w:rPr>
                <w:rFonts w:asciiTheme="minorHAnsi" w:eastAsia="Times New Roman" w:hAnsiTheme="minorHAnsi" w:cs="Calibri"/>
                <w:b/>
                <w:color w:val="FFFFFF"/>
                <w:sz w:val="22"/>
                <w:szCs w:val="22"/>
                <w:lang w:eastAsia="en-CA"/>
              </w:rPr>
            </w:pPr>
            <w:r w:rsidRPr="00077B16">
              <w:rPr>
                <w:rFonts w:asciiTheme="minorHAnsi" w:eastAsia="Times New Roman" w:hAnsiTheme="minorHAnsi" w:cs="Calibri"/>
                <w:b/>
                <w:color w:val="FFFFFF"/>
                <w:sz w:val="22"/>
                <w:szCs w:val="22"/>
                <w:lang w:eastAsia="en-CA"/>
              </w:rPr>
              <w:t>Updates</w:t>
            </w:r>
          </w:p>
          <w:p w14:paraId="219E5C52" w14:textId="77777777" w:rsidR="00A7280D" w:rsidRPr="00077B16" w:rsidRDefault="00A7280D" w:rsidP="0044312E">
            <w:pPr>
              <w:spacing w:before="60" w:after="60" w:line="240" w:lineRule="auto"/>
              <w:ind w:left="0"/>
              <w:rPr>
                <w:rFonts w:asciiTheme="minorHAnsi" w:hAnsiTheme="minorHAnsi"/>
                <w:sz w:val="22"/>
                <w:szCs w:val="22"/>
                <w:lang w:eastAsia="en-CA"/>
              </w:rPr>
            </w:pPr>
            <w:r w:rsidRPr="00077B16">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7EE3BEC" w14:textId="51D44B72" w:rsidR="00E92630" w:rsidRDefault="00E92630" w:rsidP="00E92630">
            <w:pPr>
              <w:spacing w:before="60" w:after="60" w:line="240" w:lineRule="auto"/>
              <w:ind w:left="0"/>
              <w:rPr>
                <w:ins w:id="517" w:author="Tima Abboud" w:date="2021-04-29T14:29:00Z"/>
                <w:rFonts w:asciiTheme="minorHAnsi" w:hAnsiTheme="minorHAnsi"/>
                <w:sz w:val="22"/>
                <w:szCs w:val="22"/>
                <w:lang w:eastAsia="en-CA"/>
              </w:rPr>
            </w:pPr>
            <w:ins w:id="518" w:author="Tima Abboud" w:date="2021-04-29T14:29:00Z">
              <w:r>
                <w:rPr>
                  <w:rFonts w:asciiTheme="minorHAnsi" w:hAnsiTheme="minorHAnsi"/>
                  <w:sz w:val="22"/>
                  <w:szCs w:val="22"/>
                  <w:lang w:eastAsia="en-CA"/>
                </w:rPr>
                <w:t>TA 20210429:</w:t>
              </w:r>
            </w:ins>
          </w:p>
          <w:p w14:paraId="197DA9A6" w14:textId="77777777" w:rsidR="00E92630" w:rsidRPr="008B22B2" w:rsidRDefault="00E92630" w:rsidP="00E92630">
            <w:pPr>
              <w:pStyle w:val="ListParagraph"/>
              <w:numPr>
                <w:ilvl w:val="0"/>
                <w:numId w:val="14"/>
              </w:numPr>
              <w:spacing w:before="60" w:after="60" w:line="240" w:lineRule="auto"/>
              <w:rPr>
                <w:ins w:id="519" w:author="Tima Abboud" w:date="2021-04-29T14:29:00Z"/>
                <w:rFonts w:asciiTheme="minorHAnsi" w:hAnsiTheme="minorHAnsi"/>
                <w:sz w:val="22"/>
                <w:szCs w:val="22"/>
                <w:lang w:eastAsia="en-CA"/>
              </w:rPr>
            </w:pPr>
            <w:ins w:id="520" w:author="Tima Abboud" w:date="2021-04-29T14:29:00Z">
              <w:r>
                <w:rPr>
                  <w:rFonts w:asciiTheme="minorHAnsi" w:hAnsiTheme="minorHAnsi"/>
                  <w:sz w:val="22"/>
                  <w:szCs w:val="22"/>
                  <w:lang w:eastAsia="en-CA"/>
                </w:rPr>
                <w:t>Updated Validation Rule and Validation Logic to account for amalgamation.</w:t>
              </w:r>
            </w:ins>
          </w:p>
          <w:p w14:paraId="2CA5236D" w14:textId="77777777" w:rsidR="00E92630" w:rsidRDefault="00E92630" w:rsidP="001E1CA8">
            <w:pPr>
              <w:ind w:left="0"/>
              <w:rPr>
                <w:ins w:id="521" w:author="Tima Abboud" w:date="2021-04-29T14:29:00Z"/>
                <w:rFonts w:asciiTheme="minorHAnsi" w:hAnsiTheme="minorHAnsi"/>
                <w:sz w:val="22"/>
                <w:szCs w:val="22"/>
                <w:lang w:val="en-US" w:eastAsia="en-CA"/>
              </w:rPr>
            </w:pPr>
          </w:p>
          <w:p w14:paraId="654C440A" w14:textId="3385BCB4" w:rsidR="001E1CA8" w:rsidRDefault="001E1CA8" w:rsidP="001E1CA8">
            <w:pPr>
              <w:ind w:left="0"/>
              <w:rPr>
                <w:rFonts w:asciiTheme="minorHAnsi" w:hAnsiTheme="minorHAnsi"/>
                <w:sz w:val="22"/>
                <w:szCs w:val="22"/>
                <w:lang w:val="en-US" w:eastAsia="en-CA"/>
              </w:rPr>
            </w:pPr>
            <w:r>
              <w:rPr>
                <w:rFonts w:asciiTheme="minorHAnsi" w:hAnsiTheme="minorHAnsi"/>
                <w:sz w:val="22"/>
                <w:szCs w:val="22"/>
                <w:lang w:val="en-US" w:eastAsia="en-CA"/>
              </w:rPr>
              <w:t>CS 20170505:</w:t>
            </w:r>
          </w:p>
          <w:p w14:paraId="39DB2AFF" w14:textId="77777777" w:rsidR="001E1CA8" w:rsidRPr="00F36EA9" w:rsidRDefault="001E1CA8"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Minor adjustment to Validation Logic to state Year of Permanency Date.</w:t>
            </w:r>
          </w:p>
          <w:p w14:paraId="48BC7BBB" w14:textId="77777777" w:rsidR="00F36EA9" w:rsidRDefault="00F36EA9" w:rsidP="0079165F">
            <w:pPr>
              <w:ind w:left="0"/>
              <w:rPr>
                <w:rFonts w:asciiTheme="minorHAnsi" w:hAnsiTheme="minorHAnsi"/>
                <w:sz w:val="22"/>
                <w:szCs w:val="22"/>
                <w:lang w:val="en-US" w:eastAsia="en-CA"/>
              </w:rPr>
            </w:pPr>
          </w:p>
          <w:p w14:paraId="53488510" w14:textId="77777777" w:rsidR="00A7280D" w:rsidRDefault="00A7280D" w:rsidP="0079165F">
            <w:pPr>
              <w:ind w:left="0"/>
              <w:rPr>
                <w:rFonts w:asciiTheme="minorHAnsi" w:hAnsiTheme="minorHAnsi"/>
                <w:sz w:val="22"/>
                <w:szCs w:val="22"/>
                <w:lang w:val="en-US" w:eastAsia="en-CA"/>
              </w:rPr>
            </w:pPr>
            <w:r>
              <w:rPr>
                <w:rFonts w:asciiTheme="minorHAnsi" w:hAnsiTheme="minorHAnsi"/>
                <w:sz w:val="22"/>
                <w:szCs w:val="22"/>
                <w:lang w:val="en-US" w:eastAsia="en-CA"/>
              </w:rPr>
              <w:t>CS 20170327:</w:t>
            </w:r>
          </w:p>
          <w:p w14:paraId="20259766" w14:textId="77777777" w:rsidR="00A7280D" w:rsidRPr="002F0C8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HOOPP to review how data is looking for amalgamated members in Insight and also provide some examples to MS.</w:t>
            </w:r>
            <w:r w:rsidRPr="002F0C8D">
              <w:rPr>
                <w:rFonts w:asciiTheme="minorHAnsi" w:hAnsiTheme="minorHAnsi"/>
                <w:sz w:val="22"/>
                <w:szCs w:val="22"/>
                <w:lang w:val="en-US" w:eastAsia="en-CA"/>
              </w:rPr>
              <w:t xml:space="preserve"> Validation Logic may change depending on this information.</w:t>
            </w:r>
          </w:p>
          <w:p w14:paraId="5D2DDCB3" w14:textId="77777777" w:rsidR="00A7280D" w:rsidRPr="00EC086C"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Two separate validations are not required because we will handle amalgamated members within this validation.</w:t>
            </w:r>
          </w:p>
          <w:p w14:paraId="4378A528"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Validation logic should be reviewed once the amalgamation process has been addressed.</w:t>
            </w:r>
          </w:p>
          <w:p w14:paraId="0664B91D" w14:textId="77777777" w:rsidR="00A7280D" w:rsidRPr="00EC086C"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A separate session will be required regarding validations that will be impacted by amalgamation.</w:t>
            </w:r>
          </w:p>
          <w:p w14:paraId="611E4F3F" w14:textId="77777777" w:rsidR="00A7280D" w:rsidRDefault="00A7280D" w:rsidP="0079165F">
            <w:pPr>
              <w:ind w:left="0"/>
              <w:rPr>
                <w:rFonts w:asciiTheme="minorHAnsi" w:hAnsiTheme="minorHAnsi"/>
                <w:sz w:val="22"/>
                <w:szCs w:val="22"/>
                <w:lang w:val="en-US" w:eastAsia="en-CA"/>
              </w:rPr>
            </w:pPr>
            <w:r>
              <w:rPr>
                <w:rFonts w:asciiTheme="minorHAnsi" w:hAnsiTheme="minorHAnsi"/>
                <w:sz w:val="22"/>
                <w:szCs w:val="22"/>
                <w:lang w:val="en-US" w:eastAsia="en-CA"/>
              </w:rPr>
              <w:t>AD 20170322:</w:t>
            </w:r>
          </w:p>
          <w:p w14:paraId="62D30930"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Let’s discuss what will happen if the ER is allowed to submit an adjustment for a year prior to the permanency date at that specific ER.</w:t>
            </w:r>
          </w:p>
          <w:p w14:paraId="55146674"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Let’s talk about how we can allow ERs to submit changes to yrs before the permanency date if the mbr has been amalgamated and the amalg to ER is trying to submit the change.  </w:t>
            </w:r>
          </w:p>
          <w:p w14:paraId="0AAB5F30"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These same vals (B83a and B83b) will need to be applied to LSCs as well.  </w:t>
            </w:r>
          </w:p>
          <w:p w14:paraId="6B6F6F41"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I think we will need to make updates to this validation to account for amalgamated mbrs.  The val logic should allow the “Amlag To ER” to make changes to years that are prior to the permanency date but greater than or equal to the “Amalg To Date”.  </w:t>
            </w:r>
          </w:p>
          <w:p w14:paraId="2D0C0102"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I think we may need to create another val (B83b) that is an error that prevents the ER from submitting an adjustment year that is less than the permanency date if there is no “Amalg To Date” or the Adjustment Year is less than the “Amalg To Date” and less than the Permanency Date.  </w:t>
            </w:r>
          </w:p>
          <w:p w14:paraId="408F6EE3" w14:textId="77777777" w:rsidR="00A7280D" w:rsidRDefault="00A7280D" w:rsidP="0079165F">
            <w:pPr>
              <w:ind w:left="0"/>
              <w:rPr>
                <w:rFonts w:asciiTheme="minorHAnsi" w:hAnsiTheme="minorHAnsi"/>
                <w:sz w:val="22"/>
                <w:szCs w:val="22"/>
                <w:lang w:val="en-US" w:eastAsia="en-CA"/>
              </w:rPr>
            </w:pPr>
          </w:p>
          <w:p w14:paraId="599DC70A" w14:textId="77777777" w:rsidR="00A7280D" w:rsidRPr="00AB7ECE" w:rsidRDefault="00A7280D" w:rsidP="009028CF">
            <w:pPr>
              <w:spacing w:before="60" w:after="60" w:line="240" w:lineRule="auto"/>
              <w:ind w:left="0"/>
              <w:rPr>
                <w:rFonts w:asciiTheme="minorHAnsi" w:hAnsiTheme="minorHAnsi"/>
                <w:sz w:val="22"/>
                <w:szCs w:val="22"/>
                <w:lang w:val="en-US" w:eastAsia="en-CA"/>
              </w:rPr>
            </w:pPr>
          </w:p>
          <w:p w14:paraId="14E9BCE7" w14:textId="77777777" w:rsidR="00A7280D" w:rsidRPr="00AB7ECE" w:rsidRDefault="00A7280D" w:rsidP="009028CF">
            <w:pPr>
              <w:spacing w:before="60" w:after="60" w:line="240" w:lineRule="auto"/>
              <w:ind w:left="0"/>
              <w:rPr>
                <w:rFonts w:asciiTheme="minorHAnsi" w:hAnsiTheme="minorHAnsi"/>
                <w:sz w:val="22"/>
                <w:szCs w:val="22"/>
                <w:lang w:val="en-US" w:eastAsia="en-CA"/>
              </w:rPr>
            </w:pPr>
          </w:p>
        </w:tc>
      </w:tr>
    </w:tbl>
    <w:p w14:paraId="40A5DD3C" w14:textId="12592E90" w:rsidR="00CE4D15" w:rsidRPr="00AB7ECE" w:rsidRDefault="00CE4D15" w:rsidP="009464F1">
      <w:pPr>
        <w:rPr>
          <w:lang w:val="en-US"/>
        </w:rPr>
      </w:pPr>
    </w:p>
    <w:p w14:paraId="36251C11" w14:textId="77777777" w:rsidR="00CE4D15" w:rsidRPr="00AB7ECE" w:rsidRDefault="00CE4D15" w:rsidP="00CE4D15">
      <w:pPr>
        <w:rPr>
          <w:sz w:val="24"/>
          <w:lang w:val="en-US"/>
        </w:rPr>
      </w:pPr>
      <w:r w:rsidRPr="00AB7ECE">
        <w:rPr>
          <w:lang w:val="en-US"/>
        </w:rPr>
        <w:br w:type="page"/>
      </w:r>
    </w:p>
    <w:p w14:paraId="48B286C6" w14:textId="77777777" w:rsidR="001C720E" w:rsidRDefault="001C720E" w:rsidP="009527EA"/>
    <w:p w14:paraId="03E94887" w14:textId="77777777" w:rsidR="004478CF" w:rsidRPr="006B06A8" w:rsidRDefault="004478CF" w:rsidP="004478CF">
      <w:pPr>
        <w:pStyle w:val="Heading3"/>
      </w:pPr>
      <w:r w:rsidRPr="006B06A8">
        <w:t xml:space="preserve">Validation – </w:t>
      </w:r>
      <w:r w:rsidR="000A6440">
        <w:t>Adjustment Year For Inactive M</w:t>
      </w:r>
      <w:r w:rsidR="009028CF">
        <w:t>ember</w:t>
      </w:r>
    </w:p>
    <w:p w14:paraId="27901A6B" w14:textId="77777777" w:rsidR="004478CF" w:rsidRPr="006B06A8" w:rsidRDefault="004478CF"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4478CF" w14:paraId="24B4DEBE"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523743" w14:textId="77777777" w:rsidR="004478CF" w:rsidRDefault="004478CF"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131EEE9E" w14:textId="77777777" w:rsidR="004478CF" w:rsidRPr="00B464B9" w:rsidRDefault="004478CF" w:rsidP="0040354B">
            <w:pPr>
              <w:pStyle w:val="Heading1"/>
            </w:pPr>
            <w:bookmarkStart w:id="522" w:name="_Toc479243656"/>
            <w:bookmarkStart w:id="523" w:name="_Toc43372866"/>
            <w:r>
              <w:t>B</w:t>
            </w:r>
            <w:r w:rsidR="0089394A">
              <w:t>84</w:t>
            </w:r>
            <w:r>
              <w:t>_</w:t>
            </w:r>
            <w:r w:rsidR="00106E97">
              <w:t>AdjustmentYearForInactiveMember</w:t>
            </w:r>
            <w:r w:rsidR="008B30C3">
              <w:t xml:space="preserve"> </w:t>
            </w:r>
            <w:r w:rsidR="00495F49">
              <w:t>(R</w:t>
            </w:r>
            <w:r w:rsidR="0040354B">
              <w:t>emoved</w:t>
            </w:r>
            <w:r w:rsidR="00495F49">
              <w:t>)</w:t>
            </w:r>
            <w:bookmarkEnd w:id="522"/>
            <w:bookmarkEnd w:id="523"/>
          </w:p>
        </w:tc>
      </w:tr>
      <w:tr w:rsidR="001909A8" w14:paraId="4A815344"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D1F378" w14:textId="77777777" w:rsidR="001909A8" w:rsidRDefault="001909A8"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6761145" w14:textId="77777777" w:rsidR="001909A8" w:rsidRPr="00495F49" w:rsidRDefault="001909A8" w:rsidP="009028CF">
            <w:pPr>
              <w:spacing w:before="60" w:after="60" w:line="240" w:lineRule="auto"/>
              <w:ind w:left="0"/>
              <w:rPr>
                <w:rFonts w:asciiTheme="minorHAnsi" w:eastAsia="Times New Roman" w:hAnsiTheme="minorHAnsi" w:cs="Calibri"/>
                <w:strike/>
                <w:color w:val="auto"/>
                <w:sz w:val="22"/>
                <w:szCs w:val="22"/>
                <w:lang w:eastAsia="en-CA"/>
              </w:rPr>
            </w:pPr>
            <w:r w:rsidRPr="00495F49">
              <w:rPr>
                <w:rFonts w:asciiTheme="minorHAnsi" w:eastAsia="Times New Roman" w:hAnsiTheme="minorHAnsi" w:cs="Calibri"/>
                <w:strike/>
                <w:color w:val="auto"/>
                <w:sz w:val="22"/>
                <w:szCs w:val="22"/>
                <w:lang w:eastAsia="en-CA"/>
              </w:rPr>
              <w:t>TBD</w:t>
            </w:r>
          </w:p>
        </w:tc>
      </w:tr>
      <w:tr w:rsidR="001909A8" w14:paraId="4DF4D457"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643151" w14:textId="77777777" w:rsidR="001909A8" w:rsidRDefault="001909A8"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4C4D38E" w14:textId="77777777" w:rsidR="001909A8" w:rsidRPr="00495F49" w:rsidRDefault="001909A8" w:rsidP="009028CF">
            <w:pPr>
              <w:spacing w:before="60" w:after="60" w:line="240" w:lineRule="auto"/>
              <w:ind w:left="0"/>
              <w:rPr>
                <w:rFonts w:asciiTheme="minorHAnsi" w:eastAsia="Times New Roman" w:hAnsiTheme="minorHAnsi" w:cs="Calibri"/>
                <w:strike/>
                <w:color w:val="auto"/>
                <w:sz w:val="22"/>
                <w:szCs w:val="22"/>
                <w:lang w:eastAsia="en-CA"/>
              </w:rPr>
            </w:pPr>
            <w:r w:rsidRPr="00495F49">
              <w:rPr>
                <w:rFonts w:asciiTheme="minorHAnsi" w:eastAsia="Times New Roman" w:hAnsiTheme="minorHAnsi" w:cs="Calibri"/>
                <w:strike/>
                <w:color w:val="auto"/>
                <w:sz w:val="22"/>
                <w:szCs w:val="22"/>
                <w:lang w:eastAsia="en-CA"/>
              </w:rPr>
              <w:t>2</w:t>
            </w:r>
            <w:r w:rsidRPr="00495F49">
              <w:rPr>
                <w:rFonts w:asciiTheme="minorHAnsi" w:eastAsia="Times New Roman" w:hAnsiTheme="minorHAnsi" w:cs="Calibri"/>
                <w:strike/>
                <w:color w:val="auto"/>
                <w:sz w:val="22"/>
                <w:szCs w:val="22"/>
                <w:vertAlign w:val="superscript"/>
                <w:lang w:eastAsia="en-CA"/>
              </w:rPr>
              <w:t>nd</w:t>
            </w:r>
            <w:r w:rsidRPr="00495F49">
              <w:rPr>
                <w:rFonts w:asciiTheme="minorHAnsi" w:eastAsia="Times New Roman" w:hAnsiTheme="minorHAnsi" w:cs="Calibri"/>
                <w:strike/>
                <w:color w:val="auto"/>
                <w:sz w:val="22"/>
                <w:szCs w:val="22"/>
                <w:lang w:eastAsia="en-CA"/>
              </w:rPr>
              <w:t xml:space="preserve"> level validation</w:t>
            </w:r>
          </w:p>
        </w:tc>
      </w:tr>
      <w:tr w:rsidR="004478CF" w14:paraId="72C71DF7"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482DAB5" w14:textId="77777777" w:rsidR="004478CF" w:rsidRDefault="00C01237"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B0D2812" w14:textId="77777777" w:rsidR="004478CF" w:rsidRPr="00495F49" w:rsidRDefault="008522B5" w:rsidP="009028CF">
            <w:pPr>
              <w:spacing w:before="60" w:after="60" w:line="240" w:lineRule="auto"/>
              <w:ind w:left="0"/>
              <w:rPr>
                <w:rFonts w:asciiTheme="minorHAnsi" w:eastAsia="Times New Roman" w:hAnsiTheme="minorHAnsi" w:cs="Calibri"/>
                <w:strike/>
                <w:color w:val="auto"/>
                <w:sz w:val="22"/>
                <w:szCs w:val="22"/>
                <w:lang w:eastAsia="en-CA"/>
              </w:rPr>
            </w:pPr>
            <w:r w:rsidRPr="00495F49">
              <w:rPr>
                <w:rFonts w:asciiTheme="minorHAnsi" w:eastAsia="Times New Roman" w:hAnsiTheme="minorHAnsi" w:cs="Calibri"/>
                <w:strike/>
                <w:color w:val="auto"/>
                <w:sz w:val="22"/>
                <w:szCs w:val="22"/>
                <w:lang w:eastAsia="en-CA"/>
              </w:rPr>
              <w:t>P</w:t>
            </w:r>
            <w:r w:rsidR="008B640D" w:rsidRPr="00495F49">
              <w:rPr>
                <w:rFonts w:asciiTheme="minorHAnsi" w:eastAsia="Times New Roman" w:hAnsiTheme="minorHAnsi" w:cs="Calibri"/>
                <w:strike/>
                <w:color w:val="auto"/>
                <w:sz w:val="22"/>
                <w:szCs w:val="22"/>
                <w:lang w:eastAsia="en-CA"/>
              </w:rPr>
              <w:t>revious Year Adjustment</w:t>
            </w:r>
          </w:p>
        </w:tc>
      </w:tr>
      <w:tr w:rsidR="004478CF" w14:paraId="0860CD37"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D58E6E" w14:textId="77777777" w:rsidR="004478CF" w:rsidRDefault="004478CF"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AC5FBFC" w14:textId="77777777" w:rsidR="004478CF" w:rsidRPr="00495F49" w:rsidRDefault="004478CF" w:rsidP="009028CF">
            <w:pPr>
              <w:spacing w:before="60" w:after="60" w:line="240" w:lineRule="auto"/>
              <w:ind w:left="0"/>
              <w:rPr>
                <w:rFonts w:asciiTheme="minorHAnsi" w:hAnsiTheme="minorHAnsi"/>
                <w:strike/>
                <w:sz w:val="22"/>
                <w:szCs w:val="22"/>
                <w:lang w:eastAsia="en-CA"/>
              </w:rPr>
            </w:pPr>
            <w:r w:rsidRPr="00495F49">
              <w:rPr>
                <w:rFonts w:asciiTheme="minorHAnsi" w:hAnsiTheme="minorHAnsi"/>
                <w:strike/>
                <w:sz w:val="22"/>
                <w:szCs w:val="22"/>
                <w:lang w:eastAsia="en-CA"/>
              </w:rPr>
              <w:t>Complete Member Error</w:t>
            </w:r>
          </w:p>
        </w:tc>
      </w:tr>
      <w:tr w:rsidR="004478CF" w14:paraId="5D9F03C3"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4AD6238" w14:textId="77777777" w:rsidR="004478CF" w:rsidRDefault="004478CF"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A9DAA68" w14:textId="77777777" w:rsidR="004478CF" w:rsidRPr="00495F49" w:rsidRDefault="004478CF" w:rsidP="009028CF">
            <w:pPr>
              <w:spacing w:before="60" w:after="60" w:line="240" w:lineRule="auto"/>
              <w:ind w:left="0"/>
              <w:rPr>
                <w:rFonts w:asciiTheme="minorHAnsi" w:eastAsia="Times New Roman" w:hAnsiTheme="minorHAnsi" w:cs="Calibri"/>
                <w:strike/>
                <w:color w:val="auto"/>
                <w:sz w:val="22"/>
                <w:szCs w:val="22"/>
                <w:lang w:eastAsia="en-CA"/>
              </w:rPr>
            </w:pPr>
            <w:r w:rsidRPr="00495F49">
              <w:rPr>
                <w:rFonts w:asciiTheme="minorHAnsi" w:hAnsiTheme="minorHAnsi"/>
                <w:strike/>
                <w:sz w:val="22"/>
                <w:szCs w:val="22"/>
                <w:lang w:eastAsia="en-CA"/>
              </w:rPr>
              <w:t>Public</w:t>
            </w:r>
          </w:p>
        </w:tc>
      </w:tr>
      <w:tr w:rsidR="00F47FB3" w:rsidRPr="00077B16" w14:paraId="2F1FECAF"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8604195"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FC0C0A0"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0AAAF9E" w14:textId="77777777" w:rsidR="00F47FB3" w:rsidRPr="00495F49" w:rsidRDefault="00F47FB3" w:rsidP="009028CF">
            <w:pPr>
              <w:ind w:left="0"/>
              <w:rPr>
                <w:rFonts w:asciiTheme="minorHAnsi" w:hAnsiTheme="minorHAnsi"/>
                <w:strike/>
                <w:sz w:val="22"/>
                <w:szCs w:val="22"/>
                <w:lang w:val="en-US" w:eastAsia="en-CA"/>
              </w:rPr>
            </w:pPr>
            <w:r w:rsidRPr="00077B16">
              <w:rPr>
                <w:rFonts w:asciiTheme="minorHAnsi" w:hAnsiTheme="minorHAnsi"/>
                <w:strike/>
                <w:sz w:val="22"/>
                <w:szCs w:val="22"/>
                <w:lang w:eastAsia="en-CA"/>
              </w:rPr>
              <w:t xml:space="preserve">Specific validation to verify </w:t>
            </w:r>
            <w:r w:rsidR="002C4C28" w:rsidRPr="00077B16">
              <w:rPr>
                <w:rFonts w:asciiTheme="minorHAnsi" w:hAnsiTheme="minorHAnsi"/>
                <w:strike/>
                <w:sz w:val="22"/>
                <w:szCs w:val="22"/>
                <w:lang w:eastAsia="en-CA"/>
              </w:rPr>
              <w:t>If Membership S</w:t>
            </w:r>
            <w:r w:rsidRPr="00077B16">
              <w:rPr>
                <w:rFonts w:asciiTheme="minorHAnsi" w:hAnsiTheme="minorHAnsi"/>
                <w:strike/>
                <w:sz w:val="22"/>
                <w:szCs w:val="22"/>
                <w:lang w:eastAsia="en-CA"/>
              </w:rPr>
              <w:t>tatus = Inactive, Waive, or Free Accrual for the Entire Year Adjustment Is Applicable To.</w:t>
            </w:r>
          </w:p>
        </w:tc>
      </w:tr>
      <w:tr w:rsidR="00F47FB3" w:rsidRPr="00077B16" w14:paraId="061365BE"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6C7B676"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6AFBDBF" w14:textId="77777777" w:rsidR="00F47FB3" w:rsidRPr="00077B16" w:rsidRDefault="006E64CE" w:rsidP="009028CF">
            <w:pPr>
              <w:ind w:left="0"/>
              <w:rPr>
                <w:rFonts w:asciiTheme="minorHAnsi" w:hAnsiTheme="minorHAnsi"/>
                <w:strike/>
                <w:sz w:val="22"/>
                <w:szCs w:val="22"/>
                <w:lang w:eastAsia="en-CA"/>
              </w:rPr>
            </w:pPr>
            <w:r w:rsidRPr="00077B16">
              <w:rPr>
                <w:rFonts w:asciiTheme="minorHAnsi" w:hAnsiTheme="minorHAnsi"/>
                <w:strike/>
                <w:sz w:val="22"/>
                <w:szCs w:val="22"/>
                <w:lang w:eastAsia="en-CA"/>
              </w:rPr>
              <w:t>Reject the member if</w:t>
            </w:r>
            <w:r w:rsidR="00F47FB3" w:rsidRPr="00077B16">
              <w:rPr>
                <w:rFonts w:asciiTheme="minorHAnsi" w:hAnsiTheme="minorHAnsi"/>
                <w:strike/>
                <w:sz w:val="22"/>
                <w:szCs w:val="22"/>
                <w:lang w:eastAsia="en-CA"/>
              </w:rPr>
              <w:t>:</w:t>
            </w:r>
          </w:p>
          <w:p w14:paraId="7F0F27C4" w14:textId="77777777" w:rsidR="00F47FB3" w:rsidRPr="00077B16" w:rsidRDefault="00F47FB3" w:rsidP="009028CF">
            <w:pPr>
              <w:ind w:left="1440"/>
              <w:rPr>
                <w:rFonts w:asciiTheme="minorHAnsi" w:hAnsiTheme="minorHAnsi"/>
                <w:strike/>
                <w:sz w:val="22"/>
                <w:szCs w:val="22"/>
                <w:lang w:eastAsia="en-CA"/>
              </w:rPr>
            </w:pPr>
            <w:r w:rsidRPr="00077B16">
              <w:rPr>
                <w:rFonts w:asciiTheme="minorHAnsi" w:hAnsiTheme="minorHAnsi"/>
                <w:strike/>
                <w:sz w:val="22"/>
                <w:szCs w:val="22"/>
                <w:lang w:eastAsia="en-CA"/>
              </w:rPr>
              <w:t>File.AdjustmentYear = Ariel.</w:t>
            </w:r>
            <w:r w:rsidR="002C4C28" w:rsidRPr="00077B16">
              <w:rPr>
                <w:rFonts w:asciiTheme="minorHAnsi" w:hAnsiTheme="minorHAnsi"/>
                <w:strike/>
                <w:sz w:val="22"/>
                <w:szCs w:val="22"/>
                <w:lang w:eastAsia="en-CA"/>
              </w:rPr>
              <w:t>Y</w:t>
            </w:r>
            <w:r w:rsidRPr="00077B16">
              <w:rPr>
                <w:rFonts w:asciiTheme="minorHAnsi" w:hAnsiTheme="minorHAnsi"/>
                <w:strike/>
                <w:sz w:val="22"/>
                <w:szCs w:val="22"/>
                <w:lang w:eastAsia="en-CA"/>
              </w:rPr>
              <w:t>ear</w:t>
            </w:r>
          </w:p>
          <w:p w14:paraId="0375932D" w14:textId="77777777" w:rsidR="00F47FB3" w:rsidRPr="00077B16" w:rsidRDefault="00E95AB3" w:rsidP="009028CF">
            <w:pPr>
              <w:ind w:left="1440"/>
              <w:rPr>
                <w:rFonts w:asciiTheme="minorHAnsi" w:hAnsiTheme="minorHAnsi"/>
                <w:strike/>
                <w:sz w:val="22"/>
                <w:szCs w:val="22"/>
                <w:lang w:eastAsia="en-CA"/>
              </w:rPr>
            </w:pPr>
            <w:r w:rsidRPr="00077B16">
              <w:rPr>
                <w:rFonts w:asciiTheme="minorHAnsi" w:hAnsiTheme="minorHAnsi"/>
                <w:strike/>
                <w:sz w:val="22"/>
                <w:szCs w:val="22"/>
                <w:lang w:eastAsia="en-CA"/>
              </w:rPr>
              <w:t>Where the member was</w:t>
            </w:r>
            <w:r w:rsidR="00F47FB3" w:rsidRPr="00077B16">
              <w:rPr>
                <w:rFonts w:asciiTheme="minorHAnsi" w:hAnsiTheme="minorHAnsi"/>
                <w:strike/>
                <w:sz w:val="22"/>
                <w:szCs w:val="22"/>
                <w:lang w:eastAsia="en-CA"/>
              </w:rPr>
              <w:t xml:space="preserve"> [PT Inactive/PT Waived/ Free Accrual] during the whole year</w:t>
            </w:r>
            <w:r w:rsidR="002C4C28" w:rsidRPr="00077B16">
              <w:rPr>
                <w:rFonts w:asciiTheme="minorHAnsi" w:hAnsiTheme="minorHAnsi"/>
                <w:strike/>
                <w:sz w:val="22"/>
                <w:szCs w:val="22"/>
                <w:lang w:eastAsia="en-CA"/>
              </w:rPr>
              <w:t>.</w:t>
            </w:r>
          </w:p>
          <w:p w14:paraId="509BDA52" w14:textId="77777777" w:rsidR="00F47FB3" w:rsidRPr="00077B16" w:rsidRDefault="00F47FB3" w:rsidP="009028CF">
            <w:pPr>
              <w:ind w:left="0"/>
              <w:rPr>
                <w:rFonts w:asciiTheme="minorHAnsi" w:hAnsiTheme="minorHAnsi"/>
                <w:strike/>
                <w:sz w:val="22"/>
                <w:szCs w:val="22"/>
                <w:lang w:eastAsia="en-CA"/>
              </w:rPr>
            </w:pPr>
          </w:p>
        </w:tc>
      </w:tr>
      <w:tr w:rsidR="000760A6" w:rsidRPr="00A61AB1" w14:paraId="743E0B56"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32D75B" w14:textId="77777777" w:rsidR="000760A6" w:rsidRDefault="000760A6"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67C93C8" w14:textId="77777777" w:rsidR="000760A6" w:rsidRPr="00495F49" w:rsidRDefault="000760A6" w:rsidP="009028CF">
            <w:pPr>
              <w:pStyle w:val="NormalWeb"/>
              <w:spacing w:line="276" w:lineRule="auto"/>
              <w:rPr>
                <w:rFonts w:asciiTheme="minorHAnsi" w:hAnsiTheme="minorHAnsi"/>
                <w:strike/>
                <w:color w:val="000000"/>
                <w:sz w:val="22"/>
                <w:szCs w:val="22"/>
                <w:lang w:val="en-CA"/>
              </w:rPr>
            </w:pPr>
          </w:p>
        </w:tc>
      </w:tr>
      <w:tr w:rsidR="004478CF" w:rsidRPr="00A61AB1" w14:paraId="206155EC"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45DE7A" w14:textId="77777777" w:rsidR="004478CF" w:rsidRDefault="00F50E57"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274A818" w14:textId="77777777" w:rsidR="004478CF" w:rsidRPr="00495F49" w:rsidRDefault="009028CF" w:rsidP="009028CF">
            <w:pPr>
              <w:pStyle w:val="NormalWeb"/>
              <w:spacing w:line="276" w:lineRule="auto"/>
              <w:rPr>
                <w:rFonts w:asciiTheme="minorHAnsi" w:hAnsiTheme="minorHAnsi"/>
                <w:strike/>
                <w:color w:val="000000"/>
                <w:sz w:val="22"/>
                <w:szCs w:val="22"/>
                <w:lang w:val="en-CA"/>
              </w:rPr>
            </w:pPr>
            <w:r w:rsidRPr="00495F49">
              <w:rPr>
                <w:rFonts w:asciiTheme="minorHAnsi" w:hAnsiTheme="minorHAnsi"/>
                <w:strike/>
                <w:color w:val="000000"/>
                <w:sz w:val="22"/>
                <w:szCs w:val="22"/>
                <w:lang w:val="en-CA"/>
              </w:rPr>
              <w:t>This member was [PT Inactive/PT Waived/ Free Accrual] for all of [</w:t>
            </w:r>
            <w:r w:rsidR="003F4138" w:rsidRPr="00495F49">
              <w:rPr>
                <w:rFonts w:asciiTheme="minorHAnsi" w:hAnsiTheme="minorHAnsi"/>
                <w:strike/>
                <w:color w:val="000000"/>
                <w:sz w:val="22"/>
                <w:szCs w:val="22"/>
                <w:lang w:val="en-CA"/>
              </w:rPr>
              <w:t>0</w:t>
            </w:r>
            <w:r w:rsidRPr="00495F49">
              <w:rPr>
                <w:rFonts w:asciiTheme="minorHAnsi" w:hAnsiTheme="minorHAnsi"/>
                <w:strike/>
                <w:color w:val="000000"/>
                <w:sz w:val="22"/>
                <w:szCs w:val="22"/>
                <w:lang w:val="en-CA"/>
              </w:rPr>
              <w:t>].  Please contact HOOPP.</w:t>
            </w:r>
          </w:p>
        </w:tc>
      </w:tr>
      <w:tr w:rsidR="004478CF" w:rsidRPr="00A61AB1" w14:paraId="205D8302"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29F0DC" w14:textId="77777777" w:rsidR="005F43FC"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10A159E" w14:textId="77777777" w:rsidR="004478CF"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AEC253E" w14:textId="77777777" w:rsidR="004478CF" w:rsidRPr="00495F49" w:rsidRDefault="009028CF" w:rsidP="009028CF">
            <w:pPr>
              <w:spacing w:before="60" w:after="60"/>
              <w:ind w:left="0"/>
              <w:rPr>
                <w:rFonts w:asciiTheme="minorHAnsi" w:hAnsiTheme="minorHAnsi"/>
                <w:strike/>
                <w:sz w:val="22"/>
                <w:szCs w:val="22"/>
                <w:lang w:eastAsia="en-CA"/>
              </w:rPr>
            </w:pPr>
            <w:r w:rsidRPr="00077B16">
              <w:rPr>
                <w:rFonts w:asciiTheme="minorHAnsi" w:hAnsiTheme="minorHAnsi"/>
                <w:strike/>
                <w:sz w:val="22"/>
                <w:szCs w:val="22"/>
              </w:rPr>
              <w:t xml:space="preserve">This member was [PT Inactive/PT Waived/ Free Accrual] for all of Adjustment Year.  </w:t>
            </w:r>
            <w:r w:rsidRPr="00495F49">
              <w:rPr>
                <w:rFonts w:asciiTheme="minorHAnsi" w:hAnsiTheme="minorHAnsi"/>
                <w:strike/>
                <w:sz w:val="22"/>
                <w:szCs w:val="22"/>
              </w:rPr>
              <w:t>Please contact HOOPP.</w:t>
            </w:r>
          </w:p>
        </w:tc>
      </w:tr>
      <w:tr w:rsidR="004478CF" w:rsidRPr="0085712F" w14:paraId="64500CBD"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E77A224" w14:textId="77777777" w:rsidR="004478CF" w:rsidRPr="0085712F" w:rsidRDefault="004478CF" w:rsidP="009028C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E9424AF" w14:textId="77777777" w:rsidR="004478CF" w:rsidRPr="00495F49" w:rsidRDefault="004478CF" w:rsidP="003F4138">
            <w:pPr>
              <w:spacing w:before="60" w:after="60"/>
              <w:ind w:left="0"/>
              <w:rPr>
                <w:rFonts w:asciiTheme="minorHAnsi" w:hAnsiTheme="minorHAnsi"/>
                <w:strike/>
                <w:sz w:val="22"/>
                <w:szCs w:val="22"/>
              </w:rPr>
            </w:pPr>
            <w:r w:rsidRPr="00495F49">
              <w:rPr>
                <w:rFonts w:asciiTheme="minorHAnsi" w:hAnsiTheme="minorHAnsi" w:cs="Calibri"/>
                <w:strike/>
                <w:color w:val="auto"/>
                <w:sz w:val="22"/>
                <w:szCs w:val="22"/>
              </w:rPr>
              <w:t xml:space="preserve">0: </w:t>
            </w:r>
            <w:r w:rsidR="00AB7ECE" w:rsidRPr="00495F49">
              <w:rPr>
                <w:rFonts w:asciiTheme="minorHAnsi" w:hAnsiTheme="minorHAnsi" w:cs="Calibri"/>
                <w:strike/>
                <w:color w:val="auto"/>
                <w:sz w:val="22"/>
                <w:szCs w:val="22"/>
              </w:rPr>
              <w:t>File.</w:t>
            </w:r>
            <w:r w:rsidR="009028CF" w:rsidRPr="00495F49">
              <w:rPr>
                <w:rFonts w:asciiTheme="minorHAnsi" w:hAnsiTheme="minorHAnsi"/>
                <w:strike/>
                <w:sz w:val="22"/>
                <w:szCs w:val="22"/>
                <w:lang w:eastAsia="en-CA"/>
              </w:rPr>
              <w:t>AdjustmentYear</w:t>
            </w:r>
          </w:p>
        </w:tc>
      </w:tr>
      <w:tr w:rsidR="004478CF" w:rsidRPr="0085712F" w14:paraId="48C7488F"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E058D38" w14:textId="77777777" w:rsidR="004478CF" w:rsidRPr="0085712F" w:rsidRDefault="004478CF" w:rsidP="009028CF">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sidR="005B6168">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6078006" w14:textId="77777777" w:rsidR="004478CF" w:rsidRPr="00495F49" w:rsidRDefault="004478CF" w:rsidP="009028CF">
            <w:pPr>
              <w:spacing w:before="60" w:after="60" w:line="240" w:lineRule="auto"/>
              <w:ind w:left="0"/>
              <w:rPr>
                <w:rFonts w:asciiTheme="minorHAnsi" w:hAnsiTheme="minorHAnsi"/>
                <w:strike/>
                <w:sz w:val="22"/>
                <w:szCs w:val="22"/>
                <w:lang w:eastAsia="en-CA"/>
              </w:rPr>
            </w:pPr>
            <w:r w:rsidRPr="00495F49">
              <w:rPr>
                <w:rFonts w:asciiTheme="minorHAnsi" w:hAnsiTheme="minorHAnsi"/>
                <w:strike/>
                <w:sz w:val="22"/>
                <w:szCs w:val="22"/>
                <w:lang w:eastAsia="en-CA"/>
              </w:rPr>
              <w:t>None</w:t>
            </w:r>
          </w:p>
        </w:tc>
      </w:tr>
      <w:tr w:rsidR="008B3028" w:rsidRPr="0085712F" w14:paraId="64301AD0"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03782BF" w14:textId="77777777" w:rsidR="008B3028" w:rsidRPr="0085712F" w:rsidRDefault="008B3028"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C9FA957" w14:textId="77777777" w:rsidR="008B3028" w:rsidRPr="00495F49" w:rsidRDefault="008B3028" w:rsidP="009028CF">
            <w:pPr>
              <w:spacing w:before="60" w:after="60" w:line="240" w:lineRule="auto"/>
              <w:ind w:left="0"/>
              <w:rPr>
                <w:rFonts w:asciiTheme="minorHAnsi" w:hAnsiTheme="minorHAnsi"/>
                <w:strike/>
                <w:sz w:val="22"/>
                <w:szCs w:val="22"/>
                <w:lang w:eastAsia="en-CA"/>
              </w:rPr>
            </w:pPr>
          </w:p>
        </w:tc>
      </w:tr>
      <w:tr w:rsidR="004478CF" w:rsidRPr="007C1512" w14:paraId="0CA41B87"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4817DD9" w14:textId="77777777" w:rsidR="0044312E" w:rsidRPr="00077B16" w:rsidRDefault="0044312E" w:rsidP="0044312E">
            <w:pPr>
              <w:spacing w:before="60" w:after="60" w:line="240" w:lineRule="auto"/>
              <w:ind w:left="0"/>
              <w:rPr>
                <w:rFonts w:asciiTheme="minorHAnsi" w:eastAsia="Times New Roman" w:hAnsiTheme="minorHAnsi" w:cs="Calibri"/>
                <w:b/>
                <w:color w:val="FFFFFF"/>
                <w:sz w:val="22"/>
                <w:szCs w:val="22"/>
                <w:lang w:eastAsia="en-CA"/>
              </w:rPr>
            </w:pPr>
            <w:r w:rsidRPr="00077B16">
              <w:rPr>
                <w:rFonts w:asciiTheme="minorHAnsi" w:eastAsia="Times New Roman" w:hAnsiTheme="minorHAnsi" w:cs="Calibri"/>
                <w:b/>
                <w:color w:val="FFFFFF"/>
                <w:sz w:val="22"/>
                <w:szCs w:val="22"/>
                <w:lang w:eastAsia="en-CA"/>
              </w:rPr>
              <w:t>Updates</w:t>
            </w:r>
          </w:p>
          <w:p w14:paraId="16C5B0F8" w14:textId="77777777" w:rsidR="004478CF" w:rsidRPr="00077B16" w:rsidRDefault="0044312E" w:rsidP="0044312E">
            <w:pPr>
              <w:spacing w:before="60" w:after="60" w:line="240" w:lineRule="auto"/>
              <w:ind w:left="0"/>
              <w:rPr>
                <w:rFonts w:asciiTheme="minorHAnsi" w:hAnsiTheme="minorHAnsi"/>
                <w:sz w:val="22"/>
                <w:szCs w:val="22"/>
                <w:lang w:eastAsia="en-CA"/>
              </w:rPr>
            </w:pPr>
            <w:r w:rsidRPr="00077B16">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922EA58" w14:textId="77777777" w:rsidR="00320FA8" w:rsidRDefault="00320FA8" w:rsidP="00320FA8">
            <w:pPr>
              <w:ind w:left="0"/>
              <w:rPr>
                <w:rFonts w:asciiTheme="minorHAnsi" w:hAnsiTheme="minorHAnsi"/>
                <w:sz w:val="22"/>
                <w:szCs w:val="22"/>
                <w:lang w:val="en-US" w:eastAsia="en-CA"/>
              </w:rPr>
            </w:pPr>
            <w:r>
              <w:rPr>
                <w:rFonts w:asciiTheme="minorHAnsi" w:hAnsiTheme="minorHAnsi"/>
                <w:sz w:val="22"/>
                <w:szCs w:val="22"/>
                <w:lang w:val="en-US" w:eastAsia="en-CA"/>
              </w:rPr>
              <w:t>AD 20170324:</w:t>
            </w:r>
          </w:p>
          <w:p w14:paraId="0B84FA0E" w14:textId="47A8A5FF" w:rsidR="00320FA8" w:rsidRPr="00FE2914" w:rsidRDefault="00320FA8"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New </w:t>
            </w:r>
            <w:r w:rsidR="008A0935">
              <w:rPr>
                <w:rFonts w:asciiTheme="minorHAnsi" w:hAnsiTheme="minorHAnsi"/>
                <w:sz w:val="22"/>
                <w:szCs w:val="22"/>
                <w:lang w:val="en-US" w:eastAsia="en-CA"/>
              </w:rPr>
              <w:t xml:space="preserve">coverage </w:t>
            </w:r>
            <w:r>
              <w:rPr>
                <w:rFonts w:asciiTheme="minorHAnsi" w:hAnsiTheme="minorHAnsi"/>
                <w:sz w:val="22"/>
                <w:szCs w:val="22"/>
                <w:lang w:val="en-US" w:eastAsia="en-CA"/>
              </w:rPr>
              <w:t>for val B8</w:t>
            </w:r>
            <w:r w:rsidR="008A0935">
              <w:rPr>
                <w:rFonts w:asciiTheme="minorHAnsi" w:hAnsiTheme="minorHAnsi"/>
                <w:sz w:val="22"/>
                <w:szCs w:val="22"/>
                <w:lang w:val="en-US" w:eastAsia="en-CA"/>
              </w:rPr>
              <w:t>2</w:t>
            </w:r>
            <w:r>
              <w:rPr>
                <w:rFonts w:asciiTheme="minorHAnsi" w:hAnsiTheme="minorHAnsi"/>
                <w:sz w:val="22"/>
                <w:szCs w:val="22"/>
                <w:lang w:val="en-US" w:eastAsia="en-CA"/>
              </w:rPr>
              <w:t xml:space="preserve"> should cover the invalid scenarios that this val was going to catch.  </w:t>
            </w:r>
          </w:p>
          <w:p w14:paraId="07799486" w14:textId="77777777" w:rsidR="001909A8" w:rsidRDefault="001909A8" w:rsidP="005307C9">
            <w:pPr>
              <w:ind w:left="0"/>
              <w:rPr>
                <w:rFonts w:asciiTheme="minorHAnsi" w:hAnsiTheme="minorHAnsi"/>
                <w:sz w:val="22"/>
                <w:szCs w:val="22"/>
                <w:lang w:val="en-US" w:eastAsia="en-CA"/>
              </w:rPr>
            </w:pPr>
            <w:r>
              <w:rPr>
                <w:rFonts w:asciiTheme="minorHAnsi" w:hAnsiTheme="minorHAnsi"/>
                <w:sz w:val="22"/>
                <w:szCs w:val="22"/>
                <w:lang w:val="en-US" w:eastAsia="en-CA"/>
              </w:rPr>
              <w:t>MS 2017</w:t>
            </w:r>
            <w:r w:rsidR="005B4FAE">
              <w:rPr>
                <w:rFonts w:asciiTheme="minorHAnsi" w:hAnsiTheme="minorHAnsi"/>
                <w:sz w:val="22"/>
                <w:szCs w:val="22"/>
                <w:lang w:val="en-US" w:eastAsia="en-CA"/>
              </w:rPr>
              <w:t xml:space="preserve">0320: </w:t>
            </w:r>
          </w:p>
          <w:p w14:paraId="5E439D50" w14:textId="77777777" w:rsidR="005B4FAE" w:rsidRPr="005B4FAE" w:rsidRDefault="005B4FAE"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Joint agreement on removing B84 and bringing B22 from extended model office into Full Office Validations and adding PYA to section applicable for B22. </w:t>
            </w:r>
          </w:p>
          <w:p w14:paraId="62F6EE96" w14:textId="77777777" w:rsidR="00A03B96" w:rsidRDefault="009E13F7" w:rsidP="005307C9">
            <w:pPr>
              <w:ind w:left="0"/>
              <w:rPr>
                <w:rFonts w:asciiTheme="minorHAnsi" w:hAnsiTheme="minorHAnsi"/>
                <w:sz w:val="22"/>
                <w:szCs w:val="22"/>
                <w:lang w:val="en-US" w:eastAsia="en-CA"/>
              </w:rPr>
            </w:pPr>
            <w:r w:rsidRPr="005255C9">
              <w:rPr>
                <w:rFonts w:asciiTheme="minorHAnsi" w:hAnsiTheme="minorHAnsi"/>
                <w:sz w:val="22"/>
                <w:szCs w:val="22"/>
                <w:lang w:val="en-US" w:eastAsia="en-CA"/>
              </w:rPr>
              <w:t xml:space="preserve">AD 20170317: </w:t>
            </w:r>
          </w:p>
          <w:p w14:paraId="09BE7ADC" w14:textId="4DBD6AB6" w:rsidR="00495F49" w:rsidRDefault="009E13F7" w:rsidP="005307C9">
            <w:pPr>
              <w:ind w:left="0"/>
              <w:rPr>
                <w:rFonts w:asciiTheme="minorHAnsi" w:hAnsiTheme="minorHAnsi"/>
                <w:sz w:val="22"/>
                <w:szCs w:val="22"/>
                <w:lang w:val="en-US" w:eastAsia="en-CA"/>
              </w:rPr>
            </w:pPr>
            <w:r w:rsidRPr="00495F49">
              <w:rPr>
                <w:rFonts w:asciiTheme="minorHAnsi" w:hAnsiTheme="minorHAnsi"/>
                <w:sz w:val="22"/>
                <w:szCs w:val="22"/>
                <w:lang w:val="en-US" w:eastAsia="en-CA"/>
              </w:rPr>
              <w:t xml:space="preserve">I agree, if we add val B22 to run for </w:t>
            </w:r>
            <w:r w:rsidR="001C03E4" w:rsidRPr="00495F49">
              <w:rPr>
                <w:rFonts w:asciiTheme="minorHAnsi" w:hAnsiTheme="minorHAnsi"/>
                <w:sz w:val="22"/>
                <w:szCs w:val="22"/>
                <w:lang w:val="en-US" w:eastAsia="en-CA"/>
              </w:rPr>
              <w:t>PYAs</w:t>
            </w:r>
            <w:r w:rsidRPr="00495F49">
              <w:rPr>
                <w:rFonts w:asciiTheme="minorHAnsi" w:hAnsiTheme="minorHAnsi"/>
                <w:sz w:val="22"/>
                <w:szCs w:val="22"/>
                <w:lang w:val="en-US" w:eastAsia="en-CA"/>
              </w:rPr>
              <w:t xml:space="preserve"> we should be covered.  </w:t>
            </w:r>
            <w:r w:rsidR="00386E2D" w:rsidRPr="00DF5128">
              <w:rPr>
                <w:rFonts w:asciiTheme="minorHAnsi" w:hAnsiTheme="minorHAnsi"/>
                <w:sz w:val="22"/>
                <w:szCs w:val="22"/>
                <w:lang w:val="en-US" w:eastAsia="en-CA"/>
              </w:rPr>
              <w:t xml:space="preserve">MS 20170224: </w:t>
            </w:r>
          </w:p>
          <w:p w14:paraId="6B7BEF9C" w14:textId="77777777" w:rsidR="004478CF" w:rsidRPr="00495F49" w:rsidRDefault="00FE03F7" w:rsidP="003410B0">
            <w:pPr>
              <w:pStyle w:val="ListParagraph"/>
              <w:numPr>
                <w:ilvl w:val="0"/>
                <w:numId w:val="8"/>
              </w:numPr>
              <w:rPr>
                <w:rFonts w:asciiTheme="minorHAnsi" w:hAnsiTheme="minorHAnsi"/>
                <w:sz w:val="22"/>
                <w:szCs w:val="22"/>
                <w:lang w:val="en-US" w:eastAsia="en-CA"/>
              </w:rPr>
            </w:pPr>
            <w:r w:rsidRPr="00495F49">
              <w:rPr>
                <w:rFonts w:asciiTheme="minorHAnsi" w:hAnsiTheme="minorHAnsi"/>
                <w:sz w:val="22"/>
                <w:szCs w:val="22"/>
                <w:lang w:val="en-US" w:eastAsia="en-CA"/>
              </w:rPr>
              <w:t>Why could we not add Validation B22 to the Previous Year Adjustment?  The other situations are captured in Validation B23.</w:t>
            </w:r>
            <w:r w:rsidR="00386E2D" w:rsidRPr="00495F49">
              <w:rPr>
                <w:rFonts w:asciiTheme="minorHAnsi" w:hAnsiTheme="minorHAnsi"/>
                <w:sz w:val="22"/>
                <w:szCs w:val="22"/>
                <w:lang w:val="en-US" w:eastAsia="en-CA"/>
              </w:rPr>
              <w:t xml:space="preserve"> </w:t>
            </w:r>
          </w:p>
        </w:tc>
      </w:tr>
    </w:tbl>
    <w:p w14:paraId="4C3440DB" w14:textId="77777777" w:rsidR="001C720E" w:rsidRDefault="001C720E" w:rsidP="009527EA"/>
    <w:p w14:paraId="0BA8FE0F" w14:textId="77777777" w:rsidR="004478CF" w:rsidRPr="006B06A8" w:rsidRDefault="004478CF" w:rsidP="004478CF">
      <w:pPr>
        <w:pStyle w:val="Heading3"/>
      </w:pPr>
      <w:r w:rsidRPr="006B06A8">
        <w:t xml:space="preserve">Validation – </w:t>
      </w:r>
      <w:r w:rsidR="000A6440">
        <w:t>Adjustment Year W</w:t>
      </w:r>
      <w:r w:rsidR="0027269D">
        <w:t>eeks</w:t>
      </w:r>
    </w:p>
    <w:p w14:paraId="6D273986" w14:textId="77777777" w:rsidR="004478CF" w:rsidRPr="006B06A8" w:rsidRDefault="004478CF"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4478CF" w14:paraId="3E29C198"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4D6ACBD" w14:textId="77777777" w:rsidR="004478CF" w:rsidRDefault="004478CF"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AAD873C" w14:textId="77777777" w:rsidR="004478CF" w:rsidRPr="00B464B9" w:rsidRDefault="0027269D" w:rsidP="0040354B">
            <w:pPr>
              <w:pStyle w:val="Heading1"/>
            </w:pPr>
            <w:bookmarkStart w:id="524" w:name="_Toc479243657"/>
            <w:bookmarkStart w:id="525" w:name="_Toc43372867"/>
            <w:r>
              <w:t>B87</w:t>
            </w:r>
            <w:r w:rsidR="004478CF">
              <w:t>_</w:t>
            </w:r>
            <w:r>
              <w:t>Adjustment</w:t>
            </w:r>
            <w:r w:rsidR="003F3897">
              <w:t>Y</w:t>
            </w:r>
            <w:r>
              <w:t>ear</w:t>
            </w:r>
            <w:r w:rsidR="003F3897">
              <w:t>W</w:t>
            </w:r>
            <w:r>
              <w:t>eeks</w:t>
            </w:r>
            <w:r w:rsidR="008B30C3">
              <w:t xml:space="preserve"> (</w:t>
            </w:r>
            <w:r w:rsidR="00495F49">
              <w:t>R</w:t>
            </w:r>
            <w:r w:rsidR="0040354B">
              <w:t>emoved</w:t>
            </w:r>
            <w:r w:rsidR="00495F49">
              <w:t>)</w:t>
            </w:r>
            <w:bookmarkEnd w:id="524"/>
            <w:bookmarkEnd w:id="525"/>
          </w:p>
        </w:tc>
      </w:tr>
      <w:tr w:rsidR="00A7280D" w14:paraId="07F0D75E"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2F4B1EB"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05A6C12" w14:textId="2BF51363" w:rsidR="00A7280D" w:rsidRPr="00495F49" w:rsidRDefault="00551DE2" w:rsidP="009028CF">
            <w:pPr>
              <w:spacing w:before="60" w:after="60" w:line="240" w:lineRule="auto"/>
              <w:ind w:left="0"/>
              <w:rPr>
                <w:rFonts w:asciiTheme="minorHAnsi" w:eastAsia="Times New Roman" w:hAnsiTheme="minorHAnsi" w:cs="Calibri"/>
                <w:strike/>
                <w:color w:val="auto"/>
                <w:sz w:val="22"/>
                <w:szCs w:val="22"/>
                <w:lang w:eastAsia="en-CA"/>
              </w:rPr>
            </w:pPr>
            <w:r>
              <w:rPr>
                <w:rFonts w:asciiTheme="minorHAnsi" w:eastAsia="Times New Roman" w:hAnsiTheme="minorHAnsi" w:cs="Calibri"/>
                <w:strike/>
                <w:color w:val="auto"/>
                <w:sz w:val="22"/>
                <w:szCs w:val="22"/>
                <w:lang w:eastAsia="en-CA"/>
              </w:rPr>
              <w:t>TBD</w:t>
            </w:r>
          </w:p>
        </w:tc>
      </w:tr>
      <w:tr w:rsidR="00A7280D" w14:paraId="61FE960C"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D82E90C"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233382A" w14:textId="2B0CA388" w:rsidR="00A7280D" w:rsidRPr="00495F49" w:rsidRDefault="00551DE2" w:rsidP="009028CF">
            <w:pPr>
              <w:spacing w:before="60" w:after="60" w:line="240" w:lineRule="auto"/>
              <w:ind w:left="0"/>
              <w:rPr>
                <w:rFonts w:asciiTheme="minorHAnsi" w:eastAsia="Times New Roman" w:hAnsiTheme="minorHAnsi" w:cs="Calibri"/>
                <w:strike/>
                <w:color w:val="auto"/>
                <w:sz w:val="22"/>
                <w:szCs w:val="22"/>
                <w:lang w:eastAsia="en-CA"/>
              </w:rPr>
            </w:pPr>
            <w:r>
              <w:rPr>
                <w:rFonts w:asciiTheme="minorHAnsi" w:eastAsia="Times New Roman" w:hAnsiTheme="minorHAnsi" w:cs="Calibri"/>
                <w:strike/>
                <w:color w:val="auto"/>
                <w:sz w:val="22"/>
                <w:szCs w:val="22"/>
                <w:lang w:eastAsia="en-CA"/>
              </w:rPr>
              <w:t>2</w:t>
            </w:r>
            <w:r w:rsidRPr="00551DE2">
              <w:rPr>
                <w:rFonts w:asciiTheme="minorHAnsi" w:eastAsia="Times New Roman" w:hAnsiTheme="minorHAnsi" w:cs="Calibri"/>
                <w:strike/>
                <w:color w:val="auto"/>
                <w:sz w:val="22"/>
                <w:szCs w:val="22"/>
                <w:vertAlign w:val="superscript"/>
                <w:lang w:eastAsia="en-CA"/>
              </w:rPr>
              <w:t>nd</w:t>
            </w:r>
            <w:r>
              <w:rPr>
                <w:rFonts w:asciiTheme="minorHAnsi" w:eastAsia="Times New Roman" w:hAnsiTheme="minorHAnsi" w:cs="Calibri"/>
                <w:strike/>
                <w:color w:val="auto"/>
                <w:sz w:val="22"/>
                <w:szCs w:val="22"/>
                <w:lang w:eastAsia="en-CA"/>
              </w:rPr>
              <w:t xml:space="preserve"> level validation</w:t>
            </w:r>
          </w:p>
        </w:tc>
      </w:tr>
      <w:tr w:rsidR="00A7280D" w14:paraId="23C088C3"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ECF2EAF"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D3EF817" w14:textId="77777777" w:rsidR="00A7280D" w:rsidRPr="00495F49" w:rsidRDefault="00A7280D" w:rsidP="009028CF">
            <w:pPr>
              <w:spacing w:before="60" w:after="60" w:line="240" w:lineRule="auto"/>
              <w:ind w:left="0"/>
              <w:rPr>
                <w:rFonts w:asciiTheme="minorHAnsi" w:eastAsia="Times New Roman" w:hAnsiTheme="minorHAnsi" w:cs="Calibri"/>
                <w:strike/>
                <w:color w:val="auto"/>
                <w:sz w:val="22"/>
                <w:szCs w:val="22"/>
                <w:lang w:eastAsia="en-CA"/>
              </w:rPr>
            </w:pPr>
            <w:r w:rsidRPr="00495F49">
              <w:rPr>
                <w:rFonts w:asciiTheme="minorHAnsi" w:eastAsia="Times New Roman" w:hAnsiTheme="minorHAnsi" w:cs="Calibri"/>
                <w:strike/>
                <w:color w:val="auto"/>
                <w:sz w:val="22"/>
                <w:szCs w:val="22"/>
                <w:lang w:eastAsia="en-CA"/>
              </w:rPr>
              <w:t>Previous Year Adjustment</w:t>
            </w:r>
          </w:p>
        </w:tc>
      </w:tr>
      <w:tr w:rsidR="00A7280D" w14:paraId="7C2B8D6A"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C4B64CD"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366DCA5" w14:textId="77777777" w:rsidR="00A7280D" w:rsidRPr="00495F49" w:rsidRDefault="00A7280D" w:rsidP="0027269D">
            <w:pPr>
              <w:spacing w:before="60" w:after="60" w:line="240" w:lineRule="auto"/>
              <w:ind w:left="0"/>
              <w:rPr>
                <w:rFonts w:asciiTheme="minorHAnsi" w:hAnsiTheme="minorHAnsi"/>
                <w:strike/>
                <w:sz w:val="22"/>
                <w:szCs w:val="22"/>
                <w:lang w:eastAsia="en-CA"/>
              </w:rPr>
            </w:pPr>
            <w:r w:rsidRPr="00495F49">
              <w:rPr>
                <w:rFonts w:asciiTheme="minorHAnsi" w:hAnsiTheme="minorHAnsi"/>
                <w:strike/>
                <w:sz w:val="22"/>
                <w:szCs w:val="22"/>
                <w:lang w:eastAsia="en-CA"/>
              </w:rPr>
              <w:t xml:space="preserve">Warning </w:t>
            </w:r>
          </w:p>
        </w:tc>
      </w:tr>
      <w:tr w:rsidR="00A7280D" w14:paraId="48F3FF69"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DDD15CB"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599D102" w14:textId="77777777" w:rsidR="00A7280D" w:rsidRPr="00495F49" w:rsidRDefault="00A7280D" w:rsidP="009028CF">
            <w:pPr>
              <w:spacing w:before="60" w:after="60" w:line="240" w:lineRule="auto"/>
              <w:ind w:left="0"/>
              <w:rPr>
                <w:rFonts w:asciiTheme="minorHAnsi" w:eastAsia="Times New Roman" w:hAnsiTheme="minorHAnsi" w:cs="Calibri"/>
                <w:strike/>
                <w:color w:val="auto"/>
                <w:sz w:val="22"/>
                <w:szCs w:val="22"/>
                <w:lang w:eastAsia="en-CA"/>
              </w:rPr>
            </w:pPr>
            <w:r w:rsidRPr="00495F49">
              <w:rPr>
                <w:rFonts w:asciiTheme="minorHAnsi" w:hAnsiTheme="minorHAnsi"/>
                <w:strike/>
                <w:sz w:val="22"/>
                <w:szCs w:val="22"/>
                <w:lang w:eastAsia="en-CA"/>
              </w:rPr>
              <w:t>Public</w:t>
            </w:r>
          </w:p>
        </w:tc>
      </w:tr>
      <w:tr w:rsidR="00A7280D" w:rsidRPr="00A61AB1" w14:paraId="3F1550D1"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9A3623"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E1BB222"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78D9EE3" w14:textId="77777777" w:rsidR="00A7280D" w:rsidRPr="00495F49" w:rsidRDefault="00A7280D" w:rsidP="009028CF">
            <w:pPr>
              <w:ind w:left="0"/>
              <w:rPr>
                <w:rFonts w:asciiTheme="minorHAnsi" w:hAnsiTheme="minorHAnsi"/>
                <w:strike/>
                <w:sz w:val="22"/>
                <w:szCs w:val="22"/>
                <w:lang w:val="en-US" w:eastAsia="en-CA"/>
              </w:rPr>
            </w:pPr>
            <w:r w:rsidRPr="00495F49">
              <w:rPr>
                <w:rFonts w:asciiTheme="minorHAnsi" w:hAnsiTheme="minorHAnsi"/>
                <w:strike/>
                <w:sz w:val="22"/>
                <w:szCs w:val="22"/>
                <w:lang w:eastAsia="en-CA"/>
              </w:rPr>
              <w:t>Specific validation to verify If Adjustment Weeks + Weeks on File &gt; Maximum Possible, and the Adjustment Year = MDC Year or MDC Year-1.</w:t>
            </w:r>
          </w:p>
        </w:tc>
      </w:tr>
      <w:tr w:rsidR="00A7280D" w:rsidRPr="009151F9" w14:paraId="2BD7C175"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FCA4069"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D15D7DA" w14:textId="77777777" w:rsidR="00A7280D" w:rsidRPr="00495F49" w:rsidRDefault="00A7280D" w:rsidP="009028CF">
            <w:pPr>
              <w:ind w:left="0"/>
              <w:rPr>
                <w:rFonts w:asciiTheme="minorHAnsi" w:hAnsiTheme="minorHAnsi"/>
                <w:strike/>
                <w:sz w:val="22"/>
                <w:szCs w:val="22"/>
                <w:lang w:eastAsia="en-CA"/>
              </w:rPr>
            </w:pPr>
            <w:r w:rsidRPr="00495F49">
              <w:rPr>
                <w:rFonts w:asciiTheme="minorHAnsi" w:hAnsiTheme="minorHAnsi"/>
                <w:strike/>
                <w:sz w:val="22"/>
                <w:szCs w:val="22"/>
                <w:lang w:eastAsia="en-CA"/>
              </w:rPr>
              <w:t>Produce warning if:</w:t>
            </w:r>
          </w:p>
          <w:p w14:paraId="4A06D2FC" w14:textId="77777777" w:rsidR="00A7280D" w:rsidRPr="00495F49" w:rsidRDefault="00A7280D" w:rsidP="009028CF">
            <w:pPr>
              <w:ind w:left="1440"/>
              <w:rPr>
                <w:rFonts w:asciiTheme="minorHAnsi" w:hAnsiTheme="minorHAnsi"/>
                <w:strike/>
                <w:sz w:val="22"/>
                <w:szCs w:val="22"/>
                <w:lang w:eastAsia="en-CA"/>
              </w:rPr>
            </w:pPr>
            <w:r w:rsidRPr="00495F49">
              <w:rPr>
                <w:rFonts w:asciiTheme="minorHAnsi" w:hAnsiTheme="minorHAnsi"/>
                <w:strike/>
                <w:sz w:val="22"/>
                <w:szCs w:val="22"/>
                <w:lang w:eastAsia="en-CA"/>
              </w:rPr>
              <w:t>File.Weeks + Ariel.Weeks &gt; Max Weeks for File.AdjustmentYear</w:t>
            </w:r>
          </w:p>
          <w:p w14:paraId="02D8F314" w14:textId="77777777" w:rsidR="00A7280D" w:rsidRPr="00495F49" w:rsidRDefault="00A7280D" w:rsidP="009028CF">
            <w:pPr>
              <w:ind w:left="1440"/>
              <w:rPr>
                <w:rFonts w:asciiTheme="minorHAnsi" w:hAnsiTheme="minorHAnsi"/>
                <w:strike/>
                <w:color w:val="auto"/>
                <w:sz w:val="22"/>
                <w:szCs w:val="22"/>
                <w:lang w:eastAsia="en-CA"/>
              </w:rPr>
            </w:pPr>
            <w:r w:rsidRPr="00495F49">
              <w:rPr>
                <w:rFonts w:asciiTheme="minorHAnsi" w:hAnsiTheme="minorHAnsi"/>
                <w:strike/>
                <w:color w:val="auto"/>
                <w:sz w:val="22"/>
                <w:szCs w:val="22"/>
                <w:lang w:eastAsia="en-CA"/>
              </w:rPr>
              <w:t>AND</w:t>
            </w:r>
          </w:p>
          <w:p w14:paraId="57F1FE76" w14:textId="77777777" w:rsidR="00A7280D" w:rsidRPr="00495F49" w:rsidRDefault="00A7280D" w:rsidP="009028CF">
            <w:pPr>
              <w:ind w:left="1440"/>
              <w:rPr>
                <w:rFonts w:asciiTheme="minorHAnsi" w:hAnsiTheme="minorHAnsi"/>
                <w:strike/>
                <w:color w:val="auto"/>
                <w:sz w:val="22"/>
                <w:szCs w:val="22"/>
                <w:lang w:eastAsia="en-CA"/>
              </w:rPr>
            </w:pPr>
            <w:r w:rsidRPr="00495F49">
              <w:rPr>
                <w:rFonts w:asciiTheme="minorHAnsi" w:hAnsiTheme="minorHAnsi"/>
                <w:strike/>
                <w:color w:val="auto"/>
                <w:sz w:val="22"/>
                <w:szCs w:val="22"/>
                <w:lang w:eastAsia="en-CA"/>
              </w:rPr>
              <w:t>(File.AdjustmentYear = MDC Year</w:t>
            </w:r>
          </w:p>
          <w:p w14:paraId="79BBD78C" w14:textId="77777777" w:rsidR="00A7280D" w:rsidRPr="00495F49" w:rsidRDefault="00A7280D" w:rsidP="009028CF">
            <w:pPr>
              <w:ind w:left="1440"/>
              <w:rPr>
                <w:rFonts w:asciiTheme="minorHAnsi" w:hAnsiTheme="minorHAnsi"/>
                <w:strike/>
                <w:color w:val="auto"/>
                <w:sz w:val="22"/>
                <w:szCs w:val="22"/>
                <w:lang w:eastAsia="en-CA"/>
              </w:rPr>
            </w:pPr>
            <w:r w:rsidRPr="00495F49">
              <w:rPr>
                <w:rFonts w:asciiTheme="minorHAnsi" w:hAnsiTheme="minorHAnsi"/>
                <w:strike/>
                <w:color w:val="auto"/>
                <w:sz w:val="22"/>
                <w:szCs w:val="22"/>
                <w:lang w:eastAsia="en-CA"/>
              </w:rPr>
              <w:t>OR</w:t>
            </w:r>
          </w:p>
          <w:p w14:paraId="36490F2B" w14:textId="77777777" w:rsidR="00A7280D" w:rsidRPr="00495F49" w:rsidRDefault="00A7280D" w:rsidP="00E01231">
            <w:pPr>
              <w:ind w:left="1440"/>
              <w:rPr>
                <w:rFonts w:asciiTheme="minorHAnsi" w:hAnsiTheme="minorHAnsi"/>
                <w:strike/>
                <w:sz w:val="22"/>
                <w:szCs w:val="22"/>
                <w:lang w:eastAsia="en-CA"/>
              </w:rPr>
            </w:pPr>
            <w:r w:rsidRPr="00495F49">
              <w:rPr>
                <w:rFonts w:asciiTheme="minorHAnsi" w:hAnsiTheme="minorHAnsi"/>
                <w:strike/>
                <w:color w:val="auto"/>
                <w:sz w:val="22"/>
                <w:szCs w:val="22"/>
                <w:lang w:eastAsia="en-CA"/>
              </w:rPr>
              <w:t>File.AdjustmentYear = MDC Year – 1)</w:t>
            </w:r>
          </w:p>
        </w:tc>
      </w:tr>
      <w:tr w:rsidR="00A7280D" w:rsidRPr="00A61AB1" w14:paraId="455EAC04"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F25815F"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CE0C126" w14:textId="77777777" w:rsidR="00A7280D" w:rsidRPr="00495F49" w:rsidRDefault="00A7280D" w:rsidP="009028CF">
            <w:pPr>
              <w:pStyle w:val="NormalWeb"/>
              <w:spacing w:line="276" w:lineRule="auto"/>
              <w:rPr>
                <w:rFonts w:asciiTheme="minorHAnsi" w:hAnsiTheme="minorHAnsi"/>
                <w:strike/>
                <w:color w:val="000000"/>
                <w:sz w:val="22"/>
                <w:szCs w:val="22"/>
                <w:lang w:val="en-CA"/>
              </w:rPr>
            </w:pPr>
          </w:p>
        </w:tc>
      </w:tr>
      <w:tr w:rsidR="00A7280D" w:rsidRPr="00A61AB1" w14:paraId="753087F2"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BF9EDCB"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E246482" w14:textId="77777777" w:rsidR="00A7280D" w:rsidRPr="00495F49" w:rsidRDefault="00A7280D" w:rsidP="009028CF">
            <w:pPr>
              <w:pStyle w:val="NormalWeb"/>
              <w:spacing w:line="276" w:lineRule="auto"/>
              <w:rPr>
                <w:rFonts w:asciiTheme="minorHAnsi" w:hAnsiTheme="minorHAnsi"/>
                <w:strike/>
                <w:color w:val="000000"/>
                <w:sz w:val="22"/>
                <w:szCs w:val="22"/>
                <w:lang w:val="en-CA"/>
              </w:rPr>
            </w:pPr>
            <w:r w:rsidRPr="00495F49">
              <w:rPr>
                <w:rFonts w:asciiTheme="minorHAnsi" w:hAnsiTheme="minorHAnsi"/>
                <w:strike/>
                <w:color w:val="000000"/>
                <w:sz w:val="22"/>
                <w:szCs w:val="22"/>
                <w:lang w:val="en-CA"/>
              </w:rPr>
              <w:t>If previous year adjustment is a contribution for a Leave of Absence, please complete the Lump Sum Contributions section.  Otherwise, please select a Warning Override.</w:t>
            </w:r>
          </w:p>
        </w:tc>
      </w:tr>
      <w:tr w:rsidR="00A7280D" w:rsidRPr="00A61AB1" w14:paraId="3200537B"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1DC3C02"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8F7048C"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7765750" w14:textId="77777777" w:rsidR="00A7280D" w:rsidRPr="00495F49" w:rsidRDefault="00A7280D" w:rsidP="009028CF">
            <w:pPr>
              <w:spacing w:before="60" w:after="60"/>
              <w:ind w:left="0"/>
              <w:rPr>
                <w:rFonts w:asciiTheme="minorHAnsi" w:hAnsiTheme="minorHAnsi"/>
                <w:strike/>
                <w:sz w:val="22"/>
                <w:szCs w:val="22"/>
                <w:lang w:eastAsia="en-CA"/>
              </w:rPr>
            </w:pPr>
            <w:r w:rsidRPr="00495F49">
              <w:rPr>
                <w:rFonts w:asciiTheme="minorHAnsi" w:hAnsiTheme="minorHAnsi"/>
                <w:strike/>
                <w:sz w:val="22"/>
                <w:szCs w:val="22"/>
              </w:rPr>
              <w:t>If previous year adjustment is a contribution for a Leave of Absence, please complete the Lump Sum Contributions section.  Otherwise, please select a Warning Override.</w:t>
            </w:r>
          </w:p>
        </w:tc>
      </w:tr>
      <w:tr w:rsidR="00A7280D" w:rsidRPr="0085712F" w14:paraId="2389BACA"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8F7118" w14:textId="77777777" w:rsidR="00A7280D" w:rsidRPr="0085712F" w:rsidRDefault="00A7280D" w:rsidP="009028C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6F296A4" w14:textId="77777777" w:rsidR="00A7280D" w:rsidRPr="00495F49" w:rsidRDefault="00A7280D" w:rsidP="00831B15">
            <w:pPr>
              <w:ind w:left="1440"/>
              <w:rPr>
                <w:rFonts w:asciiTheme="minorHAnsi" w:hAnsiTheme="minorHAnsi" w:cs="Calibri"/>
                <w:strike/>
                <w:color w:val="auto"/>
                <w:sz w:val="22"/>
                <w:szCs w:val="22"/>
              </w:rPr>
            </w:pPr>
          </w:p>
        </w:tc>
      </w:tr>
      <w:tr w:rsidR="00A7280D" w:rsidRPr="0085712F" w14:paraId="78841917"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CFAD79" w14:textId="77777777" w:rsidR="00A7280D" w:rsidRPr="0085712F" w:rsidRDefault="00A7280D" w:rsidP="009028CF">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B3EEFD9" w14:textId="77777777" w:rsidR="00A7280D" w:rsidRPr="00495F49" w:rsidRDefault="00A7280D" w:rsidP="009028CF">
            <w:pPr>
              <w:spacing w:before="60" w:after="60" w:line="240" w:lineRule="auto"/>
              <w:ind w:left="0"/>
              <w:rPr>
                <w:rFonts w:asciiTheme="minorHAnsi" w:hAnsiTheme="minorHAnsi"/>
                <w:strike/>
                <w:sz w:val="22"/>
                <w:szCs w:val="22"/>
                <w:lang w:eastAsia="en-CA"/>
              </w:rPr>
            </w:pPr>
            <w:r w:rsidRPr="00495F49">
              <w:rPr>
                <w:rFonts w:asciiTheme="minorHAnsi" w:hAnsiTheme="minorHAnsi"/>
                <w:strike/>
                <w:sz w:val="22"/>
                <w:szCs w:val="22"/>
                <w:lang w:eastAsia="en-CA"/>
              </w:rPr>
              <w:t>Previous Year Adjustment is not a Lump Sum Contribution for a Leave of Absence.</w:t>
            </w:r>
          </w:p>
        </w:tc>
      </w:tr>
      <w:tr w:rsidR="00A7280D" w:rsidRPr="0085712F" w14:paraId="3E939145"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C38F92" w14:textId="77777777" w:rsidR="00A7280D" w:rsidRPr="0085712F"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F67DCEF" w14:textId="77777777" w:rsidR="00A7280D" w:rsidRPr="00495F49" w:rsidRDefault="00A7280D" w:rsidP="009028CF">
            <w:pPr>
              <w:spacing w:before="60" w:after="60" w:line="240" w:lineRule="auto"/>
              <w:ind w:left="0"/>
              <w:rPr>
                <w:rFonts w:asciiTheme="minorHAnsi" w:hAnsiTheme="minorHAnsi"/>
                <w:strike/>
                <w:sz w:val="22"/>
                <w:szCs w:val="22"/>
                <w:lang w:eastAsia="en-CA"/>
              </w:rPr>
            </w:pPr>
            <w:r w:rsidRPr="00495F49">
              <w:rPr>
                <w:rFonts w:asciiTheme="minorHAnsi" w:hAnsiTheme="minorHAnsi"/>
                <w:strike/>
                <w:sz w:val="22"/>
                <w:szCs w:val="22"/>
                <w:lang w:eastAsia="en-CA"/>
              </w:rPr>
              <w:t>For discussion</w:t>
            </w:r>
          </w:p>
        </w:tc>
      </w:tr>
      <w:tr w:rsidR="00A7280D" w:rsidRPr="00314D8B" w14:paraId="6C4ED118"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E38D2BE"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4F9923A"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56B6E53" w14:textId="77777777" w:rsidR="00A7280D" w:rsidRDefault="00A7280D" w:rsidP="00BC4962">
            <w:pPr>
              <w:ind w:left="0"/>
              <w:rPr>
                <w:rFonts w:asciiTheme="minorHAnsi" w:hAnsiTheme="minorHAnsi"/>
                <w:sz w:val="22"/>
                <w:szCs w:val="22"/>
                <w:lang w:val="en-US" w:eastAsia="en-CA"/>
              </w:rPr>
            </w:pPr>
            <w:r>
              <w:rPr>
                <w:rFonts w:asciiTheme="minorHAnsi" w:hAnsiTheme="minorHAnsi"/>
                <w:sz w:val="22"/>
                <w:szCs w:val="22"/>
                <w:lang w:val="en-US" w:eastAsia="en-CA"/>
              </w:rPr>
              <w:t>AD 20170324:</w:t>
            </w:r>
          </w:p>
          <w:p w14:paraId="557422EB" w14:textId="235BAA7E" w:rsidR="00A7280D" w:rsidRPr="00FE2914"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Updates for B184a and b should cover the invalid scenarios that this val was going to catch.  </w:t>
            </w:r>
          </w:p>
          <w:p w14:paraId="636C771F" w14:textId="77777777" w:rsidR="00A7280D" w:rsidRDefault="00A7280D" w:rsidP="00EB4169">
            <w:pPr>
              <w:ind w:left="0"/>
              <w:rPr>
                <w:rFonts w:asciiTheme="minorHAnsi" w:hAnsiTheme="minorHAnsi"/>
                <w:sz w:val="22"/>
                <w:szCs w:val="22"/>
                <w:lang w:val="en-US" w:eastAsia="en-CA"/>
              </w:rPr>
            </w:pPr>
            <w:r>
              <w:rPr>
                <w:rFonts w:asciiTheme="minorHAnsi" w:hAnsiTheme="minorHAnsi"/>
                <w:sz w:val="22"/>
                <w:szCs w:val="22"/>
                <w:lang w:val="en-US" w:eastAsia="en-CA"/>
              </w:rPr>
              <w:t xml:space="preserve">MS 20170320: </w:t>
            </w:r>
          </w:p>
          <w:p w14:paraId="5322D3BA"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MS to check if we can trigger B184’s in the PYA section.</w:t>
            </w:r>
          </w:p>
          <w:p w14:paraId="7A215CE2" w14:textId="6B206308" w:rsidR="00A7280D" w:rsidRPr="005D49FE"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Seeing how B87 was placed to Warning it would not trigger if the B80 Error would appear. If we are removing B87 and saying we will trigger B184’s (a and b) in PYA in its place (which are all Errors) then we would not have a problem.</w:t>
            </w:r>
          </w:p>
          <w:p w14:paraId="6CF553E4" w14:textId="77777777" w:rsidR="00A7280D" w:rsidRPr="00D42B1A"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Possibly bring in B184’s into Full Office Validation document because we are adding the PYA section to scope.</w:t>
            </w:r>
          </w:p>
          <w:p w14:paraId="1AA05388" w14:textId="77777777" w:rsidR="00A7280D" w:rsidRDefault="00A7280D" w:rsidP="00EB4169">
            <w:pPr>
              <w:ind w:left="0"/>
              <w:rPr>
                <w:rFonts w:asciiTheme="minorHAnsi" w:hAnsiTheme="minorHAnsi"/>
                <w:sz w:val="22"/>
                <w:szCs w:val="22"/>
                <w:lang w:val="en-US" w:eastAsia="en-CA"/>
              </w:rPr>
            </w:pPr>
            <w:r w:rsidRPr="005255C9">
              <w:rPr>
                <w:rFonts w:asciiTheme="minorHAnsi" w:hAnsiTheme="minorHAnsi"/>
                <w:sz w:val="22"/>
                <w:szCs w:val="22"/>
                <w:lang w:val="en-US" w:eastAsia="en-CA"/>
              </w:rPr>
              <w:t xml:space="preserve">AD 20170317: </w:t>
            </w:r>
          </w:p>
          <w:p w14:paraId="13B14C12" w14:textId="77777777" w:rsidR="00A7280D" w:rsidRPr="00BC0108" w:rsidRDefault="00A7280D" w:rsidP="003410B0">
            <w:pPr>
              <w:pStyle w:val="ListParagraph"/>
              <w:numPr>
                <w:ilvl w:val="0"/>
                <w:numId w:val="8"/>
              </w:numPr>
              <w:rPr>
                <w:rFonts w:asciiTheme="minorHAnsi" w:hAnsiTheme="minorHAnsi"/>
                <w:sz w:val="22"/>
                <w:szCs w:val="22"/>
                <w:lang w:val="en-US" w:eastAsia="en-CA"/>
              </w:rPr>
            </w:pPr>
            <w:r w:rsidRPr="00BC0108">
              <w:rPr>
                <w:rFonts w:asciiTheme="minorHAnsi" w:hAnsiTheme="minorHAnsi"/>
                <w:sz w:val="22"/>
                <w:szCs w:val="22"/>
                <w:lang w:val="en-US" w:eastAsia="en-CA"/>
              </w:rPr>
              <w:t xml:space="preserve">If val B80 triggers then it should be fine that val B87 does NOT trigger, bc ER should be reporting adjusted data as part of MDC data and NOT as a PYA before annual data has been submitted.  </w:t>
            </w:r>
          </w:p>
          <w:p w14:paraId="13C002D8" w14:textId="77777777" w:rsidR="00A7280D" w:rsidRPr="00495F49" w:rsidRDefault="00A7280D" w:rsidP="003410B0">
            <w:pPr>
              <w:pStyle w:val="ListParagraph"/>
              <w:numPr>
                <w:ilvl w:val="0"/>
                <w:numId w:val="8"/>
              </w:numPr>
              <w:rPr>
                <w:rFonts w:asciiTheme="minorHAnsi" w:hAnsiTheme="minorHAnsi"/>
                <w:sz w:val="22"/>
                <w:szCs w:val="22"/>
                <w:lang w:val="en-US" w:eastAsia="en-CA"/>
              </w:rPr>
            </w:pPr>
            <w:r w:rsidRPr="00495F49">
              <w:rPr>
                <w:rFonts w:asciiTheme="minorHAnsi" w:hAnsiTheme="minorHAnsi"/>
                <w:sz w:val="22"/>
                <w:szCs w:val="22"/>
                <w:lang w:val="en-US" w:eastAsia="en-CA"/>
              </w:rPr>
              <w:t xml:space="preserve">We may be able to eliminate this val if we add vals B184a, b, c to run for PYAs we should be covered.  However, the impact of turning on vals B184a, b, c to run for PYAs will need to be discussed in greater detail between HOOPP and MS and the impact needs to be fully understood. We need to also confirm how vals B80 and vals B184a, b, c will work with each other.  </w:t>
            </w:r>
          </w:p>
          <w:p w14:paraId="4839C3B4" w14:textId="77777777" w:rsidR="00A7280D" w:rsidRDefault="00A7280D" w:rsidP="00EB4169">
            <w:pPr>
              <w:ind w:left="0"/>
              <w:rPr>
                <w:rFonts w:asciiTheme="minorHAnsi" w:hAnsiTheme="minorHAnsi"/>
                <w:sz w:val="22"/>
                <w:szCs w:val="22"/>
                <w:lang w:eastAsia="en-CA"/>
              </w:rPr>
            </w:pPr>
            <w:r>
              <w:rPr>
                <w:rFonts w:asciiTheme="minorHAnsi" w:hAnsiTheme="minorHAnsi"/>
                <w:sz w:val="22"/>
                <w:szCs w:val="22"/>
                <w:lang w:eastAsia="en-CA"/>
              </w:rPr>
              <w:t xml:space="preserve">MS 20170224: </w:t>
            </w:r>
          </w:p>
          <w:p w14:paraId="6B15A2CF" w14:textId="77777777" w:rsidR="00A7280D" w:rsidRPr="00495F49" w:rsidRDefault="00A7280D" w:rsidP="003410B0">
            <w:pPr>
              <w:pStyle w:val="ListParagraph"/>
              <w:numPr>
                <w:ilvl w:val="0"/>
                <w:numId w:val="8"/>
              </w:numPr>
              <w:rPr>
                <w:rFonts w:asciiTheme="minorHAnsi" w:hAnsiTheme="minorHAnsi"/>
                <w:sz w:val="22"/>
                <w:szCs w:val="22"/>
                <w:lang w:val="en-US" w:eastAsia="en-CA"/>
              </w:rPr>
            </w:pPr>
            <w:r w:rsidRPr="00495F49">
              <w:rPr>
                <w:rFonts w:asciiTheme="minorHAnsi" w:hAnsiTheme="minorHAnsi"/>
                <w:sz w:val="22"/>
                <w:szCs w:val="22"/>
                <w:lang w:val="en-US" w:eastAsia="en-CA"/>
              </w:rPr>
              <w:t>B80 will prevent B87 from triggering when Adjustment Year = MDC year</w:t>
            </w:r>
          </w:p>
          <w:p w14:paraId="3813D7E9" w14:textId="77777777" w:rsidR="00A7280D" w:rsidRPr="00495F49" w:rsidRDefault="00A7280D" w:rsidP="003410B0">
            <w:pPr>
              <w:pStyle w:val="ListParagraph"/>
              <w:numPr>
                <w:ilvl w:val="0"/>
                <w:numId w:val="8"/>
              </w:numPr>
              <w:rPr>
                <w:rFonts w:asciiTheme="minorHAnsi" w:hAnsiTheme="minorHAnsi"/>
                <w:sz w:val="22"/>
                <w:szCs w:val="22"/>
                <w:lang w:val="en-US" w:eastAsia="en-CA"/>
              </w:rPr>
            </w:pPr>
            <w:r w:rsidRPr="00495F49">
              <w:rPr>
                <w:rFonts w:asciiTheme="minorHAnsi" w:hAnsiTheme="minorHAnsi"/>
                <w:sz w:val="22"/>
                <w:szCs w:val="22"/>
                <w:lang w:val="en-US" w:eastAsia="en-CA"/>
              </w:rPr>
              <w:t>Please confirm what Max Weeks corresponds to.  Are we calling on the same function as in B184?</w:t>
            </w:r>
          </w:p>
        </w:tc>
      </w:tr>
    </w:tbl>
    <w:p w14:paraId="26B8828D" w14:textId="77777777" w:rsidR="00102564" w:rsidRPr="00DF5128" w:rsidRDefault="00102564" w:rsidP="009527EA">
      <w:pPr>
        <w:rPr>
          <w:lang w:val="en-US"/>
        </w:rPr>
      </w:pPr>
    </w:p>
    <w:p w14:paraId="0F752661" w14:textId="1837272E" w:rsidR="00DB2576" w:rsidRDefault="00DB2576">
      <w:pPr>
        <w:spacing w:before="0" w:after="0" w:line="240" w:lineRule="auto"/>
        <w:ind w:left="0"/>
        <w:rPr>
          <w:lang w:val="en-US"/>
        </w:rPr>
      </w:pPr>
      <w:r>
        <w:rPr>
          <w:lang w:val="en-US"/>
        </w:rPr>
        <w:br w:type="page"/>
      </w:r>
    </w:p>
    <w:p w14:paraId="1C4E11D6" w14:textId="77777777" w:rsidR="001C720E" w:rsidRDefault="001C720E" w:rsidP="009527EA">
      <w:pPr>
        <w:rPr>
          <w:lang w:val="en-US"/>
        </w:rPr>
      </w:pPr>
    </w:p>
    <w:p w14:paraId="7A0EF3DD" w14:textId="77777777" w:rsidR="004478CF" w:rsidRPr="006B06A8" w:rsidRDefault="004478CF" w:rsidP="00B11283">
      <w:pPr>
        <w:pStyle w:val="Heading3"/>
      </w:pPr>
      <w:r w:rsidRPr="006B06A8">
        <w:t xml:space="preserve">Validation – </w:t>
      </w:r>
      <w:r w:rsidR="007B2437">
        <w:t>Membership Status VS Employment End D</w:t>
      </w:r>
      <w:r w:rsidR="001550FF">
        <w:t>ate</w:t>
      </w:r>
    </w:p>
    <w:p w14:paraId="2AAE5D2C" w14:textId="77777777" w:rsidR="004478CF" w:rsidRPr="006B06A8" w:rsidRDefault="004478CF"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4478CF" w14:paraId="7ECF18AE"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392C6F" w14:textId="77777777" w:rsidR="004478CF" w:rsidRDefault="004478CF"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26A9B27" w14:textId="77777777" w:rsidR="004478CF" w:rsidRPr="00AB05E0" w:rsidRDefault="004478CF" w:rsidP="0040354B">
            <w:pPr>
              <w:pStyle w:val="Heading1"/>
              <w:rPr>
                <w:lang w:val="en-US"/>
              </w:rPr>
            </w:pPr>
            <w:bookmarkStart w:id="526" w:name="_Toc479243658"/>
            <w:bookmarkStart w:id="527" w:name="_Toc43372868"/>
            <w:r w:rsidRPr="00AB05E0">
              <w:rPr>
                <w:lang w:val="en-US"/>
              </w:rPr>
              <w:t>B</w:t>
            </w:r>
            <w:r w:rsidR="001550FF" w:rsidRPr="00AB05E0">
              <w:rPr>
                <w:lang w:val="en-US"/>
              </w:rPr>
              <w:t>103</w:t>
            </w:r>
            <w:r w:rsidRPr="00AB05E0">
              <w:rPr>
                <w:lang w:val="en-US"/>
              </w:rPr>
              <w:t>_</w:t>
            </w:r>
            <w:r w:rsidR="00AB05E0" w:rsidRPr="00AB05E0">
              <w:rPr>
                <w:lang w:val="en-US"/>
              </w:rPr>
              <w:t>Membership</w:t>
            </w:r>
            <w:r w:rsidR="00C73DAB">
              <w:rPr>
                <w:lang w:val="en-US"/>
              </w:rPr>
              <w:t>S</w:t>
            </w:r>
            <w:r w:rsidR="00AB05E0" w:rsidRPr="00AB05E0">
              <w:rPr>
                <w:lang w:val="en-US"/>
              </w:rPr>
              <w:t>tat</w:t>
            </w:r>
            <w:r w:rsidR="00771613">
              <w:rPr>
                <w:lang w:val="en-US"/>
              </w:rPr>
              <w:t>u</w:t>
            </w:r>
            <w:r w:rsidR="00AB05E0" w:rsidRPr="00AB05E0">
              <w:rPr>
                <w:lang w:val="en-US"/>
              </w:rPr>
              <w:t>s</w:t>
            </w:r>
            <w:r w:rsidR="00C73DAB">
              <w:rPr>
                <w:lang w:val="en-US"/>
              </w:rPr>
              <w:t>VSE</w:t>
            </w:r>
            <w:r w:rsidR="00AB05E0" w:rsidRPr="00AB05E0">
              <w:rPr>
                <w:lang w:val="en-US"/>
              </w:rPr>
              <w:t>mployment</w:t>
            </w:r>
            <w:r w:rsidR="00771613">
              <w:rPr>
                <w:lang w:val="en-US"/>
              </w:rPr>
              <w:t>End</w:t>
            </w:r>
            <w:r w:rsidR="00C73DAB">
              <w:rPr>
                <w:lang w:val="en-US"/>
              </w:rPr>
              <w:t>D</w:t>
            </w:r>
            <w:r w:rsidR="00AB05E0" w:rsidRPr="00AB05E0">
              <w:rPr>
                <w:lang w:val="en-US"/>
              </w:rPr>
              <w:t>ate</w:t>
            </w:r>
            <w:r w:rsidR="00980147">
              <w:rPr>
                <w:lang w:val="en-US"/>
              </w:rPr>
              <w:t xml:space="preserve"> </w:t>
            </w:r>
            <w:r w:rsidR="00980147">
              <w:t>(R</w:t>
            </w:r>
            <w:r w:rsidR="0040354B">
              <w:t>emoved</w:t>
            </w:r>
            <w:r w:rsidR="00980147">
              <w:t>)</w:t>
            </w:r>
            <w:bookmarkEnd w:id="526"/>
            <w:bookmarkEnd w:id="527"/>
          </w:p>
        </w:tc>
      </w:tr>
      <w:tr w:rsidR="00A7280D" w14:paraId="76241A79"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F2D29B"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38666D7" w14:textId="54842BE8" w:rsidR="00A7280D" w:rsidRPr="00F269D9" w:rsidRDefault="00551DE2" w:rsidP="009028CF">
            <w:pPr>
              <w:spacing w:before="60" w:after="60" w:line="240" w:lineRule="auto"/>
              <w:ind w:left="0"/>
              <w:rPr>
                <w:rFonts w:asciiTheme="minorHAnsi" w:eastAsia="Times New Roman" w:hAnsiTheme="minorHAnsi" w:cs="Calibri"/>
                <w:strike/>
                <w:color w:val="auto"/>
                <w:sz w:val="22"/>
                <w:szCs w:val="22"/>
                <w:lang w:eastAsia="en-CA"/>
              </w:rPr>
            </w:pPr>
            <w:r>
              <w:rPr>
                <w:rFonts w:asciiTheme="minorHAnsi" w:eastAsia="Times New Roman" w:hAnsiTheme="minorHAnsi" w:cs="Calibri"/>
                <w:strike/>
                <w:color w:val="auto"/>
                <w:sz w:val="22"/>
                <w:szCs w:val="22"/>
                <w:lang w:eastAsia="en-CA"/>
              </w:rPr>
              <w:t xml:space="preserve">TBD </w:t>
            </w:r>
          </w:p>
        </w:tc>
      </w:tr>
      <w:tr w:rsidR="00A7280D" w14:paraId="198CEC66"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2188206"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14119F0" w14:textId="1231161C" w:rsidR="00A7280D" w:rsidRPr="00F269D9" w:rsidRDefault="00551DE2" w:rsidP="009028CF">
            <w:pPr>
              <w:spacing w:before="60" w:after="60" w:line="240" w:lineRule="auto"/>
              <w:ind w:left="0"/>
              <w:rPr>
                <w:rFonts w:asciiTheme="minorHAnsi" w:eastAsia="Times New Roman" w:hAnsiTheme="minorHAnsi" w:cs="Calibri"/>
                <w:strike/>
                <w:color w:val="auto"/>
                <w:sz w:val="22"/>
                <w:szCs w:val="22"/>
                <w:lang w:eastAsia="en-CA"/>
              </w:rPr>
            </w:pPr>
            <w:r>
              <w:rPr>
                <w:rFonts w:asciiTheme="minorHAnsi" w:eastAsia="Times New Roman" w:hAnsiTheme="minorHAnsi" w:cs="Calibri"/>
                <w:strike/>
                <w:color w:val="auto"/>
                <w:sz w:val="22"/>
                <w:szCs w:val="22"/>
                <w:lang w:eastAsia="en-CA"/>
              </w:rPr>
              <w:t>2</w:t>
            </w:r>
            <w:r w:rsidRPr="00551DE2">
              <w:rPr>
                <w:rFonts w:asciiTheme="minorHAnsi" w:eastAsia="Times New Roman" w:hAnsiTheme="minorHAnsi" w:cs="Calibri"/>
                <w:strike/>
                <w:color w:val="auto"/>
                <w:sz w:val="22"/>
                <w:szCs w:val="22"/>
                <w:vertAlign w:val="superscript"/>
                <w:lang w:eastAsia="en-CA"/>
              </w:rPr>
              <w:t>nd</w:t>
            </w:r>
            <w:r>
              <w:rPr>
                <w:rFonts w:asciiTheme="minorHAnsi" w:eastAsia="Times New Roman" w:hAnsiTheme="minorHAnsi" w:cs="Calibri"/>
                <w:strike/>
                <w:color w:val="auto"/>
                <w:sz w:val="22"/>
                <w:szCs w:val="22"/>
                <w:lang w:eastAsia="en-CA"/>
              </w:rPr>
              <w:t xml:space="preserve"> level validation</w:t>
            </w:r>
          </w:p>
        </w:tc>
      </w:tr>
      <w:tr w:rsidR="00A7280D" w14:paraId="6DBED2F8"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E55C139"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AE27C13" w14:textId="77777777" w:rsidR="00A7280D" w:rsidRPr="00F269D9" w:rsidRDefault="00A7280D" w:rsidP="009028CF">
            <w:pPr>
              <w:spacing w:before="60" w:after="60" w:line="240" w:lineRule="auto"/>
              <w:ind w:left="0"/>
              <w:rPr>
                <w:rFonts w:asciiTheme="minorHAnsi" w:eastAsia="Times New Roman" w:hAnsiTheme="minorHAnsi" w:cs="Calibri"/>
                <w:strike/>
                <w:color w:val="auto"/>
                <w:sz w:val="22"/>
                <w:szCs w:val="22"/>
                <w:lang w:eastAsia="en-CA"/>
              </w:rPr>
            </w:pPr>
            <w:r w:rsidRPr="00F269D9">
              <w:rPr>
                <w:rFonts w:asciiTheme="minorHAnsi" w:eastAsia="Times New Roman" w:hAnsiTheme="minorHAnsi" w:cs="Calibri"/>
                <w:strike/>
                <w:color w:val="auto"/>
                <w:sz w:val="22"/>
                <w:szCs w:val="22"/>
                <w:lang w:eastAsia="en-CA"/>
              </w:rPr>
              <w:t>Retirement Notice</w:t>
            </w:r>
          </w:p>
        </w:tc>
      </w:tr>
      <w:tr w:rsidR="00A7280D" w14:paraId="1901FC10"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CB06DC7"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7704489" w14:textId="77777777" w:rsidR="00A7280D" w:rsidRPr="00F269D9" w:rsidRDefault="00A7280D" w:rsidP="00AB05E0">
            <w:pPr>
              <w:spacing w:before="60" w:after="60" w:line="240" w:lineRule="auto"/>
              <w:ind w:left="0"/>
              <w:rPr>
                <w:rFonts w:asciiTheme="minorHAnsi" w:hAnsiTheme="minorHAnsi"/>
                <w:strike/>
                <w:sz w:val="22"/>
                <w:szCs w:val="22"/>
                <w:lang w:eastAsia="en-CA"/>
              </w:rPr>
            </w:pPr>
            <w:r w:rsidRPr="00F269D9">
              <w:rPr>
                <w:rFonts w:asciiTheme="minorHAnsi" w:hAnsiTheme="minorHAnsi"/>
                <w:strike/>
                <w:sz w:val="22"/>
                <w:szCs w:val="22"/>
                <w:lang w:eastAsia="en-CA"/>
              </w:rPr>
              <w:t xml:space="preserve">Complete Member Error </w:t>
            </w:r>
          </w:p>
        </w:tc>
      </w:tr>
      <w:tr w:rsidR="00A7280D" w14:paraId="2F06B281"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C2F9F71"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A04A3A4" w14:textId="77777777" w:rsidR="00A7280D" w:rsidRPr="00F269D9" w:rsidRDefault="00A7280D" w:rsidP="009028CF">
            <w:pPr>
              <w:spacing w:before="60" w:after="60" w:line="240" w:lineRule="auto"/>
              <w:ind w:left="0"/>
              <w:rPr>
                <w:rFonts w:asciiTheme="minorHAnsi" w:eastAsia="Times New Roman" w:hAnsiTheme="minorHAnsi" w:cs="Calibri"/>
                <w:strike/>
                <w:color w:val="auto"/>
                <w:sz w:val="22"/>
                <w:szCs w:val="22"/>
                <w:lang w:eastAsia="en-CA"/>
              </w:rPr>
            </w:pPr>
            <w:r w:rsidRPr="00F269D9">
              <w:rPr>
                <w:rFonts w:asciiTheme="minorHAnsi" w:hAnsiTheme="minorHAnsi"/>
                <w:strike/>
                <w:sz w:val="22"/>
                <w:szCs w:val="22"/>
                <w:lang w:eastAsia="en-CA"/>
              </w:rPr>
              <w:t>Public</w:t>
            </w:r>
          </w:p>
        </w:tc>
      </w:tr>
      <w:tr w:rsidR="00A7280D" w:rsidRPr="00A61AB1" w14:paraId="59E5C06C"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EFAD63B"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7F96754"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5FDEFCF" w14:textId="77777777" w:rsidR="00A7280D" w:rsidRPr="00F269D9" w:rsidRDefault="00A7280D" w:rsidP="00AB05E0">
            <w:pPr>
              <w:ind w:left="0"/>
              <w:rPr>
                <w:rFonts w:asciiTheme="minorHAnsi" w:hAnsiTheme="minorHAnsi"/>
                <w:strike/>
                <w:sz w:val="22"/>
                <w:szCs w:val="22"/>
                <w:lang w:val="en-US" w:eastAsia="en-CA"/>
              </w:rPr>
            </w:pPr>
            <w:r w:rsidRPr="00F269D9">
              <w:rPr>
                <w:rFonts w:asciiTheme="minorHAnsi" w:hAnsiTheme="minorHAnsi"/>
                <w:strike/>
                <w:color w:val="auto"/>
                <w:sz w:val="22"/>
                <w:szCs w:val="22"/>
                <w:lang w:eastAsia="en-CA"/>
              </w:rPr>
              <w:t>Specific validation to verify that file status data matches Record (Database)</w:t>
            </w:r>
          </w:p>
        </w:tc>
      </w:tr>
      <w:tr w:rsidR="00A7280D" w:rsidRPr="009151F9" w14:paraId="1E5E35B6"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E13E279"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BE423BC" w14:textId="77777777" w:rsidR="00A7280D" w:rsidRPr="00F269D9" w:rsidRDefault="00A7280D" w:rsidP="00D14913">
            <w:pPr>
              <w:ind w:left="0"/>
              <w:rPr>
                <w:rFonts w:asciiTheme="minorHAnsi" w:hAnsiTheme="minorHAnsi"/>
                <w:strike/>
                <w:sz w:val="22"/>
                <w:szCs w:val="22"/>
                <w:lang w:eastAsia="en-CA"/>
              </w:rPr>
            </w:pPr>
            <w:r w:rsidRPr="00F269D9">
              <w:rPr>
                <w:rFonts w:asciiTheme="minorHAnsi" w:hAnsiTheme="minorHAnsi"/>
                <w:strike/>
                <w:sz w:val="22"/>
                <w:szCs w:val="22"/>
                <w:lang w:eastAsia="en-CA"/>
              </w:rPr>
              <w:t xml:space="preserve">Reject the member if:              </w:t>
            </w:r>
          </w:p>
          <w:p w14:paraId="3A3BACBA" w14:textId="77777777" w:rsidR="00A7280D" w:rsidRPr="00F269D9" w:rsidRDefault="00A7280D" w:rsidP="008B640D">
            <w:pPr>
              <w:ind w:left="0"/>
              <w:rPr>
                <w:rFonts w:asciiTheme="minorHAnsi" w:hAnsiTheme="minorHAnsi"/>
                <w:strike/>
                <w:sz w:val="22"/>
                <w:szCs w:val="22"/>
                <w:lang w:eastAsia="en-CA"/>
              </w:rPr>
            </w:pPr>
            <w:r w:rsidRPr="00F269D9">
              <w:rPr>
                <w:rFonts w:asciiTheme="minorHAnsi" w:hAnsiTheme="minorHAnsi"/>
                <w:strike/>
                <w:sz w:val="22"/>
                <w:szCs w:val="22"/>
                <w:lang w:eastAsia="en-CA"/>
              </w:rPr>
              <w:t xml:space="preserve">If Ariel.Employment.OtherInformation </w:t>
            </w:r>
            <w:r w:rsidRPr="00F269D9">
              <w:rPr>
                <w:rFonts w:ascii="Segoe UI" w:hAnsi="Segoe UI" w:cs="Segoe UI"/>
                <w:strike/>
              </w:rPr>
              <w:t>&lt;&gt;</w:t>
            </w:r>
            <w:r w:rsidRPr="00F269D9">
              <w:rPr>
                <w:rFonts w:asciiTheme="minorHAnsi" w:hAnsiTheme="minorHAnsi"/>
                <w:strike/>
                <w:sz w:val="24"/>
                <w:szCs w:val="22"/>
                <w:lang w:eastAsia="en-CA"/>
              </w:rPr>
              <w:t xml:space="preserve"> null for the Employer being                   processed.</w:t>
            </w:r>
          </w:p>
        </w:tc>
      </w:tr>
      <w:tr w:rsidR="00A7280D" w:rsidRPr="00A61AB1" w14:paraId="067A8F77"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3F4E4D"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AABA8E0" w14:textId="77777777" w:rsidR="00A7280D" w:rsidRPr="00F269D9" w:rsidRDefault="00A7280D" w:rsidP="009028CF">
            <w:pPr>
              <w:pStyle w:val="NormalWeb"/>
              <w:spacing w:line="276" w:lineRule="auto"/>
              <w:rPr>
                <w:rFonts w:asciiTheme="minorHAnsi" w:hAnsiTheme="minorHAnsi"/>
                <w:strike/>
                <w:color w:val="000000"/>
                <w:sz w:val="22"/>
                <w:szCs w:val="22"/>
                <w:lang w:val="en-CA"/>
              </w:rPr>
            </w:pPr>
          </w:p>
        </w:tc>
      </w:tr>
      <w:tr w:rsidR="00A7280D" w:rsidRPr="00A61AB1" w14:paraId="064B901F"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6DE85E6"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1C38ED6" w14:textId="77777777" w:rsidR="00A7280D" w:rsidRPr="00F269D9" w:rsidRDefault="00A7280D" w:rsidP="009028CF">
            <w:pPr>
              <w:pStyle w:val="NormalWeb"/>
              <w:spacing w:line="276" w:lineRule="auto"/>
              <w:rPr>
                <w:rFonts w:asciiTheme="minorHAnsi" w:hAnsiTheme="minorHAnsi"/>
                <w:strike/>
                <w:color w:val="000000"/>
                <w:sz w:val="22"/>
                <w:szCs w:val="22"/>
                <w:lang w:val="en-CA"/>
              </w:rPr>
            </w:pPr>
            <w:r w:rsidRPr="00F269D9">
              <w:rPr>
                <w:rFonts w:asciiTheme="minorHAnsi" w:hAnsiTheme="minorHAnsi"/>
                <w:strike/>
                <w:color w:val="000000"/>
                <w:sz w:val="22"/>
                <w:szCs w:val="22"/>
                <w:lang w:val="en-CA"/>
              </w:rPr>
              <w:t>A retirement request already exist for this Member.</w:t>
            </w:r>
          </w:p>
        </w:tc>
      </w:tr>
      <w:tr w:rsidR="00A7280D" w:rsidRPr="00A61AB1" w14:paraId="201F41EE"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BE4A9B7"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E4F8AA7"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C86F2D9" w14:textId="77777777" w:rsidR="00A7280D" w:rsidRPr="00F269D9" w:rsidRDefault="00A7280D" w:rsidP="009028CF">
            <w:pPr>
              <w:spacing w:before="60" w:after="60"/>
              <w:ind w:left="0"/>
              <w:rPr>
                <w:rFonts w:asciiTheme="minorHAnsi" w:hAnsiTheme="minorHAnsi"/>
                <w:strike/>
                <w:sz w:val="22"/>
                <w:szCs w:val="22"/>
                <w:lang w:eastAsia="en-CA"/>
              </w:rPr>
            </w:pPr>
            <w:r w:rsidRPr="00F269D9">
              <w:rPr>
                <w:rFonts w:asciiTheme="minorHAnsi" w:hAnsiTheme="minorHAnsi"/>
                <w:strike/>
                <w:sz w:val="22"/>
                <w:szCs w:val="22"/>
              </w:rPr>
              <w:t>A retirement request already exist for this Member.</w:t>
            </w:r>
          </w:p>
        </w:tc>
      </w:tr>
      <w:tr w:rsidR="00A7280D" w:rsidRPr="0085712F" w14:paraId="347FD4B6"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A310BCB" w14:textId="77777777" w:rsidR="00A7280D" w:rsidRPr="0085712F" w:rsidRDefault="00A7280D" w:rsidP="009028C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69E5DC2" w14:textId="77777777" w:rsidR="00A7280D" w:rsidRPr="00F269D9" w:rsidRDefault="00A7280D" w:rsidP="008E1383">
            <w:pPr>
              <w:ind w:left="0"/>
              <w:rPr>
                <w:rFonts w:asciiTheme="minorHAnsi" w:hAnsiTheme="minorHAnsi" w:cs="Calibri"/>
                <w:strike/>
                <w:color w:val="auto"/>
                <w:sz w:val="22"/>
                <w:szCs w:val="22"/>
              </w:rPr>
            </w:pPr>
          </w:p>
        </w:tc>
      </w:tr>
      <w:tr w:rsidR="00A7280D" w:rsidRPr="0085712F" w14:paraId="228A26ED"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102010" w14:textId="77777777" w:rsidR="00A7280D" w:rsidRPr="0085712F" w:rsidRDefault="00A7280D" w:rsidP="009028CF">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0AAC667" w14:textId="77777777" w:rsidR="00A7280D" w:rsidRPr="00F269D9" w:rsidRDefault="00A7280D" w:rsidP="009028CF">
            <w:pPr>
              <w:spacing w:before="60" w:after="60" w:line="240" w:lineRule="auto"/>
              <w:ind w:left="0"/>
              <w:rPr>
                <w:rFonts w:asciiTheme="minorHAnsi" w:hAnsiTheme="minorHAnsi"/>
                <w:strike/>
                <w:sz w:val="22"/>
                <w:szCs w:val="22"/>
                <w:lang w:eastAsia="en-CA"/>
              </w:rPr>
            </w:pPr>
            <w:r w:rsidRPr="00F269D9">
              <w:rPr>
                <w:rFonts w:asciiTheme="minorHAnsi" w:hAnsiTheme="minorHAnsi"/>
                <w:strike/>
                <w:sz w:val="22"/>
                <w:szCs w:val="22"/>
                <w:lang w:eastAsia="en-CA"/>
              </w:rPr>
              <w:t>None</w:t>
            </w:r>
          </w:p>
        </w:tc>
      </w:tr>
      <w:tr w:rsidR="00A7280D" w:rsidRPr="0085712F" w14:paraId="527593AF"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9040CD8" w14:textId="77777777" w:rsidR="00A7280D" w:rsidRPr="0085712F"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B6D7D88" w14:textId="77777777" w:rsidR="00A7280D" w:rsidRPr="00F269D9" w:rsidRDefault="00A7280D" w:rsidP="009028CF">
            <w:pPr>
              <w:spacing w:before="60" w:after="60" w:line="240" w:lineRule="auto"/>
              <w:ind w:left="0"/>
              <w:rPr>
                <w:rFonts w:asciiTheme="minorHAnsi" w:hAnsiTheme="minorHAnsi"/>
                <w:strike/>
                <w:sz w:val="22"/>
                <w:szCs w:val="22"/>
                <w:lang w:eastAsia="en-CA"/>
              </w:rPr>
            </w:pPr>
          </w:p>
        </w:tc>
      </w:tr>
      <w:tr w:rsidR="00A7280D" w:rsidRPr="0085712F" w14:paraId="6E705971"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AF9325"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1AC9B82"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5D66C05" w14:textId="77777777" w:rsidR="00A7280D" w:rsidRDefault="00A7280D" w:rsidP="00980147">
            <w:pPr>
              <w:ind w:left="0"/>
              <w:rPr>
                <w:rFonts w:asciiTheme="minorHAnsi" w:hAnsiTheme="minorHAnsi"/>
                <w:sz w:val="22"/>
                <w:szCs w:val="22"/>
                <w:lang w:val="en-US" w:eastAsia="en-CA"/>
              </w:rPr>
            </w:pPr>
            <w:r>
              <w:rPr>
                <w:rFonts w:asciiTheme="minorHAnsi" w:hAnsiTheme="minorHAnsi"/>
                <w:sz w:val="22"/>
                <w:szCs w:val="22"/>
                <w:lang w:val="en-US" w:eastAsia="en-CA"/>
              </w:rPr>
              <w:t>AD 20170330:</w:t>
            </w:r>
          </w:p>
          <w:p w14:paraId="3A6D9C02" w14:textId="1066EEFA" w:rsidR="00A7280D" w:rsidRPr="00551DE2" w:rsidRDefault="00A7280D" w:rsidP="00383F9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This val can be removed as logic for B138 covers the check on reception of retirement.</w:t>
            </w:r>
          </w:p>
          <w:p w14:paraId="1A06D890" w14:textId="77777777" w:rsidR="00A7280D" w:rsidRDefault="00A7280D" w:rsidP="00D1590D">
            <w:pPr>
              <w:ind w:left="0"/>
              <w:rPr>
                <w:rFonts w:asciiTheme="minorHAnsi" w:hAnsiTheme="minorHAnsi"/>
                <w:sz w:val="22"/>
                <w:szCs w:val="22"/>
                <w:lang w:val="en-US" w:eastAsia="en-CA"/>
              </w:rPr>
            </w:pPr>
            <w:r>
              <w:rPr>
                <w:rFonts w:asciiTheme="minorHAnsi" w:hAnsiTheme="minorHAnsi"/>
                <w:sz w:val="22"/>
                <w:szCs w:val="22"/>
                <w:lang w:val="en-US" w:eastAsia="en-CA"/>
              </w:rPr>
              <w:t>CS 20170327:</w:t>
            </w:r>
          </w:p>
          <w:p w14:paraId="13AECC01" w14:textId="77777777" w:rsidR="00A7280D" w:rsidRPr="00F269D9" w:rsidRDefault="00A7280D" w:rsidP="00383F9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Message to be removed as B138 covers the check on reception of retirement.</w:t>
            </w:r>
          </w:p>
          <w:p w14:paraId="33D504FA" w14:textId="77777777" w:rsidR="00A7280D" w:rsidRDefault="00A7280D" w:rsidP="00D1590D">
            <w:pPr>
              <w:ind w:left="0"/>
              <w:rPr>
                <w:rFonts w:asciiTheme="minorHAnsi" w:hAnsiTheme="minorHAnsi"/>
                <w:sz w:val="22"/>
                <w:szCs w:val="22"/>
                <w:lang w:val="en-US" w:eastAsia="en-CA"/>
              </w:rPr>
            </w:pPr>
          </w:p>
          <w:p w14:paraId="0E2CB0A8" w14:textId="77777777" w:rsidR="00A7280D" w:rsidRDefault="00A7280D" w:rsidP="00D1590D">
            <w:pPr>
              <w:ind w:left="0"/>
              <w:rPr>
                <w:rFonts w:asciiTheme="minorHAnsi" w:hAnsiTheme="minorHAnsi"/>
                <w:sz w:val="22"/>
                <w:szCs w:val="22"/>
                <w:lang w:val="en-US" w:eastAsia="en-CA"/>
              </w:rPr>
            </w:pPr>
            <w:r>
              <w:rPr>
                <w:rFonts w:asciiTheme="minorHAnsi" w:hAnsiTheme="minorHAnsi"/>
                <w:sz w:val="22"/>
                <w:szCs w:val="22"/>
                <w:lang w:val="en-US" w:eastAsia="en-CA"/>
              </w:rPr>
              <w:t>AD 20170322</w:t>
            </w:r>
            <w:r w:rsidRPr="005255C9">
              <w:rPr>
                <w:rFonts w:asciiTheme="minorHAnsi" w:hAnsiTheme="minorHAnsi"/>
                <w:sz w:val="22"/>
                <w:szCs w:val="22"/>
                <w:lang w:val="en-US" w:eastAsia="en-CA"/>
              </w:rPr>
              <w:t xml:space="preserve">: </w:t>
            </w:r>
          </w:p>
          <w:p w14:paraId="6381DB98" w14:textId="77777777" w:rsidR="00A7280D" w:rsidRDefault="00A7280D" w:rsidP="00383F9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This was a MS OOTB val.  However, I think the logic for this val is covered by val B138?  </w:t>
            </w:r>
          </w:p>
          <w:p w14:paraId="07D249C3" w14:textId="77777777" w:rsidR="00A7280D" w:rsidRDefault="00A7280D" w:rsidP="00383F9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Can MS please provide additional details as to what this val was supposed to be doing?  </w:t>
            </w:r>
          </w:p>
          <w:p w14:paraId="296474C4" w14:textId="77777777" w:rsidR="00A7280D" w:rsidRDefault="00A7280D" w:rsidP="00383F9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If this val is doing the same as val B138, this val can be removed.  I believe val B138 has already be implemented?  </w:t>
            </w:r>
          </w:p>
          <w:p w14:paraId="0DE03C27" w14:textId="77777777" w:rsidR="00A7280D" w:rsidRPr="00F269D9" w:rsidRDefault="00A7280D" w:rsidP="00F269D9">
            <w:pPr>
              <w:ind w:left="360"/>
              <w:rPr>
                <w:rFonts w:asciiTheme="minorHAnsi" w:hAnsiTheme="minorHAnsi"/>
                <w:sz w:val="22"/>
                <w:szCs w:val="22"/>
                <w:lang w:eastAsia="en-CA"/>
              </w:rPr>
            </w:pPr>
          </w:p>
        </w:tc>
      </w:tr>
    </w:tbl>
    <w:p w14:paraId="67242382" w14:textId="77777777" w:rsidR="00AB05E0" w:rsidRDefault="00AB05E0" w:rsidP="009527EA"/>
    <w:p w14:paraId="749AF79C" w14:textId="77777777" w:rsidR="00331672" w:rsidRPr="00FC5F08" w:rsidRDefault="00771613" w:rsidP="00331672">
      <w:pPr>
        <w:pStyle w:val="Heading3"/>
      </w:pPr>
      <w:r>
        <w:br w:type="page"/>
      </w:r>
      <w:r w:rsidR="00331672" w:rsidRPr="006B06A8">
        <w:t xml:space="preserve">Validation – </w:t>
      </w:r>
      <w:r w:rsidR="00331672" w:rsidRPr="00D40926">
        <w:t>Future</w:t>
      </w:r>
      <w:r w:rsidR="00331672">
        <w:t xml:space="preserve"> </w:t>
      </w:r>
      <w:r w:rsidR="00331672" w:rsidRPr="00D40926">
        <w:t>Dated</w:t>
      </w:r>
      <w:r w:rsidR="00331672">
        <w:t xml:space="preserve"> </w:t>
      </w:r>
      <w:r w:rsidR="00331672" w:rsidRPr="00D40926">
        <w:t>Retirement</w:t>
      </w:r>
    </w:p>
    <w:p w14:paraId="7819FFB3" w14:textId="77777777" w:rsidR="00331672" w:rsidRPr="006B06A8" w:rsidRDefault="00331672" w:rsidP="00331672">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331672" w14:paraId="244A448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7362C0"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1DA028CF" w14:textId="77777777" w:rsidR="00331672" w:rsidRPr="000862E2" w:rsidRDefault="00331672" w:rsidP="009E5AA0">
            <w:pPr>
              <w:pStyle w:val="Heading1"/>
            </w:pPr>
            <w:bookmarkStart w:id="528" w:name="_Toc43372869"/>
            <w:r>
              <w:rPr>
                <w:rFonts w:cs="Calibri"/>
              </w:rPr>
              <w:t>B104_</w:t>
            </w:r>
            <w:r w:rsidRPr="002A35B8">
              <w:rPr>
                <w:rFonts w:cs="Calibri"/>
              </w:rPr>
              <w:t>Me</w:t>
            </w:r>
            <w:r>
              <w:rPr>
                <w:rFonts w:cs="Calibri"/>
              </w:rPr>
              <w:t>ssage</w:t>
            </w:r>
            <w:bookmarkEnd w:id="528"/>
          </w:p>
        </w:tc>
      </w:tr>
      <w:tr w:rsidR="00331672" w14:paraId="20F2A15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03297EC"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FFB2621" w14:textId="77777777" w:rsidR="00331672" w:rsidRPr="000862E2" w:rsidRDefault="00331672" w:rsidP="009E5AA0">
            <w:pPr>
              <w:spacing w:before="60" w:after="60" w:line="240" w:lineRule="auto"/>
              <w:ind w:left="0"/>
              <w:rPr>
                <w:rFonts w:asciiTheme="minorHAnsi" w:eastAsia="Times New Roman" w:hAnsiTheme="minorHAnsi" w:cs="Calibri"/>
                <w:color w:val="auto"/>
                <w:sz w:val="22"/>
                <w:szCs w:val="22"/>
                <w:lang w:eastAsia="en-CA"/>
              </w:rPr>
            </w:pPr>
            <w:r w:rsidRPr="00FF60F3">
              <w:rPr>
                <w:rFonts w:asciiTheme="minorHAnsi" w:eastAsia="Times New Roman" w:hAnsiTheme="minorHAnsi" w:cs="Calibri"/>
                <w:color w:val="auto"/>
                <w:sz w:val="22"/>
                <w:szCs w:val="22"/>
                <w:lang w:eastAsia="en-CA"/>
              </w:rPr>
              <w:t>5605</w:t>
            </w:r>
          </w:p>
        </w:tc>
      </w:tr>
      <w:tr w:rsidR="00331672" w14:paraId="06A3310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7239EC2"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C8E3565" w14:textId="77777777" w:rsidR="00331672" w:rsidRDefault="00331672"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331672" w14:paraId="6FBF5D6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D9C51AD"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0F630EA" w14:textId="77777777" w:rsidR="00331672" w:rsidRPr="00B464B9" w:rsidRDefault="00331672"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0F0933">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331672" w14:paraId="00E130B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6EC41C"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366268A" w14:textId="77777777" w:rsidR="00331672" w:rsidRPr="009675FB" w:rsidRDefault="00331672" w:rsidP="009E5AA0">
            <w:pPr>
              <w:spacing w:before="60" w:after="60" w:line="240" w:lineRule="auto"/>
              <w:ind w:left="0"/>
              <w:rPr>
                <w:rFonts w:asciiTheme="minorHAnsi" w:hAnsiTheme="minorHAnsi"/>
                <w:color w:val="auto"/>
                <w:sz w:val="22"/>
                <w:szCs w:val="22"/>
                <w:lang w:eastAsia="en-CA"/>
              </w:rPr>
            </w:pPr>
            <w:r w:rsidRPr="009D21A6">
              <w:rPr>
                <w:rFonts w:asciiTheme="minorHAnsi" w:hAnsiTheme="minorHAnsi" w:cs="Calibri"/>
                <w:color w:val="auto"/>
                <w:sz w:val="22"/>
                <w:szCs w:val="22"/>
              </w:rPr>
              <w:t>Retirement Notice</w:t>
            </w:r>
          </w:p>
        </w:tc>
      </w:tr>
      <w:tr w:rsidR="00331672" w14:paraId="06D1C82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176367"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E4D4EB8" w14:textId="77777777" w:rsidR="00331672" w:rsidRDefault="00331672" w:rsidP="009E5AA0">
            <w:pPr>
              <w:spacing w:before="60" w:after="60" w:line="240" w:lineRule="auto"/>
              <w:ind w:left="0"/>
              <w:rPr>
                <w:rFonts w:asciiTheme="minorHAnsi" w:hAnsiTheme="minorHAnsi"/>
                <w:sz w:val="22"/>
                <w:szCs w:val="22"/>
                <w:lang w:eastAsia="en-CA"/>
              </w:rPr>
            </w:pPr>
            <w:r w:rsidRPr="002E6D51">
              <w:rPr>
                <w:rFonts w:asciiTheme="minorHAnsi" w:hAnsiTheme="minorHAnsi"/>
                <w:sz w:val="22"/>
                <w:szCs w:val="22"/>
                <w:lang w:eastAsia="en-CA"/>
              </w:rPr>
              <w:t>Complete Member Error</w:t>
            </w:r>
          </w:p>
        </w:tc>
      </w:tr>
      <w:tr w:rsidR="00331672" w14:paraId="735E9FD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8F85BCE"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AE6CD4C" w14:textId="77777777" w:rsidR="00331672" w:rsidRPr="00B464B9" w:rsidRDefault="00331672" w:rsidP="009E5AA0">
            <w:pPr>
              <w:spacing w:before="60" w:after="60" w:line="240" w:lineRule="auto"/>
              <w:ind w:left="0"/>
              <w:rPr>
                <w:rFonts w:asciiTheme="minorHAnsi" w:eastAsia="Times New Roman" w:hAnsiTheme="minorHAnsi" w:cs="Calibri"/>
                <w:color w:val="auto"/>
                <w:sz w:val="22"/>
                <w:szCs w:val="22"/>
                <w:lang w:eastAsia="en-CA"/>
              </w:rPr>
            </w:pPr>
            <w:r w:rsidRPr="002E6D51">
              <w:rPr>
                <w:rFonts w:asciiTheme="minorHAnsi" w:eastAsia="Times New Roman" w:hAnsiTheme="minorHAnsi" w:cs="Calibri"/>
                <w:color w:val="auto"/>
                <w:sz w:val="22"/>
                <w:szCs w:val="22"/>
                <w:lang w:eastAsia="en-CA"/>
              </w:rPr>
              <w:t>Public</w:t>
            </w:r>
          </w:p>
        </w:tc>
      </w:tr>
      <w:tr w:rsidR="00331672" w:rsidRPr="00A61AB1" w14:paraId="6A31762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261282"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FA0C930"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653069C" w14:textId="77777777" w:rsidR="00331672" w:rsidRPr="00C301FC" w:rsidRDefault="00331672"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 xml:space="preserve">prevent </w:t>
            </w:r>
            <w:r w:rsidRPr="002600D8">
              <w:rPr>
                <w:rFonts w:asciiTheme="minorHAnsi" w:hAnsiTheme="minorHAnsi"/>
                <w:sz w:val="22"/>
                <w:szCs w:val="22"/>
                <w:lang w:eastAsia="en-CA"/>
              </w:rPr>
              <w:t xml:space="preserve">Employment End Date </w:t>
            </w:r>
            <w:r>
              <w:rPr>
                <w:rFonts w:asciiTheme="minorHAnsi" w:hAnsiTheme="minorHAnsi"/>
                <w:sz w:val="22"/>
                <w:szCs w:val="22"/>
                <w:lang w:eastAsia="en-CA"/>
              </w:rPr>
              <w:t>to be</w:t>
            </w:r>
            <w:r w:rsidRPr="002600D8">
              <w:rPr>
                <w:rFonts w:asciiTheme="minorHAnsi" w:hAnsiTheme="minorHAnsi"/>
                <w:sz w:val="22"/>
                <w:szCs w:val="22"/>
                <w:lang w:eastAsia="en-CA"/>
              </w:rPr>
              <w:t xml:space="preserve"> future dated beyond acceptable tolerance.</w:t>
            </w:r>
          </w:p>
        </w:tc>
      </w:tr>
      <w:tr w:rsidR="00331672" w:rsidRPr="009151F9" w14:paraId="073CC40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68E63CE"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F977AB4" w14:textId="77777777" w:rsidR="00331672" w:rsidRDefault="00331672"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114B0CF5" w14:textId="77777777" w:rsidR="00331672" w:rsidRPr="0078068E" w:rsidRDefault="00331672" w:rsidP="009E5AA0">
            <w:pPr>
              <w:ind w:left="742"/>
              <w:rPr>
                <w:rFonts w:asciiTheme="minorHAnsi" w:hAnsiTheme="minorHAnsi"/>
                <w:sz w:val="22"/>
                <w:szCs w:val="22"/>
                <w:lang w:eastAsia="en-CA"/>
              </w:rPr>
            </w:pPr>
            <w:r>
              <w:rPr>
                <w:rFonts w:asciiTheme="minorHAnsi" w:hAnsiTheme="minorHAnsi"/>
                <w:sz w:val="22"/>
                <w:szCs w:val="22"/>
                <w:lang w:eastAsia="en-CA"/>
              </w:rPr>
              <w:t>File.</w:t>
            </w:r>
            <w:r w:rsidRPr="00AC300F">
              <w:rPr>
                <w:rFonts w:asciiTheme="minorHAnsi" w:hAnsiTheme="minorHAnsi"/>
                <w:sz w:val="22"/>
                <w:szCs w:val="22"/>
                <w:lang w:eastAsia="en-CA"/>
              </w:rPr>
              <w:t xml:space="preserve">EmploymentEndDate &gt; </w:t>
            </w:r>
            <w:r>
              <w:rPr>
                <w:rFonts w:asciiTheme="minorHAnsi" w:hAnsiTheme="minorHAnsi"/>
                <w:sz w:val="22"/>
                <w:szCs w:val="22"/>
                <w:lang w:eastAsia="en-CA"/>
              </w:rPr>
              <w:t>ExecutionDate +</w:t>
            </w:r>
            <w:r w:rsidRPr="00AC300F">
              <w:rPr>
                <w:rFonts w:asciiTheme="minorHAnsi" w:hAnsiTheme="minorHAnsi"/>
                <w:sz w:val="22"/>
                <w:szCs w:val="22"/>
                <w:lang w:eastAsia="en-CA"/>
              </w:rPr>
              <w:t xml:space="preserve"> </w:t>
            </w:r>
            <w:r w:rsidRPr="00F80CD7">
              <w:rPr>
                <w:rFonts w:asciiTheme="minorHAnsi" w:hAnsiTheme="minorHAnsi"/>
                <w:sz w:val="22"/>
                <w:szCs w:val="22"/>
                <w:lang w:eastAsia="en-CA"/>
              </w:rPr>
              <w:t>FutureDatedRetirementBusinessTolerance</w:t>
            </w:r>
          </w:p>
        </w:tc>
      </w:tr>
      <w:tr w:rsidR="00331672" w:rsidRPr="00A61AB1" w14:paraId="63F7DD4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3852A0"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8C68C0F" w14:textId="77777777" w:rsidR="00331672" w:rsidRPr="00A762CE" w:rsidRDefault="00331672" w:rsidP="009E5AA0">
            <w:pPr>
              <w:pStyle w:val="NormalWeb"/>
              <w:spacing w:line="276" w:lineRule="auto"/>
              <w:rPr>
                <w:rFonts w:asciiTheme="minorHAnsi" w:hAnsiTheme="minorHAnsi"/>
                <w:color w:val="000000"/>
                <w:sz w:val="22"/>
                <w:szCs w:val="22"/>
                <w:lang w:val="en-CA"/>
              </w:rPr>
            </w:pPr>
            <w:r w:rsidRPr="00FD62B6">
              <w:rPr>
                <w:rFonts w:asciiTheme="minorHAnsi" w:hAnsiTheme="minorHAnsi"/>
                <w:sz w:val="22"/>
                <w:szCs w:val="22"/>
              </w:rPr>
              <w:t>120 days in the future.</w:t>
            </w:r>
          </w:p>
        </w:tc>
      </w:tr>
      <w:tr w:rsidR="00331672" w:rsidRPr="00A61AB1" w14:paraId="0640952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6F212F1"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FCD68F6" w14:textId="77777777" w:rsidR="00331672" w:rsidRPr="001D1230" w:rsidRDefault="00331672" w:rsidP="009E5AA0">
            <w:pPr>
              <w:spacing w:before="60" w:after="60"/>
              <w:ind w:left="0"/>
            </w:pPr>
            <w:r w:rsidRPr="00DD57A5">
              <w:rPr>
                <w:rFonts w:asciiTheme="minorHAnsi" w:hAnsiTheme="minorHAnsi"/>
                <w:sz w:val="22"/>
                <w:szCs w:val="22"/>
                <w:lang w:eastAsia="en-CA"/>
              </w:rPr>
              <w:t>Employment End Date cannot be more than {1} days in the future.</w:t>
            </w:r>
          </w:p>
        </w:tc>
      </w:tr>
      <w:tr w:rsidR="00331672" w:rsidRPr="00A61AB1" w14:paraId="3D66BAD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6A72008"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484C075"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3D7EB31" w14:textId="77777777" w:rsidR="00331672" w:rsidRPr="002C34DD" w:rsidRDefault="00331672" w:rsidP="009E5AA0">
            <w:pPr>
              <w:spacing w:before="60" w:after="60"/>
              <w:ind w:left="0"/>
            </w:pPr>
            <w:r w:rsidRPr="00DD57A5">
              <w:rPr>
                <w:rFonts w:asciiTheme="minorHAnsi" w:hAnsiTheme="minorHAnsi"/>
                <w:sz w:val="22"/>
                <w:szCs w:val="22"/>
                <w:lang w:eastAsia="en-CA"/>
              </w:rPr>
              <w:t>Employment End Date cannot be more than 120 days in the future.</w:t>
            </w:r>
          </w:p>
        </w:tc>
      </w:tr>
      <w:tr w:rsidR="00331672" w:rsidRPr="0085712F" w14:paraId="2EBB64B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91A0C97" w14:textId="77777777" w:rsidR="00331672" w:rsidRPr="0085712F" w:rsidRDefault="00331672"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761D1D2" w14:textId="77777777" w:rsidR="00331672" w:rsidRPr="009C43D2" w:rsidRDefault="00331672" w:rsidP="009E5AA0">
            <w:pPr>
              <w:ind w:left="0"/>
              <w:rPr>
                <w:rFonts w:asciiTheme="minorHAnsi" w:hAnsiTheme="minorHAnsi" w:cs="Calibri"/>
                <w:color w:val="auto"/>
                <w:sz w:val="22"/>
                <w:szCs w:val="22"/>
              </w:rPr>
            </w:pPr>
            <w:r>
              <w:rPr>
                <w:rFonts w:asciiTheme="minorHAnsi" w:hAnsiTheme="minorHAnsi" w:cs="Calibri"/>
                <w:color w:val="auto"/>
                <w:sz w:val="22"/>
                <w:szCs w:val="22"/>
              </w:rPr>
              <w:t xml:space="preserve">1: </w:t>
            </w:r>
            <w:r w:rsidRPr="00F80CD7">
              <w:rPr>
                <w:rFonts w:asciiTheme="minorHAnsi" w:hAnsiTheme="minorHAnsi"/>
                <w:sz w:val="22"/>
                <w:szCs w:val="22"/>
                <w:lang w:eastAsia="en-CA"/>
              </w:rPr>
              <w:t>FutureDatedRetirementBusinessTolerance</w:t>
            </w:r>
          </w:p>
        </w:tc>
      </w:tr>
      <w:tr w:rsidR="00331672" w:rsidRPr="0085712F" w14:paraId="14FF850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14A5BD" w14:textId="77777777" w:rsidR="00331672" w:rsidRPr="0085712F" w:rsidRDefault="00331672"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1271FE6" w14:textId="77777777" w:rsidR="00331672" w:rsidRPr="006100CE" w:rsidRDefault="00331672"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331672" w:rsidRPr="0085712F" w14:paraId="0204A18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99F72E0"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506D596" w14:textId="77777777" w:rsidR="00331672" w:rsidRPr="000F0933" w:rsidRDefault="00331672" w:rsidP="009E5AA0">
            <w:pPr>
              <w:spacing w:before="60" w:after="60" w:line="240" w:lineRule="auto"/>
              <w:ind w:left="0"/>
              <w:rPr>
                <w:rFonts w:asciiTheme="minorHAnsi" w:hAnsiTheme="minorHAnsi"/>
                <w:sz w:val="22"/>
                <w:szCs w:val="22"/>
                <w:lang w:eastAsia="en-CA"/>
              </w:rPr>
            </w:pPr>
            <w:r w:rsidRPr="000F0933">
              <w:rPr>
                <w:rFonts w:asciiTheme="minorHAnsi" w:hAnsiTheme="minorHAnsi"/>
                <w:sz w:val="22"/>
                <w:szCs w:val="22"/>
                <w:lang w:eastAsia="en-CA"/>
              </w:rPr>
              <w:t>Default Tolerance = 120 days in futire</w:t>
            </w:r>
          </w:p>
          <w:p w14:paraId="523CD001" w14:textId="77777777" w:rsidR="00331672" w:rsidRPr="006100CE" w:rsidRDefault="00331672" w:rsidP="009E5AA0">
            <w:pPr>
              <w:spacing w:before="60" w:after="60" w:line="240" w:lineRule="auto"/>
              <w:ind w:left="0"/>
              <w:rPr>
                <w:rFonts w:asciiTheme="minorHAnsi" w:hAnsiTheme="minorHAnsi"/>
                <w:sz w:val="22"/>
                <w:szCs w:val="22"/>
                <w:lang w:eastAsia="en-CA"/>
              </w:rPr>
            </w:pPr>
            <w:r w:rsidRPr="000F0933">
              <w:rPr>
                <w:rFonts w:asciiTheme="minorHAnsi" w:hAnsiTheme="minorHAnsi"/>
                <w:sz w:val="22"/>
                <w:szCs w:val="22"/>
                <w:lang w:eastAsia="en-CA"/>
              </w:rPr>
              <w:t>value should be a configurable parameter</w:t>
            </w:r>
          </w:p>
        </w:tc>
      </w:tr>
      <w:tr w:rsidR="00331672" w:rsidRPr="0085712F" w14:paraId="51C11FC7"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6B4EEB1" w14:textId="77777777" w:rsidR="00331672" w:rsidRDefault="0033167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635B672" w14:textId="77777777" w:rsidR="00331672" w:rsidRPr="0085712F" w:rsidRDefault="00331672"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84E73CA" w14:textId="76F0F018" w:rsidR="00D04196" w:rsidRDefault="00D04196" w:rsidP="00D04196">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20180720:</w:t>
            </w:r>
          </w:p>
          <w:p w14:paraId="64BCD7FC" w14:textId="77777777" w:rsidR="00D04196" w:rsidRPr="00E8794C" w:rsidRDefault="00D04196" w:rsidP="00D04196">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1B2767AD" w14:textId="77777777" w:rsidR="00331672" w:rsidRPr="00CA5805" w:rsidRDefault="00331672" w:rsidP="009E5AA0">
            <w:pPr>
              <w:spacing w:before="60" w:after="60" w:line="240" w:lineRule="auto"/>
              <w:ind w:left="0"/>
              <w:rPr>
                <w:rFonts w:asciiTheme="minorHAnsi" w:hAnsiTheme="minorHAnsi"/>
                <w:sz w:val="22"/>
                <w:szCs w:val="22"/>
                <w:lang w:eastAsia="en-CA"/>
              </w:rPr>
            </w:pPr>
          </w:p>
        </w:tc>
      </w:tr>
    </w:tbl>
    <w:p w14:paraId="77E85DEF" w14:textId="77777777" w:rsidR="00331672" w:rsidRDefault="00331672" w:rsidP="00331672">
      <w:pPr>
        <w:spacing w:before="0" w:after="0" w:line="240" w:lineRule="auto"/>
        <w:ind w:left="0"/>
        <w:rPr>
          <w:lang w:val="en-US"/>
        </w:rPr>
      </w:pPr>
    </w:p>
    <w:p w14:paraId="70731BF3" w14:textId="297EC2AA" w:rsidR="00383F9B" w:rsidRDefault="00383F9B">
      <w:pPr>
        <w:spacing w:before="0" w:after="0" w:line="240" w:lineRule="auto"/>
        <w:ind w:left="0"/>
      </w:pPr>
      <w:r>
        <w:br w:type="page"/>
      </w:r>
    </w:p>
    <w:p w14:paraId="7EFEC8B9" w14:textId="77777777" w:rsidR="00771613" w:rsidRDefault="00771613">
      <w:pPr>
        <w:spacing w:before="0" w:after="0" w:line="240" w:lineRule="auto"/>
        <w:ind w:left="0"/>
        <w:rPr>
          <w:b/>
          <w:smallCaps/>
          <w:sz w:val="24"/>
        </w:rPr>
      </w:pPr>
    </w:p>
    <w:p w14:paraId="0B041E6F" w14:textId="77777777" w:rsidR="00771613" w:rsidRPr="006B06A8" w:rsidRDefault="00771613" w:rsidP="00771613">
      <w:pPr>
        <w:pStyle w:val="Heading3"/>
      </w:pPr>
      <w:r w:rsidRPr="006B06A8">
        <w:t>Validation –</w:t>
      </w:r>
      <w:r>
        <w:t xml:space="preserve"> </w:t>
      </w:r>
      <w:r w:rsidR="007B2437">
        <w:t>Age A</w:t>
      </w:r>
      <w:r w:rsidR="004B6297">
        <w:t xml:space="preserve">t </w:t>
      </w:r>
      <w:r w:rsidR="007B2437">
        <w:t>Employment End D</w:t>
      </w:r>
      <w:r>
        <w:t>ate</w:t>
      </w:r>
    </w:p>
    <w:p w14:paraId="38104431" w14:textId="77777777" w:rsidR="00771613" w:rsidRPr="006B06A8" w:rsidRDefault="00771613"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771613" w14:paraId="7490A550"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314EAA8" w14:textId="77777777" w:rsidR="00771613" w:rsidRDefault="00771613"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47B2D96" w14:textId="77777777" w:rsidR="00771613" w:rsidRPr="00AB05E0" w:rsidRDefault="00771613" w:rsidP="00627910">
            <w:pPr>
              <w:pStyle w:val="Heading1"/>
              <w:rPr>
                <w:lang w:val="en-US"/>
              </w:rPr>
            </w:pPr>
            <w:bookmarkStart w:id="529" w:name="_Toc479243659"/>
            <w:bookmarkStart w:id="530" w:name="_Toc43372870"/>
            <w:r w:rsidRPr="00AB05E0">
              <w:rPr>
                <w:lang w:val="en-US"/>
              </w:rPr>
              <w:t>B10</w:t>
            </w:r>
            <w:r>
              <w:rPr>
                <w:lang w:val="en-US"/>
              </w:rPr>
              <w:t>5</w:t>
            </w:r>
            <w:r w:rsidRPr="00AB05E0">
              <w:rPr>
                <w:lang w:val="en-US"/>
              </w:rPr>
              <w:t>_</w:t>
            </w:r>
            <w:r w:rsidR="004B6297">
              <w:rPr>
                <w:lang w:val="en-US"/>
              </w:rPr>
              <w:t>Age</w:t>
            </w:r>
            <w:r w:rsidR="00992834">
              <w:rPr>
                <w:lang w:val="en-US"/>
              </w:rPr>
              <w:t>A</w:t>
            </w:r>
            <w:r w:rsidR="004B6297">
              <w:rPr>
                <w:lang w:val="en-US"/>
              </w:rPr>
              <w:t>t</w:t>
            </w:r>
            <w:r>
              <w:rPr>
                <w:lang w:val="en-US"/>
              </w:rPr>
              <w:t>E</w:t>
            </w:r>
            <w:r w:rsidRPr="00AB05E0">
              <w:rPr>
                <w:lang w:val="en-US"/>
              </w:rPr>
              <w:t>mployment</w:t>
            </w:r>
            <w:r>
              <w:rPr>
                <w:lang w:val="en-US"/>
              </w:rPr>
              <w:t>End</w:t>
            </w:r>
            <w:r w:rsidR="00992834">
              <w:rPr>
                <w:lang w:val="en-US"/>
              </w:rPr>
              <w:t>D</w:t>
            </w:r>
            <w:r w:rsidRPr="00AB05E0">
              <w:rPr>
                <w:lang w:val="en-US"/>
              </w:rPr>
              <w:t>ate</w:t>
            </w:r>
            <w:bookmarkEnd w:id="529"/>
            <w:bookmarkEnd w:id="530"/>
          </w:p>
        </w:tc>
      </w:tr>
      <w:tr w:rsidR="00A7280D" w14:paraId="1C976083"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C22D563"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F612364" w14:textId="3671525C" w:rsidR="00A7280D" w:rsidRDefault="0043545B"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4495</w:t>
            </w:r>
          </w:p>
        </w:tc>
      </w:tr>
      <w:tr w:rsidR="0081139B" w14:paraId="1959D27B"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C2EE262" w14:textId="25EC6E1C" w:rsidR="0081139B" w:rsidRDefault="0081139B"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DAFB905" w14:textId="7A48EF33" w:rsidR="0081139B" w:rsidRDefault="0081139B"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7C32DCAA"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5E495E"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A319BCE" w14:textId="56589B34" w:rsidR="00A7280D" w:rsidRDefault="00256CC2"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256CC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2BA6B59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64853C1"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FC1DF77" w14:textId="77777777" w:rsidR="00A7280D" w:rsidRPr="009A2E4B" w:rsidRDefault="00A7280D"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Retirement Notice</w:t>
            </w:r>
          </w:p>
        </w:tc>
      </w:tr>
      <w:tr w:rsidR="00A7280D" w14:paraId="23657F7C"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914822"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18917DF" w14:textId="77777777" w:rsidR="00A7280D" w:rsidRDefault="00A7280D"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53F25343"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7D877BD"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6765046" w14:textId="77777777" w:rsidR="00A7280D" w:rsidRPr="00B464B9" w:rsidRDefault="00A7280D"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4A26C182"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711645"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770223F"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3DE81CF" w14:textId="57EA980E" w:rsidR="00A7280D" w:rsidRPr="00C301FC" w:rsidRDefault="00A7280D" w:rsidP="00E60F35">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 xml:space="preserve">if </w:t>
            </w:r>
            <w:r w:rsidRPr="00E60F35">
              <w:rPr>
                <w:rFonts w:asciiTheme="minorHAnsi" w:hAnsiTheme="minorHAnsi"/>
                <w:sz w:val="22"/>
                <w:szCs w:val="22"/>
                <w:lang w:eastAsia="en-CA"/>
              </w:rPr>
              <w:t xml:space="preserve">Retirement Date is &lt; age 55 and member is not on a Total and Permanent </w:t>
            </w:r>
            <w:r>
              <w:rPr>
                <w:rFonts w:asciiTheme="minorHAnsi" w:hAnsiTheme="minorHAnsi"/>
                <w:sz w:val="22"/>
                <w:szCs w:val="22"/>
                <w:lang w:eastAsia="en-CA"/>
              </w:rPr>
              <w:t xml:space="preserve">Disability </w:t>
            </w:r>
            <w:r w:rsidRPr="00E60F35">
              <w:rPr>
                <w:rFonts w:asciiTheme="minorHAnsi" w:hAnsiTheme="minorHAnsi"/>
                <w:sz w:val="22"/>
                <w:szCs w:val="22"/>
                <w:lang w:eastAsia="en-CA"/>
              </w:rPr>
              <w:t>Serv</w:t>
            </w:r>
            <w:r>
              <w:rPr>
                <w:rFonts w:asciiTheme="minorHAnsi" w:hAnsiTheme="minorHAnsi"/>
                <w:sz w:val="22"/>
                <w:szCs w:val="22"/>
                <w:lang w:eastAsia="en-CA"/>
              </w:rPr>
              <w:t>i</w:t>
            </w:r>
            <w:r w:rsidRPr="00E60F35">
              <w:rPr>
                <w:rFonts w:asciiTheme="minorHAnsi" w:hAnsiTheme="minorHAnsi"/>
                <w:sz w:val="22"/>
                <w:szCs w:val="22"/>
                <w:lang w:eastAsia="en-CA"/>
              </w:rPr>
              <w:t>ce Break</w:t>
            </w:r>
            <w:r>
              <w:rPr>
                <w:rFonts w:asciiTheme="minorHAnsi" w:hAnsiTheme="minorHAnsi"/>
                <w:sz w:val="22"/>
                <w:szCs w:val="22"/>
                <w:lang w:eastAsia="en-CA"/>
              </w:rPr>
              <w:t>.</w:t>
            </w:r>
          </w:p>
        </w:tc>
      </w:tr>
      <w:tr w:rsidR="00A7280D" w:rsidRPr="009151F9" w14:paraId="0B30EACC"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BDA73DD"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69BC4BF" w14:textId="5F03A774" w:rsidR="00A7280D" w:rsidRDefault="00A7280D" w:rsidP="00FA043A">
            <w:pPr>
              <w:ind w:left="0"/>
              <w:rPr>
                <w:rFonts w:asciiTheme="minorHAnsi" w:hAnsiTheme="minorHAnsi"/>
                <w:sz w:val="22"/>
                <w:szCs w:val="22"/>
                <w:lang w:eastAsia="en-CA"/>
              </w:rPr>
            </w:pPr>
            <w:r>
              <w:rPr>
                <w:rFonts w:asciiTheme="minorHAnsi" w:hAnsiTheme="minorHAnsi"/>
                <w:sz w:val="22"/>
                <w:szCs w:val="22"/>
                <w:lang w:eastAsia="en-CA"/>
              </w:rPr>
              <w:t>Reject the member if</w:t>
            </w:r>
            <w:r w:rsidR="00256CC2">
              <w:rPr>
                <w:rFonts w:asciiTheme="minorHAnsi" w:hAnsiTheme="minorHAnsi"/>
                <w:sz w:val="22"/>
                <w:szCs w:val="22"/>
                <w:lang w:eastAsia="en-CA"/>
              </w:rPr>
              <w:t>:</w:t>
            </w:r>
          </w:p>
          <w:p w14:paraId="70D79698" w14:textId="77777777" w:rsidR="00A7280D" w:rsidRDefault="00A7280D" w:rsidP="008E430A">
            <w:pPr>
              <w:ind w:left="1440"/>
              <w:rPr>
                <w:rFonts w:asciiTheme="minorHAnsi" w:hAnsiTheme="minorHAnsi"/>
                <w:sz w:val="22"/>
                <w:szCs w:val="22"/>
                <w:lang w:eastAsia="en-CA"/>
              </w:rPr>
            </w:pPr>
            <w:r>
              <w:rPr>
                <w:rFonts w:asciiTheme="minorHAnsi" w:hAnsiTheme="minorHAnsi"/>
                <w:sz w:val="22"/>
                <w:szCs w:val="22"/>
                <w:lang w:eastAsia="en-CA"/>
              </w:rPr>
              <w:t>File.Employer = Ariel.Employer</w:t>
            </w:r>
          </w:p>
          <w:p w14:paraId="19B942CD" w14:textId="77777777" w:rsidR="00A7280D" w:rsidRDefault="00A7280D" w:rsidP="00E60F35">
            <w:pPr>
              <w:ind w:left="1440"/>
              <w:rPr>
                <w:rFonts w:asciiTheme="minorHAnsi" w:hAnsiTheme="minorHAnsi"/>
                <w:sz w:val="22"/>
                <w:szCs w:val="22"/>
                <w:lang w:eastAsia="en-CA"/>
              </w:rPr>
            </w:pPr>
            <w:r>
              <w:rPr>
                <w:rFonts w:asciiTheme="minorHAnsi" w:hAnsiTheme="minorHAnsi"/>
                <w:sz w:val="22"/>
                <w:szCs w:val="22"/>
                <w:lang w:eastAsia="en-CA"/>
              </w:rPr>
              <w:t>File.EmploymentEndDate &lt; Ariel.BirthDate + 55 years</w:t>
            </w:r>
          </w:p>
          <w:p w14:paraId="7344766E" w14:textId="77777777" w:rsidR="00A7280D" w:rsidRDefault="00A7280D" w:rsidP="00E60F35">
            <w:pPr>
              <w:ind w:left="1440"/>
              <w:rPr>
                <w:rFonts w:asciiTheme="minorHAnsi" w:hAnsiTheme="minorHAnsi"/>
                <w:color w:val="auto"/>
                <w:sz w:val="22"/>
                <w:szCs w:val="22"/>
                <w:lang w:eastAsia="en-CA"/>
              </w:rPr>
            </w:pPr>
            <w:r w:rsidRPr="009A2E4B">
              <w:rPr>
                <w:rFonts w:asciiTheme="minorHAnsi" w:hAnsiTheme="minorHAnsi"/>
                <w:color w:val="auto"/>
                <w:sz w:val="22"/>
                <w:szCs w:val="22"/>
                <w:lang w:eastAsia="en-CA"/>
              </w:rPr>
              <w:t>AND</w:t>
            </w:r>
          </w:p>
          <w:p w14:paraId="24805080" w14:textId="77777777" w:rsidR="00A7280D" w:rsidRPr="009A2E4B" w:rsidRDefault="00A7280D" w:rsidP="00E60F35">
            <w:pPr>
              <w:ind w:left="1440"/>
              <w:rPr>
                <w:rFonts w:asciiTheme="minorHAnsi" w:hAnsiTheme="minorHAnsi"/>
                <w:color w:val="auto"/>
                <w:sz w:val="22"/>
                <w:szCs w:val="22"/>
                <w:lang w:eastAsia="en-CA"/>
              </w:rPr>
            </w:pPr>
            <w:r>
              <w:rPr>
                <w:rFonts w:asciiTheme="minorHAnsi" w:hAnsiTheme="minorHAnsi"/>
                <w:color w:val="auto"/>
                <w:sz w:val="22"/>
                <w:szCs w:val="22"/>
                <w:lang w:eastAsia="en-CA"/>
              </w:rPr>
              <w:t>No break exists where</w:t>
            </w:r>
          </w:p>
          <w:p w14:paraId="699CFFC3" w14:textId="77777777" w:rsidR="00A7280D" w:rsidRDefault="00A7280D" w:rsidP="000E0BEF">
            <w:pPr>
              <w:ind w:left="2160"/>
              <w:rPr>
                <w:rFonts w:asciiTheme="minorHAnsi" w:hAnsiTheme="minorHAnsi"/>
                <w:sz w:val="22"/>
                <w:szCs w:val="22"/>
                <w:lang w:eastAsia="en-CA"/>
              </w:rPr>
            </w:pPr>
            <w:r>
              <w:rPr>
                <w:rFonts w:asciiTheme="minorHAnsi" w:hAnsiTheme="minorHAnsi"/>
                <w:sz w:val="22"/>
                <w:szCs w:val="22"/>
                <w:lang w:eastAsia="en-CA"/>
              </w:rPr>
              <w:t xml:space="preserve">Ariel.ServiceBreak = DTP with </w:t>
            </w:r>
          </w:p>
          <w:p w14:paraId="470CBDB2" w14:textId="77777777" w:rsidR="00A7280D" w:rsidRDefault="00A7280D" w:rsidP="008E430A">
            <w:pPr>
              <w:ind w:left="2160"/>
              <w:rPr>
                <w:rFonts w:asciiTheme="minorHAnsi" w:hAnsiTheme="minorHAnsi"/>
                <w:sz w:val="22"/>
                <w:szCs w:val="22"/>
                <w:lang w:eastAsia="en-CA"/>
              </w:rPr>
            </w:pPr>
            <w:r>
              <w:rPr>
                <w:rFonts w:asciiTheme="minorHAnsi" w:hAnsiTheme="minorHAnsi"/>
                <w:sz w:val="22"/>
                <w:szCs w:val="22"/>
                <w:lang w:eastAsia="en-CA"/>
              </w:rPr>
              <w:t>Ariel.ServiceBreakEndDate = 2200-12-31</w:t>
            </w:r>
          </w:p>
          <w:p w14:paraId="4ED6380B" w14:textId="77777777" w:rsidR="00A7280D" w:rsidRPr="00411EBD" w:rsidRDefault="00A7280D" w:rsidP="00434ED6">
            <w:pPr>
              <w:ind w:left="1440"/>
              <w:rPr>
                <w:rFonts w:asciiTheme="minorHAnsi" w:hAnsiTheme="minorHAnsi"/>
                <w:sz w:val="22"/>
                <w:szCs w:val="22"/>
                <w:lang w:eastAsia="en-CA"/>
              </w:rPr>
            </w:pPr>
          </w:p>
        </w:tc>
      </w:tr>
      <w:tr w:rsidR="00A7280D" w:rsidRPr="00A61AB1" w14:paraId="668DE63A"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EAC3DB1"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0C7A83C" w14:textId="77777777" w:rsidR="00A7280D" w:rsidRPr="003538E8" w:rsidRDefault="00A7280D" w:rsidP="00FA043A">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Age 55</w:t>
            </w:r>
          </w:p>
        </w:tc>
      </w:tr>
      <w:tr w:rsidR="00A7280D" w:rsidRPr="00A61AB1" w14:paraId="473E83B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CC63681"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B25E13C" w14:textId="77777777" w:rsidR="00A7280D" w:rsidRPr="00A72B28" w:rsidRDefault="00A7280D" w:rsidP="004E6E3A">
            <w:pPr>
              <w:pStyle w:val="NormalWeb"/>
              <w:spacing w:line="276" w:lineRule="auto"/>
              <w:rPr>
                <w:rFonts w:asciiTheme="minorHAnsi" w:hAnsiTheme="minorHAnsi"/>
                <w:color w:val="000000"/>
                <w:sz w:val="22"/>
                <w:szCs w:val="22"/>
                <w:lang w:val="en-CA"/>
              </w:rPr>
            </w:pPr>
            <w:r w:rsidRPr="003538E8">
              <w:rPr>
                <w:rFonts w:asciiTheme="minorHAnsi" w:hAnsiTheme="minorHAnsi"/>
                <w:color w:val="000000"/>
                <w:sz w:val="22"/>
                <w:szCs w:val="22"/>
                <w:lang w:val="en-CA"/>
              </w:rPr>
              <w:t>This member is not eligible to retire.</w:t>
            </w:r>
            <w:r>
              <w:rPr>
                <w:rFonts w:asciiTheme="minorHAnsi" w:hAnsiTheme="minorHAnsi"/>
                <w:color w:val="000000"/>
                <w:sz w:val="22"/>
                <w:szCs w:val="22"/>
                <w:lang w:val="en-CA"/>
              </w:rPr>
              <w:t xml:space="preserve"> </w:t>
            </w:r>
            <w:r w:rsidRPr="003538E8">
              <w:rPr>
                <w:rFonts w:asciiTheme="minorHAnsi" w:hAnsiTheme="minorHAnsi"/>
                <w:color w:val="000000"/>
                <w:sz w:val="22"/>
                <w:szCs w:val="22"/>
                <w:lang w:val="en-CA"/>
              </w:rPr>
              <w:t xml:space="preserve">Retirement Date is prior to the member's earliest retirement date.  </w:t>
            </w:r>
          </w:p>
        </w:tc>
      </w:tr>
      <w:tr w:rsidR="00A7280D" w:rsidRPr="00A61AB1" w14:paraId="4C1B1B61"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44F601D"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4271C91"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B7FACF5" w14:textId="77777777" w:rsidR="00A7280D" w:rsidRPr="00B464B9" w:rsidRDefault="00A7280D" w:rsidP="004E6E3A">
            <w:pPr>
              <w:spacing w:before="60" w:after="60"/>
              <w:ind w:left="0"/>
              <w:rPr>
                <w:rFonts w:asciiTheme="minorHAnsi" w:hAnsiTheme="minorHAnsi"/>
                <w:sz w:val="22"/>
                <w:szCs w:val="22"/>
                <w:lang w:eastAsia="en-CA"/>
              </w:rPr>
            </w:pPr>
            <w:r w:rsidRPr="003538E8">
              <w:rPr>
                <w:rFonts w:asciiTheme="minorHAnsi" w:hAnsiTheme="minorHAnsi"/>
                <w:sz w:val="22"/>
                <w:szCs w:val="22"/>
              </w:rPr>
              <w:t>This member is not eligible to retire.</w:t>
            </w:r>
            <w:r>
              <w:rPr>
                <w:rFonts w:asciiTheme="minorHAnsi" w:hAnsiTheme="minorHAnsi"/>
                <w:sz w:val="22"/>
                <w:szCs w:val="22"/>
              </w:rPr>
              <w:t xml:space="preserve"> </w:t>
            </w:r>
            <w:r w:rsidRPr="003538E8">
              <w:rPr>
                <w:rFonts w:asciiTheme="minorHAnsi" w:hAnsiTheme="minorHAnsi"/>
                <w:sz w:val="22"/>
                <w:szCs w:val="22"/>
              </w:rPr>
              <w:t xml:space="preserve">Retirement Date is prior to the member's earliest retirement date.  </w:t>
            </w:r>
          </w:p>
        </w:tc>
      </w:tr>
      <w:tr w:rsidR="00A7280D" w:rsidRPr="0085712F" w14:paraId="2A9A032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6F6330D" w14:textId="77777777" w:rsidR="00A7280D" w:rsidRPr="0085712F" w:rsidRDefault="00A7280D" w:rsidP="00FA043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E115941" w14:textId="77777777" w:rsidR="00A7280D" w:rsidRPr="009C43D2" w:rsidRDefault="00A7280D" w:rsidP="008E430A">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A7280D" w:rsidRPr="0085712F" w14:paraId="03653B3D"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77E8C6" w14:textId="77777777" w:rsidR="00A7280D" w:rsidRPr="0085712F" w:rsidRDefault="00A7280D" w:rsidP="00FA043A">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029EC91" w14:textId="77777777" w:rsidR="00A7280D" w:rsidRPr="006100CE" w:rsidRDefault="00A7280D"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7231F497"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D9E4E5A" w14:textId="77777777" w:rsidR="00A7280D" w:rsidRPr="0085712F"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D30BF92" w14:textId="77777777" w:rsidR="00A7280D" w:rsidRPr="006100CE" w:rsidRDefault="00A7280D"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V</w:t>
            </w:r>
            <w:r w:rsidRPr="00FB0E8E">
              <w:rPr>
                <w:rFonts w:asciiTheme="minorHAnsi" w:hAnsiTheme="minorHAnsi"/>
                <w:sz w:val="22"/>
                <w:szCs w:val="22"/>
                <w:lang w:eastAsia="en-CA"/>
              </w:rPr>
              <w:t>alue should be a configurable parameter</w:t>
            </w:r>
            <w:r>
              <w:rPr>
                <w:rFonts w:asciiTheme="minorHAnsi" w:hAnsiTheme="minorHAnsi"/>
                <w:sz w:val="22"/>
                <w:szCs w:val="22"/>
                <w:lang w:eastAsia="en-CA"/>
              </w:rPr>
              <w:t>.</w:t>
            </w:r>
          </w:p>
        </w:tc>
      </w:tr>
      <w:tr w:rsidR="00A7280D" w:rsidRPr="00DF5128" w14:paraId="27CDB5B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18139AC"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58E35DA"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BB4D924" w14:textId="77777777" w:rsidR="00A7280D" w:rsidRDefault="00A7280D" w:rsidP="00A03B87">
            <w:pPr>
              <w:ind w:left="0"/>
              <w:rPr>
                <w:rFonts w:asciiTheme="minorHAnsi" w:hAnsiTheme="minorHAnsi"/>
                <w:sz w:val="22"/>
                <w:szCs w:val="22"/>
                <w:lang w:val="en-US" w:eastAsia="en-CA"/>
              </w:rPr>
            </w:pPr>
            <w:r>
              <w:rPr>
                <w:rFonts w:asciiTheme="minorHAnsi" w:hAnsiTheme="minorHAnsi"/>
                <w:sz w:val="22"/>
                <w:szCs w:val="22"/>
                <w:lang w:val="en-US" w:eastAsia="en-CA"/>
              </w:rPr>
              <w:t>AD 20170407</w:t>
            </w:r>
            <w:r w:rsidRPr="005255C9">
              <w:rPr>
                <w:rFonts w:asciiTheme="minorHAnsi" w:hAnsiTheme="minorHAnsi"/>
                <w:sz w:val="22"/>
                <w:szCs w:val="22"/>
                <w:lang w:val="en-US" w:eastAsia="en-CA"/>
              </w:rPr>
              <w:t xml:space="preserve">: </w:t>
            </w:r>
          </w:p>
          <w:p w14:paraId="73FB236D" w14:textId="77777777" w:rsidR="00A7280D" w:rsidRDefault="00A7280D" w:rsidP="00D747D6">
            <w:pPr>
              <w:pStyle w:val="ListParagraph"/>
              <w:rPr>
                <w:rFonts w:asciiTheme="minorHAnsi" w:hAnsiTheme="minorHAnsi"/>
                <w:sz w:val="22"/>
                <w:szCs w:val="22"/>
                <w:lang w:val="en-US" w:eastAsia="en-CA"/>
              </w:rPr>
            </w:pPr>
            <w:r>
              <w:rPr>
                <w:rFonts w:asciiTheme="minorHAnsi" w:hAnsiTheme="minorHAnsi"/>
                <w:sz w:val="22"/>
                <w:szCs w:val="22"/>
                <w:lang w:val="en-US" w:eastAsia="en-CA"/>
              </w:rPr>
              <w:t xml:space="preserve">Existence of open ended DTP service break at that ER is the correct service break to use.  </w:t>
            </w:r>
          </w:p>
          <w:p w14:paraId="048AF547" w14:textId="77777777" w:rsidR="00A7280D" w:rsidRDefault="00A7280D" w:rsidP="00980147">
            <w:pPr>
              <w:ind w:left="0"/>
              <w:rPr>
                <w:rFonts w:asciiTheme="minorHAnsi" w:hAnsiTheme="minorHAnsi"/>
                <w:sz w:val="22"/>
                <w:szCs w:val="22"/>
                <w:lang w:val="en-US" w:eastAsia="en-CA"/>
              </w:rPr>
            </w:pPr>
            <w:r>
              <w:rPr>
                <w:rFonts w:asciiTheme="minorHAnsi" w:hAnsiTheme="minorHAnsi"/>
                <w:sz w:val="22"/>
                <w:szCs w:val="22"/>
                <w:lang w:val="en-US" w:eastAsia="en-CA"/>
              </w:rPr>
              <w:t>CS 20170404:</w:t>
            </w:r>
          </w:p>
          <w:p w14:paraId="61F04ED3" w14:textId="77777777" w:rsidR="00A7280D" w:rsidRPr="00F90687"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Alias to confirm how the disability process impacts this validation.  </w:t>
            </w:r>
          </w:p>
          <w:p w14:paraId="5B0CF108" w14:textId="77777777" w:rsidR="00A7280D" w:rsidRDefault="00A7280D" w:rsidP="00980147">
            <w:pPr>
              <w:ind w:left="0"/>
              <w:rPr>
                <w:rFonts w:asciiTheme="minorHAnsi" w:hAnsiTheme="minorHAnsi"/>
                <w:sz w:val="22"/>
                <w:szCs w:val="22"/>
                <w:lang w:val="en-US" w:eastAsia="en-CA"/>
              </w:rPr>
            </w:pPr>
          </w:p>
          <w:p w14:paraId="1A87ADD4" w14:textId="77777777" w:rsidR="00A7280D" w:rsidRDefault="00A7280D" w:rsidP="00980147">
            <w:pPr>
              <w:ind w:left="0"/>
              <w:rPr>
                <w:rFonts w:asciiTheme="minorHAnsi" w:hAnsiTheme="minorHAnsi"/>
                <w:sz w:val="22"/>
                <w:szCs w:val="22"/>
                <w:lang w:val="en-US" w:eastAsia="en-CA"/>
              </w:rPr>
            </w:pPr>
            <w:r>
              <w:rPr>
                <w:rFonts w:asciiTheme="minorHAnsi" w:hAnsiTheme="minorHAnsi"/>
                <w:sz w:val="22"/>
                <w:szCs w:val="22"/>
                <w:lang w:val="en-US" w:eastAsia="en-CA"/>
              </w:rPr>
              <w:t>AD 20170322</w:t>
            </w:r>
            <w:r w:rsidRPr="005255C9">
              <w:rPr>
                <w:rFonts w:asciiTheme="minorHAnsi" w:hAnsiTheme="minorHAnsi"/>
                <w:sz w:val="22"/>
                <w:szCs w:val="22"/>
                <w:lang w:val="en-US" w:eastAsia="en-CA"/>
              </w:rPr>
              <w:t xml:space="preserve">: </w:t>
            </w:r>
          </w:p>
          <w:p w14:paraId="62246366" w14:textId="77777777" w:rsidR="00A7280D" w:rsidRPr="00AF6AA2"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After the disability process has been presented to HP (Friday March 31, 2017), MS will need confirm occur if the correct service break is being used, and what impact the disability process will have on all ER Portal validations.   </w:t>
            </w:r>
          </w:p>
          <w:p w14:paraId="2906218A" w14:textId="77777777" w:rsidR="00A7280D" w:rsidRDefault="00A7280D" w:rsidP="00980147">
            <w:pPr>
              <w:ind w:left="0"/>
              <w:rPr>
                <w:rFonts w:asciiTheme="minorHAnsi" w:hAnsiTheme="minorHAnsi"/>
                <w:sz w:val="22"/>
                <w:szCs w:val="22"/>
                <w:lang w:val="en-US" w:eastAsia="en-CA"/>
              </w:rPr>
            </w:pPr>
          </w:p>
          <w:p w14:paraId="6B416AAB" w14:textId="77777777" w:rsidR="00A7280D" w:rsidRDefault="00A7280D" w:rsidP="00980147">
            <w:pPr>
              <w:ind w:left="0"/>
              <w:rPr>
                <w:rFonts w:asciiTheme="minorHAnsi" w:hAnsiTheme="minorHAnsi"/>
                <w:sz w:val="22"/>
                <w:szCs w:val="22"/>
                <w:lang w:val="en-US" w:eastAsia="en-CA"/>
              </w:rPr>
            </w:pPr>
            <w:r>
              <w:rPr>
                <w:rFonts w:asciiTheme="minorHAnsi" w:hAnsiTheme="minorHAnsi"/>
                <w:sz w:val="22"/>
                <w:szCs w:val="22"/>
                <w:lang w:val="en-US" w:eastAsia="en-CA"/>
              </w:rPr>
              <w:t>CS 20170327:</w:t>
            </w:r>
          </w:p>
          <w:p w14:paraId="47A62386" w14:textId="77777777" w:rsidR="00A7280D" w:rsidRPr="00E1002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HOOPP wants the ability to change the tolerance without having to go through a formal release (i.e. version update) - Monica to follow-up with Matthieu St-Germain.</w:t>
            </w:r>
          </w:p>
          <w:p w14:paraId="4BAD99D4"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Service Break DTP to be confirmed (workshop discussing disability process will occur Friday March 31, 2017)</w:t>
            </w:r>
          </w:p>
          <w:p w14:paraId="5DF34529" w14:textId="77777777" w:rsidR="00A7280D" w:rsidRDefault="00A7280D" w:rsidP="00CE4945">
            <w:pPr>
              <w:ind w:left="0"/>
              <w:rPr>
                <w:rFonts w:asciiTheme="minorHAnsi" w:hAnsiTheme="minorHAnsi"/>
                <w:sz w:val="22"/>
                <w:szCs w:val="22"/>
                <w:lang w:val="en-US" w:eastAsia="en-CA"/>
              </w:rPr>
            </w:pPr>
            <w:r>
              <w:rPr>
                <w:rFonts w:asciiTheme="minorHAnsi" w:hAnsiTheme="minorHAnsi"/>
                <w:sz w:val="22"/>
                <w:szCs w:val="22"/>
                <w:lang w:val="en-US" w:eastAsia="en-CA"/>
              </w:rPr>
              <w:t>AD 20170322</w:t>
            </w:r>
            <w:r w:rsidRPr="005255C9">
              <w:rPr>
                <w:rFonts w:asciiTheme="minorHAnsi" w:hAnsiTheme="minorHAnsi"/>
                <w:sz w:val="22"/>
                <w:szCs w:val="22"/>
                <w:lang w:val="en-US" w:eastAsia="en-CA"/>
              </w:rPr>
              <w:t xml:space="preserve">: </w:t>
            </w:r>
          </w:p>
          <w:p w14:paraId="58B12C5B" w14:textId="77777777" w:rsidR="00A7280D" w:rsidRPr="00BC0108" w:rsidRDefault="00A7280D" w:rsidP="003410B0">
            <w:pPr>
              <w:pStyle w:val="ListParagraph"/>
              <w:numPr>
                <w:ilvl w:val="0"/>
                <w:numId w:val="8"/>
              </w:numPr>
              <w:rPr>
                <w:rFonts w:asciiTheme="minorHAnsi" w:hAnsiTheme="minorHAnsi"/>
                <w:sz w:val="22"/>
                <w:szCs w:val="22"/>
                <w:lang w:val="en-US" w:eastAsia="en-CA"/>
              </w:rPr>
            </w:pPr>
            <w:r w:rsidRPr="00BC0108">
              <w:rPr>
                <w:rFonts w:asciiTheme="minorHAnsi" w:hAnsiTheme="minorHAnsi"/>
                <w:sz w:val="22"/>
                <w:szCs w:val="22"/>
                <w:lang w:val="en-US" w:eastAsia="en-CA"/>
              </w:rPr>
              <w:t>I</w:t>
            </w:r>
            <w:r>
              <w:rPr>
                <w:rFonts w:asciiTheme="minorHAnsi" w:hAnsiTheme="minorHAnsi"/>
                <w:sz w:val="22"/>
                <w:szCs w:val="22"/>
                <w:lang w:val="en-US" w:eastAsia="en-CA"/>
              </w:rPr>
              <w:t xml:space="preserve"> believe the service break we should be looking for is an open ended Total and Permanent (DTP) service break.   </w:t>
            </w:r>
            <w:r w:rsidRPr="00BC0108">
              <w:rPr>
                <w:rFonts w:asciiTheme="minorHAnsi" w:hAnsiTheme="minorHAnsi"/>
                <w:sz w:val="22"/>
                <w:szCs w:val="22"/>
                <w:lang w:val="en-US" w:eastAsia="en-CA"/>
              </w:rPr>
              <w:t xml:space="preserve"> </w:t>
            </w:r>
          </w:p>
          <w:p w14:paraId="1FFF7F92" w14:textId="77777777" w:rsidR="00A7280D" w:rsidRPr="00DF5128" w:rsidRDefault="00A7280D" w:rsidP="00A03D80">
            <w:pPr>
              <w:ind w:left="0"/>
              <w:rPr>
                <w:rFonts w:asciiTheme="minorHAnsi" w:hAnsiTheme="minorHAnsi"/>
                <w:sz w:val="22"/>
                <w:szCs w:val="22"/>
                <w:lang w:val="en-US" w:eastAsia="en-CA"/>
              </w:rPr>
            </w:pPr>
            <w:r>
              <w:rPr>
                <w:rFonts w:asciiTheme="minorHAnsi" w:hAnsiTheme="minorHAnsi"/>
                <w:sz w:val="22"/>
                <w:szCs w:val="22"/>
                <w:lang w:val="en-US" w:eastAsia="en-CA"/>
              </w:rPr>
              <w:t>MS 20170224</w:t>
            </w:r>
            <w:r w:rsidRPr="00A03D80">
              <w:rPr>
                <w:rFonts w:asciiTheme="minorHAnsi" w:hAnsiTheme="minorHAnsi"/>
                <w:sz w:val="22"/>
                <w:szCs w:val="22"/>
                <w:lang w:val="en-US" w:eastAsia="en-CA"/>
              </w:rPr>
              <w:t>: What would Total and Permanent Service Break entail?</w:t>
            </w:r>
          </w:p>
        </w:tc>
      </w:tr>
    </w:tbl>
    <w:p w14:paraId="19C117BB" w14:textId="77777777" w:rsidR="00C059FA" w:rsidRPr="00DF5128" w:rsidRDefault="00C059FA" w:rsidP="009527EA">
      <w:pPr>
        <w:rPr>
          <w:lang w:val="en-US"/>
        </w:rPr>
      </w:pPr>
    </w:p>
    <w:p w14:paraId="1FB82A24" w14:textId="77777777" w:rsidR="00C059FA" w:rsidRPr="00DF5128" w:rsidRDefault="00C059FA" w:rsidP="00C059FA">
      <w:pPr>
        <w:rPr>
          <w:sz w:val="24"/>
          <w:lang w:val="en-US"/>
        </w:rPr>
      </w:pPr>
      <w:r w:rsidRPr="00DF5128">
        <w:rPr>
          <w:lang w:val="en-US"/>
        </w:rPr>
        <w:br w:type="page"/>
      </w:r>
    </w:p>
    <w:p w14:paraId="77356C4F" w14:textId="77777777" w:rsidR="009842AF" w:rsidRPr="006B06A8" w:rsidRDefault="009842AF" w:rsidP="009842AF">
      <w:pPr>
        <w:pStyle w:val="Heading3"/>
      </w:pPr>
      <w:r w:rsidRPr="006B06A8">
        <w:t>Validation –</w:t>
      </w:r>
      <w:r w:rsidR="007B2437">
        <w:t xml:space="preserve"> Employment End Date Max D</w:t>
      </w:r>
      <w:r>
        <w:t>ays</w:t>
      </w:r>
    </w:p>
    <w:p w14:paraId="57890C9B" w14:textId="77777777" w:rsidR="009842AF" w:rsidRPr="006B06A8" w:rsidRDefault="009842AF"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9842AF" w14:paraId="64402AF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FB58487" w14:textId="77777777" w:rsidR="009842AF" w:rsidRDefault="009842AF"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1AA104D" w14:textId="77777777" w:rsidR="009842AF" w:rsidRPr="00AB05E0" w:rsidRDefault="009842AF" w:rsidP="00627910">
            <w:pPr>
              <w:pStyle w:val="Heading1"/>
              <w:rPr>
                <w:lang w:val="en-US"/>
              </w:rPr>
            </w:pPr>
            <w:bookmarkStart w:id="531" w:name="_Toc479243660"/>
            <w:bookmarkStart w:id="532" w:name="_Toc43372871"/>
            <w:r w:rsidRPr="00AB05E0">
              <w:rPr>
                <w:lang w:val="en-US"/>
              </w:rPr>
              <w:t>B10</w:t>
            </w:r>
            <w:r>
              <w:rPr>
                <w:lang w:val="en-US"/>
              </w:rPr>
              <w:t>7</w:t>
            </w:r>
            <w:r w:rsidRPr="00AB05E0">
              <w:rPr>
                <w:lang w:val="en-US"/>
              </w:rPr>
              <w:t>_</w:t>
            </w:r>
            <w:r>
              <w:rPr>
                <w:lang w:val="en-US"/>
              </w:rPr>
              <w:t>E</w:t>
            </w:r>
            <w:r w:rsidRPr="00AB05E0">
              <w:rPr>
                <w:lang w:val="en-US"/>
              </w:rPr>
              <w:t>mployment</w:t>
            </w:r>
            <w:r>
              <w:rPr>
                <w:lang w:val="en-US"/>
              </w:rPr>
              <w:t>End</w:t>
            </w:r>
            <w:r w:rsidR="00F95557">
              <w:rPr>
                <w:lang w:val="en-US"/>
              </w:rPr>
              <w:t>D</w:t>
            </w:r>
            <w:r w:rsidRPr="00AB05E0">
              <w:rPr>
                <w:lang w:val="en-US"/>
              </w:rPr>
              <w:t>ate</w:t>
            </w:r>
            <w:r w:rsidR="00F95557">
              <w:rPr>
                <w:lang w:val="en-US"/>
              </w:rPr>
              <w:t>M</w:t>
            </w:r>
            <w:r>
              <w:rPr>
                <w:lang w:val="en-US"/>
              </w:rPr>
              <w:t>ax</w:t>
            </w:r>
            <w:r w:rsidR="00F95557">
              <w:rPr>
                <w:lang w:val="en-US"/>
              </w:rPr>
              <w:t>D</w:t>
            </w:r>
            <w:r>
              <w:rPr>
                <w:lang w:val="en-US"/>
              </w:rPr>
              <w:t>ays</w:t>
            </w:r>
            <w:bookmarkEnd w:id="531"/>
            <w:bookmarkEnd w:id="532"/>
          </w:p>
        </w:tc>
      </w:tr>
      <w:tr w:rsidR="00A7280D" w14:paraId="632BC6BC"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BD5380"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638FC16" w14:textId="0512DE1C" w:rsidR="00A7280D" w:rsidRDefault="00B83F50"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5686</w:t>
            </w:r>
          </w:p>
        </w:tc>
      </w:tr>
      <w:tr w:rsidR="0081139B" w14:paraId="587FBC7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D5DAA2" w14:textId="376E1B24" w:rsidR="0081139B" w:rsidRDefault="0081139B"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E31686B" w14:textId="1613FBDD" w:rsidR="0081139B" w:rsidRDefault="0081139B"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0FB08556"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7405F9"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B15D59B" w14:textId="5B772A8C" w:rsidR="00A7280D" w:rsidRDefault="00256CC2"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256CC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0D214B09"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1F7E89F"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EA3CDF7" w14:textId="77777777" w:rsidR="00A7280D" w:rsidRPr="0021434B" w:rsidRDefault="00A7280D"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Retirement Notice</w:t>
            </w:r>
          </w:p>
        </w:tc>
      </w:tr>
      <w:tr w:rsidR="00A7280D" w14:paraId="1854B9A9"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485BA1"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FF014A4" w14:textId="77777777" w:rsidR="00A7280D" w:rsidRDefault="00A7280D"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246BC0FF"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5635952"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F6658DC" w14:textId="77777777" w:rsidR="00A7280D" w:rsidRPr="00B464B9" w:rsidRDefault="00A7280D"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6BAD2F99"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4D7BEA4"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3B988C5"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FC0DCB0" w14:textId="77777777" w:rsidR="00A7280D" w:rsidRPr="00D11F79" w:rsidRDefault="00A7280D" w:rsidP="00D11F79">
            <w:pPr>
              <w:ind w:left="0"/>
              <w:rPr>
                <w:rFonts w:asciiTheme="minorHAnsi" w:hAnsiTheme="minorHAnsi"/>
                <w:sz w:val="22"/>
                <w:szCs w:val="22"/>
                <w:lang w:eastAsia="en-CA"/>
              </w:rPr>
            </w:pPr>
            <w:r w:rsidRPr="00D11F79">
              <w:rPr>
                <w:rFonts w:asciiTheme="minorHAnsi" w:hAnsiTheme="minorHAnsi"/>
                <w:sz w:val="22"/>
                <w:szCs w:val="22"/>
                <w:lang w:eastAsia="en-CA"/>
              </w:rPr>
              <w:t>If membership status is = "Active", and the employment end date is more than the maximum days in the past from current date.</w:t>
            </w:r>
          </w:p>
          <w:p w14:paraId="14DF0DCD" w14:textId="77777777" w:rsidR="00A7280D" w:rsidRPr="00D11F79" w:rsidRDefault="00A7280D" w:rsidP="00D11F79">
            <w:pPr>
              <w:ind w:left="0"/>
              <w:rPr>
                <w:rFonts w:asciiTheme="minorHAnsi" w:hAnsiTheme="minorHAnsi"/>
                <w:sz w:val="22"/>
                <w:szCs w:val="22"/>
                <w:lang w:eastAsia="en-CA"/>
              </w:rPr>
            </w:pPr>
            <w:r w:rsidRPr="00D11F79">
              <w:rPr>
                <w:rFonts w:asciiTheme="minorHAnsi" w:hAnsiTheme="minorHAnsi"/>
                <w:sz w:val="22"/>
                <w:szCs w:val="22"/>
                <w:lang w:eastAsia="en-CA"/>
              </w:rPr>
              <w:t>Trigger validation if;</w:t>
            </w:r>
          </w:p>
          <w:p w14:paraId="4C213E59" w14:textId="77777777" w:rsidR="00A7280D" w:rsidRPr="00D11F79" w:rsidRDefault="00A7280D" w:rsidP="00D11F79">
            <w:pPr>
              <w:ind w:left="0"/>
              <w:rPr>
                <w:rFonts w:asciiTheme="minorHAnsi" w:hAnsiTheme="minorHAnsi"/>
                <w:sz w:val="22"/>
                <w:szCs w:val="22"/>
                <w:lang w:eastAsia="en-CA"/>
              </w:rPr>
            </w:pPr>
            <w:r w:rsidRPr="00D11F79">
              <w:rPr>
                <w:rFonts w:asciiTheme="minorHAnsi" w:hAnsiTheme="minorHAnsi"/>
                <w:sz w:val="22"/>
                <w:szCs w:val="22"/>
                <w:lang w:eastAsia="en-CA"/>
              </w:rPr>
              <w:t xml:space="preserve">1. Membership status = Active; and </w:t>
            </w:r>
          </w:p>
          <w:p w14:paraId="3261C41C" w14:textId="77777777" w:rsidR="00A7280D" w:rsidRPr="00C301FC" w:rsidRDefault="00A7280D" w:rsidP="00D11F79">
            <w:pPr>
              <w:ind w:left="0"/>
              <w:rPr>
                <w:rFonts w:asciiTheme="minorHAnsi" w:hAnsiTheme="minorHAnsi"/>
                <w:sz w:val="22"/>
                <w:szCs w:val="22"/>
                <w:lang w:val="en-US" w:eastAsia="en-CA"/>
              </w:rPr>
            </w:pPr>
            <w:r w:rsidRPr="00D11F79">
              <w:rPr>
                <w:rFonts w:asciiTheme="minorHAnsi" w:hAnsiTheme="minorHAnsi"/>
                <w:sz w:val="22"/>
                <w:szCs w:val="22"/>
                <w:lang w:eastAsia="en-CA"/>
              </w:rPr>
              <w:t xml:space="preserve">2. Days elapsed (in past) from reported Employment End Date up to current date &gt; maximum days allowed in past.  </w:t>
            </w:r>
          </w:p>
        </w:tc>
      </w:tr>
      <w:tr w:rsidR="00A7280D" w:rsidRPr="009151F9" w14:paraId="5E0FFBA5"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E080115"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41E7040" w14:textId="77777777" w:rsidR="00A7280D" w:rsidRDefault="00A7280D" w:rsidP="00FA043A">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5EC51732" w14:textId="77777777" w:rsidR="00A7280D" w:rsidRDefault="00A7280D" w:rsidP="00814AD2">
            <w:pPr>
              <w:ind w:left="1440"/>
              <w:rPr>
                <w:rFonts w:asciiTheme="minorHAnsi" w:hAnsiTheme="minorHAnsi"/>
                <w:sz w:val="22"/>
                <w:szCs w:val="22"/>
                <w:lang w:eastAsia="en-CA"/>
              </w:rPr>
            </w:pPr>
            <w:r>
              <w:rPr>
                <w:rFonts w:asciiTheme="minorHAnsi" w:hAnsiTheme="minorHAnsi"/>
                <w:sz w:val="22"/>
                <w:szCs w:val="22"/>
                <w:lang w:eastAsia="en-CA"/>
              </w:rPr>
              <w:t>Ariel.employer = File.Employer</w:t>
            </w:r>
          </w:p>
          <w:p w14:paraId="4A17D219" w14:textId="77777777" w:rsidR="00A7280D" w:rsidRDefault="00A7280D" w:rsidP="00FA043A">
            <w:pPr>
              <w:ind w:left="1440"/>
              <w:rPr>
                <w:rFonts w:asciiTheme="minorHAnsi" w:hAnsiTheme="minorHAnsi"/>
                <w:sz w:val="22"/>
                <w:szCs w:val="22"/>
                <w:lang w:eastAsia="en-CA"/>
              </w:rPr>
            </w:pPr>
            <w:r>
              <w:rPr>
                <w:rFonts w:asciiTheme="minorHAnsi" w:hAnsiTheme="minorHAnsi"/>
                <w:sz w:val="22"/>
                <w:szCs w:val="22"/>
                <w:lang w:eastAsia="en-CA"/>
              </w:rPr>
              <w:t>Ariel.MembershipStatus = ‘Active’</w:t>
            </w:r>
          </w:p>
          <w:p w14:paraId="0EE3E95E" w14:textId="77777777" w:rsidR="00A7280D" w:rsidRPr="0021434B" w:rsidRDefault="00A7280D" w:rsidP="00FA043A">
            <w:pPr>
              <w:ind w:left="1440"/>
              <w:rPr>
                <w:rFonts w:asciiTheme="minorHAnsi" w:hAnsiTheme="minorHAnsi"/>
                <w:color w:val="auto"/>
                <w:sz w:val="22"/>
                <w:szCs w:val="22"/>
                <w:lang w:eastAsia="en-CA"/>
              </w:rPr>
            </w:pPr>
            <w:r w:rsidRPr="0021434B">
              <w:rPr>
                <w:rFonts w:asciiTheme="minorHAnsi" w:hAnsiTheme="minorHAnsi"/>
                <w:color w:val="auto"/>
                <w:sz w:val="22"/>
                <w:szCs w:val="22"/>
                <w:lang w:eastAsia="en-CA"/>
              </w:rPr>
              <w:t>AND</w:t>
            </w:r>
          </w:p>
          <w:p w14:paraId="587C7E48" w14:textId="77777777" w:rsidR="00A7280D" w:rsidRDefault="00A7280D" w:rsidP="00FA043A">
            <w:pPr>
              <w:ind w:left="1440"/>
              <w:rPr>
                <w:rFonts w:asciiTheme="minorHAnsi" w:hAnsiTheme="minorHAnsi"/>
                <w:sz w:val="22"/>
                <w:szCs w:val="22"/>
                <w:lang w:eastAsia="en-CA"/>
              </w:rPr>
            </w:pPr>
            <w:r>
              <w:rPr>
                <w:rFonts w:asciiTheme="minorHAnsi" w:hAnsiTheme="minorHAnsi"/>
                <w:sz w:val="22"/>
                <w:szCs w:val="22"/>
                <w:lang w:eastAsia="en-CA"/>
              </w:rPr>
              <w:t>File.EmploymentEndDate &lt;  ExecutionDate  – MaxDaysInPast(60 days)</w:t>
            </w:r>
          </w:p>
          <w:p w14:paraId="3B0586C5" w14:textId="77777777" w:rsidR="00A7280D" w:rsidRPr="00411EBD" w:rsidRDefault="00A7280D" w:rsidP="00B340FD">
            <w:pPr>
              <w:ind w:left="1440"/>
              <w:rPr>
                <w:rFonts w:asciiTheme="minorHAnsi" w:hAnsiTheme="minorHAnsi"/>
                <w:sz w:val="22"/>
                <w:szCs w:val="22"/>
                <w:lang w:eastAsia="en-CA"/>
              </w:rPr>
            </w:pPr>
          </w:p>
        </w:tc>
      </w:tr>
      <w:tr w:rsidR="00A7280D" w:rsidRPr="00A61AB1" w14:paraId="16087E9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35DF1B"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BBCD371" w14:textId="77777777" w:rsidR="00A7280D" w:rsidRPr="00D11F79" w:rsidRDefault="00A7280D" w:rsidP="00814AD2">
            <w:pPr>
              <w:ind w:left="0"/>
              <w:rPr>
                <w:rFonts w:asciiTheme="minorHAnsi" w:hAnsiTheme="minorHAnsi"/>
                <w:sz w:val="22"/>
                <w:szCs w:val="22"/>
                <w:lang w:eastAsia="en-CA"/>
              </w:rPr>
            </w:pPr>
            <w:r w:rsidRPr="00D11F79">
              <w:rPr>
                <w:rFonts w:asciiTheme="minorHAnsi" w:hAnsiTheme="minorHAnsi"/>
                <w:sz w:val="22"/>
                <w:szCs w:val="22"/>
                <w:lang w:eastAsia="en-CA"/>
              </w:rPr>
              <w:t>Maximum days in past = 60 days</w:t>
            </w:r>
          </w:p>
        </w:tc>
      </w:tr>
      <w:tr w:rsidR="00A7280D" w:rsidRPr="00A61AB1" w14:paraId="39615CB0"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EECB63A"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3A17AD55" w14:textId="77777777" w:rsidR="00A7280D" w:rsidRPr="00A72B28" w:rsidRDefault="00A7280D" w:rsidP="004E6E3A">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The</w:t>
            </w:r>
            <w:r w:rsidRPr="00B340FD">
              <w:rPr>
                <w:rFonts w:asciiTheme="minorHAnsi" w:hAnsiTheme="minorHAnsi"/>
                <w:color w:val="000000"/>
                <w:sz w:val="22"/>
                <w:szCs w:val="22"/>
                <w:lang w:val="en-CA"/>
              </w:rPr>
              <w:t xml:space="preserve"> Employment End Date </w:t>
            </w:r>
            <w:r>
              <w:rPr>
                <w:rFonts w:asciiTheme="minorHAnsi" w:hAnsiTheme="minorHAnsi"/>
                <w:color w:val="000000"/>
                <w:sz w:val="22"/>
                <w:szCs w:val="22"/>
                <w:lang w:val="en-CA"/>
              </w:rPr>
              <w:t>cannot be</w:t>
            </w:r>
            <w:r w:rsidRPr="00B340FD">
              <w:rPr>
                <w:rFonts w:asciiTheme="minorHAnsi" w:hAnsiTheme="minorHAnsi"/>
                <w:color w:val="000000"/>
                <w:sz w:val="22"/>
                <w:szCs w:val="22"/>
                <w:lang w:val="en-CA"/>
              </w:rPr>
              <w:t xml:space="preserve"> more than {</w:t>
            </w:r>
            <w:r>
              <w:rPr>
                <w:rFonts w:asciiTheme="minorHAnsi" w:hAnsiTheme="minorHAnsi"/>
                <w:color w:val="000000"/>
                <w:sz w:val="22"/>
                <w:szCs w:val="22"/>
                <w:lang w:val="en-CA"/>
              </w:rPr>
              <w:t>0</w:t>
            </w:r>
            <w:r w:rsidRPr="00B340FD">
              <w:rPr>
                <w:rFonts w:asciiTheme="minorHAnsi" w:hAnsiTheme="minorHAnsi"/>
                <w:color w:val="000000"/>
                <w:sz w:val="22"/>
                <w:szCs w:val="22"/>
                <w:lang w:val="en-CA"/>
              </w:rPr>
              <w:t>} days in the past.  If the Employment End Date was earlier, please contact HOOPP.</w:t>
            </w:r>
          </w:p>
        </w:tc>
      </w:tr>
      <w:tr w:rsidR="00A7280D" w:rsidRPr="00A61AB1" w14:paraId="2C3DDC31"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72D985D"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B3B0C1D"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34C96B2" w14:textId="77777777" w:rsidR="00A7280D" w:rsidRPr="00B464B9" w:rsidRDefault="00A7280D" w:rsidP="004E6E3A">
            <w:pPr>
              <w:spacing w:before="60" w:after="60"/>
              <w:ind w:left="0"/>
              <w:rPr>
                <w:rFonts w:asciiTheme="minorHAnsi" w:hAnsiTheme="minorHAnsi"/>
                <w:sz w:val="22"/>
                <w:szCs w:val="22"/>
                <w:lang w:eastAsia="en-CA"/>
              </w:rPr>
            </w:pPr>
            <w:r>
              <w:rPr>
                <w:rFonts w:asciiTheme="minorHAnsi" w:hAnsiTheme="minorHAnsi"/>
                <w:sz w:val="22"/>
                <w:szCs w:val="22"/>
              </w:rPr>
              <w:t>The</w:t>
            </w:r>
            <w:r w:rsidRPr="00B340FD">
              <w:rPr>
                <w:rFonts w:asciiTheme="minorHAnsi" w:hAnsiTheme="minorHAnsi"/>
                <w:sz w:val="22"/>
                <w:szCs w:val="22"/>
              </w:rPr>
              <w:t xml:space="preserve"> Employment End Date </w:t>
            </w:r>
            <w:r>
              <w:rPr>
                <w:rFonts w:asciiTheme="minorHAnsi" w:hAnsiTheme="minorHAnsi"/>
                <w:sz w:val="22"/>
                <w:szCs w:val="22"/>
              </w:rPr>
              <w:t>cannot be</w:t>
            </w:r>
            <w:r w:rsidRPr="00B340FD">
              <w:rPr>
                <w:rFonts w:asciiTheme="minorHAnsi" w:hAnsiTheme="minorHAnsi"/>
                <w:sz w:val="22"/>
                <w:szCs w:val="22"/>
              </w:rPr>
              <w:t xml:space="preserve"> more than </w:t>
            </w:r>
            <w:r>
              <w:rPr>
                <w:rFonts w:asciiTheme="minorHAnsi" w:hAnsiTheme="minorHAnsi"/>
                <w:sz w:val="22"/>
                <w:szCs w:val="22"/>
              </w:rPr>
              <w:t>60</w:t>
            </w:r>
            <w:r w:rsidRPr="00B340FD">
              <w:rPr>
                <w:rFonts w:asciiTheme="minorHAnsi" w:hAnsiTheme="minorHAnsi"/>
                <w:sz w:val="22"/>
                <w:szCs w:val="22"/>
              </w:rPr>
              <w:t xml:space="preserve"> days in the past.  If the Employment End Date was earlier, please contact HOOPP.</w:t>
            </w:r>
          </w:p>
        </w:tc>
      </w:tr>
      <w:tr w:rsidR="00A7280D" w:rsidRPr="0085712F" w14:paraId="7E4D0553"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C35201D" w14:textId="77777777" w:rsidR="00A7280D" w:rsidRPr="0085712F" w:rsidRDefault="00A7280D" w:rsidP="00FA043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D1DE0FB" w14:textId="77777777" w:rsidR="00A7280D" w:rsidRPr="009C43D2" w:rsidRDefault="00A7280D" w:rsidP="009E0FFD">
            <w:pPr>
              <w:spacing w:before="60" w:after="60"/>
              <w:ind w:left="0"/>
              <w:rPr>
                <w:rFonts w:asciiTheme="minorHAnsi" w:hAnsiTheme="minorHAnsi" w:cs="Calibri"/>
                <w:color w:val="auto"/>
                <w:sz w:val="22"/>
                <w:szCs w:val="22"/>
              </w:rPr>
            </w:pPr>
            <w:r>
              <w:rPr>
                <w:rFonts w:asciiTheme="minorHAnsi" w:hAnsiTheme="minorHAnsi" w:cs="Calibri"/>
                <w:color w:val="auto"/>
                <w:sz w:val="22"/>
                <w:szCs w:val="22"/>
              </w:rPr>
              <w:t>{0}: Maximum Days in the past = 60</w:t>
            </w:r>
          </w:p>
        </w:tc>
      </w:tr>
      <w:tr w:rsidR="00A7280D" w:rsidRPr="0085712F" w14:paraId="3C1F05DD"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BD24300" w14:textId="77777777" w:rsidR="00A7280D" w:rsidRPr="0085712F" w:rsidRDefault="00A7280D" w:rsidP="00FA043A">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C614EF5" w14:textId="77777777" w:rsidR="00A7280D" w:rsidRPr="006100CE" w:rsidRDefault="00A7280D"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4ED89BA7"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30C8AE" w14:textId="77777777" w:rsidR="00A7280D" w:rsidRPr="0085712F" w:rsidRDefault="00A7280D" w:rsidP="00FA043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38F6313" w14:textId="77777777" w:rsidR="00A7280D" w:rsidRPr="006100CE" w:rsidRDefault="00A7280D" w:rsidP="00B340F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Value</w:t>
            </w:r>
            <w:r w:rsidRPr="00B340FD">
              <w:rPr>
                <w:rFonts w:asciiTheme="minorHAnsi" w:hAnsiTheme="minorHAnsi"/>
                <w:sz w:val="22"/>
                <w:szCs w:val="22"/>
                <w:lang w:eastAsia="en-CA"/>
              </w:rPr>
              <w:t xml:space="preserve"> should be a configurable parameter</w:t>
            </w:r>
          </w:p>
        </w:tc>
      </w:tr>
      <w:tr w:rsidR="00A7280D" w:rsidRPr="00DF5128" w14:paraId="181C975F" w14:textId="77777777" w:rsidTr="00B340F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D84802"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24F559D" w14:textId="77777777" w:rsidR="00A7280D" w:rsidRPr="00B340F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4DC0DFA" w14:textId="77777777" w:rsidR="00F36EA9" w:rsidRDefault="00F36EA9" w:rsidP="00C35B65">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20170505:</w:t>
            </w:r>
          </w:p>
          <w:p w14:paraId="5C4F1771" w14:textId="77777777" w:rsidR="00F36EA9" w:rsidRDefault="00F36EA9"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Normand was wondering why this is not a warning. </w:t>
            </w:r>
          </w:p>
          <w:p w14:paraId="657A1F78" w14:textId="05751D16" w:rsidR="00F36EA9" w:rsidRPr="00F36EA9" w:rsidRDefault="00F36EA9"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Alias to check with policy before confirming if we change to Warning.</w:t>
            </w:r>
          </w:p>
          <w:p w14:paraId="0910D2F8" w14:textId="77777777" w:rsidR="00F36EA9" w:rsidRDefault="00F36EA9" w:rsidP="00C35B65">
            <w:pPr>
              <w:spacing w:before="60" w:after="60" w:line="240" w:lineRule="auto"/>
              <w:ind w:left="0"/>
              <w:rPr>
                <w:rFonts w:asciiTheme="minorHAnsi" w:hAnsiTheme="minorHAnsi"/>
                <w:sz w:val="22"/>
                <w:szCs w:val="22"/>
                <w:lang w:val="en-US" w:eastAsia="en-CA"/>
              </w:rPr>
            </w:pPr>
          </w:p>
          <w:p w14:paraId="08941632" w14:textId="77777777" w:rsidR="00A7280D" w:rsidRDefault="00A7280D" w:rsidP="00C35B65">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20170404:</w:t>
            </w:r>
          </w:p>
          <w:p w14:paraId="34242B72" w14:textId="77777777" w:rsidR="00A7280D" w:rsidRPr="002B01E2"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The parameter can be modified by a programmer and will require a new dataimport configuration to be deployed.</w:t>
            </w:r>
          </w:p>
          <w:p w14:paraId="6AA37F7D" w14:textId="77777777" w:rsidR="00A7280D" w:rsidRDefault="00A7280D" w:rsidP="00C35B65">
            <w:pPr>
              <w:spacing w:before="60" w:after="60" w:line="240" w:lineRule="auto"/>
              <w:ind w:left="0"/>
              <w:rPr>
                <w:rFonts w:asciiTheme="minorHAnsi" w:hAnsiTheme="minorHAnsi"/>
                <w:sz w:val="22"/>
                <w:szCs w:val="22"/>
                <w:lang w:val="en-US" w:eastAsia="en-CA"/>
              </w:rPr>
            </w:pPr>
          </w:p>
          <w:p w14:paraId="1D5EDEC4" w14:textId="77777777" w:rsidR="00A7280D" w:rsidRDefault="00A7280D" w:rsidP="00C35B65">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20170327:</w:t>
            </w:r>
          </w:p>
          <w:p w14:paraId="5B94BE72" w14:textId="77777777" w:rsidR="00A7280D" w:rsidRPr="00814AD2"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Tolerance may change once we go live or due to changes in admin policies.  </w:t>
            </w:r>
          </w:p>
          <w:p w14:paraId="745B12EC" w14:textId="77777777" w:rsidR="00A7280D" w:rsidRDefault="00A7280D" w:rsidP="00C35B65">
            <w:pPr>
              <w:spacing w:before="60" w:after="60" w:line="240" w:lineRule="auto"/>
              <w:ind w:left="0"/>
              <w:rPr>
                <w:rFonts w:asciiTheme="minorHAnsi" w:hAnsiTheme="minorHAnsi"/>
                <w:sz w:val="22"/>
                <w:szCs w:val="22"/>
                <w:lang w:val="en-US" w:eastAsia="en-CA"/>
              </w:rPr>
            </w:pPr>
          </w:p>
          <w:p w14:paraId="64F1DD12" w14:textId="77777777" w:rsidR="00A7280D" w:rsidRDefault="00A7280D" w:rsidP="00C35B65">
            <w:pPr>
              <w:spacing w:before="60" w:after="60" w:line="240" w:lineRule="auto"/>
              <w:ind w:left="0"/>
              <w:rPr>
                <w:rFonts w:asciiTheme="minorHAnsi" w:hAnsiTheme="minorHAnsi"/>
                <w:sz w:val="22"/>
                <w:szCs w:val="22"/>
                <w:lang w:val="en-US" w:eastAsia="en-CA"/>
              </w:rPr>
            </w:pPr>
            <w:r w:rsidRPr="005255C9">
              <w:rPr>
                <w:rFonts w:asciiTheme="minorHAnsi" w:hAnsiTheme="minorHAnsi"/>
                <w:sz w:val="22"/>
                <w:szCs w:val="22"/>
                <w:lang w:val="en-US" w:eastAsia="en-CA"/>
              </w:rPr>
              <w:t xml:space="preserve">AD 20170317: </w:t>
            </w:r>
          </w:p>
          <w:p w14:paraId="2DBAE6C3" w14:textId="77777777" w:rsidR="00A7280D" w:rsidRPr="00A03B96"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sidRPr="00A03B96">
              <w:rPr>
                <w:rFonts w:asciiTheme="minorHAnsi" w:hAnsiTheme="minorHAnsi"/>
                <w:sz w:val="22"/>
                <w:szCs w:val="22"/>
                <w:lang w:val="en-US" w:eastAsia="en-CA"/>
              </w:rPr>
              <w:t>“Current Date” = current System Date (today’s date).</w:t>
            </w:r>
          </w:p>
          <w:p w14:paraId="76339DE7" w14:textId="77777777" w:rsidR="00A7280D" w:rsidRDefault="00A7280D" w:rsidP="006179E0">
            <w:pPr>
              <w:spacing w:before="60" w:after="60" w:line="240" w:lineRule="auto"/>
              <w:ind w:left="0"/>
              <w:rPr>
                <w:rFonts w:asciiTheme="minorHAnsi" w:hAnsiTheme="minorHAnsi"/>
                <w:sz w:val="22"/>
                <w:szCs w:val="22"/>
                <w:lang w:val="en-US" w:eastAsia="en-CA"/>
              </w:rPr>
            </w:pPr>
          </w:p>
          <w:p w14:paraId="353DA9AB" w14:textId="77777777" w:rsidR="00A7280D" w:rsidRPr="005F68DE" w:rsidRDefault="00A7280D" w:rsidP="006179E0">
            <w:pPr>
              <w:spacing w:before="60" w:after="60" w:line="240" w:lineRule="auto"/>
              <w:ind w:left="0"/>
              <w:rPr>
                <w:rFonts w:asciiTheme="minorHAnsi" w:hAnsiTheme="minorHAnsi"/>
                <w:sz w:val="22"/>
                <w:szCs w:val="22"/>
                <w:lang w:val="en-US" w:eastAsia="en-CA"/>
              </w:rPr>
            </w:pPr>
            <w:r w:rsidRPr="005F68DE">
              <w:rPr>
                <w:rFonts w:asciiTheme="minorHAnsi" w:hAnsiTheme="minorHAnsi"/>
                <w:sz w:val="22"/>
                <w:szCs w:val="22"/>
                <w:lang w:val="en-US" w:eastAsia="en-CA"/>
              </w:rPr>
              <w:t>MS 20170224:  Please confirm what you mean by Current Date, we have access to 2 dates, Effective Date (Start Date) on the Portal, and Execution Date (Today’s Date).</w:t>
            </w:r>
          </w:p>
          <w:p w14:paraId="19A2DD9D" w14:textId="77777777" w:rsidR="00A7280D" w:rsidRPr="00DF5128" w:rsidRDefault="00A7280D" w:rsidP="002A0686">
            <w:pPr>
              <w:ind w:left="0"/>
              <w:rPr>
                <w:rFonts w:asciiTheme="minorHAnsi" w:hAnsiTheme="minorHAnsi"/>
                <w:sz w:val="22"/>
                <w:szCs w:val="22"/>
                <w:lang w:val="en-US" w:eastAsia="en-CA"/>
              </w:rPr>
            </w:pPr>
          </w:p>
        </w:tc>
      </w:tr>
    </w:tbl>
    <w:p w14:paraId="1BE7C7FE" w14:textId="19163DB2" w:rsidR="00814AD2" w:rsidRDefault="00814AD2" w:rsidP="009527EA">
      <w:pPr>
        <w:rPr>
          <w:lang w:val="en-US"/>
        </w:rPr>
      </w:pPr>
    </w:p>
    <w:p w14:paraId="25F022C2" w14:textId="77777777" w:rsidR="00814AD2" w:rsidRDefault="00814AD2">
      <w:pPr>
        <w:spacing w:before="0" w:after="0" w:line="240" w:lineRule="auto"/>
        <w:ind w:left="0"/>
        <w:rPr>
          <w:b/>
          <w:smallCaps/>
          <w:sz w:val="24"/>
          <w:lang w:val="en-US"/>
        </w:rPr>
      </w:pPr>
      <w:r>
        <w:rPr>
          <w:lang w:val="en-US"/>
        </w:rPr>
        <w:br w:type="page"/>
      </w:r>
    </w:p>
    <w:p w14:paraId="08722AE5" w14:textId="77777777" w:rsidR="004457FF" w:rsidRPr="00DF5128" w:rsidRDefault="004457FF" w:rsidP="009527EA">
      <w:pPr>
        <w:rPr>
          <w:lang w:val="en-US"/>
        </w:rPr>
      </w:pPr>
    </w:p>
    <w:p w14:paraId="1EE4526F" w14:textId="77777777" w:rsidR="00521C1B" w:rsidRPr="006B06A8" w:rsidRDefault="00521C1B" w:rsidP="00521C1B">
      <w:pPr>
        <w:pStyle w:val="Heading3"/>
      </w:pPr>
      <w:r w:rsidRPr="006B06A8">
        <w:t>Validation –</w:t>
      </w:r>
      <w:r w:rsidR="007B2437">
        <w:t xml:space="preserve"> Employment End Date Over A</w:t>
      </w:r>
      <w:r>
        <w:t>ge 71</w:t>
      </w:r>
    </w:p>
    <w:p w14:paraId="383B2B7D" w14:textId="77777777" w:rsidR="00521C1B" w:rsidRPr="006B06A8" w:rsidRDefault="00521C1B" w:rsidP="009527EA">
      <w:pPr>
        <w:rPr>
          <w:lang w:val="en-US"/>
        </w:rPr>
      </w:pPr>
    </w:p>
    <w:tbl>
      <w:tblPr>
        <w:tblW w:w="10999"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647"/>
      </w:tblGrid>
      <w:tr w:rsidR="00521C1B" w14:paraId="74A4E23C"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0038F8" w14:textId="77777777" w:rsidR="00521C1B" w:rsidRDefault="00521C1B"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647" w:type="dxa"/>
            <w:tcBorders>
              <w:top w:val="single" w:sz="4" w:space="0" w:color="auto"/>
              <w:left w:val="single" w:sz="4" w:space="0" w:color="auto"/>
              <w:bottom w:val="single" w:sz="4" w:space="0" w:color="auto"/>
              <w:right w:val="single" w:sz="4" w:space="0" w:color="auto"/>
            </w:tcBorders>
            <w:vAlign w:val="center"/>
          </w:tcPr>
          <w:p w14:paraId="109664C7" w14:textId="77777777" w:rsidR="00521C1B" w:rsidRPr="00AB05E0" w:rsidRDefault="00521C1B" w:rsidP="00627910">
            <w:pPr>
              <w:pStyle w:val="Heading1"/>
              <w:rPr>
                <w:lang w:val="en-US"/>
              </w:rPr>
            </w:pPr>
            <w:bookmarkStart w:id="533" w:name="_Toc479243661"/>
            <w:bookmarkStart w:id="534" w:name="_Toc43372872"/>
            <w:r w:rsidRPr="00AB05E0">
              <w:rPr>
                <w:lang w:val="en-US"/>
              </w:rPr>
              <w:t>B10</w:t>
            </w:r>
            <w:r>
              <w:rPr>
                <w:lang w:val="en-US"/>
              </w:rPr>
              <w:t>8</w:t>
            </w:r>
            <w:r w:rsidRPr="00AB05E0">
              <w:rPr>
                <w:lang w:val="en-US"/>
              </w:rPr>
              <w:t>_</w:t>
            </w:r>
            <w:r>
              <w:rPr>
                <w:lang w:val="en-US"/>
              </w:rPr>
              <w:t>E</w:t>
            </w:r>
            <w:r w:rsidRPr="00AB05E0">
              <w:rPr>
                <w:lang w:val="en-US"/>
              </w:rPr>
              <w:t>mployment</w:t>
            </w:r>
            <w:r>
              <w:rPr>
                <w:lang w:val="en-US"/>
              </w:rPr>
              <w:t>End</w:t>
            </w:r>
            <w:r w:rsidR="00A47E99">
              <w:rPr>
                <w:lang w:val="en-US"/>
              </w:rPr>
              <w:t>D</w:t>
            </w:r>
            <w:r w:rsidRPr="00AB05E0">
              <w:rPr>
                <w:lang w:val="en-US"/>
              </w:rPr>
              <w:t>ate</w:t>
            </w:r>
            <w:r w:rsidR="00A47E99">
              <w:rPr>
                <w:lang w:val="en-US"/>
              </w:rPr>
              <w:t>O</w:t>
            </w:r>
            <w:r>
              <w:rPr>
                <w:lang w:val="en-US"/>
              </w:rPr>
              <w:t>ver</w:t>
            </w:r>
            <w:r w:rsidR="00A47E99">
              <w:rPr>
                <w:lang w:val="en-US"/>
              </w:rPr>
              <w:t>A</w:t>
            </w:r>
            <w:r>
              <w:rPr>
                <w:lang w:val="en-US"/>
              </w:rPr>
              <w:t>ge71</w:t>
            </w:r>
            <w:bookmarkEnd w:id="533"/>
            <w:bookmarkEnd w:id="534"/>
          </w:p>
        </w:tc>
      </w:tr>
      <w:tr w:rsidR="00A7280D" w14:paraId="1598AB4F"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487FD9F"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647" w:type="dxa"/>
            <w:tcBorders>
              <w:top w:val="single" w:sz="4" w:space="0" w:color="auto"/>
              <w:left w:val="single" w:sz="4" w:space="0" w:color="auto"/>
              <w:bottom w:val="single" w:sz="4" w:space="0" w:color="auto"/>
              <w:right w:val="single" w:sz="4" w:space="0" w:color="auto"/>
            </w:tcBorders>
            <w:vAlign w:val="center"/>
          </w:tcPr>
          <w:p w14:paraId="2019B746" w14:textId="3FDF79F7" w:rsidR="00A7280D" w:rsidRDefault="00B83F50"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1582</w:t>
            </w:r>
          </w:p>
        </w:tc>
      </w:tr>
      <w:tr w:rsidR="0081139B" w14:paraId="009A6F1D"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4A9853" w14:textId="3FA56EF9" w:rsidR="0081139B" w:rsidRDefault="0081139B"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647" w:type="dxa"/>
            <w:tcBorders>
              <w:top w:val="single" w:sz="4" w:space="0" w:color="auto"/>
              <w:left w:val="single" w:sz="4" w:space="0" w:color="auto"/>
              <w:bottom w:val="single" w:sz="4" w:space="0" w:color="auto"/>
              <w:right w:val="single" w:sz="4" w:space="0" w:color="auto"/>
            </w:tcBorders>
            <w:vAlign w:val="center"/>
          </w:tcPr>
          <w:p w14:paraId="35C278A0" w14:textId="489F0C37" w:rsidR="0081139B" w:rsidRDefault="0081139B"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7E4B5581"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F0B5FD"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647" w:type="dxa"/>
            <w:tcBorders>
              <w:top w:val="single" w:sz="4" w:space="0" w:color="auto"/>
              <w:left w:val="single" w:sz="4" w:space="0" w:color="auto"/>
              <w:bottom w:val="single" w:sz="4" w:space="0" w:color="auto"/>
              <w:right w:val="single" w:sz="4" w:space="0" w:color="auto"/>
            </w:tcBorders>
            <w:vAlign w:val="center"/>
          </w:tcPr>
          <w:p w14:paraId="59827EE7" w14:textId="316EC9FB" w:rsidR="00A7280D" w:rsidRDefault="00256CC2"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256CC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2A4D308A"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B1C4427"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647" w:type="dxa"/>
            <w:tcBorders>
              <w:top w:val="single" w:sz="4" w:space="0" w:color="auto"/>
              <w:left w:val="single" w:sz="4" w:space="0" w:color="auto"/>
              <w:bottom w:val="single" w:sz="4" w:space="0" w:color="auto"/>
              <w:right w:val="single" w:sz="4" w:space="0" w:color="auto"/>
            </w:tcBorders>
            <w:vAlign w:val="center"/>
          </w:tcPr>
          <w:p w14:paraId="766F639B" w14:textId="77777777" w:rsidR="00A7280D" w:rsidRPr="00215615" w:rsidRDefault="00A7280D"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Retirement Notice</w:t>
            </w:r>
          </w:p>
        </w:tc>
      </w:tr>
      <w:tr w:rsidR="00A7280D" w14:paraId="1D034C75"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E4BE217"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647" w:type="dxa"/>
            <w:tcBorders>
              <w:top w:val="single" w:sz="4" w:space="0" w:color="auto"/>
              <w:left w:val="single" w:sz="4" w:space="0" w:color="auto"/>
              <w:bottom w:val="single" w:sz="4" w:space="0" w:color="auto"/>
              <w:right w:val="single" w:sz="4" w:space="0" w:color="auto"/>
            </w:tcBorders>
            <w:vAlign w:val="center"/>
          </w:tcPr>
          <w:p w14:paraId="702D82E4" w14:textId="77777777" w:rsidR="00A7280D" w:rsidRDefault="00A7280D"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68441C23"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298E013"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647" w:type="dxa"/>
            <w:tcBorders>
              <w:top w:val="single" w:sz="4" w:space="0" w:color="auto"/>
              <w:left w:val="single" w:sz="4" w:space="0" w:color="auto"/>
              <w:bottom w:val="single" w:sz="4" w:space="0" w:color="auto"/>
              <w:right w:val="single" w:sz="4" w:space="0" w:color="auto"/>
            </w:tcBorders>
            <w:vAlign w:val="center"/>
          </w:tcPr>
          <w:p w14:paraId="5DD8FBE3" w14:textId="77777777" w:rsidR="00A7280D" w:rsidRPr="00B464B9" w:rsidRDefault="00A7280D"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62642070"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7F86167"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EBD7B78"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647" w:type="dxa"/>
            <w:tcBorders>
              <w:top w:val="single" w:sz="4" w:space="0" w:color="auto"/>
              <w:left w:val="single" w:sz="4" w:space="0" w:color="auto"/>
              <w:bottom w:val="single" w:sz="4" w:space="0" w:color="auto"/>
              <w:right w:val="single" w:sz="4" w:space="0" w:color="auto"/>
            </w:tcBorders>
            <w:vAlign w:val="center"/>
          </w:tcPr>
          <w:p w14:paraId="36367646" w14:textId="77777777" w:rsidR="00A7280D" w:rsidRPr="00C301FC" w:rsidRDefault="00A7280D" w:rsidP="00521C1B">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 xml:space="preserve">verify that the member is retiring prior to Maximum Retirement Date of the year they turn age 71.  </w:t>
            </w:r>
            <w:r w:rsidRPr="009151F9">
              <w:rPr>
                <w:rFonts w:asciiTheme="minorHAnsi" w:hAnsiTheme="minorHAnsi"/>
                <w:sz w:val="22"/>
                <w:szCs w:val="22"/>
                <w:lang w:eastAsia="en-CA"/>
              </w:rPr>
              <w:t xml:space="preserve"> </w:t>
            </w:r>
          </w:p>
        </w:tc>
      </w:tr>
      <w:tr w:rsidR="00A7280D" w:rsidRPr="009151F9" w14:paraId="261949E5"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63D4DB1"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647" w:type="dxa"/>
            <w:tcBorders>
              <w:top w:val="single" w:sz="4" w:space="0" w:color="auto"/>
              <w:left w:val="single" w:sz="4" w:space="0" w:color="auto"/>
              <w:bottom w:val="single" w:sz="4" w:space="0" w:color="auto"/>
              <w:right w:val="single" w:sz="4" w:space="0" w:color="auto"/>
            </w:tcBorders>
            <w:vAlign w:val="center"/>
          </w:tcPr>
          <w:p w14:paraId="68DA5371" w14:textId="77777777" w:rsidR="00A7280D" w:rsidRDefault="00A7280D" w:rsidP="00FA043A">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1AC01595" w14:textId="77777777" w:rsidR="00A7280D" w:rsidRDefault="00A7280D" w:rsidP="0013251A">
            <w:pPr>
              <w:ind w:left="720"/>
              <w:rPr>
                <w:rFonts w:asciiTheme="minorHAnsi" w:hAnsiTheme="minorHAnsi"/>
                <w:sz w:val="22"/>
                <w:szCs w:val="22"/>
                <w:lang w:eastAsia="en-CA"/>
              </w:rPr>
            </w:pPr>
            <w:r>
              <w:rPr>
                <w:rFonts w:asciiTheme="minorHAnsi" w:hAnsiTheme="minorHAnsi"/>
                <w:sz w:val="22"/>
                <w:szCs w:val="22"/>
                <w:lang w:eastAsia="en-CA"/>
              </w:rPr>
              <w:t>File.EmploymentEndDate &gt; (YEAR(Ariel.BirthDate)+71,’11-30’)</w:t>
            </w:r>
          </w:p>
          <w:p w14:paraId="5608AE73" w14:textId="77777777" w:rsidR="00A7280D" w:rsidRPr="00814AD2" w:rsidRDefault="00A7280D" w:rsidP="0013251A">
            <w:pPr>
              <w:spacing w:before="60" w:after="60" w:line="240" w:lineRule="auto"/>
              <w:ind w:left="720"/>
              <w:rPr>
                <w:rFonts w:asciiTheme="minorHAnsi" w:hAnsiTheme="minorHAnsi"/>
                <w:sz w:val="22"/>
                <w:szCs w:val="22"/>
                <w:lang w:val="en-US" w:eastAsia="en-CA"/>
              </w:rPr>
            </w:pPr>
          </w:p>
        </w:tc>
      </w:tr>
      <w:tr w:rsidR="00A7280D" w:rsidRPr="00A61AB1" w14:paraId="471DF106"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334A10C"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647" w:type="dxa"/>
            <w:tcBorders>
              <w:top w:val="single" w:sz="4" w:space="0" w:color="auto"/>
              <w:left w:val="single" w:sz="4" w:space="0" w:color="auto"/>
              <w:bottom w:val="single" w:sz="4" w:space="0" w:color="auto"/>
              <w:right w:val="single" w:sz="4" w:space="0" w:color="auto"/>
            </w:tcBorders>
            <w:vAlign w:val="center"/>
          </w:tcPr>
          <w:p w14:paraId="05130E72" w14:textId="7D0052E7" w:rsidR="00A7280D" w:rsidRPr="0013251A" w:rsidRDefault="008F60B0" w:rsidP="00C73FB0">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7280D" w:rsidRPr="00A61AB1" w14:paraId="13F48720"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2B44334"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647" w:type="dxa"/>
            <w:tcBorders>
              <w:top w:val="single" w:sz="4" w:space="0" w:color="auto"/>
              <w:left w:val="single" w:sz="4" w:space="0" w:color="auto"/>
              <w:bottom w:val="single" w:sz="4" w:space="0" w:color="auto"/>
              <w:right w:val="single" w:sz="4" w:space="0" w:color="auto"/>
            </w:tcBorders>
            <w:vAlign w:val="center"/>
          </w:tcPr>
          <w:p w14:paraId="3882FB6E" w14:textId="77777777" w:rsidR="00A7280D" w:rsidRPr="00A72B28" w:rsidRDefault="00A7280D" w:rsidP="0013251A">
            <w:pPr>
              <w:pStyle w:val="NormalWeb"/>
              <w:spacing w:line="276" w:lineRule="auto"/>
              <w:rPr>
                <w:rFonts w:asciiTheme="minorHAnsi" w:hAnsiTheme="minorHAnsi"/>
                <w:color w:val="000000"/>
                <w:sz w:val="22"/>
                <w:szCs w:val="22"/>
                <w:lang w:val="en-CA"/>
              </w:rPr>
            </w:pPr>
            <w:r>
              <w:rPr>
                <w:rFonts w:asciiTheme="minorHAnsi" w:hAnsiTheme="minorHAnsi"/>
                <w:sz w:val="22"/>
                <w:szCs w:val="22"/>
                <w:lang w:val="en-US" w:eastAsia="en-CA"/>
              </w:rPr>
              <w:t>Employment End Date must be prior to December 1st of the year the member turns age 71.  The retirement process cannot be initiated for this member based on the reported Employment End Date.</w:t>
            </w:r>
          </w:p>
        </w:tc>
      </w:tr>
      <w:tr w:rsidR="00A7280D" w:rsidRPr="00A61AB1" w14:paraId="51FD4993"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6F09A23"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755FD70"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647" w:type="dxa"/>
            <w:tcBorders>
              <w:top w:val="single" w:sz="4" w:space="0" w:color="auto"/>
              <w:left w:val="single" w:sz="4" w:space="0" w:color="auto"/>
              <w:bottom w:val="single" w:sz="4" w:space="0" w:color="auto"/>
              <w:right w:val="single" w:sz="4" w:space="0" w:color="auto"/>
            </w:tcBorders>
            <w:vAlign w:val="center"/>
          </w:tcPr>
          <w:p w14:paraId="38E8B1E4" w14:textId="77777777" w:rsidR="00A7280D" w:rsidRPr="00B464B9" w:rsidRDefault="00A7280D" w:rsidP="0013251A">
            <w:pPr>
              <w:spacing w:before="60" w:after="60"/>
              <w:ind w:left="0"/>
              <w:rPr>
                <w:rFonts w:asciiTheme="minorHAnsi" w:hAnsiTheme="minorHAnsi"/>
                <w:sz w:val="22"/>
                <w:szCs w:val="22"/>
                <w:lang w:eastAsia="en-CA"/>
              </w:rPr>
            </w:pPr>
            <w:r>
              <w:rPr>
                <w:rFonts w:asciiTheme="minorHAnsi" w:hAnsiTheme="minorHAnsi"/>
                <w:sz w:val="22"/>
                <w:szCs w:val="22"/>
                <w:lang w:val="en-US" w:eastAsia="en-CA"/>
              </w:rPr>
              <w:t>Employment End Date must be prior to December 1st of the year the member turns age 71.  The retirement process cannot be initiated for this member based on the reported Employment End Date.</w:t>
            </w:r>
          </w:p>
        </w:tc>
      </w:tr>
      <w:tr w:rsidR="00A7280D" w:rsidRPr="0085712F" w14:paraId="47AC961E"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CFC6CC2" w14:textId="77777777" w:rsidR="00A7280D" w:rsidRPr="0085712F" w:rsidRDefault="00A7280D" w:rsidP="00FA043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647" w:type="dxa"/>
            <w:tcBorders>
              <w:top w:val="single" w:sz="4" w:space="0" w:color="auto"/>
              <w:left w:val="single" w:sz="4" w:space="0" w:color="auto"/>
              <w:bottom w:val="single" w:sz="4" w:space="0" w:color="auto"/>
              <w:right w:val="single" w:sz="4" w:space="0" w:color="auto"/>
            </w:tcBorders>
            <w:vAlign w:val="center"/>
          </w:tcPr>
          <w:p w14:paraId="7AE53EF1" w14:textId="77777777" w:rsidR="00A7280D" w:rsidRPr="009C43D2" w:rsidRDefault="00A7280D" w:rsidP="0013251A">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A7280D" w:rsidRPr="0085712F" w14:paraId="36939B5C"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07CC66" w14:textId="77777777" w:rsidR="00A7280D" w:rsidRPr="0085712F" w:rsidRDefault="00A7280D" w:rsidP="00FA043A">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647" w:type="dxa"/>
            <w:tcBorders>
              <w:top w:val="single" w:sz="4" w:space="0" w:color="auto"/>
              <w:left w:val="single" w:sz="4" w:space="0" w:color="auto"/>
              <w:bottom w:val="single" w:sz="4" w:space="0" w:color="auto"/>
              <w:right w:val="single" w:sz="4" w:space="0" w:color="auto"/>
            </w:tcBorders>
            <w:vAlign w:val="center"/>
          </w:tcPr>
          <w:p w14:paraId="1D39342E" w14:textId="77777777" w:rsidR="00A7280D" w:rsidRPr="006100CE" w:rsidRDefault="00A7280D"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17A67CE4"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BBD94F"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647" w:type="dxa"/>
            <w:tcBorders>
              <w:top w:val="single" w:sz="4" w:space="0" w:color="auto"/>
              <w:left w:val="single" w:sz="4" w:space="0" w:color="auto"/>
              <w:bottom w:val="single" w:sz="4" w:space="0" w:color="auto"/>
              <w:right w:val="single" w:sz="4" w:space="0" w:color="auto"/>
            </w:tcBorders>
            <w:vAlign w:val="center"/>
          </w:tcPr>
          <w:p w14:paraId="5C8C9113" w14:textId="77777777" w:rsidR="00A7280D" w:rsidRPr="006100CE" w:rsidRDefault="00A7280D" w:rsidP="0013251A">
            <w:pPr>
              <w:spacing w:before="60" w:after="60" w:line="240" w:lineRule="auto"/>
              <w:ind w:left="0"/>
              <w:rPr>
                <w:rFonts w:asciiTheme="minorHAnsi" w:hAnsiTheme="minorHAnsi"/>
                <w:sz w:val="22"/>
                <w:szCs w:val="22"/>
                <w:lang w:eastAsia="en-CA"/>
              </w:rPr>
            </w:pPr>
          </w:p>
        </w:tc>
      </w:tr>
      <w:tr w:rsidR="00A7280D" w:rsidRPr="00FA2BEB" w14:paraId="51551F93" w14:textId="77777777" w:rsidTr="0013251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11FB63"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1E5E685"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647" w:type="dxa"/>
            <w:tcBorders>
              <w:top w:val="single" w:sz="4" w:space="0" w:color="auto"/>
              <w:left w:val="single" w:sz="4" w:space="0" w:color="auto"/>
              <w:bottom w:val="single" w:sz="4" w:space="0" w:color="auto"/>
              <w:right w:val="single" w:sz="4" w:space="0" w:color="auto"/>
            </w:tcBorders>
            <w:vAlign w:val="center"/>
          </w:tcPr>
          <w:p w14:paraId="1BC96931" w14:textId="77777777" w:rsidR="00A7280D" w:rsidRDefault="00A7280D" w:rsidP="00F26C1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20170327:</w:t>
            </w:r>
          </w:p>
          <w:p w14:paraId="18D52D6F" w14:textId="77777777" w:rsidR="00A7280D" w:rsidRPr="0013251A" w:rsidRDefault="00A7280D" w:rsidP="002F3C0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Clare confirms we can leave the tolerance hard coded within message.</w:t>
            </w:r>
          </w:p>
          <w:p w14:paraId="453CAA61" w14:textId="77777777" w:rsidR="00A7280D" w:rsidRDefault="00A7280D" w:rsidP="00F26C1D">
            <w:pPr>
              <w:spacing w:before="60" w:after="60" w:line="240" w:lineRule="auto"/>
              <w:ind w:left="0"/>
              <w:rPr>
                <w:rFonts w:asciiTheme="minorHAnsi" w:hAnsiTheme="minorHAnsi"/>
                <w:sz w:val="22"/>
                <w:szCs w:val="22"/>
                <w:lang w:val="en-US" w:eastAsia="en-CA"/>
              </w:rPr>
            </w:pPr>
          </w:p>
          <w:p w14:paraId="436127C6" w14:textId="77777777" w:rsidR="00A7280D" w:rsidRDefault="00A7280D" w:rsidP="00F26C1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20170322</w:t>
            </w:r>
            <w:r w:rsidRPr="005255C9">
              <w:rPr>
                <w:rFonts w:asciiTheme="minorHAnsi" w:hAnsiTheme="minorHAnsi"/>
                <w:sz w:val="22"/>
                <w:szCs w:val="22"/>
                <w:lang w:val="en-US" w:eastAsia="en-CA"/>
              </w:rPr>
              <w:t xml:space="preserve">: </w:t>
            </w:r>
          </w:p>
          <w:p w14:paraId="013FBD49" w14:textId="77777777" w:rsidR="00A7280D" w:rsidRPr="0013251A" w:rsidRDefault="00A7280D" w:rsidP="002F3C0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Validation Rule should be changed to: </w:t>
            </w: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 xml:space="preserve">verify that the member is retiring prior to Maximum Retirement Date of the year they turn age 71.  </w:t>
            </w:r>
            <w:r w:rsidRPr="009151F9">
              <w:rPr>
                <w:rFonts w:asciiTheme="minorHAnsi" w:hAnsiTheme="minorHAnsi"/>
                <w:sz w:val="22"/>
                <w:szCs w:val="22"/>
                <w:lang w:eastAsia="en-CA"/>
              </w:rPr>
              <w:t xml:space="preserve"> </w:t>
            </w:r>
          </w:p>
          <w:p w14:paraId="054D51A5" w14:textId="77777777" w:rsidR="00A7280D" w:rsidRDefault="00A7280D" w:rsidP="002F3C0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Validation Logic should be changed to: </w:t>
            </w:r>
          </w:p>
          <w:p w14:paraId="0241DC4C" w14:textId="77777777" w:rsidR="00A7280D" w:rsidRDefault="00A7280D" w:rsidP="0013251A">
            <w:pPr>
              <w:pStyle w:val="ListParagraph"/>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Trigger validation if:</w:t>
            </w:r>
          </w:p>
          <w:p w14:paraId="33ACF4CF" w14:textId="77777777" w:rsidR="00A7280D" w:rsidRPr="0013251A" w:rsidRDefault="00A7280D" w:rsidP="0013251A">
            <w:pPr>
              <w:spacing w:before="60" w:after="60" w:line="240" w:lineRule="auto"/>
              <w:ind w:left="2110"/>
              <w:rPr>
                <w:rFonts w:asciiTheme="minorHAnsi" w:hAnsiTheme="minorHAnsi"/>
                <w:sz w:val="22"/>
                <w:szCs w:val="22"/>
                <w:lang w:val="en-US" w:eastAsia="en-CA"/>
              </w:rPr>
            </w:pPr>
            <w:r w:rsidRPr="0013251A">
              <w:rPr>
                <w:rFonts w:asciiTheme="minorHAnsi" w:hAnsiTheme="minorHAnsi"/>
                <w:sz w:val="22"/>
                <w:szCs w:val="22"/>
                <w:lang w:val="en-US" w:eastAsia="en-CA"/>
              </w:rPr>
              <w:t xml:space="preserve">Reported </w:t>
            </w:r>
            <w:r w:rsidRPr="000C49CA">
              <w:rPr>
                <w:rFonts w:asciiTheme="minorHAnsi" w:hAnsiTheme="minorHAnsi"/>
                <w:sz w:val="22"/>
                <w:szCs w:val="22"/>
                <w:lang w:val="en-US" w:eastAsia="en-CA"/>
              </w:rPr>
              <w:t xml:space="preserve">Employment End Date </w:t>
            </w:r>
            <w:r>
              <w:rPr>
                <w:rFonts w:ascii="Calibri" w:hAnsi="Calibri"/>
                <w:sz w:val="22"/>
                <w:szCs w:val="22"/>
                <w:lang w:val="en-US" w:eastAsia="en-CA"/>
              </w:rPr>
              <w:t>≥</w:t>
            </w:r>
            <w:r w:rsidRPr="0013251A">
              <w:rPr>
                <w:rFonts w:asciiTheme="minorHAnsi" w:hAnsiTheme="minorHAnsi"/>
                <w:sz w:val="22"/>
                <w:szCs w:val="22"/>
                <w:lang w:val="en-US" w:eastAsia="en-CA"/>
              </w:rPr>
              <w:t xml:space="preserve"> </w:t>
            </w:r>
            <w:r>
              <w:rPr>
                <w:rFonts w:asciiTheme="minorHAnsi" w:hAnsiTheme="minorHAnsi"/>
                <w:sz w:val="22"/>
                <w:szCs w:val="22"/>
                <w:lang w:eastAsia="en-CA"/>
              </w:rPr>
              <w:t xml:space="preserve">Maximum Retirement Date </w:t>
            </w:r>
            <w:r w:rsidRPr="0013251A">
              <w:rPr>
                <w:rFonts w:asciiTheme="minorHAnsi" w:hAnsiTheme="minorHAnsi"/>
                <w:sz w:val="22"/>
                <w:szCs w:val="22"/>
                <w:lang w:val="en-US" w:eastAsia="en-CA"/>
              </w:rPr>
              <w:t xml:space="preserve">of the year Mbr turns age </w:t>
            </w:r>
            <w:r w:rsidRPr="000C49CA">
              <w:rPr>
                <w:rFonts w:asciiTheme="minorHAnsi" w:hAnsiTheme="minorHAnsi"/>
                <w:sz w:val="22"/>
                <w:szCs w:val="22"/>
                <w:lang w:val="en-US" w:eastAsia="en-CA"/>
              </w:rPr>
              <w:t>71</w:t>
            </w:r>
          </w:p>
          <w:p w14:paraId="0D386F51" w14:textId="77777777" w:rsidR="00A7280D" w:rsidRPr="0013251A" w:rsidRDefault="00A7280D" w:rsidP="002F3C0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Tolerance should be changed to: </w:t>
            </w:r>
            <w:r>
              <w:rPr>
                <w:rFonts w:asciiTheme="minorHAnsi" w:hAnsiTheme="minorHAnsi"/>
                <w:sz w:val="22"/>
                <w:szCs w:val="22"/>
                <w:lang w:eastAsia="en-CA"/>
              </w:rPr>
              <w:t>Maximum Retirement Date = Dec 1</w:t>
            </w:r>
            <w:r w:rsidRPr="0013251A">
              <w:rPr>
                <w:rFonts w:asciiTheme="minorHAnsi" w:hAnsiTheme="minorHAnsi"/>
                <w:sz w:val="22"/>
                <w:szCs w:val="22"/>
                <w:vertAlign w:val="superscript"/>
                <w:lang w:eastAsia="en-CA"/>
              </w:rPr>
              <w:t>st</w:t>
            </w:r>
            <w:r>
              <w:rPr>
                <w:rFonts w:asciiTheme="minorHAnsi" w:hAnsiTheme="minorHAnsi"/>
                <w:sz w:val="22"/>
                <w:szCs w:val="22"/>
                <w:vertAlign w:val="superscript"/>
                <w:lang w:eastAsia="en-CA"/>
              </w:rPr>
              <w:t xml:space="preserve"> </w:t>
            </w:r>
            <w:r>
              <w:rPr>
                <w:rFonts w:asciiTheme="minorHAnsi" w:hAnsiTheme="minorHAnsi"/>
                <w:sz w:val="22"/>
                <w:szCs w:val="22"/>
                <w:lang w:eastAsia="en-CA"/>
              </w:rPr>
              <w:t xml:space="preserve">of the year the year Mbr turns age 71.  This should be a configurable value.  </w:t>
            </w:r>
          </w:p>
          <w:p w14:paraId="49131B5D" w14:textId="77777777" w:rsidR="00A7280D" w:rsidRDefault="00A7280D" w:rsidP="002F3C0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Data Import Message should be changed to: “Employment End Date must be prior to {Max Retirement Date} of the year the member turns age 71.  The retirement process cannot be initiated for this member based on the reported Employment End Date.”</w:t>
            </w:r>
          </w:p>
          <w:p w14:paraId="7D0DADAD" w14:textId="77777777" w:rsidR="00A7280D" w:rsidRPr="0013251A" w:rsidRDefault="00A7280D" w:rsidP="002F3C0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Let’s discuss if the value for the Maximum Retirement Date should be Dec 31 or Dec 31, [yyyy].  </w:t>
            </w:r>
          </w:p>
          <w:p w14:paraId="10CCBF76" w14:textId="77777777" w:rsidR="00A7280D" w:rsidRPr="00AB7ECE" w:rsidRDefault="00A7280D" w:rsidP="00FA043A">
            <w:pPr>
              <w:spacing w:before="60" w:after="60" w:line="240" w:lineRule="auto"/>
              <w:ind w:left="0"/>
              <w:rPr>
                <w:rFonts w:asciiTheme="minorHAnsi" w:hAnsiTheme="minorHAnsi"/>
                <w:sz w:val="22"/>
                <w:szCs w:val="22"/>
                <w:lang w:val="en-US" w:eastAsia="en-CA"/>
              </w:rPr>
            </w:pPr>
          </w:p>
          <w:p w14:paraId="19D9BDDA" w14:textId="77777777" w:rsidR="00A7280D" w:rsidRPr="00AB7ECE" w:rsidRDefault="00A7280D" w:rsidP="00FA043A">
            <w:pPr>
              <w:spacing w:before="60" w:after="60" w:line="240" w:lineRule="auto"/>
              <w:ind w:left="0"/>
              <w:rPr>
                <w:rFonts w:asciiTheme="minorHAnsi" w:hAnsiTheme="minorHAnsi"/>
                <w:sz w:val="22"/>
                <w:szCs w:val="22"/>
                <w:lang w:val="en-US" w:eastAsia="en-CA"/>
              </w:rPr>
            </w:pPr>
          </w:p>
        </w:tc>
      </w:tr>
    </w:tbl>
    <w:p w14:paraId="6AC224E7" w14:textId="77777777" w:rsidR="00306169" w:rsidRPr="00AB7ECE" w:rsidRDefault="00306169" w:rsidP="009527EA">
      <w:pPr>
        <w:rPr>
          <w:lang w:val="en-US"/>
        </w:rPr>
      </w:pPr>
    </w:p>
    <w:p w14:paraId="43540542" w14:textId="77777777" w:rsidR="002F3C0B" w:rsidRDefault="002F3C0B">
      <w:pPr>
        <w:spacing w:before="0" w:after="0" w:line="240" w:lineRule="auto"/>
        <w:ind w:left="0"/>
        <w:rPr>
          <w:b/>
          <w:smallCaps/>
          <w:sz w:val="24"/>
          <w:lang w:val="en-US"/>
        </w:rPr>
      </w:pPr>
      <w:r>
        <w:rPr>
          <w:lang w:val="en-US"/>
        </w:rPr>
        <w:br w:type="page"/>
      </w:r>
    </w:p>
    <w:p w14:paraId="14138132" w14:textId="77777777" w:rsidR="002F3C0B" w:rsidRPr="00FC5F08" w:rsidRDefault="002F3C0B" w:rsidP="002F3C0B">
      <w:pPr>
        <w:pStyle w:val="Heading3"/>
      </w:pPr>
      <w:r w:rsidRPr="006B06A8">
        <w:t xml:space="preserve">Validation – </w:t>
      </w:r>
      <w:r>
        <w:t xml:space="preserve">Event Date </w:t>
      </w:r>
      <w:r w:rsidRPr="00E8246D">
        <w:t>Before</w:t>
      </w:r>
      <w:r>
        <w:t xml:space="preserve"> </w:t>
      </w:r>
      <w:r w:rsidRPr="00E8246D">
        <w:t>Permanency</w:t>
      </w:r>
      <w:r>
        <w:t xml:space="preserve"> </w:t>
      </w:r>
      <w:r w:rsidRPr="00E8246D">
        <w:t>Date</w:t>
      </w:r>
    </w:p>
    <w:p w14:paraId="4B502112" w14:textId="77777777" w:rsidR="002F3C0B" w:rsidRPr="006B06A8" w:rsidRDefault="002F3C0B" w:rsidP="002F3C0B">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F3C0B" w14:paraId="46AEB6A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119B6F"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A84E0BF" w14:textId="77777777" w:rsidR="002F3C0B" w:rsidRPr="000862E2" w:rsidRDefault="002F3C0B" w:rsidP="009E5AA0">
            <w:pPr>
              <w:pStyle w:val="Heading1"/>
            </w:pPr>
            <w:bookmarkStart w:id="535" w:name="_Toc43372873"/>
            <w:r>
              <w:rPr>
                <w:rFonts w:cs="Calibri"/>
              </w:rPr>
              <w:t>B109</w:t>
            </w:r>
            <w:r>
              <w:t xml:space="preserve"> </w:t>
            </w:r>
            <w:r w:rsidRPr="00E8246D">
              <w:rPr>
                <w:rFonts w:cs="Calibri"/>
              </w:rPr>
              <w:t>_EventDate_Before_PermanencyDate</w:t>
            </w:r>
            <w:bookmarkEnd w:id="535"/>
          </w:p>
        </w:tc>
      </w:tr>
      <w:tr w:rsidR="002F3C0B" w14:paraId="23AE5C4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A3335D"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AF63DD2" w14:textId="77777777" w:rsidR="002F3C0B" w:rsidRPr="000862E2" w:rsidRDefault="002F3C0B" w:rsidP="009E5AA0">
            <w:pPr>
              <w:spacing w:before="60" w:after="60" w:line="240" w:lineRule="auto"/>
              <w:ind w:left="0"/>
              <w:rPr>
                <w:rFonts w:asciiTheme="minorHAnsi" w:eastAsia="Times New Roman" w:hAnsiTheme="minorHAnsi" w:cs="Calibri"/>
                <w:color w:val="auto"/>
                <w:sz w:val="22"/>
                <w:szCs w:val="22"/>
                <w:lang w:eastAsia="en-CA"/>
              </w:rPr>
            </w:pPr>
            <w:r w:rsidRPr="00E8246D">
              <w:rPr>
                <w:rFonts w:asciiTheme="minorHAnsi" w:eastAsia="Times New Roman" w:hAnsiTheme="minorHAnsi" w:cs="Calibri"/>
                <w:color w:val="auto"/>
                <w:sz w:val="22"/>
                <w:szCs w:val="22"/>
                <w:lang w:eastAsia="en-CA"/>
              </w:rPr>
              <w:t>7476</w:t>
            </w:r>
          </w:p>
        </w:tc>
      </w:tr>
      <w:tr w:rsidR="002F3C0B" w14:paraId="122957C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1627F1"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4072BD5" w14:textId="77777777" w:rsidR="002F3C0B" w:rsidRDefault="002F3C0B"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2F3C0B" w14:paraId="1DF3EF0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7195F7C"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370EAFF" w14:textId="77777777" w:rsidR="002F3C0B" w:rsidRPr="00B464B9" w:rsidRDefault="002F3C0B"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FB13E7">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2F3C0B" w14:paraId="74EEB81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226012A"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7077A60" w14:textId="77777777" w:rsidR="002F3C0B" w:rsidRPr="009675FB" w:rsidRDefault="002F3C0B" w:rsidP="009E5AA0">
            <w:pPr>
              <w:spacing w:before="60" w:after="60" w:line="240" w:lineRule="auto"/>
              <w:ind w:left="0"/>
              <w:rPr>
                <w:rFonts w:asciiTheme="minorHAnsi" w:hAnsiTheme="minorHAnsi"/>
                <w:color w:val="auto"/>
                <w:sz w:val="22"/>
                <w:szCs w:val="22"/>
                <w:lang w:eastAsia="en-CA"/>
              </w:rPr>
            </w:pPr>
            <w:r w:rsidRPr="00625AEC">
              <w:rPr>
                <w:rFonts w:asciiTheme="minorHAnsi" w:hAnsiTheme="minorHAnsi" w:cs="Calibri"/>
                <w:sz w:val="22"/>
                <w:szCs w:val="22"/>
                <w:lang w:eastAsia="en-CA"/>
              </w:rPr>
              <w:t>Events</w:t>
            </w:r>
            <w:r>
              <w:rPr>
                <w:rFonts w:asciiTheme="minorHAnsi" w:hAnsiTheme="minorHAnsi"/>
                <w:color w:val="auto"/>
                <w:sz w:val="22"/>
                <w:szCs w:val="22"/>
                <w:lang w:eastAsia="en-CA"/>
              </w:rPr>
              <w:t xml:space="preserve"> (Final Data), </w:t>
            </w:r>
            <w:r w:rsidRPr="009D21A6">
              <w:rPr>
                <w:rFonts w:asciiTheme="minorHAnsi" w:hAnsiTheme="minorHAnsi" w:cs="Calibri"/>
                <w:color w:val="auto"/>
                <w:sz w:val="22"/>
                <w:szCs w:val="22"/>
              </w:rPr>
              <w:t>Retirement Notice</w:t>
            </w:r>
          </w:p>
        </w:tc>
      </w:tr>
      <w:tr w:rsidR="002F3C0B" w14:paraId="3E0036D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5188CD8"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9DFE927" w14:textId="77777777" w:rsidR="002F3C0B" w:rsidRDefault="002F3C0B" w:rsidP="009E5AA0">
            <w:pPr>
              <w:spacing w:before="60" w:after="60" w:line="240" w:lineRule="auto"/>
              <w:ind w:left="0"/>
              <w:rPr>
                <w:rFonts w:asciiTheme="minorHAnsi" w:hAnsiTheme="minorHAnsi"/>
                <w:sz w:val="22"/>
                <w:szCs w:val="22"/>
                <w:lang w:eastAsia="en-CA"/>
              </w:rPr>
            </w:pPr>
            <w:r w:rsidRPr="002E6D51">
              <w:rPr>
                <w:rFonts w:asciiTheme="minorHAnsi" w:hAnsiTheme="minorHAnsi"/>
                <w:sz w:val="22"/>
                <w:szCs w:val="22"/>
                <w:lang w:eastAsia="en-CA"/>
              </w:rPr>
              <w:t>Complete Member Error</w:t>
            </w:r>
          </w:p>
        </w:tc>
      </w:tr>
      <w:tr w:rsidR="002F3C0B" w14:paraId="17EC17A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94590E2"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CD3E459" w14:textId="77777777" w:rsidR="002F3C0B" w:rsidRPr="00B464B9" w:rsidRDefault="002F3C0B" w:rsidP="009E5AA0">
            <w:pPr>
              <w:spacing w:before="60" w:after="60" w:line="240" w:lineRule="auto"/>
              <w:ind w:left="0"/>
              <w:rPr>
                <w:rFonts w:asciiTheme="minorHAnsi" w:eastAsia="Times New Roman" w:hAnsiTheme="minorHAnsi" w:cs="Calibri"/>
                <w:color w:val="auto"/>
                <w:sz w:val="22"/>
                <w:szCs w:val="22"/>
                <w:lang w:eastAsia="en-CA"/>
              </w:rPr>
            </w:pPr>
            <w:r w:rsidRPr="002E6D51">
              <w:rPr>
                <w:rFonts w:asciiTheme="minorHAnsi" w:eastAsia="Times New Roman" w:hAnsiTheme="minorHAnsi" w:cs="Calibri"/>
                <w:color w:val="auto"/>
                <w:sz w:val="22"/>
                <w:szCs w:val="22"/>
                <w:lang w:eastAsia="en-CA"/>
              </w:rPr>
              <w:t>Public</w:t>
            </w:r>
          </w:p>
        </w:tc>
      </w:tr>
      <w:tr w:rsidR="002F3C0B" w:rsidRPr="00A61AB1" w14:paraId="17D876C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543C1B"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592BADD"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9178F11" w14:textId="77777777" w:rsidR="002F3C0B" w:rsidRPr="00C301FC" w:rsidRDefault="002F3C0B"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 xml:space="preserve">ensure Date of Event is </w:t>
            </w:r>
            <w:r w:rsidRPr="006948EC">
              <w:rPr>
                <w:rFonts w:asciiTheme="minorHAnsi" w:hAnsiTheme="minorHAnsi"/>
                <w:sz w:val="22"/>
                <w:szCs w:val="22"/>
                <w:lang w:eastAsia="en-CA"/>
              </w:rPr>
              <w:t>after Date of Registration</w:t>
            </w:r>
            <w:r>
              <w:rPr>
                <w:rFonts w:asciiTheme="minorHAnsi" w:hAnsiTheme="minorHAnsi"/>
                <w:sz w:val="22"/>
                <w:szCs w:val="22"/>
                <w:lang w:eastAsia="en-CA"/>
              </w:rPr>
              <w:t>.</w:t>
            </w:r>
          </w:p>
        </w:tc>
      </w:tr>
      <w:tr w:rsidR="002F3C0B" w:rsidRPr="009151F9" w14:paraId="6DB3947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650ECC8"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9989B9C" w14:textId="77777777" w:rsidR="002F3C0B" w:rsidRDefault="002F3C0B" w:rsidP="009E5AA0">
            <w:pPr>
              <w:ind w:left="0"/>
              <w:rPr>
                <w:rFonts w:asciiTheme="minorHAnsi" w:hAnsiTheme="minorHAnsi"/>
                <w:sz w:val="22"/>
                <w:szCs w:val="22"/>
                <w:lang w:eastAsia="en-CA"/>
              </w:rPr>
            </w:pPr>
            <w:r>
              <w:rPr>
                <w:rFonts w:asciiTheme="minorHAnsi" w:hAnsiTheme="minorHAnsi"/>
                <w:sz w:val="22"/>
                <w:szCs w:val="22"/>
                <w:lang w:eastAsia="en-CA"/>
              </w:rPr>
              <w:t xml:space="preserve">Reject the member in the input file if : </w:t>
            </w:r>
          </w:p>
          <w:p w14:paraId="7E96792C" w14:textId="77777777" w:rsidR="002F3C0B" w:rsidRPr="0078068E" w:rsidRDefault="002F3C0B" w:rsidP="009E5AA0">
            <w:pPr>
              <w:ind w:left="742"/>
              <w:rPr>
                <w:rFonts w:asciiTheme="minorHAnsi" w:hAnsiTheme="minorHAnsi"/>
                <w:sz w:val="22"/>
                <w:szCs w:val="22"/>
                <w:lang w:eastAsia="en-CA"/>
              </w:rPr>
            </w:pPr>
            <w:r>
              <w:rPr>
                <w:rFonts w:asciiTheme="minorHAnsi" w:hAnsiTheme="minorHAnsi"/>
                <w:sz w:val="22"/>
                <w:szCs w:val="22"/>
                <w:lang w:eastAsia="en-CA"/>
              </w:rPr>
              <w:t>File.</w:t>
            </w:r>
            <w:r w:rsidRPr="00C76EF6">
              <w:rPr>
                <w:rFonts w:asciiTheme="minorHAnsi" w:hAnsiTheme="minorHAnsi"/>
                <w:sz w:val="22"/>
                <w:szCs w:val="22"/>
                <w:lang w:eastAsia="en-CA"/>
              </w:rPr>
              <w:t>EmploymentEndDate</w:t>
            </w:r>
            <w:r>
              <w:rPr>
                <w:rFonts w:asciiTheme="minorHAnsi" w:hAnsiTheme="minorHAnsi"/>
                <w:sz w:val="22"/>
                <w:szCs w:val="22"/>
                <w:lang w:eastAsia="en-CA"/>
              </w:rPr>
              <w:t xml:space="preserve"> &lt; Ariel.</w:t>
            </w:r>
            <w:r w:rsidRPr="001A1369">
              <w:rPr>
                <w:rFonts w:asciiTheme="minorHAnsi" w:hAnsiTheme="minorHAnsi"/>
                <w:sz w:val="22"/>
                <w:szCs w:val="22"/>
                <w:lang w:eastAsia="en-CA"/>
              </w:rPr>
              <w:t>PermanencyDate</w:t>
            </w:r>
          </w:p>
        </w:tc>
      </w:tr>
      <w:tr w:rsidR="002F3C0B" w:rsidRPr="00A61AB1" w14:paraId="1F79C11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530F91"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688F709" w14:textId="77777777" w:rsidR="002F3C0B" w:rsidRPr="00A762CE" w:rsidRDefault="002F3C0B"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2F3C0B" w:rsidRPr="00A61AB1" w14:paraId="0880784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CF0E792"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0F09491" w14:textId="77777777" w:rsidR="002F3C0B" w:rsidRPr="001D1230" w:rsidRDefault="002F3C0B" w:rsidP="009E5AA0">
            <w:pPr>
              <w:spacing w:before="60" w:after="60"/>
              <w:ind w:left="0"/>
            </w:pPr>
            <w:r w:rsidRPr="00800401">
              <w:rPr>
                <w:rFonts w:asciiTheme="minorHAnsi" w:hAnsiTheme="minorHAnsi"/>
                <w:sz w:val="22"/>
                <w:szCs w:val="22"/>
                <w:lang w:eastAsia="en-CA"/>
              </w:rPr>
              <w:t>Event date must be after the member’s Enrolment Date</w:t>
            </w:r>
            <w:r>
              <w:rPr>
                <w:rFonts w:asciiTheme="minorHAnsi" w:hAnsiTheme="minorHAnsi"/>
                <w:sz w:val="22"/>
                <w:szCs w:val="22"/>
                <w:lang w:eastAsia="en-CA"/>
              </w:rPr>
              <w:t>.</w:t>
            </w:r>
          </w:p>
        </w:tc>
      </w:tr>
      <w:tr w:rsidR="002F3C0B" w:rsidRPr="00A61AB1" w14:paraId="619E62E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3935ACA"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70EE229"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106EC26" w14:textId="77777777" w:rsidR="002F3C0B" w:rsidRPr="002C34DD" w:rsidRDefault="002F3C0B" w:rsidP="009E5AA0">
            <w:pPr>
              <w:spacing w:before="60" w:after="60"/>
              <w:ind w:left="0"/>
            </w:pPr>
            <w:r w:rsidRPr="00800401">
              <w:rPr>
                <w:rFonts w:asciiTheme="minorHAnsi" w:hAnsiTheme="minorHAnsi"/>
                <w:sz w:val="22"/>
                <w:szCs w:val="22"/>
                <w:lang w:eastAsia="en-CA"/>
              </w:rPr>
              <w:t>Event date must be after the member’s Enrolment Date</w:t>
            </w:r>
            <w:r>
              <w:rPr>
                <w:rFonts w:asciiTheme="minorHAnsi" w:hAnsiTheme="minorHAnsi"/>
                <w:sz w:val="22"/>
                <w:szCs w:val="22"/>
                <w:lang w:eastAsia="en-CA"/>
              </w:rPr>
              <w:t>.</w:t>
            </w:r>
          </w:p>
        </w:tc>
      </w:tr>
      <w:tr w:rsidR="002F3C0B" w:rsidRPr="0085712F" w14:paraId="5FBE93A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445A78B" w14:textId="77777777" w:rsidR="002F3C0B" w:rsidRPr="0085712F" w:rsidRDefault="002F3C0B"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F392EA0" w14:textId="77777777" w:rsidR="002F3C0B" w:rsidRPr="009C43D2" w:rsidRDefault="002F3C0B" w:rsidP="009E5AA0">
            <w:pPr>
              <w:ind w:left="0"/>
              <w:rPr>
                <w:rFonts w:asciiTheme="minorHAnsi" w:hAnsiTheme="minorHAnsi" w:cs="Calibri"/>
                <w:color w:val="auto"/>
                <w:sz w:val="22"/>
                <w:szCs w:val="22"/>
              </w:rPr>
            </w:pPr>
            <w:r>
              <w:rPr>
                <w:rFonts w:asciiTheme="minorHAnsi" w:hAnsiTheme="minorHAnsi"/>
                <w:sz w:val="22"/>
                <w:szCs w:val="22"/>
              </w:rPr>
              <w:t>N/A</w:t>
            </w:r>
          </w:p>
        </w:tc>
      </w:tr>
      <w:tr w:rsidR="002F3C0B" w:rsidRPr="0085712F" w14:paraId="04B84F9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3269B9" w14:textId="77777777" w:rsidR="002F3C0B" w:rsidRPr="0085712F" w:rsidRDefault="002F3C0B"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20E96B5" w14:textId="77777777" w:rsidR="002F3C0B" w:rsidRPr="006100CE" w:rsidRDefault="002F3C0B"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2F3C0B" w:rsidRPr="0085712F" w14:paraId="5FC1219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D1D8F4"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67CE098" w14:textId="77777777" w:rsidR="002F3C0B" w:rsidRPr="006100CE" w:rsidRDefault="002F3C0B"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2F3C0B" w:rsidRPr="0085712F" w14:paraId="2543170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F3365E5" w14:textId="77777777" w:rsidR="002F3C0B" w:rsidRDefault="002F3C0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1D8BE36" w14:textId="77777777" w:rsidR="002F3C0B" w:rsidRPr="0085712F" w:rsidRDefault="002F3C0B"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DF23B16" w14:textId="77777777" w:rsidR="002F3C0B" w:rsidRDefault="002F3C0B" w:rsidP="002F3C0B">
            <w:pPr>
              <w:spacing w:before="60" w:after="60"/>
              <w:rPr>
                <w:lang w:eastAsia="en-CA"/>
              </w:rPr>
            </w:pPr>
            <w:r>
              <w:rPr>
                <w:lang w:eastAsia="en-CA"/>
              </w:rPr>
              <w:t>MR 20180720:</w:t>
            </w:r>
          </w:p>
          <w:p w14:paraId="00D1B9DA" w14:textId="77777777" w:rsidR="002F3C0B" w:rsidRDefault="002F3C0B" w:rsidP="002F3C0B">
            <w:pPr>
              <w:pStyle w:val="ListParagraph"/>
              <w:numPr>
                <w:ilvl w:val="0"/>
                <w:numId w:val="91"/>
              </w:numPr>
              <w:spacing w:before="60" w:after="60" w:line="240" w:lineRule="auto"/>
              <w:rPr>
                <w:lang w:eastAsia="en-CA"/>
              </w:rPr>
            </w:pPr>
            <w:r>
              <w:rPr>
                <w:lang w:eastAsia="en-CA"/>
              </w:rPr>
              <w:t>XMO Validation brought into Full Office spec.</w:t>
            </w:r>
          </w:p>
          <w:p w14:paraId="040A96AD" w14:textId="77777777" w:rsidR="002F3C0B" w:rsidRPr="00CA5805" w:rsidRDefault="002F3C0B" w:rsidP="009E5AA0">
            <w:pPr>
              <w:spacing w:before="60" w:after="60" w:line="240" w:lineRule="auto"/>
              <w:ind w:left="0"/>
              <w:rPr>
                <w:rFonts w:asciiTheme="minorHAnsi" w:hAnsiTheme="minorHAnsi"/>
                <w:sz w:val="22"/>
                <w:szCs w:val="22"/>
                <w:lang w:eastAsia="en-CA"/>
              </w:rPr>
            </w:pPr>
          </w:p>
        </w:tc>
      </w:tr>
    </w:tbl>
    <w:p w14:paraId="4641DAAB" w14:textId="77777777" w:rsidR="002F3C0B" w:rsidRDefault="002F3C0B" w:rsidP="002F3C0B">
      <w:pPr>
        <w:spacing w:before="0" w:after="0" w:line="240" w:lineRule="auto"/>
        <w:ind w:left="0"/>
        <w:rPr>
          <w:lang w:val="en-US"/>
        </w:rPr>
      </w:pPr>
    </w:p>
    <w:p w14:paraId="35AF1693" w14:textId="77777777" w:rsidR="001D5922" w:rsidRDefault="001D5922">
      <w:pPr>
        <w:spacing w:before="0" w:after="0" w:line="240" w:lineRule="auto"/>
        <w:ind w:left="0"/>
        <w:rPr>
          <w:b/>
          <w:smallCaps/>
          <w:sz w:val="24"/>
          <w:lang w:val="en-US"/>
        </w:rPr>
      </w:pPr>
      <w:r>
        <w:rPr>
          <w:lang w:val="en-US"/>
        </w:rPr>
        <w:br w:type="page"/>
      </w:r>
    </w:p>
    <w:p w14:paraId="783E71C0" w14:textId="77777777" w:rsidR="001D5922" w:rsidRPr="00FC5F08" w:rsidRDefault="001D5922" w:rsidP="001D5922">
      <w:pPr>
        <w:pStyle w:val="Heading3"/>
      </w:pPr>
      <w:r w:rsidRPr="006B06A8">
        <w:t xml:space="preserve">Validation – </w:t>
      </w:r>
      <w:r w:rsidRPr="00B17C23">
        <w:t>R</w:t>
      </w:r>
      <w:r>
        <w:t>etirementNotice Before Final DaTa Event</w:t>
      </w:r>
    </w:p>
    <w:p w14:paraId="0E9EBF2D" w14:textId="77777777" w:rsidR="001D5922" w:rsidRPr="006B06A8" w:rsidRDefault="001D5922" w:rsidP="001D5922">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1D5922" w14:paraId="0AC5AEE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B18CE87"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1B7FF31" w14:textId="77777777" w:rsidR="001D5922" w:rsidRPr="000862E2" w:rsidRDefault="001D5922" w:rsidP="009E5AA0">
            <w:pPr>
              <w:pStyle w:val="Heading1"/>
            </w:pPr>
            <w:bookmarkStart w:id="536" w:name="_Toc43372874"/>
            <w:r>
              <w:rPr>
                <w:rFonts w:cs="Calibri"/>
              </w:rPr>
              <w:t>B112</w:t>
            </w:r>
            <w:r>
              <w:t>_</w:t>
            </w:r>
            <w:r w:rsidRPr="00B17C23">
              <w:rPr>
                <w:rFonts w:cs="Calibri"/>
              </w:rPr>
              <w:t>RetirementNotice_Before_TERFIN</w:t>
            </w:r>
            <w:bookmarkEnd w:id="536"/>
          </w:p>
        </w:tc>
      </w:tr>
      <w:tr w:rsidR="001D5922" w14:paraId="6EE3FDD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D2AA6E"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8E133BE" w14:textId="77777777" w:rsidR="001D5922" w:rsidRDefault="001D5922"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1616 (Events)</w:t>
            </w:r>
          </w:p>
          <w:p w14:paraId="128AB8E6" w14:textId="77777777" w:rsidR="001D5922" w:rsidRPr="000862E2" w:rsidRDefault="001D5922"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8112 (Death)</w:t>
            </w:r>
          </w:p>
        </w:tc>
      </w:tr>
      <w:tr w:rsidR="001D5922" w14:paraId="1F08CCA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8EC481"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F154BC6" w14:textId="77777777" w:rsidR="001D5922" w:rsidRDefault="001D5922"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1D5922" w14:paraId="0FBEE0B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F9F5DA9"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FD8EB13" w14:textId="77777777" w:rsidR="001D5922" w:rsidRPr="00B464B9" w:rsidRDefault="001D5922"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1D5922" w14:paraId="056A1FB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8C08C47"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DD23C8E" w14:textId="77777777" w:rsidR="001D5922" w:rsidRPr="009675FB" w:rsidRDefault="001D5922" w:rsidP="009E5AA0">
            <w:pPr>
              <w:spacing w:before="60" w:after="60" w:line="240" w:lineRule="auto"/>
              <w:ind w:left="0"/>
              <w:rPr>
                <w:rFonts w:asciiTheme="minorHAnsi" w:hAnsiTheme="minorHAnsi"/>
                <w:color w:val="auto"/>
                <w:sz w:val="22"/>
                <w:szCs w:val="22"/>
                <w:lang w:eastAsia="en-CA"/>
              </w:rPr>
            </w:pPr>
            <w:r w:rsidRPr="00625AEC">
              <w:rPr>
                <w:rFonts w:asciiTheme="minorHAnsi" w:hAnsiTheme="minorHAnsi" w:cs="Calibri"/>
                <w:sz w:val="22"/>
                <w:szCs w:val="22"/>
                <w:lang w:eastAsia="en-CA"/>
              </w:rPr>
              <w:t>Events</w:t>
            </w:r>
            <w:r>
              <w:rPr>
                <w:rFonts w:asciiTheme="minorHAnsi" w:hAnsiTheme="minorHAnsi"/>
                <w:color w:val="auto"/>
                <w:sz w:val="22"/>
                <w:szCs w:val="22"/>
                <w:lang w:eastAsia="en-CA"/>
              </w:rPr>
              <w:t xml:space="preserve"> (Final Data)</w:t>
            </w:r>
          </w:p>
        </w:tc>
      </w:tr>
      <w:tr w:rsidR="001D5922" w14:paraId="0126129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4F09A4"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A31BCD6" w14:textId="77777777" w:rsidR="001D5922" w:rsidRDefault="001D5922" w:rsidP="009E5AA0">
            <w:pPr>
              <w:spacing w:before="60" w:after="60" w:line="240" w:lineRule="auto"/>
              <w:ind w:left="0"/>
              <w:rPr>
                <w:rFonts w:asciiTheme="minorHAnsi" w:hAnsiTheme="minorHAnsi"/>
                <w:sz w:val="22"/>
                <w:szCs w:val="22"/>
                <w:lang w:eastAsia="en-CA"/>
              </w:rPr>
            </w:pPr>
            <w:r w:rsidRPr="002E6D51">
              <w:rPr>
                <w:rFonts w:asciiTheme="minorHAnsi" w:hAnsiTheme="minorHAnsi"/>
                <w:sz w:val="22"/>
                <w:szCs w:val="22"/>
                <w:lang w:eastAsia="en-CA"/>
              </w:rPr>
              <w:t>Complete Member Error</w:t>
            </w:r>
          </w:p>
        </w:tc>
      </w:tr>
      <w:tr w:rsidR="001D5922" w14:paraId="25E500D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CA320B0"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929DBE1" w14:textId="77777777" w:rsidR="001D5922" w:rsidRPr="00B464B9" w:rsidRDefault="001D5922" w:rsidP="009E5AA0">
            <w:pPr>
              <w:spacing w:before="60" w:after="60" w:line="240" w:lineRule="auto"/>
              <w:ind w:left="0"/>
              <w:rPr>
                <w:rFonts w:asciiTheme="minorHAnsi" w:eastAsia="Times New Roman" w:hAnsiTheme="minorHAnsi" w:cs="Calibri"/>
                <w:color w:val="auto"/>
                <w:sz w:val="22"/>
                <w:szCs w:val="22"/>
                <w:lang w:eastAsia="en-CA"/>
              </w:rPr>
            </w:pPr>
            <w:r w:rsidRPr="002E6D51">
              <w:rPr>
                <w:rFonts w:asciiTheme="minorHAnsi" w:eastAsia="Times New Roman" w:hAnsiTheme="minorHAnsi" w:cs="Calibri"/>
                <w:color w:val="auto"/>
                <w:sz w:val="22"/>
                <w:szCs w:val="22"/>
                <w:lang w:eastAsia="en-CA"/>
              </w:rPr>
              <w:t>Public</w:t>
            </w:r>
          </w:p>
        </w:tc>
      </w:tr>
      <w:tr w:rsidR="001D5922" w:rsidRPr="00A61AB1" w14:paraId="05E9BAD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D5E4635"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4B83863"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A57D095" w14:textId="77777777" w:rsidR="001D5922" w:rsidRPr="00C301FC" w:rsidRDefault="001D5922"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 xml:space="preserve">ensure that when </w:t>
            </w:r>
            <w:r w:rsidRPr="00D323A7">
              <w:rPr>
                <w:rFonts w:asciiTheme="minorHAnsi" w:hAnsiTheme="minorHAnsi"/>
                <w:sz w:val="22"/>
                <w:szCs w:val="22"/>
                <w:lang w:eastAsia="en-CA"/>
              </w:rPr>
              <w:t>Retirement has been initiated</w:t>
            </w:r>
            <w:r>
              <w:rPr>
                <w:rFonts w:asciiTheme="minorHAnsi" w:hAnsiTheme="minorHAnsi"/>
                <w:sz w:val="22"/>
                <w:szCs w:val="22"/>
                <w:lang w:eastAsia="en-CA"/>
              </w:rPr>
              <w:t>,</w:t>
            </w:r>
            <w:r w:rsidRPr="00D323A7">
              <w:rPr>
                <w:rFonts w:asciiTheme="minorHAnsi" w:hAnsiTheme="minorHAnsi"/>
                <w:sz w:val="22"/>
                <w:szCs w:val="22"/>
                <w:lang w:eastAsia="en-CA"/>
              </w:rPr>
              <w:t xml:space="preserve"> employer selects TERFIN or DECFIN</w:t>
            </w:r>
            <w:r>
              <w:rPr>
                <w:rFonts w:asciiTheme="minorHAnsi" w:hAnsiTheme="minorHAnsi"/>
                <w:sz w:val="22"/>
                <w:szCs w:val="22"/>
                <w:lang w:eastAsia="en-CA"/>
              </w:rPr>
              <w:t>.</w:t>
            </w:r>
          </w:p>
        </w:tc>
      </w:tr>
      <w:tr w:rsidR="001D5922" w:rsidRPr="009151F9" w14:paraId="6436B88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2B0EA32"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8156D30" w14:textId="77777777" w:rsidR="001D5922" w:rsidRDefault="001D5922"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390A8901" w14:textId="77777777" w:rsidR="001D5922" w:rsidRPr="0078068E" w:rsidRDefault="001D5922" w:rsidP="009E5AA0">
            <w:pPr>
              <w:ind w:left="742"/>
              <w:rPr>
                <w:rFonts w:asciiTheme="minorHAnsi" w:hAnsiTheme="minorHAnsi"/>
                <w:sz w:val="22"/>
                <w:szCs w:val="22"/>
                <w:lang w:eastAsia="en-CA"/>
              </w:rPr>
            </w:pPr>
            <w:r>
              <w:rPr>
                <w:rFonts w:asciiTheme="minorHAnsi" w:hAnsiTheme="minorHAnsi"/>
                <w:sz w:val="22"/>
                <w:szCs w:val="22"/>
                <w:lang w:eastAsia="en-CA"/>
              </w:rPr>
              <w:t>Ariel.Employer.OtherInformation = RetNotice YYYY-MM-DD</w:t>
            </w:r>
            <w:r>
              <w:rPr>
                <w:rFonts w:asciiTheme="minorHAnsi" w:hAnsiTheme="minorHAnsi"/>
                <w:sz w:val="22"/>
                <w:szCs w:val="22"/>
                <w:lang w:eastAsia="en-CA"/>
              </w:rPr>
              <w:br/>
              <w:t xml:space="preserve">AND </w:t>
            </w:r>
            <w:r>
              <w:rPr>
                <w:rFonts w:asciiTheme="minorHAnsi" w:hAnsiTheme="minorHAnsi"/>
                <w:sz w:val="22"/>
                <w:szCs w:val="22"/>
                <w:lang w:eastAsia="en-CA"/>
              </w:rPr>
              <w:br/>
              <w:t>File.</w:t>
            </w:r>
            <w:r w:rsidRPr="00201CEE">
              <w:rPr>
                <w:rFonts w:asciiTheme="minorHAnsi" w:hAnsiTheme="minorHAnsi"/>
                <w:sz w:val="22"/>
                <w:szCs w:val="22"/>
                <w:lang w:eastAsia="en-CA"/>
              </w:rPr>
              <w:t>EventType</w:t>
            </w:r>
            <w:r>
              <w:rPr>
                <w:rFonts w:asciiTheme="minorHAnsi" w:hAnsiTheme="minorHAnsi"/>
                <w:sz w:val="22"/>
                <w:szCs w:val="22"/>
                <w:lang w:eastAsia="en-CA"/>
              </w:rPr>
              <w:t xml:space="preserve"> = </w:t>
            </w:r>
            <w:r w:rsidRPr="00D323A7">
              <w:rPr>
                <w:rFonts w:asciiTheme="minorHAnsi" w:hAnsiTheme="minorHAnsi"/>
                <w:sz w:val="22"/>
                <w:szCs w:val="22"/>
                <w:lang w:eastAsia="en-CA"/>
              </w:rPr>
              <w:t>TERFIN or DECFIN</w:t>
            </w:r>
          </w:p>
        </w:tc>
      </w:tr>
      <w:tr w:rsidR="001D5922" w:rsidRPr="00A61AB1" w14:paraId="61CAC35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52636C"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DBCDF2E" w14:textId="77777777" w:rsidR="001D5922" w:rsidRPr="00A762CE" w:rsidRDefault="001D5922"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1D5922" w:rsidRPr="00A61AB1" w14:paraId="18B7B03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AB50CCB"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EB88AF5" w14:textId="77777777" w:rsidR="001D5922" w:rsidRPr="001D1230" w:rsidRDefault="001D5922" w:rsidP="009E5AA0">
            <w:pPr>
              <w:spacing w:before="60" w:after="60"/>
              <w:ind w:left="0"/>
            </w:pPr>
            <w:r w:rsidRPr="002E6D51">
              <w:rPr>
                <w:rFonts w:asciiTheme="minorHAnsi" w:hAnsiTheme="minorHAnsi" w:cs="Calibri"/>
                <w:color w:val="auto"/>
                <w:sz w:val="22"/>
                <w:szCs w:val="22"/>
              </w:rPr>
              <w:t>A retirement has been initiated for this member. To report final data for this member, please select "Retirement". To report a {</w:t>
            </w:r>
            <w:r>
              <w:rPr>
                <w:rFonts w:asciiTheme="minorHAnsi" w:hAnsiTheme="minorHAnsi" w:cs="Calibri"/>
                <w:color w:val="auto"/>
                <w:sz w:val="22"/>
                <w:szCs w:val="22"/>
              </w:rPr>
              <w:t>1</w:t>
            </w:r>
            <w:r w:rsidRPr="002E6D51">
              <w:rPr>
                <w:rFonts w:asciiTheme="minorHAnsi" w:hAnsiTheme="minorHAnsi" w:cs="Calibri"/>
                <w:color w:val="auto"/>
                <w:sz w:val="22"/>
                <w:szCs w:val="22"/>
              </w:rPr>
              <w:t>/</w:t>
            </w:r>
            <w:r>
              <w:rPr>
                <w:rFonts w:asciiTheme="minorHAnsi" w:hAnsiTheme="minorHAnsi" w:cs="Calibri"/>
                <w:color w:val="auto"/>
                <w:sz w:val="22"/>
                <w:szCs w:val="22"/>
              </w:rPr>
              <w:t>2</w:t>
            </w:r>
            <w:r w:rsidRPr="002E6D51">
              <w:rPr>
                <w:rFonts w:asciiTheme="minorHAnsi" w:hAnsiTheme="minorHAnsi" w:cs="Calibri"/>
                <w:color w:val="auto"/>
                <w:sz w:val="22"/>
                <w:szCs w:val="22"/>
              </w:rPr>
              <w:t>} for this member, please contact HOOPP.</w:t>
            </w:r>
          </w:p>
        </w:tc>
      </w:tr>
      <w:tr w:rsidR="001D5922" w:rsidRPr="00A61AB1" w14:paraId="5644C73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9F03EAA"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0A0F64B"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A1582B8" w14:textId="77777777" w:rsidR="001D5922" w:rsidRPr="002C34DD" w:rsidRDefault="001D5922" w:rsidP="009E5AA0">
            <w:pPr>
              <w:spacing w:before="60" w:after="60"/>
              <w:ind w:left="0"/>
            </w:pPr>
            <w:r w:rsidRPr="002E6D51">
              <w:rPr>
                <w:rFonts w:asciiTheme="minorHAnsi" w:hAnsiTheme="minorHAnsi" w:cs="Calibri"/>
                <w:color w:val="auto"/>
                <w:sz w:val="22"/>
                <w:szCs w:val="22"/>
              </w:rPr>
              <w:t>A retirement has been initiated for this member. To report final data for this member, please select "Retirement". To report a {</w:t>
            </w:r>
            <w:r>
              <w:rPr>
                <w:rFonts w:asciiTheme="minorHAnsi" w:hAnsiTheme="minorHAnsi" w:cs="Calibri"/>
                <w:color w:val="auto"/>
                <w:sz w:val="22"/>
                <w:szCs w:val="22"/>
              </w:rPr>
              <w:t>1</w:t>
            </w:r>
            <w:r w:rsidRPr="002E6D51">
              <w:rPr>
                <w:rFonts w:asciiTheme="minorHAnsi" w:hAnsiTheme="minorHAnsi" w:cs="Calibri"/>
                <w:color w:val="auto"/>
                <w:sz w:val="22"/>
                <w:szCs w:val="22"/>
              </w:rPr>
              <w:t>/</w:t>
            </w:r>
            <w:r>
              <w:rPr>
                <w:rFonts w:asciiTheme="minorHAnsi" w:hAnsiTheme="minorHAnsi" w:cs="Calibri"/>
                <w:color w:val="auto"/>
                <w:sz w:val="22"/>
                <w:szCs w:val="22"/>
              </w:rPr>
              <w:t>2</w:t>
            </w:r>
            <w:r w:rsidRPr="002E6D51">
              <w:rPr>
                <w:rFonts w:asciiTheme="minorHAnsi" w:hAnsiTheme="minorHAnsi" w:cs="Calibri"/>
                <w:color w:val="auto"/>
                <w:sz w:val="22"/>
                <w:szCs w:val="22"/>
              </w:rPr>
              <w:t>} for this member, please contact HOOPP.</w:t>
            </w:r>
          </w:p>
        </w:tc>
      </w:tr>
      <w:tr w:rsidR="001D5922" w:rsidRPr="0085712F" w14:paraId="555A2D0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79AE11F" w14:textId="77777777" w:rsidR="001D5922" w:rsidRPr="0085712F" w:rsidRDefault="001D5922"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BBB23D2" w14:textId="77777777" w:rsidR="001D5922" w:rsidRPr="009C43D2" w:rsidRDefault="001D5922" w:rsidP="009E5AA0">
            <w:pPr>
              <w:ind w:left="0"/>
              <w:rPr>
                <w:rFonts w:asciiTheme="minorHAnsi" w:hAnsiTheme="minorHAnsi" w:cs="Calibri"/>
                <w:color w:val="auto"/>
                <w:sz w:val="22"/>
                <w:szCs w:val="22"/>
              </w:rPr>
            </w:pPr>
            <w:r>
              <w:rPr>
                <w:rFonts w:asciiTheme="minorHAnsi" w:hAnsiTheme="minorHAnsi" w:cs="Calibri"/>
                <w:color w:val="auto"/>
                <w:sz w:val="22"/>
                <w:szCs w:val="22"/>
              </w:rPr>
              <w:t xml:space="preserve">1: </w:t>
            </w:r>
            <w:r w:rsidRPr="002E6D51">
              <w:rPr>
                <w:rFonts w:asciiTheme="minorHAnsi" w:hAnsiTheme="minorHAnsi" w:cs="Calibri"/>
                <w:color w:val="auto"/>
                <w:sz w:val="22"/>
                <w:szCs w:val="22"/>
              </w:rPr>
              <w:t>Termination</w:t>
            </w:r>
            <w:r>
              <w:rPr>
                <w:rFonts w:asciiTheme="minorHAnsi" w:hAnsiTheme="minorHAnsi" w:cs="Calibri"/>
                <w:color w:val="auto"/>
                <w:sz w:val="22"/>
                <w:szCs w:val="22"/>
              </w:rPr>
              <w:br/>
              <w:t xml:space="preserve">2: </w:t>
            </w:r>
            <w:r w:rsidRPr="002E6D51">
              <w:rPr>
                <w:rFonts w:asciiTheme="minorHAnsi" w:hAnsiTheme="minorHAnsi" w:cs="Calibri"/>
                <w:color w:val="auto"/>
                <w:sz w:val="22"/>
                <w:szCs w:val="22"/>
              </w:rPr>
              <w:t>Death</w:t>
            </w:r>
          </w:p>
        </w:tc>
      </w:tr>
      <w:tr w:rsidR="001D5922" w:rsidRPr="0085712F" w14:paraId="729B164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F7DEADC" w14:textId="77777777" w:rsidR="001D5922" w:rsidRPr="0085712F" w:rsidRDefault="001D5922"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1CA7F628" w14:textId="77777777" w:rsidR="001D5922" w:rsidRPr="006100CE" w:rsidRDefault="001D5922"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1D5922" w:rsidRPr="0085712F" w14:paraId="166C2C6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2B36389"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6FE5768" w14:textId="77777777" w:rsidR="001D5922" w:rsidRPr="006100CE" w:rsidRDefault="001D5922"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1D5922" w:rsidRPr="0085712F" w14:paraId="27AA32C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F0AD42" w14:textId="77777777" w:rsidR="001D5922" w:rsidRDefault="001D592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2339326" w14:textId="77777777" w:rsidR="001D5922" w:rsidRPr="0085712F" w:rsidRDefault="001D5922"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2B9033E" w14:textId="77777777" w:rsidR="001D5922" w:rsidRDefault="001D5922" w:rsidP="001D5922">
            <w:pPr>
              <w:spacing w:before="60" w:after="60"/>
              <w:rPr>
                <w:lang w:eastAsia="en-CA"/>
              </w:rPr>
            </w:pPr>
            <w:r>
              <w:rPr>
                <w:lang w:eastAsia="en-CA"/>
              </w:rPr>
              <w:t>MR 20180720:</w:t>
            </w:r>
          </w:p>
          <w:p w14:paraId="2EBE2F4D" w14:textId="77777777" w:rsidR="001D5922" w:rsidRDefault="001D5922" w:rsidP="001D5922">
            <w:pPr>
              <w:pStyle w:val="ListParagraph"/>
              <w:numPr>
                <w:ilvl w:val="0"/>
                <w:numId w:val="91"/>
              </w:numPr>
              <w:spacing w:before="60" w:after="60" w:line="240" w:lineRule="auto"/>
              <w:rPr>
                <w:lang w:eastAsia="en-CA"/>
              </w:rPr>
            </w:pPr>
            <w:r>
              <w:rPr>
                <w:lang w:eastAsia="en-CA"/>
              </w:rPr>
              <w:t>XMO Validation brought into Full Office spec.</w:t>
            </w:r>
          </w:p>
          <w:p w14:paraId="2622FF55" w14:textId="77777777" w:rsidR="001D5922" w:rsidRPr="00CA5805" w:rsidRDefault="001D5922" w:rsidP="009E5AA0">
            <w:pPr>
              <w:spacing w:before="60" w:after="60" w:line="240" w:lineRule="auto"/>
              <w:ind w:left="0"/>
              <w:rPr>
                <w:rFonts w:asciiTheme="minorHAnsi" w:hAnsiTheme="minorHAnsi"/>
                <w:sz w:val="22"/>
                <w:szCs w:val="22"/>
                <w:lang w:eastAsia="en-CA"/>
              </w:rPr>
            </w:pPr>
          </w:p>
        </w:tc>
      </w:tr>
    </w:tbl>
    <w:p w14:paraId="6A183899" w14:textId="77777777" w:rsidR="001D5922" w:rsidRDefault="001D5922" w:rsidP="001D5922">
      <w:pPr>
        <w:spacing w:before="0" w:after="0" w:line="240" w:lineRule="auto"/>
        <w:ind w:left="0"/>
        <w:rPr>
          <w:lang w:val="en-US"/>
        </w:rPr>
      </w:pPr>
    </w:p>
    <w:p w14:paraId="3E40360D" w14:textId="0F6FA9C0" w:rsidR="008357F2" w:rsidRDefault="008357F2">
      <w:pPr>
        <w:spacing w:before="0" w:after="0" w:line="240" w:lineRule="auto"/>
        <w:ind w:left="0"/>
        <w:rPr>
          <w:sz w:val="18"/>
          <w:szCs w:val="18"/>
        </w:rPr>
      </w:pPr>
      <w:r>
        <w:rPr>
          <w:sz w:val="18"/>
          <w:szCs w:val="18"/>
        </w:rPr>
        <w:br w:type="page"/>
      </w:r>
    </w:p>
    <w:p w14:paraId="45B2B292" w14:textId="77777777" w:rsidR="008357F2" w:rsidRPr="00FC5F08" w:rsidRDefault="008357F2" w:rsidP="008357F2">
      <w:pPr>
        <w:pStyle w:val="Heading3"/>
      </w:pPr>
      <w:r w:rsidRPr="006B06A8">
        <w:t xml:space="preserve">Validation – </w:t>
      </w:r>
      <w:r>
        <w:t xml:space="preserve">No Retirement Notice Before </w:t>
      </w:r>
      <w:r w:rsidRPr="002E6F3E">
        <w:t>RETFIN</w:t>
      </w:r>
    </w:p>
    <w:p w14:paraId="73796AB8" w14:textId="77777777" w:rsidR="008357F2" w:rsidRPr="006B06A8" w:rsidRDefault="008357F2" w:rsidP="008357F2">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357F2" w14:paraId="210F6BD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4001353"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1F22201" w14:textId="77777777" w:rsidR="008357F2" w:rsidRPr="000862E2" w:rsidRDefault="008357F2" w:rsidP="009E5AA0">
            <w:pPr>
              <w:pStyle w:val="Heading1"/>
            </w:pPr>
            <w:bookmarkStart w:id="537" w:name="_Toc43372875"/>
            <w:r>
              <w:rPr>
                <w:rFonts w:cs="Calibri"/>
              </w:rPr>
              <w:t>B113_</w:t>
            </w:r>
            <w:r w:rsidRPr="002E6F3E">
              <w:rPr>
                <w:rFonts w:cs="Calibri"/>
              </w:rPr>
              <w:t>NoRetirementNotice_Before_RETFIN</w:t>
            </w:r>
            <w:bookmarkEnd w:id="537"/>
          </w:p>
        </w:tc>
      </w:tr>
      <w:tr w:rsidR="008357F2" w14:paraId="49DC3E4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7A7D02B"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BE9F802" w14:textId="77777777" w:rsidR="008357F2" w:rsidRPr="000862E2" w:rsidRDefault="008357F2"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9075</w:t>
            </w:r>
          </w:p>
        </w:tc>
      </w:tr>
      <w:tr w:rsidR="008357F2" w14:paraId="28AD7B9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4D92DE"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8081229" w14:textId="77777777" w:rsidR="008357F2" w:rsidRDefault="008357F2"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8357F2" w14:paraId="762CF3C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26C5C9A"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229519E" w14:textId="77777777" w:rsidR="008357F2" w:rsidRPr="00B464B9" w:rsidRDefault="008357F2"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501F8B">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8357F2" w14:paraId="5A5AC79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915A9C"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44DDE6D" w14:textId="77777777" w:rsidR="008357F2" w:rsidRPr="009675FB" w:rsidRDefault="008357F2" w:rsidP="009E5AA0">
            <w:pPr>
              <w:spacing w:before="60" w:after="60" w:line="240" w:lineRule="auto"/>
              <w:ind w:left="0"/>
              <w:rPr>
                <w:rFonts w:asciiTheme="minorHAnsi" w:hAnsiTheme="minorHAnsi"/>
                <w:color w:val="auto"/>
                <w:sz w:val="22"/>
                <w:szCs w:val="22"/>
                <w:lang w:eastAsia="en-CA"/>
              </w:rPr>
            </w:pPr>
            <w:r w:rsidRPr="00625AEC">
              <w:rPr>
                <w:rFonts w:asciiTheme="minorHAnsi" w:hAnsiTheme="minorHAnsi" w:cs="Calibri"/>
                <w:sz w:val="22"/>
                <w:szCs w:val="22"/>
                <w:lang w:eastAsia="en-CA"/>
              </w:rPr>
              <w:t>Events</w:t>
            </w:r>
            <w:r>
              <w:rPr>
                <w:rFonts w:asciiTheme="minorHAnsi" w:hAnsiTheme="minorHAnsi"/>
                <w:color w:val="auto"/>
                <w:sz w:val="22"/>
                <w:szCs w:val="22"/>
                <w:lang w:eastAsia="en-CA"/>
              </w:rPr>
              <w:t xml:space="preserve"> (Final Data)</w:t>
            </w:r>
          </w:p>
        </w:tc>
      </w:tr>
      <w:tr w:rsidR="008357F2" w14:paraId="59DCF14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7A73348"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4674C0B" w14:textId="77777777" w:rsidR="008357F2" w:rsidRDefault="008357F2" w:rsidP="009E5AA0">
            <w:pPr>
              <w:spacing w:before="60" w:after="60" w:line="240" w:lineRule="auto"/>
              <w:ind w:left="0"/>
              <w:rPr>
                <w:rFonts w:asciiTheme="minorHAnsi" w:hAnsiTheme="minorHAnsi"/>
                <w:sz w:val="22"/>
                <w:szCs w:val="22"/>
                <w:lang w:eastAsia="en-CA"/>
              </w:rPr>
            </w:pPr>
            <w:r w:rsidRPr="00225CFF">
              <w:rPr>
                <w:rFonts w:asciiTheme="minorHAnsi" w:hAnsiTheme="minorHAnsi"/>
                <w:sz w:val="22"/>
                <w:szCs w:val="22"/>
                <w:lang w:eastAsia="en-CA"/>
              </w:rPr>
              <w:t>Complete Member Error</w:t>
            </w:r>
          </w:p>
        </w:tc>
      </w:tr>
      <w:tr w:rsidR="008357F2" w14:paraId="7D4E039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C20FBE0"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86B7400" w14:textId="77777777" w:rsidR="008357F2" w:rsidRPr="00B464B9" w:rsidRDefault="008357F2" w:rsidP="009E5AA0">
            <w:pPr>
              <w:spacing w:before="60" w:after="60" w:line="240" w:lineRule="auto"/>
              <w:ind w:left="0"/>
              <w:rPr>
                <w:rFonts w:asciiTheme="minorHAnsi" w:eastAsia="Times New Roman" w:hAnsiTheme="minorHAnsi" w:cs="Calibri"/>
                <w:color w:val="auto"/>
                <w:sz w:val="22"/>
                <w:szCs w:val="22"/>
                <w:lang w:eastAsia="en-CA"/>
              </w:rPr>
            </w:pPr>
            <w:r w:rsidRPr="00225CFF">
              <w:rPr>
                <w:rFonts w:asciiTheme="minorHAnsi" w:eastAsia="Times New Roman" w:hAnsiTheme="minorHAnsi" w:cs="Calibri"/>
                <w:color w:val="auto"/>
                <w:sz w:val="22"/>
                <w:szCs w:val="22"/>
                <w:lang w:eastAsia="en-CA"/>
              </w:rPr>
              <w:t>Public</w:t>
            </w:r>
          </w:p>
        </w:tc>
      </w:tr>
      <w:tr w:rsidR="008357F2" w:rsidRPr="00A61AB1" w14:paraId="09293D8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4ED48D2"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E0F6F57"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12F284A" w14:textId="77777777" w:rsidR="008357F2" w:rsidRPr="00C301FC" w:rsidRDefault="008357F2"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Specific validation to</w:t>
            </w:r>
            <w:r>
              <w:rPr>
                <w:rFonts w:asciiTheme="minorHAnsi" w:hAnsiTheme="minorHAnsi"/>
                <w:sz w:val="22"/>
                <w:szCs w:val="22"/>
                <w:lang w:eastAsia="en-CA"/>
              </w:rPr>
              <w:t xml:space="preserve"> ensure</w:t>
            </w:r>
            <w:r w:rsidRPr="009151F9">
              <w:rPr>
                <w:rFonts w:asciiTheme="minorHAnsi" w:hAnsiTheme="minorHAnsi"/>
                <w:sz w:val="22"/>
                <w:szCs w:val="22"/>
                <w:lang w:eastAsia="en-CA"/>
              </w:rPr>
              <w:t xml:space="preserve"> </w:t>
            </w:r>
            <w:r w:rsidRPr="00FD6C17">
              <w:rPr>
                <w:rFonts w:asciiTheme="minorHAnsi" w:hAnsiTheme="minorHAnsi"/>
                <w:sz w:val="22"/>
                <w:szCs w:val="22"/>
                <w:lang w:eastAsia="en-CA"/>
              </w:rPr>
              <w:t>the Retirement has NOT been initiated and the employer selects RETFIN.</w:t>
            </w:r>
          </w:p>
        </w:tc>
      </w:tr>
      <w:tr w:rsidR="008357F2" w:rsidRPr="009151F9" w14:paraId="41422D7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E2A490D"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7413102" w14:textId="77777777" w:rsidR="008357F2" w:rsidRDefault="008357F2"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6B01DB2D" w14:textId="77777777" w:rsidR="008357F2" w:rsidRPr="0078068E" w:rsidRDefault="008357F2" w:rsidP="009E5AA0">
            <w:pPr>
              <w:ind w:left="742"/>
              <w:rPr>
                <w:rFonts w:asciiTheme="minorHAnsi" w:hAnsiTheme="minorHAnsi"/>
                <w:sz w:val="22"/>
                <w:szCs w:val="22"/>
                <w:lang w:eastAsia="en-CA"/>
              </w:rPr>
            </w:pPr>
            <w:r>
              <w:rPr>
                <w:rFonts w:asciiTheme="minorHAnsi" w:hAnsiTheme="minorHAnsi"/>
                <w:sz w:val="22"/>
                <w:szCs w:val="22"/>
                <w:lang w:eastAsia="en-CA"/>
              </w:rPr>
              <w:t>Ariel.Employer.OtherInformation &lt;&gt; RetNotice YYYY-MM-DD</w:t>
            </w:r>
            <w:r>
              <w:rPr>
                <w:rFonts w:asciiTheme="minorHAnsi" w:hAnsiTheme="minorHAnsi"/>
                <w:sz w:val="22"/>
                <w:szCs w:val="22"/>
                <w:lang w:eastAsia="en-CA"/>
              </w:rPr>
              <w:br/>
              <w:t xml:space="preserve">AND </w:t>
            </w:r>
            <w:r>
              <w:rPr>
                <w:rFonts w:asciiTheme="minorHAnsi" w:hAnsiTheme="minorHAnsi"/>
                <w:sz w:val="22"/>
                <w:szCs w:val="22"/>
                <w:lang w:eastAsia="en-CA"/>
              </w:rPr>
              <w:br/>
              <w:t>File.</w:t>
            </w:r>
            <w:r w:rsidRPr="00201CEE">
              <w:rPr>
                <w:rFonts w:asciiTheme="minorHAnsi" w:hAnsiTheme="minorHAnsi"/>
                <w:sz w:val="22"/>
                <w:szCs w:val="22"/>
                <w:lang w:eastAsia="en-CA"/>
              </w:rPr>
              <w:t>EventType</w:t>
            </w:r>
            <w:r>
              <w:rPr>
                <w:rFonts w:asciiTheme="minorHAnsi" w:hAnsiTheme="minorHAnsi"/>
                <w:sz w:val="22"/>
                <w:szCs w:val="22"/>
                <w:lang w:eastAsia="en-CA"/>
              </w:rPr>
              <w:t xml:space="preserve"> = </w:t>
            </w:r>
            <w:r w:rsidRPr="00FD6C17">
              <w:rPr>
                <w:rFonts w:asciiTheme="minorHAnsi" w:hAnsiTheme="minorHAnsi"/>
                <w:sz w:val="22"/>
                <w:szCs w:val="22"/>
                <w:lang w:eastAsia="en-CA"/>
              </w:rPr>
              <w:t>RETFIN</w:t>
            </w:r>
            <w:r>
              <w:rPr>
                <w:rFonts w:asciiTheme="minorHAnsi" w:hAnsiTheme="minorHAnsi"/>
                <w:sz w:val="22"/>
                <w:szCs w:val="22"/>
                <w:lang w:eastAsia="en-CA"/>
              </w:rPr>
              <w:t xml:space="preserve"> </w:t>
            </w:r>
          </w:p>
        </w:tc>
      </w:tr>
      <w:tr w:rsidR="008357F2" w:rsidRPr="00A61AB1" w14:paraId="5073474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D6336D"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E7F9B3E" w14:textId="77777777" w:rsidR="008357F2" w:rsidRPr="00A762CE" w:rsidRDefault="008357F2"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8357F2" w:rsidRPr="00A61AB1" w14:paraId="78EDED4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183547F"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64D922F" w14:textId="77777777" w:rsidR="008357F2" w:rsidRPr="001D1230" w:rsidRDefault="008357F2" w:rsidP="009E5AA0">
            <w:pPr>
              <w:spacing w:before="60" w:after="60"/>
              <w:ind w:left="0"/>
            </w:pPr>
            <w:r w:rsidRPr="00225CFF">
              <w:rPr>
                <w:rFonts w:asciiTheme="minorHAnsi" w:hAnsiTheme="minorHAnsi"/>
                <w:sz w:val="22"/>
                <w:szCs w:val="22"/>
                <w:lang w:eastAsia="en-CA"/>
              </w:rPr>
              <w:t>A Notice of Retirement must be completed for this member before submitting final data.</w:t>
            </w:r>
          </w:p>
        </w:tc>
      </w:tr>
      <w:tr w:rsidR="008357F2" w:rsidRPr="00A61AB1" w14:paraId="4621FF9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AB41B86"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A90CB01"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FC8D1B6" w14:textId="77777777" w:rsidR="008357F2" w:rsidRPr="002C34DD" w:rsidRDefault="008357F2" w:rsidP="009E5AA0">
            <w:pPr>
              <w:spacing w:before="60" w:after="60"/>
              <w:ind w:left="0"/>
            </w:pPr>
            <w:r w:rsidRPr="00225CFF">
              <w:rPr>
                <w:rFonts w:asciiTheme="minorHAnsi" w:hAnsiTheme="minorHAnsi"/>
                <w:sz w:val="22"/>
                <w:szCs w:val="22"/>
                <w:lang w:eastAsia="en-CA"/>
              </w:rPr>
              <w:t>A Notice of Retirement must be completed for this member before submitting final data.</w:t>
            </w:r>
          </w:p>
        </w:tc>
      </w:tr>
      <w:tr w:rsidR="008357F2" w:rsidRPr="0085712F" w14:paraId="2DD6204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1583BB3" w14:textId="77777777" w:rsidR="008357F2" w:rsidRPr="0085712F" w:rsidRDefault="008357F2"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0F6F9B3" w14:textId="77777777" w:rsidR="008357F2" w:rsidRPr="009C43D2" w:rsidRDefault="008357F2" w:rsidP="009E5AA0">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8357F2" w:rsidRPr="0085712F" w14:paraId="1288C0A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A1B60A" w14:textId="77777777" w:rsidR="008357F2" w:rsidRPr="0085712F" w:rsidRDefault="008357F2"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8D15A79" w14:textId="77777777" w:rsidR="008357F2" w:rsidRPr="006100CE" w:rsidRDefault="008357F2" w:rsidP="009E5AA0">
            <w:pPr>
              <w:spacing w:before="60" w:after="60" w:line="240" w:lineRule="auto"/>
              <w:ind w:left="0"/>
              <w:rPr>
                <w:rFonts w:asciiTheme="minorHAnsi" w:hAnsiTheme="minorHAnsi"/>
                <w:sz w:val="22"/>
                <w:szCs w:val="22"/>
                <w:lang w:eastAsia="en-CA"/>
              </w:rPr>
            </w:pPr>
            <w:r>
              <w:rPr>
                <w:rFonts w:asciiTheme="minorHAnsi" w:hAnsiTheme="minorHAnsi" w:cs="Calibri"/>
                <w:color w:val="auto"/>
                <w:sz w:val="22"/>
                <w:szCs w:val="22"/>
              </w:rPr>
              <w:t>N/A</w:t>
            </w:r>
          </w:p>
        </w:tc>
      </w:tr>
      <w:tr w:rsidR="008357F2" w:rsidRPr="0085712F" w14:paraId="77295D9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549C45"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FFBBA5C" w14:textId="77777777" w:rsidR="008357F2" w:rsidRPr="006100CE" w:rsidRDefault="008357F2" w:rsidP="009E5AA0">
            <w:pPr>
              <w:spacing w:before="60" w:after="60" w:line="240" w:lineRule="auto"/>
              <w:ind w:left="0"/>
              <w:rPr>
                <w:rFonts w:asciiTheme="minorHAnsi" w:hAnsiTheme="minorHAnsi"/>
                <w:sz w:val="22"/>
                <w:szCs w:val="22"/>
                <w:lang w:eastAsia="en-CA"/>
              </w:rPr>
            </w:pPr>
            <w:r>
              <w:rPr>
                <w:rFonts w:asciiTheme="minorHAnsi" w:hAnsiTheme="minorHAnsi" w:cs="Calibri"/>
                <w:color w:val="auto"/>
                <w:sz w:val="22"/>
                <w:szCs w:val="22"/>
              </w:rPr>
              <w:t>N/A</w:t>
            </w:r>
          </w:p>
        </w:tc>
      </w:tr>
      <w:tr w:rsidR="008357F2" w:rsidRPr="0085712F" w14:paraId="58FF3B4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F79783" w14:textId="77777777" w:rsidR="008357F2" w:rsidRDefault="008357F2"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D7C3E9B" w14:textId="77777777" w:rsidR="008357F2" w:rsidRPr="0085712F" w:rsidRDefault="008357F2"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8B6CB51" w14:textId="77777777" w:rsidR="008357F2" w:rsidRDefault="008357F2" w:rsidP="008357F2">
            <w:pPr>
              <w:spacing w:before="60" w:after="60"/>
              <w:rPr>
                <w:lang w:eastAsia="en-CA"/>
              </w:rPr>
            </w:pPr>
            <w:r>
              <w:rPr>
                <w:lang w:eastAsia="en-CA"/>
              </w:rPr>
              <w:t>MR 20180720:</w:t>
            </w:r>
          </w:p>
          <w:p w14:paraId="27A2D01F" w14:textId="77777777" w:rsidR="008357F2" w:rsidRDefault="008357F2" w:rsidP="008357F2">
            <w:pPr>
              <w:pStyle w:val="ListParagraph"/>
              <w:numPr>
                <w:ilvl w:val="0"/>
                <w:numId w:val="91"/>
              </w:numPr>
              <w:spacing w:before="60" w:after="60" w:line="240" w:lineRule="auto"/>
              <w:rPr>
                <w:lang w:eastAsia="en-CA"/>
              </w:rPr>
            </w:pPr>
            <w:r>
              <w:rPr>
                <w:lang w:eastAsia="en-CA"/>
              </w:rPr>
              <w:t>XMO Validation brought into Full Office spec.</w:t>
            </w:r>
          </w:p>
          <w:p w14:paraId="6EDE1602" w14:textId="77777777" w:rsidR="008357F2" w:rsidRPr="00CA5805" w:rsidRDefault="008357F2" w:rsidP="009E5AA0">
            <w:pPr>
              <w:spacing w:before="60" w:after="60" w:line="240" w:lineRule="auto"/>
              <w:ind w:left="0"/>
              <w:rPr>
                <w:rFonts w:asciiTheme="minorHAnsi" w:hAnsiTheme="minorHAnsi"/>
                <w:sz w:val="22"/>
                <w:szCs w:val="22"/>
                <w:lang w:eastAsia="en-CA"/>
              </w:rPr>
            </w:pPr>
          </w:p>
        </w:tc>
      </w:tr>
    </w:tbl>
    <w:p w14:paraId="41EF094A" w14:textId="77777777" w:rsidR="008357F2" w:rsidRDefault="008357F2" w:rsidP="008357F2">
      <w:pPr>
        <w:spacing w:before="0" w:after="0" w:line="240" w:lineRule="auto"/>
        <w:ind w:left="0"/>
        <w:rPr>
          <w:lang w:val="en-US"/>
        </w:rPr>
      </w:pPr>
    </w:p>
    <w:p w14:paraId="0A442AA3" w14:textId="77777777" w:rsidR="008357F2" w:rsidRPr="006D100D" w:rsidRDefault="008357F2" w:rsidP="008357F2">
      <w:pPr>
        <w:rPr>
          <w:sz w:val="18"/>
          <w:szCs w:val="18"/>
        </w:rPr>
      </w:pPr>
    </w:p>
    <w:p w14:paraId="49CFD888" w14:textId="77777777" w:rsidR="001D5922" w:rsidRPr="006D100D" w:rsidRDefault="001D5922" w:rsidP="001D5922">
      <w:pPr>
        <w:rPr>
          <w:sz w:val="18"/>
          <w:szCs w:val="18"/>
        </w:rPr>
      </w:pPr>
    </w:p>
    <w:p w14:paraId="1E4A899D" w14:textId="3DF33117" w:rsidR="006B0161" w:rsidRPr="00FC5F08" w:rsidRDefault="00431F1F" w:rsidP="006B0161">
      <w:pPr>
        <w:pStyle w:val="Heading3"/>
      </w:pPr>
      <w:r>
        <w:rPr>
          <w:lang w:val="en-US"/>
        </w:rPr>
        <w:br w:type="page"/>
      </w:r>
      <w:r w:rsidR="006B0161" w:rsidRPr="006B06A8">
        <w:t xml:space="preserve">Validation – </w:t>
      </w:r>
      <w:r w:rsidR="006B0161" w:rsidRPr="004427BE">
        <w:t>Leave</w:t>
      </w:r>
      <w:r w:rsidR="006B0161">
        <w:t xml:space="preserve"> </w:t>
      </w:r>
      <w:r w:rsidR="006B0161" w:rsidRPr="004427BE">
        <w:t>Start</w:t>
      </w:r>
      <w:r w:rsidR="006B0161">
        <w:t xml:space="preserve"> </w:t>
      </w:r>
      <w:r w:rsidR="006B0161" w:rsidRPr="004427BE">
        <w:t>Date</w:t>
      </w:r>
    </w:p>
    <w:p w14:paraId="2C8E1C5C" w14:textId="77777777" w:rsidR="006B0161" w:rsidRPr="006B06A8" w:rsidRDefault="006B0161" w:rsidP="006B0161">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6B0161" w14:paraId="574F2F39"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2E2C478"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09821A3" w14:textId="77777777" w:rsidR="006B0161" w:rsidRPr="000862E2" w:rsidRDefault="006B0161" w:rsidP="00904039">
            <w:pPr>
              <w:pStyle w:val="Heading1"/>
            </w:pPr>
            <w:bookmarkStart w:id="538" w:name="_Toc43372876"/>
            <w:r>
              <w:rPr>
                <w:rFonts w:cs="Calibri"/>
              </w:rPr>
              <w:t>B115_</w:t>
            </w:r>
            <w:r w:rsidRPr="002921F2">
              <w:rPr>
                <w:rFonts w:cs="Calibri"/>
              </w:rPr>
              <w:t>Message</w:t>
            </w:r>
            <w:bookmarkEnd w:id="538"/>
          </w:p>
        </w:tc>
      </w:tr>
      <w:tr w:rsidR="006B0161" w14:paraId="228F6782"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3D382B7"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7AD3AAF" w14:textId="3AFB061F" w:rsidR="00660C9E" w:rsidRDefault="00B36979" w:rsidP="00660C9E">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1645</w:t>
            </w:r>
            <w:r w:rsidR="00660C9E">
              <w:rPr>
                <w:rFonts w:asciiTheme="minorHAnsi" w:eastAsia="Times New Roman" w:hAnsiTheme="minorHAnsi" w:cs="Calibri"/>
                <w:color w:val="auto"/>
                <w:sz w:val="22"/>
                <w:szCs w:val="22"/>
                <w:lang w:eastAsia="en-CA"/>
              </w:rPr>
              <w:t xml:space="preserve"> (</w:t>
            </w:r>
            <w:r w:rsidR="00660C9E">
              <w:rPr>
                <w:rFonts w:asciiTheme="minorHAnsi" w:hAnsiTheme="minorHAnsi"/>
                <w:color w:val="auto"/>
                <w:sz w:val="22"/>
                <w:szCs w:val="22"/>
                <w:lang w:eastAsia="en-CA"/>
              </w:rPr>
              <w:t>Ariel.Employment.LastAnnualDataUpdate is not null)</w:t>
            </w:r>
          </w:p>
          <w:p w14:paraId="344A5443" w14:textId="2597BDD2" w:rsidR="006B0161" w:rsidRPr="000862E2" w:rsidRDefault="00B36979" w:rsidP="00660C9E">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color w:val="auto"/>
                <w:sz w:val="22"/>
                <w:szCs w:val="22"/>
                <w:lang w:eastAsia="en-CA"/>
              </w:rPr>
              <w:t>528</w:t>
            </w:r>
            <w:r w:rsidR="00660C9E">
              <w:rPr>
                <w:rFonts w:asciiTheme="minorHAnsi" w:hAnsiTheme="minorHAnsi"/>
                <w:color w:val="auto"/>
                <w:sz w:val="22"/>
                <w:szCs w:val="22"/>
                <w:lang w:eastAsia="en-CA"/>
              </w:rPr>
              <w:t xml:space="preserve"> (</w:t>
            </w:r>
            <w:r w:rsidR="00660C9E">
              <w:rPr>
                <w:rFonts w:asciiTheme="minorHAnsi" w:hAnsiTheme="minorHAnsi"/>
                <w:sz w:val="22"/>
                <w:szCs w:val="22"/>
                <w:lang w:eastAsia="en-CA"/>
              </w:rPr>
              <w:t>Ariel.Employement.LastAnnualDataUpdate is null)</w:t>
            </w:r>
          </w:p>
        </w:tc>
      </w:tr>
      <w:tr w:rsidR="006B0161" w14:paraId="749962AC"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2829F8B"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82F95FA" w14:textId="662FB43C" w:rsidR="006B0161" w:rsidRDefault="00F437B6"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6B0161" w14:paraId="04AA9318"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B6B4BEF"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E4CD596" w14:textId="77777777" w:rsidR="006B0161" w:rsidRPr="00B464B9" w:rsidRDefault="006B0161"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81323C">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6B0161" w14:paraId="59010198"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ED9AAA8"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F74A595" w14:textId="77777777" w:rsidR="006B0161" w:rsidRPr="009675FB" w:rsidRDefault="006B0161" w:rsidP="00904039">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Non-Contributory Leaves, Contributory Leaves</w:t>
            </w:r>
          </w:p>
        </w:tc>
      </w:tr>
      <w:tr w:rsidR="006B0161" w14:paraId="0CF1C6F7"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A71477"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2C8D074" w14:textId="77777777" w:rsidR="006B0161" w:rsidRDefault="006B0161" w:rsidP="00904039">
            <w:pPr>
              <w:spacing w:before="60" w:after="60" w:line="240" w:lineRule="auto"/>
              <w:ind w:left="0"/>
              <w:rPr>
                <w:rFonts w:asciiTheme="minorHAnsi" w:hAnsiTheme="minorHAnsi"/>
                <w:sz w:val="22"/>
                <w:szCs w:val="22"/>
                <w:lang w:eastAsia="en-CA"/>
              </w:rPr>
            </w:pPr>
            <w:r w:rsidRPr="0081323C">
              <w:rPr>
                <w:rFonts w:asciiTheme="minorHAnsi" w:hAnsiTheme="minorHAnsi"/>
                <w:sz w:val="22"/>
                <w:szCs w:val="22"/>
                <w:lang w:eastAsia="en-CA"/>
              </w:rPr>
              <w:t>Complete Member Error</w:t>
            </w:r>
          </w:p>
        </w:tc>
      </w:tr>
      <w:tr w:rsidR="006B0161" w14:paraId="052A51EC"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26A9685"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E1D4D46" w14:textId="77777777" w:rsidR="006B0161" w:rsidRPr="00B464B9" w:rsidRDefault="006B0161" w:rsidP="00904039">
            <w:pPr>
              <w:spacing w:before="60" w:after="60" w:line="240" w:lineRule="auto"/>
              <w:ind w:left="0"/>
              <w:rPr>
                <w:rFonts w:asciiTheme="minorHAnsi" w:eastAsia="Times New Roman" w:hAnsiTheme="minorHAnsi" w:cs="Calibri"/>
                <w:color w:val="auto"/>
                <w:sz w:val="22"/>
                <w:szCs w:val="22"/>
                <w:lang w:eastAsia="en-CA"/>
              </w:rPr>
            </w:pPr>
            <w:r w:rsidRPr="0081323C">
              <w:rPr>
                <w:rFonts w:asciiTheme="minorHAnsi" w:hAnsiTheme="minorHAnsi"/>
                <w:sz w:val="22"/>
                <w:szCs w:val="22"/>
                <w:lang w:eastAsia="en-CA"/>
              </w:rPr>
              <w:t>Public</w:t>
            </w:r>
          </w:p>
        </w:tc>
      </w:tr>
      <w:tr w:rsidR="006B0161" w:rsidRPr="00A61AB1" w14:paraId="131E1C27"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9575E5"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7D89DA5"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C249969" w14:textId="77777777" w:rsidR="006B0161" w:rsidRPr="00C301FC" w:rsidRDefault="006B0161" w:rsidP="00904039">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sidRPr="005B516B">
              <w:rPr>
                <w:rFonts w:asciiTheme="minorHAnsi" w:hAnsiTheme="minorHAnsi"/>
                <w:sz w:val="22"/>
                <w:szCs w:val="22"/>
                <w:lang w:eastAsia="en-CA"/>
              </w:rPr>
              <w:t xml:space="preserve">ensure that employers are not reporting new leaves for a year where the MDC data has already been reported.  </w:t>
            </w:r>
          </w:p>
        </w:tc>
      </w:tr>
      <w:tr w:rsidR="006B0161" w:rsidRPr="009151F9" w14:paraId="6C0B10E6"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52AB0D4"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3B088E7" w14:textId="45752479" w:rsidR="007B7064" w:rsidRDefault="006B0161" w:rsidP="00904039">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6E36428C" w14:textId="77777777" w:rsidR="007B7064" w:rsidRDefault="007B7064" w:rsidP="00904039">
            <w:pPr>
              <w:ind w:left="0"/>
              <w:rPr>
                <w:rFonts w:asciiTheme="minorHAnsi" w:hAnsiTheme="minorHAnsi"/>
                <w:sz w:val="22"/>
                <w:szCs w:val="22"/>
                <w:lang w:eastAsia="en-CA"/>
              </w:rPr>
            </w:pPr>
          </w:p>
          <w:p w14:paraId="1680DABD" w14:textId="3A0508FA" w:rsidR="007B7064" w:rsidRDefault="007B7064" w:rsidP="0058384B">
            <w:pPr>
              <w:rPr>
                <w:rFonts w:asciiTheme="minorHAnsi" w:hAnsiTheme="minorHAnsi"/>
                <w:sz w:val="22"/>
                <w:szCs w:val="22"/>
                <w:lang w:eastAsia="en-CA"/>
              </w:rPr>
            </w:pPr>
            <w:r>
              <w:rPr>
                <w:lang w:eastAsia="en-CA"/>
              </w:rPr>
              <w:t>If Ariel.Employment.LastAnnualDataUpdate is not null:</w:t>
            </w:r>
          </w:p>
          <w:p w14:paraId="7806EA5F" w14:textId="77777777" w:rsidR="006B0161" w:rsidRDefault="006B0161" w:rsidP="00904039">
            <w:pPr>
              <w:ind w:left="742"/>
              <w:rPr>
                <w:rFonts w:asciiTheme="minorHAnsi" w:hAnsiTheme="minorHAnsi"/>
                <w:sz w:val="22"/>
                <w:szCs w:val="22"/>
                <w:lang w:eastAsia="en-CA"/>
              </w:rPr>
            </w:pPr>
            <w:r w:rsidRPr="0081323C">
              <w:rPr>
                <w:rFonts w:asciiTheme="minorHAnsi" w:hAnsiTheme="minorHAnsi"/>
                <w:sz w:val="22"/>
                <w:szCs w:val="22"/>
                <w:lang w:eastAsia="en-CA"/>
              </w:rPr>
              <w:t>For a new leave (THE WHOLE LEAVE IS NEW)</w:t>
            </w:r>
          </w:p>
          <w:p w14:paraId="32A3EBFF" w14:textId="77777777" w:rsidR="006B0161" w:rsidRDefault="007C10CD" w:rsidP="00904039">
            <w:pPr>
              <w:ind w:left="742"/>
              <w:rPr>
                <w:rFonts w:asciiTheme="minorHAnsi" w:hAnsiTheme="minorHAnsi"/>
                <w:sz w:val="22"/>
                <w:szCs w:val="22"/>
                <w:lang w:eastAsia="en-CA"/>
              </w:rPr>
            </w:pPr>
            <w:r w:rsidRPr="007C10CD">
              <w:rPr>
                <w:rFonts w:asciiTheme="minorHAnsi" w:hAnsiTheme="minorHAnsi"/>
                <w:sz w:val="22"/>
                <w:szCs w:val="22"/>
                <w:lang w:eastAsia="en-CA"/>
              </w:rPr>
              <w:t>File.LeaveStartDate is ≤ Ariel.Employment.LastAnnualDataUpdate</w:t>
            </w:r>
          </w:p>
          <w:p w14:paraId="55A16822" w14:textId="77777777" w:rsidR="007B7064" w:rsidRDefault="007B7064" w:rsidP="00904039">
            <w:pPr>
              <w:ind w:left="742"/>
              <w:rPr>
                <w:rFonts w:asciiTheme="minorHAnsi" w:hAnsiTheme="minorHAnsi"/>
                <w:sz w:val="22"/>
                <w:szCs w:val="22"/>
                <w:lang w:eastAsia="en-CA"/>
              </w:rPr>
            </w:pPr>
          </w:p>
          <w:p w14:paraId="379D5BE5" w14:textId="77777777" w:rsidR="007B7064" w:rsidRDefault="007B7064" w:rsidP="007B7064">
            <w:pPr>
              <w:rPr>
                <w:lang w:eastAsia="en-CA"/>
              </w:rPr>
            </w:pPr>
            <w:r>
              <w:rPr>
                <w:lang w:eastAsia="en-CA"/>
              </w:rPr>
              <w:t>If Ariel.Employement.LastAnnualDataUpdate is null:</w:t>
            </w:r>
          </w:p>
          <w:p w14:paraId="35C7282B" w14:textId="77777777" w:rsidR="007B7064" w:rsidRDefault="007B7064" w:rsidP="007B7064">
            <w:pPr>
              <w:ind w:left="742"/>
              <w:rPr>
                <w:rFonts w:asciiTheme="minorHAnsi" w:hAnsiTheme="minorHAnsi"/>
                <w:sz w:val="22"/>
                <w:szCs w:val="22"/>
                <w:lang w:eastAsia="en-CA"/>
              </w:rPr>
            </w:pPr>
            <w:r w:rsidRPr="0081323C">
              <w:rPr>
                <w:rFonts w:asciiTheme="minorHAnsi" w:hAnsiTheme="minorHAnsi"/>
                <w:sz w:val="22"/>
                <w:szCs w:val="22"/>
                <w:lang w:eastAsia="en-CA"/>
              </w:rPr>
              <w:t>For a new leave (THE WHOLE LEAVE IS NEW)</w:t>
            </w:r>
          </w:p>
          <w:p w14:paraId="51357D0C" w14:textId="256EE791" w:rsidR="007B7064" w:rsidRDefault="007B7064" w:rsidP="0058384B">
            <w:pPr>
              <w:rPr>
                <w:rFonts w:asciiTheme="minorHAnsi" w:hAnsiTheme="minorHAnsi"/>
                <w:sz w:val="22"/>
                <w:szCs w:val="22"/>
                <w:lang w:eastAsia="en-CA"/>
              </w:rPr>
            </w:pPr>
            <w:r>
              <w:rPr>
                <w:rFonts w:asciiTheme="minorHAnsi" w:hAnsiTheme="minorHAnsi"/>
                <w:sz w:val="22"/>
                <w:szCs w:val="22"/>
                <w:lang w:eastAsia="en-CA"/>
              </w:rPr>
              <w:t xml:space="preserve">     </w:t>
            </w:r>
            <w:r w:rsidRPr="007C10CD">
              <w:rPr>
                <w:rFonts w:asciiTheme="minorHAnsi" w:hAnsiTheme="minorHAnsi"/>
                <w:sz w:val="22"/>
                <w:szCs w:val="22"/>
                <w:lang w:eastAsia="en-CA"/>
              </w:rPr>
              <w:t xml:space="preserve">File.LeaveStartDate is ≤ </w:t>
            </w:r>
            <w:r w:rsidRPr="007B7064">
              <w:rPr>
                <w:rFonts w:asciiTheme="minorHAnsi" w:hAnsiTheme="minorHAnsi"/>
                <w:sz w:val="22"/>
                <w:szCs w:val="22"/>
                <w:lang w:eastAsia="en-CA"/>
              </w:rPr>
              <w:t>Ariel.Employer.YearEndClosedIndicator</w:t>
            </w:r>
          </w:p>
          <w:p w14:paraId="3C5A375F" w14:textId="345CC407" w:rsidR="007B7064" w:rsidRPr="0078068E" w:rsidRDefault="007B7064" w:rsidP="0058384B">
            <w:pPr>
              <w:rPr>
                <w:rFonts w:asciiTheme="minorHAnsi" w:hAnsiTheme="minorHAnsi"/>
                <w:sz w:val="22"/>
                <w:szCs w:val="22"/>
                <w:lang w:eastAsia="en-CA"/>
              </w:rPr>
            </w:pPr>
          </w:p>
        </w:tc>
      </w:tr>
      <w:tr w:rsidR="006B0161" w:rsidRPr="00A61AB1" w14:paraId="09570138"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F943C24"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4D42331" w14:textId="77777777" w:rsidR="006B0161" w:rsidRPr="00A762CE" w:rsidRDefault="006B0161" w:rsidP="00904039">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6B0161" w:rsidRPr="00A61AB1" w14:paraId="01D91335"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9D682E7"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EE77FFE" w14:textId="77777777" w:rsidR="0058384B" w:rsidRDefault="0058384B" w:rsidP="0058384B">
            <w:pPr>
              <w:ind w:left="0"/>
              <w:rPr>
                <w:lang w:eastAsia="en-CA"/>
              </w:rPr>
            </w:pPr>
            <w:r>
              <w:rPr>
                <w:lang w:eastAsia="en-CA"/>
              </w:rPr>
              <w:t>If Ariel.Employment.LastAnnualDataUpdate is not null:</w:t>
            </w:r>
          </w:p>
          <w:p w14:paraId="6225DF08" w14:textId="1506DB89" w:rsidR="006B0161" w:rsidRDefault="006B0161" w:rsidP="00904039">
            <w:pPr>
              <w:spacing w:before="60" w:after="60"/>
              <w:ind w:left="0"/>
              <w:rPr>
                <w:rFonts w:asciiTheme="minorHAnsi" w:hAnsiTheme="minorHAnsi"/>
                <w:sz w:val="22"/>
                <w:szCs w:val="22"/>
                <w:lang w:eastAsia="en-CA"/>
              </w:rPr>
            </w:pPr>
            <w:r w:rsidRPr="0085006A">
              <w:rPr>
                <w:rFonts w:asciiTheme="minorHAnsi" w:hAnsiTheme="minorHAnsi"/>
                <w:sz w:val="22"/>
                <w:szCs w:val="22"/>
                <w:lang w:eastAsia="en-CA"/>
              </w:rPr>
              <w:t xml:space="preserve">The leave start date </w:t>
            </w:r>
            <w:r w:rsidR="0058384B">
              <w:rPr>
                <w:rFonts w:asciiTheme="minorHAnsi" w:hAnsiTheme="minorHAnsi"/>
                <w:sz w:val="22"/>
                <w:szCs w:val="22"/>
                <w:lang w:eastAsia="en-CA"/>
              </w:rPr>
              <w:t>must be later than {0</w:t>
            </w:r>
            <w:r w:rsidRPr="0085006A">
              <w:rPr>
                <w:rFonts w:asciiTheme="minorHAnsi" w:hAnsiTheme="minorHAnsi"/>
                <w:sz w:val="22"/>
                <w:szCs w:val="22"/>
                <w:lang w:eastAsia="en-CA"/>
              </w:rPr>
              <w:t>}. Please review or contact HOOPP if this is correct.</w:t>
            </w:r>
          </w:p>
          <w:p w14:paraId="61EA12BE" w14:textId="77777777" w:rsidR="0058384B" w:rsidRDefault="0058384B" w:rsidP="00904039">
            <w:pPr>
              <w:spacing w:before="60" w:after="60"/>
              <w:ind w:left="0"/>
              <w:rPr>
                <w:rFonts w:asciiTheme="minorHAnsi" w:hAnsiTheme="minorHAnsi"/>
                <w:sz w:val="22"/>
                <w:szCs w:val="22"/>
                <w:lang w:eastAsia="en-CA"/>
              </w:rPr>
            </w:pPr>
          </w:p>
          <w:p w14:paraId="5493455E" w14:textId="77777777" w:rsidR="0058384B" w:rsidRDefault="0058384B" w:rsidP="0058384B">
            <w:pPr>
              <w:ind w:left="0"/>
              <w:rPr>
                <w:lang w:eastAsia="en-CA"/>
              </w:rPr>
            </w:pPr>
            <w:r>
              <w:rPr>
                <w:lang w:eastAsia="en-CA"/>
              </w:rPr>
              <w:t>If Ariel.Employement.LastAnnualDataUpdate is null:</w:t>
            </w:r>
          </w:p>
          <w:p w14:paraId="6BDDDEE2" w14:textId="0338EA74" w:rsidR="0058384B" w:rsidRDefault="0058384B" w:rsidP="00904039">
            <w:pPr>
              <w:spacing w:before="60" w:after="60"/>
              <w:ind w:left="0"/>
              <w:rPr>
                <w:rFonts w:asciiTheme="minorHAnsi" w:hAnsiTheme="minorHAnsi"/>
                <w:sz w:val="22"/>
                <w:szCs w:val="22"/>
                <w:lang w:eastAsia="en-CA"/>
              </w:rPr>
            </w:pPr>
            <w:r w:rsidRPr="0085006A">
              <w:rPr>
                <w:rFonts w:asciiTheme="minorHAnsi" w:hAnsiTheme="minorHAnsi"/>
                <w:sz w:val="22"/>
                <w:szCs w:val="22"/>
                <w:lang w:eastAsia="en-CA"/>
              </w:rPr>
              <w:t xml:space="preserve">The leave start date </w:t>
            </w:r>
            <w:r>
              <w:rPr>
                <w:rFonts w:asciiTheme="minorHAnsi" w:hAnsiTheme="minorHAnsi"/>
                <w:sz w:val="22"/>
                <w:szCs w:val="22"/>
                <w:lang w:eastAsia="en-CA"/>
              </w:rPr>
              <w:t>must be later than {1</w:t>
            </w:r>
            <w:r w:rsidRPr="0085006A">
              <w:rPr>
                <w:rFonts w:asciiTheme="minorHAnsi" w:hAnsiTheme="minorHAnsi"/>
                <w:sz w:val="22"/>
                <w:szCs w:val="22"/>
                <w:lang w:eastAsia="en-CA"/>
              </w:rPr>
              <w:t>}. Please review or contact HOOPP if this is correct.</w:t>
            </w:r>
          </w:p>
          <w:p w14:paraId="6568D5A5" w14:textId="77777777" w:rsidR="0058384B" w:rsidRPr="001D1230" w:rsidRDefault="0058384B" w:rsidP="00904039">
            <w:pPr>
              <w:spacing w:before="60" w:after="60"/>
              <w:ind w:left="0"/>
            </w:pPr>
          </w:p>
        </w:tc>
      </w:tr>
      <w:tr w:rsidR="006B0161" w:rsidRPr="00A61AB1" w14:paraId="3078A617"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FC279D1"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2C85584"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D6D08AC" w14:textId="77777777" w:rsidR="00241BBC" w:rsidRDefault="00241BBC" w:rsidP="00241BBC">
            <w:pPr>
              <w:ind w:left="0"/>
              <w:rPr>
                <w:lang w:eastAsia="en-CA"/>
              </w:rPr>
            </w:pPr>
            <w:r>
              <w:rPr>
                <w:lang w:eastAsia="en-CA"/>
              </w:rPr>
              <w:t>If Ariel.Employment.LastAnnualDataUpdate is not null:</w:t>
            </w:r>
          </w:p>
          <w:p w14:paraId="7AF27224" w14:textId="77777777" w:rsidR="006B0161" w:rsidRDefault="006B0161" w:rsidP="00904039">
            <w:pPr>
              <w:spacing w:before="60" w:after="60"/>
              <w:ind w:left="0"/>
              <w:rPr>
                <w:rFonts w:asciiTheme="minorHAnsi" w:hAnsiTheme="minorHAnsi"/>
                <w:sz w:val="22"/>
                <w:szCs w:val="22"/>
                <w:lang w:eastAsia="en-CA"/>
              </w:rPr>
            </w:pPr>
            <w:r w:rsidRPr="0085006A">
              <w:rPr>
                <w:rFonts w:asciiTheme="minorHAnsi" w:hAnsiTheme="minorHAnsi"/>
                <w:sz w:val="22"/>
                <w:szCs w:val="22"/>
                <w:lang w:eastAsia="en-CA"/>
              </w:rPr>
              <w:t xml:space="preserve">The leave start date </w:t>
            </w:r>
            <w:r w:rsidR="007C10CD">
              <w:rPr>
                <w:rFonts w:asciiTheme="minorHAnsi" w:hAnsiTheme="minorHAnsi"/>
                <w:sz w:val="22"/>
                <w:szCs w:val="22"/>
                <w:lang w:eastAsia="en-CA"/>
              </w:rPr>
              <w:t>must be later than the employment’s</w:t>
            </w:r>
            <w:r w:rsidRPr="0085006A">
              <w:rPr>
                <w:rFonts w:asciiTheme="minorHAnsi" w:hAnsiTheme="minorHAnsi"/>
                <w:sz w:val="22"/>
                <w:szCs w:val="22"/>
                <w:lang w:eastAsia="en-CA"/>
              </w:rPr>
              <w:t xml:space="preserve"> </w:t>
            </w:r>
            <w:r w:rsidR="007C10CD" w:rsidRPr="007C10CD">
              <w:rPr>
                <w:rFonts w:asciiTheme="minorHAnsi" w:hAnsiTheme="minorHAnsi"/>
                <w:sz w:val="22"/>
                <w:szCs w:val="22"/>
                <w:lang w:eastAsia="en-CA"/>
              </w:rPr>
              <w:t>Last Annual Data Update date</w:t>
            </w:r>
            <w:r w:rsidRPr="0085006A">
              <w:rPr>
                <w:rFonts w:asciiTheme="minorHAnsi" w:hAnsiTheme="minorHAnsi"/>
                <w:sz w:val="22"/>
                <w:szCs w:val="22"/>
                <w:lang w:eastAsia="en-CA"/>
              </w:rPr>
              <w:t>. Please review or contact HOOPP if this is correct.</w:t>
            </w:r>
          </w:p>
          <w:p w14:paraId="4211D01B" w14:textId="77777777" w:rsidR="00241BBC" w:rsidRDefault="00241BBC" w:rsidP="00904039">
            <w:pPr>
              <w:spacing w:before="60" w:after="60"/>
              <w:ind w:left="0"/>
              <w:rPr>
                <w:rFonts w:asciiTheme="minorHAnsi" w:hAnsiTheme="minorHAnsi"/>
                <w:sz w:val="22"/>
                <w:szCs w:val="22"/>
                <w:lang w:eastAsia="en-CA"/>
              </w:rPr>
            </w:pPr>
          </w:p>
          <w:p w14:paraId="724707F9" w14:textId="77777777" w:rsidR="00241BBC" w:rsidRDefault="00241BBC" w:rsidP="00241BBC">
            <w:pPr>
              <w:ind w:left="0"/>
              <w:rPr>
                <w:lang w:eastAsia="en-CA"/>
              </w:rPr>
            </w:pPr>
            <w:r>
              <w:rPr>
                <w:lang w:eastAsia="en-CA"/>
              </w:rPr>
              <w:t>If Ariel.Employement.LastAnnualDataUpdate is null:</w:t>
            </w:r>
          </w:p>
          <w:p w14:paraId="5628C08E" w14:textId="5832DC43" w:rsidR="00241BBC" w:rsidRDefault="00241BBC" w:rsidP="00241BBC">
            <w:pPr>
              <w:spacing w:before="60" w:after="60"/>
              <w:ind w:left="0"/>
              <w:rPr>
                <w:rFonts w:asciiTheme="minorHAnsi" w:hAnsiTheme="minorHAnsi"/>
                <w:sz w:val="22"/>
                <w:szCs w:val="22"/>
                <w:lang w:eastAsia="en-CA"/>
              </w:rPr>
            </w:pPr>
            <w:r w:rsidRPr="0085006A">
              <w:rPr>
                <w:rFonts w:asciiTheme="minorHAnsi" w:hAnsiTheme="minorHAnsi"/>
                <w:sz w:val="22"/>
                <w:szCs w:val="22"/>
                <w:lang w:eastAsia="en-CA"/>
              </w:rPr>
              <w:t xml:space="preserve">The leave start date </w:t>
            </w:r>
            <w:r>
              <w:rPr>
                <w:rFonts w:asciiTheme="minorHAnsi" w:hAnsiTheme="minorHAnsi"/>
                <w:sz w:val="22"/>
                <w:szCs w:val="22"/>
                <w:lang w:eastAsia="en-CA"/>
              </w:rPr>
              <w:t>must be later than the employer’</w:t>
            </w:r>
            <w:r w:rsidR="00B739FA">
              <w:rPr>
                <w:rFonts w:asciiTheme="minorHAnsi" w:hAnsiTheme="minorHAnsi"/>
                <w:sz w:val="22"/>
                <w:szCs w:val="22"/>
                <w:lang w:eastAsia="en-CA"/>
              </w:rPr>
              <w:t>s year end closing date</w:t>
            </w:r>
            <w:r w:rsidRPr="0085006A">
              <w:rPr>
                <w:rFonts w:asciiTheme="minorHAnsi" w:hAnsiTheme="minorHAnsi"/>
                <w:sz w:val="22"/>
                <w:szCs w:val="22"/>
                <w:lang w:eastAsia="en-CA"/>
              </w:rPr>
              <w:t>. Please review or contact HOOPP if this is correct.</w:t>
            </w:r>
          </w:p>
          <w:p w14:paraId="3A858CD5" w14:textId="301C3455" w:rsidR="00241BBC" w:rsidRPr="002C34DD" w:rsidRDefault="00241BBC" w:rsidP="00904039">
            <w:pPr>
              <w:spacing w:before="60" w:after="60"/>
              <w:ind w:left="0"/>
            </w:pPr>
          </w:p>
        </w:tc>
      </w:tr>
      <w:tr w:rsidR="006B0161" w:rsidRPr="0085712F" w14:paraId="5E047EDF"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F888A9D" w14:textId="77777777" w:rsidR="006B0161" w:rsidRPr="0085712F" w:rsidRDefault="006B0161" w:rsidP="0090403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136C2CE" w14:textId="77777777" w:rsidR="00241BBC" w:rsidRDefault="00241BBC" w:rsidP="00241BBC">
            <w:pPr>
              <w:rPr>
                <w:rFonts w:cstheme="minorBidi"/>
                <w:lang w:eastAsia="en-CA"/>
              </w:rPr>
            </w:pPr>
            <w:r>
              <w:rPr>
                <w:lang w:eastAsia="en-CA"/>
              </w:rPr>
              <w:t>{0} : Ariel.Employment.LastAnnualDataUpdate (MM-DD-YYYY)</w:t>
            </w:r>
          </w:p>
          <w:p w14:paraId="543A5CBC" w14:textId="2AB93923" w:rsidR="006B0161" w:rsidRPr="00241BBC" w:rsidRDefault="00241BBC" w:rsidP="00241BBC">
            <w:pPr>
              <w:rPr>
                <w:rFonts w:asciiTheme="minorHAnsi" w:hAnsiTheme="minorHAnsi" w:cs="Calibri"/>
                <w:color w:val="auto"/>
                <w:sz w:val="22"/>
                <w:szCs w:val="22"/>
                <w:lang w:val="en-US"/>
              </w:rPr>
            </w:pPr>
            <w:r>
              <w:rPr>
                <w:lang w:eastAsia="en-CA"/>
              </w:rPr>
              <w:t>{1} : Ariel.Employer.YearEndClosedIndicator (MM-DD-YYYY)</w:t>
            </w:r>
          </w:p>
        </w:tc>
      </w:tr>
      <w:tr w:rsidR="006B0161" w:rsidRPr="0085712F" w14:paraId="0CF510D5"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842466" w14:textId="77777777" w:rsidR="006B0161" w:rsidRPr="0085712F" w:rsidRDefault="006B0161" w:rsidP="00904039">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17552C5" w14:textId="77777777" w:rsidR="006B0161" w:rsidRPr="006100CE" w:rsidRDefault="006B0161" w:rsidP="0090403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6B0161" w:rsidRPr="0085712F" w14:paraId="67FAC445"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09376E0"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44436E5" w14:textId="77777777" w:rsidR="006B0161" w:rsidRPr="006100CE" w:rsidRDefault="006B0161" w:rsidP="00904039">
            <w:pPr>
              <w:spacing w:before="60" w:after="60" w:line="240" w:lineRule="auto"/>
              <w:ind w:left="0"/>
              <w:rPr>
                <w:rFonts w:asciiTheme="minorHAnsi" w:hAnsiTheme="minorHAnsi"/>
                <w:sz w:val="22"/>
                <w:szCs w:val="22"/>
                <w:lang w:eastAsia="en-CA"/>
              </w:rPr>
            </w:pPr>
            <w:r w:rsidRPr="0081323C">
              <w:rPr>
                <w:rFonts w:asciiTheme="minorHAnsi" w:hAnsiTheme="minorHAnsi"/>
                <w:sz w:val="22"/>
                <w:szCs w:val="22"/>
                <w:lang w:eastAsia="en-CA"/>
              </w:rPr>
              <w:t>A “new leave” is defined as: Leave that has NOT previously been reported (there is no matching leave with the same Leave Type and Leave Start Date). </w:t>
            </w:r>
          </w:p>
        </w:tc>
      </w:tr>
      <w:tr w:rsidR="006B0161" w:rsidRPr="0085712F" w14:paraId="43E280F4"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4881CB" w14:textId="77777777" w:rsidR="006B0161" w:rsidRDefault="006B0161"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AA80822" w14:textId="77777777" w:rsidR="006B0161" w:rsidRPr="0085712F" w:rsidRDefault="006B0161" w:rsidP="0090403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BD817A2" w14:textId="77777777" w:rsidR="001B5683" w:rsidRDefault="001B5683" w:rsidP="001B568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20180717:</w:t>
            </w:r>
          </w:p>
          <w:p w14:paraId="5C0F802F" w14:textId="2E29241D" w:rsidR="001B5683" w:rsidRPr="00066B71" w:rsidRDefault="001B5683" w:rsidP="001B5683">
            <w:pPr>
              <w:pStyle w:val="ListParagraph"/>
              <w:numPr>
                <w:ilvl w:val="0"/>
                <w:numId w:val="30"/>
              </w:numPr>
              <w:spacing w:before="60" w:after="60" w:line="240" w:lineRule="auto"/>
              <w:ind w:left="1026"/>
              <w:rPr>
                <w:rFonts w:asciiTheme="minorHAnsi" w:hAnsiTheme="minorHAnsi"/>
                <w:sz w:val="22"/>
                <w:szCs w:val="22"/>
                <w:lang w:eastAsia="en-CA"/>
              </w:rPr>
            </w:pPr>
            <w:r>
              <w:rPr>
                <w:rFonts w:asciiTheme="minorHAnsi" w:hAnsiTheme="minorHAnsi"/>
                <w:sz w:val="22"/>
                <w:szCs w:val="22"/>
                <w:lang w:eastAsia="en-CA"/>
              </w:rPr>
              <w:t>Update following discussion with Kate on July 18</w:t>
            </w:r>
            <w:r w:rsidRPr="003B1C78">
              <w:rPr>
                <w:rFonts w:asciiTheme="minorHAnsi" w:hAnsiTheme="minorHAnsi"/>
                <w:sz w:val="22"/>
                <w:szCs w:val="22"/>
                <w:vertAlign w:val="superscript"/>
                <w:lang w:eastAsia="en-CA"/>
              </w:rPr>
              <w:t>th</w:t>
            </w:r>
            <w:r>
              <w:rPr>
                <w:rFonts w:asciiTheme="minorHAnsi" w:hAnsiTheme="minorHAnsi"/>
                <w:sz w:val="22"/>
                <w:szCs w:val="22"/>
                <w:lang w:eastAsia="en-CA"/>
              </w:rPr>
              <w:t xml:space="preserve">, 2018, to account for a possible empty LADU.  Also associated  with ALM #28824. </w:t>
            </w:r>
          </w:p>
          <w:p w14:paraId="5922D6CA" w14:textId="77777777" w:rsidR="001B5683" w:rsidRPr="001B5683" w:rsidRDefault="001B5683" w:rsidP="001B5683">
            <w:pPr>
              <w:spacing w:before="60" w:after="60" w:line="240" w:lineRule="auto"/>
              <w:ind w:left="0"/>
              <w:rPr>
                <w:rFonts w:asciiTheme="minorHAnsi" w:hAnsiTheme="minorHAnsi"/>
                <w:sz w:val="22"/>
                <w:szCs w:val="22"/>
                <w:lang w:val="en-US" w:eastAsia="en-CA"/>
              </w:rPr>
            </w:pPr>
          </w:p>
          <w:p w14:paraId="45107F24" w14:textId="77777777" w:rsidR="007C10CD" w:rsidRPr="007C10CD" w:rsidRDefault="007C10CD" w:rsidP="00904039">
            <w:pPr>
              <w:spacing w:before="100" w:beforeAutospacing="1" w:after="100" w:afterAutospacing="1" w:line="240" w:lineRule="auto"/>
              <w:ind w:left="0"/>
              <w:rPr>
                <w:rFonts w:ascii="Times New Roman" w:hAnsi="Times New Roman"/>
                <w:sz w:val="24"/>
                <w:szCs w:val="24"/>
                <w:lang w:val="en-US"/>
              </w:rPr>
            </w:pPr>
          </w:p>
          <w:p w14:paraId="24EA4EE3" w14:textId="77777777" w:rsidR="007C10CD" w:rsidRDefault="007C10CD" w:rsidP="00904039">
            <w:pPr>
              <w:spacing w:before="100" w:beforeAutospacing="1" w:after="100" w:afterAutospacing="1" w:line="240" w:lineRule="auto"/>
              <w:ind w:left="0"/>
              <w:rPr>
                <w:rFonts w:ascii="Times New Roman" w:hAnsi="Times New Roman"/>
                <w:sz w:val="24"/>
                <w:szCs w:val="24"/>
              </w:rPr>
            </w:pPr>
          </w:p>
          <w:p w14:paraId="62326F3E" w14:textId="77777777" w:rsidR="006B0161" w:rsidRPr="00CA5805" w:rsidRDefault="006B0161" w:rsidP="007C10CD">
            <w:pPr>
              <w:spacing w:before="100" w:beforeAutospacing="1" w:after="100" w:afterAutospacing="1" w:line="240" w:lineRule="auto"/>
              <w:ind w:left="0"/>
              <w:rPr>
                <w:rFonts w:asciiTheme="minorHAnsi" w:hAnsiTheme="minorHAnsi"/>
                <w:sz w:val="22"/>
                <w:szCs w:val="22"/>
                <w:lang w:eastAsia="en-CA"/>
              </w:rPr>
            </w:pPr>
          </w:p>
        </w:tc>
      </w:tr>
    </w:tbl>
    <w:p w14:paraId="6379EBE7" w14:textId="2340359C" w:rsidR="006B0161" w:rsidRDefault="006B0161" w:rsidP="006B0161">
      <w:pPr>
        <w:spacing w:before="0" w:after="0" w:line="240" w:lineRule="auto"/>
        <w:ind w:left="0"/>
        <w:rPr>
          <w:lang w:val="en-US"/>
        </w:rPr>
      </w:pPr>
    </w:p>
    <w:p w14:paraId="575BDFE6" w14:textId="77777777" w:rsidR="006B0161" w:rsidRPr="006D100D" w:rsidRDefault="006B0161" w:rsidP="006B0161">
      <w:pPr>
        <w:rPr>
          <w:sz w:val="18"/>
          <w:szCs w:val="18"/>
        </w:rPr>
      </w:pPr>
    </w:p>
    <w:p w14:paraId="57B54EBA" w14:textId="77777777" w:rsidR="009C120A" w:rsidRPr="00FC5F08" w:rsidRDefault="006B0161" w:rsidP="009C120A">
      <w:pPr>
        <w:pStyle w:val="Heading3"/>
      </w:pPr>
      <w:r>
        <w:rPr>
          <w:lang w:val="en-US"/>
        </w:rPr>
        <w:br w:type="page"/>
      </w:r>
      <w:r w:rsidR="009C120A" w:rsidRPr="006B06A8">
        <w:t xml:space="preserve">Validation – </w:t>
      </w:r>
      <w:r w:rsidR="009C120A">
        <w:rPr>
          <w:rFonts w:cs="Calibri"/>
        </w:rPr>
        <w:t xml:space="preserve">Leave Start Date </w:t>
      </w:r>
      <w:r w:rsidR="009C120A" w:rsidRPr="00592E58">
        <w:rPr>
          <w:rFonts w:cs="Calibri"/>
        </w:rPr>
        <w:t>Before</w:t>
      </w:r>
      <w:r w:rsidR="009C120A">
        <w:rPr>
          <w:rFonts w:cs="Calibri"/>
        </w:rPr>
        <w:t xml:space="preserve"> </w:t>
      </w:r>
      <w:r w:rsidR="009C120A" w:rsidRPr="00592E58">
        <w:rPr>
          <w:rFonts w:cs="Calibri"/>
        </w:rPr>
        <w:t>Permanency</w:t>
      </w:r>
      <w:r w:rsidR="009C120A">
        <w:rPr>
          <w:rFonts w:cs="Calibri"/>
        </w:rPr>
        <w:t xml:space="preserve"> </w:t>
      </w:r>
      <w:r w:rsidR="009C120A" w:rsidRPr="00592E58">
        <w:rPr>
          <w:rFonts w:cs="Calibri"/>
        </w:rPr>
        <w:t>Date</w:t>
      </w:r>
    </w:p>
    <w:p w14:paraId="619A1CF8" w14:textId="77777777" w:rsidR="009C120A" w:rsidRPr="006B06A8" w:rsidRDefault="009C120A" w:rsidP="009C120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9C120A" w14:paraId="0EB9458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564968"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94B0987" w14:textId="77777777" w:rsidR="009C120A" w:rsidRPr="000862E2" w:rsidRDefault="009C120A" w:rsidP="009E5AA0">
            <w:pPr>
              <w:pStyle w:val="Heading1"/>
            </w:pPr>
            <w:bookmarkStart w:id="539" w:name="_Toc43372877"/>
            <w:r>
              <w:rPr>
                <w:rFonts w:cs="Calibri"/>
              </w:rPr>
              <w:t>B118</w:t>
            </w:r>
            <w:r w:rsidRPr="00592E58">
              <w:rPr>
                <w:rFonts w:cs="Calibri"/>
              </w:rPr>
              <w:t>_LeaveStartDate_Before_PermanencyDate</w:t>
            </w:r>
            <w:bookmarkEnd w:id="539"/>
          </w:p>
        </w:tc>
      </w:tr>
      <w:tr w:rsidR="009C120A" w14:paraId="1A3555F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4AC27F2"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B857710" w14:textId="77777777" w:rsidR="009C120A" w:rsidRPr="000862E2" w:rsidRDefault="009C120A"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95</w:t>
            </w:r>
          </w:p>
        </w:tc>
      </w:tr>
      <w:tr w:rsidR="009C120A" w14:paraId="3C9E958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2EA9B7"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8317693" w14:textId="77777777" w:rsidR="009C120A" w:rsidRDefault="009C120A"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9C120A" w14:paraId="65BEE6D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ADA673B"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7B71575" w14:textId="77777777" w:rsidR="009C120A" w:rsidRPr="00B464B9" w:rsidRDefault="009C120A"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131ADF">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9C120A" w14:paraId="09C5FF4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7ABC9C8"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468F684" w14:textId="77777777" w:rsidR="009C120A" w:rsidRPr="009675FB" w:rsidRDefault="009C120A" w:rsidP="009E5AA0">
            <w:pPr>
              <w:spacing w:before="60" w:after="60" w:line="240" w:lineRule="auto"/>
              <w:ind w:left="0"/>
              <w:rPr>
                <w:rFonts w:asciiTheme="minorHAnsi" w:hAnsiTheme="minorHAnsi"/>
                <w:color w:val="auto"/>
                <w:sz w:val="22"/>
                <w:szCs w:val="22"/>
                <w:lang w:eastAsia="en-CA"/>
              </w:rPr>
            </w:pPr>
            <w:r>
              <w:rPr>
                <w:rFonts w:asciiTheme="minorHAnsi" w:eastAsia="Times New Roman" w:hAnsiTheme="minorHAnsi" w:cs="Calibri"/>
                <w:color w:val="auto"/>
                <w:sz w:val="22"/>
                <w:szCs w:val="22"/>
                <w:lang w:eastAsia="en-CA"/>
              </w:rPr>
              <w:t xml:space="preserve">Non-Contributory Leaves, Contributory Leaves </w:t>
            </w:r>
          </w:p>
        </w:tc>
      </w:tr>
      <w:tr w:rsidR="009C120A" w14:paraId="781CA12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DEC154"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BAB5D06" w14:textId="77777777" w:rsidR="009C120A" w:rsidRDefault="009C120A" w:rsidP="009E5AA0">
            <w:pPr>
              <w:spacing w:before="60" w:after="60" w:line="240" w:lineRule="auto"/>
              <w:ind w:left="0"/>
              <w:rPr>
                <w:rFonts w:asciiTheme="minorHAnsi" w:hAnsiTheme="minorHAnsi"/>
                <w:sz w:val="22"/>
                <w:szCs w:val="22"/>
                <w:lang w:eastAsia="en-CA"/>
              </w:rPr>
            </w:pPr>
            <w:r w:rsidRPr="00E41AE0">
              <w:rPr>
                <w:rFonts w:asciiTheme="minorHAnsi" w:hAnsiTheme="minorHAnsi"/>
                <w:sz w:val="22"/>
                <w:szCs w:val="22"/>
                <w:lang w:eastAsia="en-CA"/>
              </w:rPr>
              <w:t>Complete Member Error</w:t>
            </w:r>
          </w:p>
        </w:tc>
      </w:tr>
      <w:tr w:rsidR="009C120A" w14:paraId="392CFBD3"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D5EECEB"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DB3E38A" w14:textId="77777777" w:rsidR="009C120A" w:rsidRPr="00B464B9" w:rsidRDefault="009C120A" w:rsidP="009E5AA0">
            <w:pPr>
              <w:spacing w:before="60" w:after="60" w:line="240" w:lineRule="auto"/>
              <w:ind w:left="0"/>
              <w:rPr>
                <w:rFonts w:asciiTheme="minorHAnsi" w:eastAsia="Times New Roman" w:hAnsiTheme="minorHAnsi" w:cs="Calibri"/>
                <w:color w:val="auto"/>
                <w:sz w:val="22"/>
                <w:szCs w:val="22"/>
                <w:lang w:eastAsia="en-CA"/>
              </w:rPr>
            </w:pPr>
            <w:r w:rsidRPr="00E41AE0">
              <w:rPr>
                <w:rFonts w:asciiTheme="minorHAnsi" w:eastAsia="Times New Roman" w:hAnsiTheme="minorHAnsi" w:cs="Calibri"/>
                <w:color w:val="auto"/>
                <w:sz w:val="22"/>
                <w:szCs w:val="22"/>
                <w:lang w:eastAsia="en-CA"/>
              </w:rPr>
              <w:t>Public</w:t>
            </w:r>
          </w:p>
        </w:tc>
      </w:tr>
      <w:tr w:rsidR="009C120A" w:rsidRPr="00A61AB1" w14:paraId="05E351A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C5AD90"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3A033F8"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3F695F2" w14:textId="77777777" w:rsidR="009C120A" w:rsidRPr="00C301FC" w:rsidRDefault="009C120A"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ensure Leave Start Date is after Date of Enrolment at the Employer.</w:t>
            </w:r>
          </w:p>
        </w:tc>
      </w:tr>
      <w:tr w:rsidR="009C120A" w:rsidRPr="009151F9" w14:paraId="3411121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CBFA331"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EE48BDB" w14:textId="77777777" w:rsidR="009C120A" w:rsidRDefault="009C120A"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00D6308C" w14:textId="77777777" w:rsidR="009C120A" w:rsidRPr="0078068E" w:rsidRDefault="009C120A" w:rsidP="009E5AA0">
            <w:pPr>
              <w:ind w:left="742"/>
              <w:rPr>
                <w:rFonts w:asciiTheme="minorHAnsi" w:hAnsiTheme="minorHAnsi"/>
                <w:sz w:val="22"/>
                <w:szCs w:val="22"/>
                <w:lang w:eastAsia="en-CA"/>
              </w:rPr>
            </w:pPr>
            <w:r w:rsidRPr="00A80892">
              <w:rPr>
                <w:rFonts w:asciiTheme="minorHAnsi" w:hAnsiTheme="minorHAnsi"/>
                <w:sz w:val="22"/>
                <w:szCs w:val="22"/>
                <w:lang w:eastAsia="en-CA"/>
              </w:rPr>
              <w:t>File.StartDate &lt; Ariel.PermanencyDate</w:t>
            </w:r>
          </w:p>
        </w:tc>
      </w:tr>
      <w:tr w:rsidR="009C120A" w:rsidRPr="00A61AB1" w14:paraId="2B3A2E6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F11000"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3FF7BB8" w14:textId="77777777" w:rsidR="009C120A" w:rsidRPr="00A762CE" w:rsidRDefault="009C120A" w:rsidP="009E5AA0">
            <w:pPr>
              <w:pStyle w:val="NormalWeb"/>
              <w:spacing w:line="276" w:lineRule="auto"/>
              <w:rPr>
                <w:rFonts w:asciiTheme="minorHAnsi" w:hAnsiTheme="minorHAnsi"/>
                <w:color w:val="000000"/>
                <w:sz w:val="22"/>
                <w:szCs w:val="22"/>
                <w:lang w:val="en-CA"/>
              </w:rPr>
            </w:pPr>
          </w:p>
        </w:tc>
      </w:tr>
      <w:tr w:rsidR="009C120A" w:rsidRPr="00A61AB1" w14:paraId="3577479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2120A17"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3919FFCE" w14:textId="77777777" w:rsidR="009C120A" w:rsidRPr="001D1230" w:rsidRDefault="009C120A" w:rsidP="009E5AA0">
            <w:pPr>
              <w:spacing w:before="60" w:after="60"/>
              <w:ind w:left="0"/>
            </w:pPr>
            <w:r w:rsidRPr="00A654A8">
              <w:rPr>
                <w:rFonts w:asciiTheme="minorHAnsi" w:hAnsiTheme="minorHAnsi"/>
                <w:sz w:val="22"/>
                <w:szCs w:val="22"/>
                <w:lang w:eastAsia="en-CA"/>
              </w:rPr>
              <w:t>The Leave Start Date cannot be earlier than the Date of Registration.</w:t>
            </w:r>
          </w:p>
        </w:tc>
      </w:tr>
      <w:tr w:rsidR="009C120A" w:rsidRPr="00A61AB1" w14:paraId="60674B0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C02702E"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4966602"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8D437A3" w14:textId="77777777" w:rsidR="009C120A" w:rsidRPr="002C34DD" w:rsidRDefault="009C120A" w:rsidP="009E5AA0">
            <w:pPr>
              <w:spacing w:before="60" w:after="60"/>
              <w:ind w:left="0"/>
            </w:pPr>
            <w:r w:rsidRPr="00A654A8">
              <w:rPr>
                <w:rFonts w:asciiTheme="minorHAnsi" w:hAnsiTheme="minorHAnsi"/>
                <w:sz w:val="22"/>
                <w:szCs w:val="22"/>
                <w:lang w:eastAsia="en-CA"/>
              </w:rPr>
              <w:t>The Leave Start Date cannot be earlier than the Date of Registration.</w:t>
            </w:r>
          </w:p>
        </w:tc>
      </w:tr>
      <w:tr w:rsidR="009C120A" w:rsidRPr="0085712F" w14:paraId="091C0E4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5B6D53C" w14:textId="77777777" w:rsidR="009C120A" w:rsidRPr="0085712F" w:rsidRDefault="009C120A"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21F62C0" w14:textId="77777777" w:rsidR="009C120A" w:rsidRPr="009C43D2" w:rsidRDefault="009C120A" w:rsidP="009E5AA0">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9C120A" w:rsidRPr="0085712F" w14:paraId="2D525AA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45CB248" w14:textId="77777777" w:rsidR="009C120A" w:rsidRPr="0085712F" w:rsidRDefault="009C120A"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330419F" w14:textId="77777777" w:rsidR="009C120A" w:rsidRPr="006100CE" w:rsidRDefault="009C120A"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9C120A" w:rsidRPr="0085712F" w14:paraId="044CFF2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6D5BD7"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D691B66" w14:textId="77777777" w:rsidR="009C120A" w:rsidRPr="006100CE" w:rsidRDefault="009C120A"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9C120A" w:rsidRPr="0085712F" w14:paraId="7796547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E578FA" w14:textId="77777777" w:rsidR="009C120A" w:rsidRDefault="009C120A"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65EC153" w14:textId="77777777" w:rsidR="009C120A" w:rsidRPr="0085712F" w:rsidRDefault="009C120A"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1499357" w14:textId="77777777" w:rsidR="009C120A" w:rsidRDefault="009C120A" w:rsidP="009C120A">
            <w:pPr>
              <w:spacing w:before="60" w:after="60"/>
              <w:rPr>
                <w:lang w:eastAsia="en-CA"/>
              </w:rPr>
            </w:pPr>
            <w:r>
              <w:rPr>
                <w:lang w:eastAsia="en-CA"/>
              </w:rPr>
              <w:t>MR 20180720:</w:t>
            </w:r>
          </w:p>
          <w:p w14:paraId="5EA65A8D" w14:textId="77777777" w:rsidR="009C120A" w:rsidRDefault="009C120A" w:rsidP="009C120A">
            <w:pPr>
              <w:pStyle w:val="ListParagraph"/>
              <w:numPr>
                <w:ilvl w:val="0"/>
                <w:numId w:val="91"/>
              </w:numPr>
              <w:spacing w:before="60" w:after="60" w:line="240" w:lineRule="auto"/>
              <w:rPr>
                <w:lang w:eastAsia="en-CA"/>
              </w:rPr>
            </w:pPr>
            <w:r>
              <w:rPr>
                <w:lang w:eastAsia="en-CA"/>
              </w:rPr>
              <w:t>XMO Validation brought into Full Office spec.</w:t>
            </w:r>
          </w:p>
          <w:p w14:paraId="54CDD5F7" w14:textId="77777777" w:rsidR="009C120A" w:rsidRPr="00CA5805" w:rsidRDefault="009C120A" w:rsidP="009E5AA0">
            <w:pPr>
              <w:spacing w:before="60" w:after="60" w:line="240" w:lineRule="auto"/>
              <w:ind w:left="0"/>
              <w:rPr>
                <w:rFonts w:asciiTheme="minorHAnsi" w:hAnsiTheme="minorHAnsi"/>
                <w:sz w:val="22"/>
                <w:szCs w:val="22"/>
                <w:lang w:eastAsia="en-CA"/>
              </w:rPr>
            </w:pPr>
          </w:p>
        </w:tc>
      </w:tr>
    </w:tbl>
    <w:p w14:paraId="6C6C9D92" w14:textId="77777777" w:rsidR="009C120A" w:rsidRDefault="009C120A" w:rsidP="009C120A">
      <w:pPr>
        <w:spacing w:before="0" w:after="0" w:line="240" w:lineRule="auto"/>
        <w:ind w:left="0"/>
        <w:rPr>
          <w:lang w:val="en-US"/>
        </w:rPr>
      </w:pPr>
    </w:p>
    <w:p w14:paraId="19C51F5A" w14:textId="34CF4BDD" w:rsidR="009C120A" w:rsidRDefault="009C120A">
      <w:pPr>
        <w:spacing w:before="0" w:after="0" w:line="240" w:lineRule="auto"/>
        <w:ind w:left="0"/>
        <w:rPr>
          <w:lang w:val="en-US"/>
        </w:rPr>
      </w:pPr>
      <w:r>
        <w:rPr>
          <w:lang w:val="en-US"/>
        </w:rPr>
        <w:br w:type="page"/>
      </w:r>
    </w:p>
    <w:p w14:paraId="0F9E315C" w14:textId="77777777" w:rsidR="006B0161" w:rsidRDefault="006B0161">
      <w:pPr>
        <w:spacing w:before="0" w:after="0" w:line="240" w:lineRule="auto"/>
        <w:ind w:left="0"/>
        <w:rPr>
          <w:lang w:val="en-US"/>
        </w:rPr>
      </w:pPr>
    </w:p>
    <w:p w14:paraId="70A25792" w14:textId="77777777" w:rsidR="00431F1F" w:rsidRDefault="00431F1F">
      <w:pPr>
        <w:spacing w:before="0" w:after="0" w:line="240" w:lineRule="auto"/>
        <w:ind w:left="0"/>
        <w:rPr>
          <w:lang w:val="en-US"/>
        </w:rPr>
      </w:pPr>
    </w:p>
    <w:p w14:paraId="1A4E9727" w14:textId="77777777" w:rsidR="001D09BD" w:rsidRPr="006B06A8" w:rsidRDefault="001D09BD" w:rsidP="001D09BD">
      <w:pPr>
        <w:pStyle w:val="Heading3"/>
      </w:pPr>
      <w:r w:rsidRPr="006B06A8">
        <w:t xml:space="preserve">Validation – </w:t>
      </w:r>
      <w:r w:rsidRPr="00A64CA0">
        <w:t>Reported Leave Overlaps Free Accrual Period</w:t>
      </w: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1D09BD" w14:paraId="0559E9C0"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A1D7DD" w14:textId="77777777" w:rsidR="001D09BD" w:rsidRDefault="001D09BD"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7DE2EAE2" w14:textId="77777777" w:rsidR="001D09BD" w:rsidRPr="007E257A" w:rsidRDefault="001D09BD" w:rsidP="00EF7388">
            <w:pPr>
              <w:pStyle w:val="Heading1"/>
              <w:rPr>
                <w:rFonts w:cs="Calibri"/>
                <w:color w:val="auto"/>
              </w:rPr>
            </w:pPr>
            <w:bookmarkStart w:id="540" w:name="_Toc43372878"/>
            <w:r w:rsidRPr="00EF7388">
              <w:rPr>
                <w:lang w:val="en-US"/>
              </w:rPr>
              <w:t>B119_ ReportedLeaveOverlapsFreeAccrualPeriod</w:t>
            </w:r>
            <w:bookmarkEnd w:id="540"/>
          </w:p>
        </w:tc>
      </w:tr>
      <w:tr w:rsidR="001D09BD" w14:paraId="3E4B7090"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56911C9" w14:textId="77777777" w:rsidR="001D09BD" w:rsidRDefault="001D09BD"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ADC3E37" w14:textId="77777777" w:rsidR="001D09BD" w:rsidRPr="007E257A" w:rsidRDefault="001D09BD" w:rsidP="00EF7388">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6756</w:t>
            </w:r>
          </w:p>
        </w:tc>
      </w:tr>
      <w:tr w:rsidR="00BD120B" w14:paraId="389CD3B5"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C24851" w14:textId="73729A99" w:rsidR="00BD120B" w:rsidRDefault="00BD120B"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75D1289" w14:textId="61E50587" w:rsidR="00BD120B" w:rsidRDefault="00221586" w:rsidP="00EF7388">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Custom DLL</w:t>
            </w:r>
          </w:p>
        </w:tc>
      </w:tr>
      <w:tr w:rsidR="00BD120B" w14:paraId="0BC55936"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500E5A" w14:textId="2CFC2ABC" w:rsidR="00BD120B" w:rsidRDefault="00BD120B"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C434547" w14:textId="60723431" w:rsidR="00BD120B" w:rsidRDefault="00BD120B" w:rsidP="00EF7388">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BD120B">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1D09BD" w14:paraId="25E104AA"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566225" w14:textId="77777777" w:rsidR="001D09BD" w:rsidRDefault="001D09BD"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4FFD6D2" w14:textId="77777777" w:rsidR="001D09BD" w:rsidRPr="007E257A" w:rsidRDefault="001D09BD" w:rsidP="00EF7388">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Non-Contributory Leaves, Contributory Leaves</w:t>
            </w:r>
          </w:p>
        </w:tc>
      </w:tr>
      <w:tr w:rsidR="001D09BD" w14:paraId="46C36539"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47CC772" w14:textId="77777777" w:rsidR="001D09BD" w:rsidRDefault="001D09BD"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1FC4A84" w14:textId="77777777" w:rsidR="001D09BD" w:rsidRPr="00B464B9" w:rsidRDefault="001D09BD" w:rsidP="00EF7388">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1D09BD" w14:paraId="5D190C22"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0F092F" w14:textId="77777777" w:rsidR="001D09BD" w:rsidRDefault="001D09BD"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8E039DF" w14:textId="77777777" w:rsidR="001D09BD" w:rsidRPr="00B464B9" w:rsidRDefault="001D09BD" w:rsidP="00EF7388">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1D09BD" w:rsidRPr="00A61AB1" w14:paraId="17CC45B6"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4F35250" w14:textId="77777777" w:rsidR="001D09BD" w:rsidRDefault="001D09BD"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5A9985D" w14:textId="474BA0B0" w:rsidR="001D09BD" w:rsidRDefault="00BD120B"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646DE54" w14:textId="77777777" w:rsidR="001D09BD" w:rsidRDefault="001D09BD" w:rsidP="00EF7388">
            <w:pPr>
              <w:ind w:left="0"/>
              <w:rPr>
                <w:rFonts w:asciiTheme="minorHAnsi" w:hAnsiTheme="minorHAnsi"/>
                <w:sz w:val="22"/>
                <w:szCs w:val="22"/>
                <w:lang w:eastAsia="en-CA"/>
              </w:rPr>
            </w:pPr>
            <w:r>
              <w:rPr>
                <w:rFonts w:asciiTheme="minorHAnsi" w:hAnsiTheme="minorHAnsi"/>
                <w:sz w:val="22"/>
                <w:szCs w:val="22"/>
                <w:lang w:eastAsia="en-CA"/>
              </w:rPr>
              <w:t>Specific validation to verify i</w:t>
            </w:r>
            <w:r w:rsidRPr="00EA1412">
              <w:rPr>
                <w:rFonts w:asciiTheme="minorHAnsi" w:hAnsiTheme="minorHAnsi"/>
                <w:sz w:val="22"/>
                <w:szCs w:val="22"/>
                <w:lang w:eastAsia="en-CA"/>
              </w:rPr>
              <w:t xml:space="preserve">f a reported contributory </w:t>
            </w:r>
            <w:r>
              <w:rPr>
                <w:rFonts w:asciiTheme="minorHAnsi" w:hAnsiTheme="minorHAnsi"/>
                <w:sz w:val="22"/>
                <w:szCs w:val="22"/>
                <w:lang w:eastAsia="en-CA"/>
              </w:rPr>
              <w:t xml:space="preserve">or non-contributory </w:t>
            </w:r>
            <w:r w:rsidRPr="00EA1412">
              <w:rPr>
                <w:rFonts w:asciiTheme="minorHAnsi" w:hAnsiTheme="minorHAnsi"/>
                <w:sz w:val="22"/>
                <w:szCs w:val="22"/>
                <w:lang w:eastAsia="en-CA"/>
              </w:rPr>
              <w:t xml:space="preserve">leave overlaps a </w:t>
            </w:r>
            <w:r>
              <w:rPr>
                <w:rFonts w:asciiTheme="minorHAnsi" w:hAnsiTheme="minorHAnsi"/>
                <w:sz w:val="22"/>
                <w:szCs w:val="22"/>
                <w:lang w:eastAsia="en-CA"/>
              </w:rPr>
              <w:t>period of Free Accrual.</w:t>
            </w:r>
          </w:p>
        </w:tc>
      </w:tr>
      <w:tr w:rsidR="001D09BD" w:rsidRPr="00575A54" w14:paraId="4E9F60A3"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9B2113" w14:textId="7C804085" w:rsidR="001D09BD" w:rsidRDefault="001D09BD" w:rsidP="00BD120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w:t>
            </w:r>
            <w:r w:rsidR="00BD120B">
              <w:rPr>
                <w:rFonts w:asciiTheme="minorHAnsi" w:eastAsia="Times New Roman" w:hAnsiTheme="minorHAnsi" w:cs="Calibri"/>
                <w:b/>
                <w:color w:val="FFFFFF"/>
                <w:sz w:val="22"/>
                <w:szCs w:val="22"/>
                <w:lang w:eastAsia="en-CA"/>
              </w:rPr>
              <w:t>Logic</w:t>
            </w:r>
          </w:p>
        </w:tc>
        <w:tc>
          <w:tcPr>
            <w:tcW w:w="8448" w:type="dxa"/>
            <w:tcBorders>
              <w:top w:val="single" w:sz="4" w:space="0" w:color="auto"/>
              <w:left w:val="single" w:sz="4" w:space="0" w:color="auto"/>
              <w:bottom w:val="single" w:sz="4" w:space="0" w:color="auto"/>
              <w:right w:val="single" w:sz="4" w:space="0" w:color="auto"/>
            </w:tcBorders>
            <w:vAlign w:val="center"/>
          </w:tcPr>
          <w:p w14:paraId="64509417" w14:textId="77777777" w:rsidR="001D09BD" w:rsidRDefault="001D09BD" w:rsidP="00EF7388">
            <w:pPr>
              <w:ind w:left="0"/>
              <w:rPr>
                <w:rFonts w:asciiTheme="minorHAnsi" w:hAnsiTheme="minorHAnsi"/>
                <w:sz w:val="22"/>
                <w:szCs w:val="22"/>
                <w:lang w:eastAsia="en-CA"/>
              </w:rPr>
            </w:pPr>
            <w:r>
              <w:rPr>
                <w:rFonts w:asciiTheme="minorHAnsi" w:hAnsiTheme="minorHAnsi"/>
                <w:sz w:val="22"/>
                <w:szCs w:val="22"/>
                <w:lang w:eastAsia="en-CA"/>
              </w:rPr>
              <w:t>All the leaves considered as part of the conditions below would be applicable to the latest employment (Ariel.Employment) of the member (File.SIN) under the File.Employer.</w:t>
            </w:r>
          </w:p>
          <w:p w14:paraId="024E2D6C" w14:textId="77777777" w:rsidR="001D09BD" w:rsidRDefault="001D09BD" w:rsidP="00EF7388">
            <w:pPr>
              <w:ind w:left="0"/>
              <w:rPr>
                <w:rFonts w:asciiTheme="minorHAnsi" w:hAnsiTheme="minorHAnsi"/>
                <w:sz w:val="22"/>
                <w:szCs w:val="22"/>
                <w:lang w:eastAsia="en-CA"/>
              </w:rPr>
            </w:pPr>
          </w:p>
          <w:p w14:paraId="0C312D67" w14:textId="77777777" w:rsidR="001D09BD" w:rsidRDefault="001D09BD" w:rsidP="00EF7388">
            <w:pPr>
              <w:ind w:left="0"/>
              <w:rPr>
                <w:rFonts w:asciiTheme="minorHAnsi" w:hAnsiTheme="minorHAnsi"/>
                <w:sz w:val="22"/>
                <w:szCs w:val="22"/>
                <w:lang w:eastAsia="en-CA"/>
              </w:rPr>
            </w:pPr>
            <w:r>
              <w:rPr>
                <w:rFonts w:asciiTheme="minorHAnsi" w:hAnsiTheme="minorHAnsi"/>
                <w:sz w:val="22"/>
                <w:szCs w:val="22"/>
                <w:lang w:eastAsia="en-CA"/>
              </w:rPr>
              <w:t>For the purposes of the validation consider a subset of leaves (QHALeaves) existing in Ariel with the following conditions:</w:t>
            </w:r>
          </w:p>
          <w:p w14:paraId="55A77F7E" w14:textId="77777777" w:rsidR="001D09BD" w:rsidRDefault="001D09BD" w:rsidP="00EF7388">
            <w:pPr>
              <w:ind w:left="720"/>
              <w:rPr>
                <w:rFonts w:asciiTheme="minorHAnsi" w:hAnsiTheme="minorHAnsi"/>
                <w:sz w:val="22"/>
                <w:szCs w:val="22"/>
                <w:lang w:eastAsia="en-CA"/>
              </w:rPr>
            </w:pPr>
            <w:r>
              <w:rPr>
                <w:rFonts w:asciiTheme="minorHAnsi" w:hAnsiTheme="minorHAnsi"/>
                <w:sz w:val="22"/>
                <w:szCs w:val="22"/>
                <w:lang w:eastAsia="en-CA"/>
              </w:rPr>
              <w:t>Ariel.LeaveType = CRH Or Ariel.LeaveType = NCH</w:t>
            </w:r>
          </w:p>
          <w:p w14:paraId="15D2E2A7" w14:textId="77777777" w:rsidR="001D09BD" w:rsidRDefault="001D09BD" w:rsidP="00EF7388">
            <w:pPr>
              <w:ind w:left="720"/>
              <w:rPr>
                <w:rFonts w:asciiTheme="minorHAnsi" w:hAnsiTheme="minorHAnsi"/>
                <w:sz w:val="22"/>
                <w:szCs w:val="22"/>
                <w:lang w:eastAsia="en-CA"/>
              </w:rPr>
            </w:pPr>
            <w:r>
              <w:rPr>
                <w:rFonts w:asciiTheme="minorHAnsi" w:hAnsiTheme="minorHAnsi"/>
                <w:sz w:val="22"/>
                <w:szCs w:val="22"/>
                <w:lang w:eastAsia="en-CA"/>
              </w:rPr>
              <w:t>AND</w:t>
            </w:r>
          </w:p>
          <w:p w14:paraId="564DDBB6" w14:textId="77777777" w:rsidR="001D09BD" w:rsidRPr="00FE4360" w:rsidRDefault="001D09BD" w:rsidP="00EF7388">
            <w:pPr>
              <w:ind w:left="720"/>
              <w:rPr>
                <w:rFonts w:asciiTheme="minorHAnsi" w:hAnsiTheme="minorHAnsi"/>
                <w:sz w:val="22"/>
                <w:szCs w:val="22"/>
                <w:lang w:eastAsia="en-CA"/>
              </w:rPr>
            </w:pPr>
            <w:r>
              <w:rPr>
                <w:rFonts w:asciiTheme="minorHAnsi" w:hAnsiTheme="minorHAnsi"/>
                <w:sz w:val="22"/>
                <w:szCs w:val="22"/>
                <w:lang w:eastAsia="en-CA"/>
              </w:rPr>
              <w:t>Ariel.LeaveEndDate = LTDLeave.LeaveStartDate</w:t>
            </w:r>
          </w:p>
          <w:p w14:paraId="03F2B40E" w14:textId="77777777" w:rsidR="001D09BD" w:rsidRDefault="001D09BD" w:rsidP="00EF7388">
            <w:pPr>
              <w:ind w:left="0"/>
              <w:rPr>
                <w:rFonts w:asciiTheme="minorHAnsi" w:hAnsiTheme="minorHAnsi"/>
                <w:sz w:val="22"/>
                <w:szCs w:val="22"/>
                <w:lang w:eastAsia="en-CA"/>
              </w:rPr>
            </w:pPr>
          </w:p>
          <w:p w14:paraId="10F235E3" w14:textId="77777777" w:rsidR="001D09BD" w:rsidRDefault="001D09BD" w:rsidP="00EF7388">
            <w:pPr>
              <w:ind w:left="0"/>
              <w:rPr>
                <w:rFonts w:asciiTheme="minorHAnsi" w:hAnsiTheme="minorHAnsi"/>
                <w:sz w:val="22"/>
                <w:szCs w:val="22"/>
                <w:lang w:eastAsia="en-CA"/>
              </w:rPr>
            </w:pPr>
            <w:r>
              <w:rPr>
                <w:rFonts w:asciiTheme="minorHAnsi" w:hAnsiTheme="minorHAnsi"/>
                <w:sz w:val="22"/>
                <w:szCs w:val="22"/>
                <w:lang w:eastAsia="en-CA"/>
              </w:rPr>
              <w:t>Reject member if:</w:t>
            </w:r>
          </w:p>
          <w:p w14:paraId="3709ECCE" w14:textId="77777777" w:rsidR="001D09BD" w:rsidRDefault="001D09BD" w:rsidP="00EF7388">
            <w:pPr>
              <w:ind w:left="0"/>
              <w:rPr>
                <w:rFonts w:asciiTheme="minorHAnsi" w:hAnsiTheme="minorHAnsi"/>
                <w:sz w:val="22"/>
                <w:szCs w:val="22"/>
                <w:lang w:eastAsia="en-CA"/>
              </w:rPr>
            </w:pPr>
          </w:p>
          <w:p w14:paraId="12CE5C2D" w14:textId="77777777" w:rsidR="001D09BD" w:rsidRDefault="001D09BD" w:rsidP="00EF7388">
            <w:pPr>
              <w:ind w:left="720"/>
              <w:rPr>
                <w:rFonts w:asciiTheme="minorHAnsi" w:hAnsiTheme="minorHAnsi"/>
                <w:sz w:val="22"/>
                <w:szCs w:val="22"/>
                <w:lang w:eastAsia="en-CA"/>
              </w:rPr>
            </w:pPr>
            <w:r>
              <w:rPr>
                <w:rFonts w:asciiTheme="minorHAnsi" w:hAnsiTheme="minorHAnsi"/>
                <w:sz w:val="22"/>
                <w:szCs w:val="22"/>
                <w:lang w:eastAsia="en-CA"/>
              </w:rPr>
              <w:t>[</w:t>
            </w:r>
          </w:p>
          <w:p w14:paraId="11B2ECD0" w14:textId="77777777" w:rsidR="001D09BD" w:rsidRDefault="001D09BD" w:rsidP="00EF7388">
            <w:pPr>
              <w:ind w:left="720"/>
              <w:rPr>
                <w:rFonts w:asciiTheme="minorHAnsi" w:hAnsiTheme="minorHAnsi"/>
                <w:sz w:val="22"/>
                <w:szCs w:val="22"/>
                <w:lang w:eastAsia="en-CA"/>
              </w:rPr>
            </w:pPr>
            <w:r>
              <w:rPr>
                <w:rFonts w:asciiTheme="minorHAnsi" w:hAnsiTheme="minorHAnsi"/>
                <w:sz w:val="22"/>
                <w:szCs w:val="22"/>
                <w:lang w:eastAsia="en-CA"/>
              </w:rPr>
              <w:t>File.LeaveType &lt;&gt; CRH</w:t>
            </w:r>
          </w:p>
          <w:p w14:paraId="18339F76" w14:textId="77777777" w:rsidR="001D09BD" w:rsidRDefault="001D09BD" w:rsidP="00EF7388">
            <w:pPr>
              <w:ind w:left="720"/>
              <w:rPr>
                <w:rFonts w:asciiTheme="minorHAnsi" w:hAnsiTheme="minorHAnsi"/>
                <w:sz w:val="22"/>
                <w:szCs w:val="22"/>
                <w:lang w:eastAsia="en-CA"/>
              </w:rPr>
            </w:pPr>
            <w:r>
              <w:rPr>
                <w:rFonts w:asciiTheme="minorHAnsi" w:hAnsiTheme="minorHAnsi"/>
                <w:sz w:val="22"/>
                <w:szCs w:val="22"/>
                <w:lang w:eastAsia="en-CA"/>
              </w:rPr>
              <w:t>And</w:t>
            </w:r>
          </w:p>
          <w:p w14:paraId="0F7938AD" w14:textId="77777777" w:rsidR="001D09BD" w:rsidRDefault="001D09BD" w:rsidP="00EF7388">
            <w:pPr>
              <w:ind w:left="720"/>
              <w:rPr>
                <w:rFonts w:asciiTheme="minorHAnsi" w:hAnsiTheme="minorHAnsi"/>
                <w:sz w:val="22"/>
                <w:szCs w:val="22"/>
                <w:lang w:eastAsia="en-CA"/>
              </w:rPr>
            </w:pPr>
            <w:r>
              <w:rPr>
                <w:rFonts w:asciiTheme="minorHAnsi" w:hAnsiTheme="minorHAnsi"/>
                <w:sz w:val="22"/>
                <w:szCs w:val="22"/>
                <w:lang w:eastAsia="en-CA"/>
              </w:rPr>
              <w:t>FileLeaveType &lt;&gt; NCH</w:t>
            </w:r>
          </w:p>
          <w:p w14:paraId="38801146" w14:textId="77777777" w:rsidR="001D09BD" w:rsidRDefault="001D09BD" w:rsidP="00EF7388">
            <w:pPr>
              <w:ind w:left="720"/>
              <w:rPr>
                <w:rFonts w:asciiTheme="minorHAnsi" w:hAnsiTheme="minorHAnsi"/>
                <w:sz w:val="22"/>
                <w:szCs w:val="22"/>
                <w:lang w:eastAsia="en-CA"/>
              </w:rPr>
            </w:pPr>
            <w:r>
              <w:rPr>
                <w:rFonts w:asciiTheme="minorHAnsi" w:hAnsiTheme="minorHAnsi"/>
                <w:sz w:val="22"/>
                <w:szCs w:val="22"/>
                <w:lang w:eastAsia="en-CA"/>
              </w:rPr>
              <w:t>And</w:t>
            </w:r>
          </w:p>
          <w:p w14:paraId="24238EC3"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03288AA3"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 xml:space="preserve">At least one Long Term Disability leave (LTDLeave) exists in Ariel where: </w:t>
            </w:r>
          </w:p>
          <w:p w14:paraId="455B40BE"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Ariel.LTDLeave.LeaveStartDate &lt;= File.LeaveEndDate (if File.LeaveEndDate is null consider the date 2200-12-31)</w:t>
            </w:r>
          </w:p>
          <w:p w14:paraId="58CF9556"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And</w:t>
            </w:r>
          </w:p>
          <w:p w14:paraId="2EA0ECB2"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Ariel.LTDLeave.LeaveEndDate-1 day &gt;= File.LeaveStartDate</w:t>
            </w:r>
          </w:p>
          <w:p w14:paraId="6EA52414"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5066150A" w14:textId="77777777" w:rsidR="001D09BD" w:rsidRPr="00276198" w:rsidRDefault="001D09BD" w:rsidP="00EF7388">
            <w:pPr>
              <w:ind w:left="720"/>
              <w:rPr>
                <w:rFonts w:asciiTheme="minorHAnsi" w:hAnsiTheme="minorHAnsi"/>
                <w:sz w:val="22"/>
                <w:szCs w:val="22"/>
                <w:lang w:eastAsia="en-CA"/>
              </w:rPr>
            </w:pPr>
            <w:r w:rsidRPr="00276198">
              <w:rPr>
                <w:rFonts w:asciiTheme="minorHAnsi" w:hAnsiTheme="minorHAnsi"/>
                <w:sz w:val="22"/>
                <w:szCs w:val="22"/>
                <w:lang w:eastAsia="en-CA"/>
              </w:rPr>
              <w:t>]</w:t>
            </w:r>
          </w:p>
          <w:p w14:paraId="7742118C" w14:textId="77777777" w:rsidR="001D09BD" w:rsidRDefault="001D09BD" w:rsidP="00EF7388">
            <w:pPr>
              <w:ind w:left="720"/>
              <w:rPr>
                <w:rFonts w:asciiTheme="minorHAnsi" w:hAnsiTheme="minorHAnsi"/>
                <w:sz w:val="22"/>
                <w:szCs w:val="22"/>
                <w:lang w:eastAsia="en-CA"/>
              </w:rPr>
            </w:pPr>
          </w:p>
          <w:p w14:paraId="3CA81DCC" w14:textId="77777777" w:rsidR="001D09BD" w:rsidRPr="00276198" w:rsidRDefault="001D09BD" w:rsidP="00EF7388">
            <w:pPr>
              <w:ind w:left="720"/>
              <w:rPr>
                <w:rFonts w:asciiTheme="minorHAnsi" w:hAnsiTheme="minorHAnsi"/>
                <w:sz w:val="22"/>
                <w:szCs w:val="22"/>
                <w:lang w:eastAsia="en-CA"/>
              </w:rPr>
            </w:pPr>
            <w:r w:rsidRPr="00276198">
              <w:rPr>
                <w:rFonts w:asciiTheme="minorHAnsi" w:hAnsiTheme="minorHAnsi"/>
                <w:sz w:val="22"/>
                <w:szCs w:val="22"/>
                <w:lang w:eastAsia="en-CA"/>
              </w:rPr>
              <w:t>Or</w:t>
            </w:r>
          </w:p>
          <w:p w14:paraId="188BF134" w14:textId="77777777" w:rsidR="001D09BD" w:rsidRDefault="001D09BD" w:rsidP="00EF7388">
            <w:pPr>
              <w:ind w:left="720"/>
              <w:rPr>
                <w:rFonts w:asciiTheme="minorHAnsi" w:hAnsiTheme="minorHAnsi"/>
                <w:sz w:val="22"/>
                <w:szCs w:val="22"/>
                <w:lang w:eastAsia="en-CA"/>
              </w:rPr>
            </w:pPr>
          </w:p>
          <w:p w14:paraId="4BB1266A" w14:textId="77777777" w:rsidR="001D09BD" w:rsidRPr="00276198" w:rsidRDefault="001D09BD" w:rsidP="00EF7388">
            <w:pPr>
              <w:ind w:left="720"/>
              <w:rPr>
                <w:rFonts w:asciiTheme="minorHAnsi" w:hAnsiTheme="minorHAnsi"/>
                <w:sz w:val="22"/>
                <w:szCs w:val="22"/>
                <w:lang w:eastAsia="en-CA"/>
              </w:rPr>
            </w:pPr>
            <w:r w:rsidRPr="00276198">
              <w:rPr>
                <w:rFonts w:asciiTheme="minorHAnsi" w:hAnsiTheme="minorHAnsi"/>
                <w:sz w:val="22"/>
                <w:szCs w:val="22"/>
                <w:lang w:eastAsia="en-CA"/>
              </w:rPr>
              <w:t>[</w:t>
            </w:r>
          </w:p>
          <w:p w14:paraId="661B9822"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4BA83235"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File.LeaveType = CRH</w:t>
            </w:r>
          </w:p>
          <w:p w14:paraId="0E9AFDA3"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Or</w:t>
            </w:r>
          </w:p>
          <w:p w14:paraId="6B011CA5"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FileLeaveType = NCH</w:t>
            </w:r>
          </w:p>
          <w:p w14:paraId="24B4DC41"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49727C42" w14:textId="77777777" w:rsidR="001D09BD" w:rsidRDefault="001D09BD" w:rsidP="00EF7388">
            <w:pPr>
              <w:ind w:left="720"/>
              <w:rPr>
                <w:rFonts w:asciiTheme="minorHAnsi" w:hAnsiTheme="minorHAnsi"/>
                <w:sz w:val="22"/>
                <w:szCs w:val="22"/>
                <w:lang w:eastAsia="en-CA"/>
              </w:rPr>
            </w:pPr>
            <w:r>
              <w:rPr>
                <w:rFonts w:asciiTheme="minorHAnsi" w:hAnsiTheme="minorHAnsi"/>
                <w:sz w:val="22"/>
                <w:szCs w:val="22"/>
                <w:lang w:eastAsia="en-CA"/>
              </w:rPr>
              <w:t>And</w:t>
            </w:r>
          </w:p>
          <w:p w14:paraId="4815D73A"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08EEB174"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 xml:space="preserve">At least one QHALeave exists in Ariel where: </w:t>
            </w:r>
          </w:p>
          <w:p w14:paraId="481A5966"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File.LeaveStartDate = QHALeaves.LeaveStartDate</w:t>
            </w:r>
          </w:p>
          <w:p w14:paraId="35E488FA"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And</w:t>
            </w:r>
          </w:p>
          <w:p w14:paraId="1B67C061"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Ariel.LTDLeave.LeaveEndDate &lt;&gt; 2200-12-31</w:t>
            </w:r>
          </w:p>
          <w:p w14:paraId="764C0FBE"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5F04E94D" w14:textId="77777777" w:rsidR="001D09BD" w:rsidRDefault="001D09BD" w:rsidP="00EF7388">
            <w:pPr>
              <w:ind w:left="720"/>
              <w:rPr>
                <w:rFonts w:asciiTheme="minorHAnsi" w:hAnsiTheme="minorHAnsi"/>
                <w:sz w:val="22"/>
                <w:szCs w:val="22"/>
                <w:lang w:eastAsia="en-CA"/>
              </w:rPr>
            </w:pPr>
            <w:r>
              <w:rPr>
                <w:rFonts w:asciiTheme="minorHAnsi" w:hAnsiTheme="minorHAnsi"/>
                <w:sz w:val="22"/>
                <w:szCs w:val="22"/>
                <w:lang w:eastAsia="en-CA"/>
              </w:rPr>
              <w:t>And</w:t>
            </w:r>
          </w:p>
          <w:p w14:paraId="5A7723C9"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27A4B6AE"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 xml:space="preserve">At least one Long Term Disability leave (LTDLeave) exists in Ariel where: </w:t>
            </w:r>
          </w:p>
          <w:p w14:paraId="7500F0D2"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Ariel.LTDLeave.LeaveStartDate &lt;= File.LeaveEndDate (if File.LeaveEndDate is null consider the date 2200-12-31)</w:t>
            </w:r>
          </w:p>
          <w:p w14:paraId="4023B0A9"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And</w:t>
            </w:r>
          </w:p>
          <w:p w14:paraId="343D0D5A"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Ariel.LTDLeave.LeaveEndDate-1 day &gt;= File.LeaveStartDate</w:t>
            </w:r>
          </w:p>
          <w:p w14:paraId="2535F3E3"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21DA1C2A" w14:textId="77777777" w:rsidR="001D09BD" w:rsidRPr="00276198" w:rsidRDefault="001D09BD" w:rsidP="00EF7388">
            <w:pPr>
              <w:ind w:left="720"/>
              <w:rPr>
                <w:rFonts w:asciiTheme="minorHAnsi" w:hAnsiTheme="minorHAnsi"/>
                <w:sz w:val="22"/>
                <w:szCs w:val="22"/>
                <w:lang w:eastAsia="en-CA"/>
              </w:rPr>
            </w:pPr>
            <w:r w:rsidRPr="00276198">
              <w:rPr>
                <w:rFonts w:asciiTheme="minorHAnsi" w:hAnsiTheme="minorHAnsi"/>
                <w:sz w:val="22"/>
                <w:szCs w:val="22"/>
                <w:lang w:eastAsia="en-CA"/>
              </w:rPr>
              <w:t>]</w:t>
            </w:r>
          </w:p>
          <w:p w14:paraId="477742C9" w14:textId="77777777" w:rsidR="001D09BD" w:rsidRDefault="001D09BD" w:rsidP="00EF7388">
            <w:pPr>
              <w:ind w:left="720"/>
              <w:rPr>
                <w:rFonts w:asciiTheme="minorHAnsi" w:hAnsiTheme="minorHAnsi"/>
                <w:sz w:val="22"/>
                <w:szCs w:val="22"/>
                <w:lang w:eastAsia="en-CA"/>
              </w:rPr>
            </w:pPr>
          </w:p>
          <w:p w14:paraId="4549F675" w14:textId="77777777" w:rsidR="001D09BD" w:rsidRPr="00276198" w:rsidRDefault="001D09BD" w:rsidP="00EF7388">
            <w:pPr>
              <w:ind w:left="720"/>
              <w:rPr>
                <w:rFonts w:asciiTheme="minorHAnsi" w:hAnsiTheme="minorHAnsi"/>
                <w:sz w:val="22"/>
                <w:szCs w:val="22"/>
                <w:lang w:eastAsia="en-CA"/>
              </w:rPr>
            </w:pPr>
            <w:r w:rsidRPr="00276198">
              <w:rPr>
                <w:rFonts w:asciiTheme="minorHAnsi" w:hAnsiTheme="minorHAnsi"/>
                <w:sz w:val="22"/>
                <w:szCs w:val="22"/>
                <w:lang w:eastAsia="en-CA"/>
              </w:rPr>
              <w:t>Or</w:t>
            </w:r>
          </w:p>
          <w:p w14:paraId="4180AD63" w14:textId="77777777" w:rsidR="001D09BD" w:rsidRDefault="001D09BD" w:rsidP="00EF7388">
            <w:pPr>
              <w:ind w:left="720"/>
              <w:rPr>
                <w:rFonts w:asciiTheme="minorHAnsi" w:hAnsiTheme="minorHAnsi"/>
                <w:sz w:val="22"/>
                <w:szCs w:val="22"/>
                <w:lang w:eastAsia="en-CA"/>
              </w:rPr>
            </w:pPr>
          </w:p>
          <w:p w14:paraId="0088825D" w14:textId="77777777" w:rsidR="001D09BD" w:rsidRPr="00276198" w:rsidRDefault="001D09BD" w:rsidP="00EF7388">
            <w:pPr>
              <w:ind w:left="720"/>
              <w:rPr>
                <w:rFonts w:asciiTheme="minorHAnsi" w:hAnsiTheme="minorHAnsi"/>
                <w:sz w:val="22"/>
                <w:szCs w:val="22"/>
                <w:lang w:eastAsia="en-CA"/>
              </w:rPr>
            </w:pPr>
            <w:r w:rsidRPr="00276198">
              <w:rPr>
                <w:rFonts w:asciiTheme="minorHAnsi" w:hAnsiTheme="minorHAnsi"/>
                <w:sz w:val="22"/>
                <w:szCs w:val="22"/>
                <w:lang w:eastAsia="en-CA"/>
              </w:rPr>
              <w:t>[</w:t>
            </w:r>
          </w:p>
          <w:p w14:paraId="0FFDE3A2"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1A127A06"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File.LeaveType = CRH</w:t>
            </w:r>
          </w:p>
          <w:p w14:paraId="51DFF1B0"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Or</w:t>
            </w:r>
          </w:p>
          <w:p w14:paraId="1747C34C"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FileLeaveType = NCH</w:t>
            </w:r>
          </w:p>
          <w:p w14:paraId="371BE804"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44A0BE24" w14:textId="77777777" w:rsidR="001D09BD" w:rsidRDefault="001D09BD" w:rsidP="00EF7388">
            <w:pPr>
              <w:ind w:left="720"/>
              <w:rPr>
                <w:rFonts w:asciiTheme="minorHAnsi" w:hAnsiTheme="minorHAnsi"/>
                <w:sz w:val="22"/>
                <w:szCs w:val="22"/>
                <w:lang w:eastAsia="en-CA"/>
              </w:rPr>
            </w:pPr>
            <w:r>
              <w:rPr>
                <w:rFonts w:asciiTheme="minorHAnsi" w:hAnsiTheme="minorHAnsi"/>
                <w:sz w:val="22"/>
                <w:szCs w:val="22"/>
                <w:lang w:eastAsia="en-CA"/>
              </w:rPr>
              <w:t>And</w:t>
            </w:r>
          </w:p>
          <w:p w14:paraId="65AB3900"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74B6B19A"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 xml:space="preserve">At least one QHALeave exists in Ariel where: </w:t>
            </w:r>
          </w:p>
          <w:p w14:paraId="1FC863C6"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File.LeaveStartDate &lt;&gt; QHALeaves.LeaveStartDate</w:t>
            </w:r>
          </w:p>
          <w:p w14:paraId="65A85BF3"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06DC5BE3" w14:textId="77777777" w:rsidR="001D09BD" w:rsidRDefault="001D09BD" w:rsidP="00EF7388">
            <w:pPr>
              <w:ind w:left="720"/>
              <w:rPr>
                <w:rFonts w:asciiTheme="minorHAnsi" w:hAnsiTheme="minorHAnsi"/>
                <w:sz w:val="22"/>
                <w:szCs w:val="22"/>
                <w:lang w:eastAsia="en-CA"/>
              </w:rPr>
            </w:pPr>
            <w:r>
              <w:rPr>
                <w:rFonts w:asciiTheme="minorHAnsi" w:hAnsiTheme="minorHAnsi"/>
                <w:sz w:val="22"/>
                <w:szCs w:val="22"/>
                <w:lang w:eastAsia="en-CA"/>
              </w:rPr>
              <w:t>And</w:t>
            </w:r>
          </w:p>
          <w:p w14:paraId="4EBDC870"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61BF5AA2"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 xml:space="preserve">At least one Long Term Disability leave (LTDLeave) exists in Ariel where: </w:t>
            </w:r>
          </w:p>
          <w:p w14:paraId="0504F2EA"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Ariel.LTDLeave.LeaveStartDate &lt;= File.LeaveEndDate (if File.LeaveEndDate is null consider the date 2200-12-31)</w:t>
            </w:r>
          </w:p>
          <w:p w14:paraId="29E7AA5D"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And</w:t>
            </w:r>
          </w:p>
          <w:p w14:paraId="377F83D5"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Ariel.LTDLeave.LeaveEndDate-1 day &gt;= File.LeaveStartDate</w:t>
            </w:r>
          </w:p>
          <w:p w14:paraId="31F1583F" w14:textId="77777777" w:rsidR="001D09BD" w:rsidRDefault="001D09BD" w:rsidP="00EF7388">
            <w:pPr>
              <w:ind w:left="1440"/>
              <w:rPr>
                <w:rFonts w:asciiTheme="minorHAnsi" w:hAnsiTheme="minorHAnsi"/>
                <w:sz w:val="22"/>
                <w:szCs w:val="22"/>
                <w:lang w:eastAsia="en-CA"/>
              </w:rPr>
            </w:pPr>
            <w:r>
              <w:rPr>
                <w:rFonts w:asciiTheme="minorHAnsi" w:hAnsiTheme="minorHAnsi"/>
                <w:sz w:val="22"/>
                <w:szCs w:val="22"/>
                <w:lang w:eastAsia="en-CA"/>
              </w:rPr>
              <w:t>)</w:t>
            </w:r>
          </w:p>
          <w:p w14:paraId="12D348DF" w14:textId="77777777" w:rsidR="001D09BD" w:rsidRPr="00C83D1F" w:rsidRDefault="001D09BD" w:rsidP="00EF7388">
            <w:pPr>
              <w:ind w:left="720"/>
              <w:rPr>
                <w:rFonts w:asciiTheme="minorHAnsi" w:hAnsiTheme="minorHAnsi"/>
                <w:sz w:val="22"/>
                <w:szCs w:val="22"/>
                <w:lang w:eastAsia="en-CA"/>
              </w:rPr>
            </w:pPr>
            <w:r w:rsidRPr="00276198">
              <w:rPr>
                <w:rFonts w:asciiTheme="minorHAnsi" w:hAnsiTheme="minorHAnsi"/>
                <w:sz w:val="22"/>
                <w:szCs w:val="22"/>
                <w:lang w:eastAsia="en-CA"/>
              </w:rPr>
              <w:t>]</w:t>
            </w:r>
          </w:p>
        </w:tc>
      </w:tr>
      <w:tr w:rsidR="00275A8A" w:rsidRPr="00A61AB1" w14:paraId="65FA3FD4"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83A466" w14:textId="4C6F86CD" w:rsidR="00275A8A" w:rsidRDefault="00275A8A"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A46B77E" w14:textId="6D9337B1" w:rsidR="00275A8A" w:rsidRPr="00A64CA0" w:rsidRDefault="00275A8A" w:rsidP="00EF7388">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1D09BD" w:rsidRPr="00A61AB1" w14:paraId="426B9ACF"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4B2DF2" w14:textId="77777777" w:rsidR="001D09BD" w:rsidRDefault="001D09BD"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 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62E89DD" w14:textId="77777777" w:rsidR="001D09BD" w:rsidRPr="00B464B9" w:rsidRDefault="001D09BD" w:rsidP="00EF7388">
            <w:pPr>
              <w:spacing w:before="60" w:after="60"/>
              <w:ind w:left="0"/>
              <w:rPr>
                <w:rFonts w:asciiTheme="minorHAnsi" w:hAnsiTheme="minorHAnsi"/>
                <w:sz w:val="22"/>
                <w:szCs w:val="22"/>
                <w:lang w:eastAsia="en-CA"/>
              </w:rPr>
            </w:pPr>
            <w:r w:rsidRPr="00A64CA0">
              <w:rPr>
                <w:rFonts w:asciiTheme="minorHAnsi" w:hAnsiTheme="minorHAnsi"/>
                <w:sz w:val="22"/>
                <w:szCs w:val="22"/>
                <w:lang w:eastAsia="en-CA"/>
              </w:rPr>
              <w:t>The reported leave overlaps a period of Lo</w:t>
            </w:r>
            <w:r>
              <w:rPr>
                <w:rFonts w:asciiTheme="minorHAnsi" w:hAnsiTheme="minorHAnsi"/>
                <w:sz w:val="22"/>
                <w:szCs w:val="22"/>
                <w:lang w:eastAsia="en-CA"/>
              </w:rPr>
              <w:t>ng Term Disability commencing {0</w:t>
            </w:r>
            <w:r w:rsidRPr="00A64CA0">
              <w:rPr>
                <w:rFonts w:asciiTheme="minorHAnsi" w:hAnsiTheme="minorHAnsi"/>
                <w:sz w:val="22"/>
                <w:szCs w:val="22"/>
                <w:lang w:eastAsia="en-CA"/>
              </w:rPr>
              <w:t>}. If the reported leave dates are correct, please contact HOOPP.</w:t>
            </w:r>
          </w:p>
        </w:tc>
      </w:tr>
      <w:tr w:rsidR="001D09BD" w:rsidRPr="00A61AB1" w14:paraId="0BA046D4"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51EC187" w14:textId="77777777" w:rsidR="001D09BD" w:rsidRDefault="001D09BD"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7F33912" w14:textId="77777777" w:rsidR="001D09BD" w:rsidRDefault="001D09BD"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8E1705C" w14:textId="77777777" w:rsidR="001D09BD" w:rsidRPr="009F4786" w:rsidRDefault="001D09BD" w:rsidP="00EF7388">
            <w:pPr>
              <w:spacing w:before="60" w:after="60"/>
              <w:ind w:left="0"/>
              <w:rPr>
                <w:rFonts w:asciiTheme="minorHAnsi" w:hAnsiTheme="minorHAnsi"/>
                <w:color w:val="FF0000"/>
                <w:sz w:val="22"/>
                <w:szCs w:val="22"/>
                <w:lang w:eastAsia="en-CA"/>
              </w:rPr>
            </w:pPr>
            <w:r w:rsidRPr="00A64CA0">
              <w:rPr>
                <w:rFonts w:asciiTheme="minorHAnsi" w:hAnsiTheme="minorHAnsi"/>
                <w:color w:val="auto"/>
                <w:sz w:val="22"/>
                <w:szCs w:val="22"/>
                <w:lang w:eastAsia="en-CA"/>
              </w:rPr>
              <w:t>The reported leave overlaps a period of Long Term Disability.  If the reported leave dates are correct, please contact HOOPP.</w:t>
            </w:r>
          </w:p>
        </w:tc>
      </w:tr>
      <w:tr w:rsidR="001D09BD" w:rsidRPr="0085712F" w14:paraId="7218323F"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EC9D87B" w14:textId="77777777" w:rsidR="001D09BD" w:rsidRPr="0085712F" w:rsidRDefault="001D09BD" w:rsidP="00EF7388">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082B9A1" w14:textId="77777777" w:rsidR="001D09BD" w:rsidRPr="00D55E54" w:rsidRDefault="001D09BD" w:rsidP="00EF7388">
            <w:pPr>
              <w:spacing w:before="60" w:after="60"/>
              <w:ind w:left="0"/>
              <w:rPr>
                <w:rFonts w:asciiTheme="minorHAnsi" w:hAnsiTheme="minorHAnsi"/>
                <w:sz w:val="22"/>
                <w:szCs w:val="22"/>
                <w:lang w:eastAsia="en-CA"/>
              </w:rPr>
            </w:pPr>
            <w:r>
              <w:rPr>
                <w:rFonts w:asciiTheme="minorHAnsi" w:hAnsiTheme="minorHAnsi" w:cs="Calibri"/>
                <w:color w:val="auto"/>
                <w:sz w:val="22"/>
                <w:szCs w:val="22"/>
              </w:rPr>
              <w:t xml:space="preserve">0: </w:t>
            </w:r>
            <w:r>
              <w:rPr>
                <w:rFonts w:asciiTheme="minorHAnsi" w:hAnsiTheme="minorHAnsi"/>
                <w:sz w:val="22"/>
                <w:szCs w:val="22"/>
                <w:lang w:eastAsia="en-CA"/>
              </w:rPr>
              <w:t>Ariel. LTDLeave.LeaveStartDate</w:t>
            </w:r>
          </w:p>
        </w:tc>
      </w:tr>
      <w:tr w:rsidR="001D09BD" w:rsidRPr="0085712F" w14:paraId="687EE004"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4C9625" w14:textId="77777777" w:rsidR="001D09BD" w:rsidRPr="0085712F" w:rsidRDefault="001D09BD"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0628DBA4" w14:textId="77777777" w:rsidR="001D09BD" w:rsidRDefault="001D09BD" w:rsidP="00EF738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275A8A" w:rsidRPr="0085712F" w14:paraId="75A58107"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AF6D5B7" w14:textId="6953D5AA" w:rsidR="00275A8A" w:rsidRDefault="00275A8A"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A71AA77" w14:textId="77777777" w:rsidR="00275A8A" w:rsidRDefault="00275A8A" w:rsidP="00EF7388">
            <w:pPr>
              <w:spacing w:before="60" w:after="60" w:line="240" w:lineRule="auto"/>
              <w:ind w:left="0"/>
              <w:rPr>
                <w:rFonts w:asciiTheme="minorHAnsi" w:hAnsiTheme="minorHAnsi"/>
                <w:sz w:val="22"/>
                <w:szCs w:val="22"/>
                <w:lang w:eastAsia="en-CA"/>
              </w:rPr>
            </w:pPr>
          </w:p>
        </w:tc>
      </w:tr>
      <w:tr w:rsidR="001D09BD" w:rsidRPr="0085712F" w14:paraId="02509635" w14:textId="77777777" w:rsidTr="00EF738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64F78E" w14:textId="77777777" w:rsidR="001D09BD" w:rsidRDefault="001D09BD" w:rsidP="00EF738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A79F753" w14:textId="77777777" w:rsidR="001D09BD" w:rsidRPr="0085712F" w:rsidRDefault="001D09BD" w:rsidP="00EF7388">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D2F2429" w14:textId="77777777" w:rsidR="001D09BD" w:rsidRDefault="001D09BD" w:rsidP="00EF738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20171219:</w:t>
            </w:r>
          </w:p>
          <w:p w14:paraId="441204D7" w14:textId="442BC71C" w:rsidR="001D09BD" w:rsidRPr="001D09BD" w:rsidRDefault="001D09BD"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Brought into FO spec.</w:t>
            </w:r>
          </w:p>
        </w:tc>
      </w:tr>
    </w:tbl>
    <w:p w14:paraId="5C649901" w14:textId="542E7AF5" w:rsidR="001D09BD" w:rsidRDefault="001D09BD">
      <w:pPr>
        <w:spacing w:before="0" w:after="0" w:line="240" w:lineRule="auto"/>
        <w:ind w:left="0"/>
      </w:pPr>
    </w:p>
    <w:p w14:paraId="162FDB5A" w14:textId="77777777" w:rsidR="001D09BD" w:rsidRDefault="001D09BD">
      <w:pPr>
        <w:spacing w:before="0" w:after="0" w:line="240" w:lineRule="auto"/>
        <w:ind w:left="0"/>
      </w:pPr>
      <w:r>
        <w:br w:type="page"/>
      </w:r>
    </w:p>
    <w:p w14:paraId="3A508647" w14:textId="076F20E4" w:rsidR="00431F1F" w:rsidRPr="006B06A8" w:rsidRDefault="00431F1F" w:rsidP="00431F1F">
      <w:pPr>
        <w:pStyle w:val="Heading3"/>
      </w:pPr>
      <w:r w:rsidRPr="006B06A8">
        <w:t>Validation –</w:t>
      </w:r>
      <w:r>
        <w:t xml:space="preserve"> </w:t>
      </w:r>
      <w:r w:rsidR="00D60D73">
        <w:t>Presence</w:t>
      </w:r>
      <w:r w:rsidR="00F819AA">
        <w:t xml:space="preserve"> </w:t>
      </w:r>
      <w:r w:rsidR="00D60D73">
        <w:t>of</w:t>
      </w:r>
      <w:r w:rsidR="00F819AA">
        <w:t xml:space="preserve"> NCR </w:t>
      </w:r>
      <w:r w:rsidR="00D60D73">
        <w:t>Break</w:t>
      </w:r>
      <w:r w:rsidR="00F819AA">
        <w:t xml:space="preserve"> </w:t>
      </w:r>
      <w:r w:rsidR="00D60D73">
        <w:t>and</w:t>
      </w:r>
      <w:r w:rsidR="00F819AA">
        <w:t xml:space="preserve"> </w:t>
      </w:r>
      <w:r w:rsidR="00D60D73">
        <w:t>Leave</w:t>
      </w:r>
      <w:r w:rsidR="00F819AA">
        <w:t xml:space="preserve"> </w:t>
      </w:r>
      <w:r w:rsidR="00D60D73">
        <w:t>Start</w:t>
      </w:r>
      <w:r w:rsidR="00F819AA">
        <w:t xml:space="preserve"> </w:t>
      </w:r>
      <w:r w:rsidR="00D60D73">
        <w:t>Date</w:t>
      </w:r>
      <w:r w:rsidR="00F819AA">
        <w:t xml:space="preserve"> </w:t>
      </w:r>
      <w:r w:rsidR="00D60D73">
        <w:t>Less</w:t>
      </w:r>
      <w:r w:rsidR="00F819AA">
        <w:t xml:space="preserve"> </w:t>
      </w:r>
      <w:r w:rsidR="00D60D73">
        <w:t>Than</w:t>
      </w:r>
      <w:r w:rsidR="00F819AA">
        <w:t xml:space="preserve"> </w:t>
      </w:r>
      <w:r w:rsidR="00D60D73">
        <w:t>36mo</w:t>
      </w:r>
      <w:r w:rsidR="00F819AA">
        <w:t xml:space="preserve"> </w:t>
      </w:r>
      <w:r w:rsidR="00D60D73">
        <w:t>From</w:t>
      </w:r>
      <w:r w:rsidR="00F819AA">
        <w:t xml:space="preserve"> </w:t>
      </w:r>
      <w:r w:rsidR="00D60D73">
        <w:t>Hire</w:t>
      </w:r>
    </w:p>
    <w:p w14:paraId="3E3C2FAE" w14:textId="77777777" w:rsidR="00431F1F" w:rsidRPr="006B06A8" w:rsidRDefault="00431F1F" w:rsidP="001D09BD">
      <w:pPr>
        <w:rPr>
          <w:lang w:val="en-US"/>
        </w:rPr>
      </w:pPr>
    </w:p>
    <w:tbl>
      <w:tblPr>
        <w:tblW w:w="10999"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647"/>
      </w:tblGrid>
      <w:tr w:rsidR="00431F1F" w14:paraId="500F90B7"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FDF08B"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647" w:type="dxa"/>
            <w:tcBorders>
              <w:top w:val="single" w:sz="4" w:space="0" w:color="auto"/>
              <w:left w:val="single" w:sz="4" w:space="0" w:color="auto"/>
              <w:bottom w:val="single" w:sz="4" w:space="0" w:color="auto"/>
              <w:right w:val="single" w:sz="4" w:space="0" w:color="auto"/>
            </w:tcBorders>
            <w:vAlign w:val="center"/>
          </w:tcPr>
          <w:p w14:paraId="1A01BF2B" w14:textId="4AFFE5C0" w:rsidR="00431F1F" w:rsidRPr="00AB05E0" w:rsidRDefault="00431F1F" w:rsidP="00431F1F">
            <w:pPr>
              <w:pStyle w:val="Heading1"/>
              <w:rPr>
                <w:lang w:val="en-US"/>
              </w:rPr>
            </w:pPr>
            <w:bookmarkStart w:id="541" w:name="_Toc43372879"/>
            <w:r w:rsidRPr="00431F1F">
              <w:rPr>
                <w:lang w:val="en-US"/>
              </w:rPr>
              <w:t>B120_NCR_And_LeaveStartDate_LessThan36Months_From_HireDate</w:t>
            </w:r>
            <w:bookmarkEnd w:id="541"/>
          </w:p>
        </w:tc>
      </w:tr>
      <w:tr w:rsidR="00431F1F" w14:paraId="5CB17368"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02F89E3" w14:textId="50E126CA"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647" w:type="dxa"/>
            <w:tcBorders>
              <w:top w:val="single" w:sz="4" w:space="0" w:color="auto"/>
              <w:left w:val="single" w:sz="4" w:space="0" w:color="auto"/>
              <w:bottom w:val="single" w:sz="4" w:space="0" w:color="auto"/>
              <w:right w:val="single" w:sz="4" w:space="0" w:color="auto"/>
            </w:tcBorders>
            <w:vAlign w:val="center"/>
          </w:tcPr>
          <w:p w14:paraId="3AC96EEE" w14:textId="67683350" w:rsidR="00431F1F" w:rsidRDefault="00431F1F" w:rsidP="00A700AB">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1033</w:t>
            </w:r>
          </w:p>
        </w:tc>
      </w:tr>
      <w:tr w:rsidR="0081139B" w14:paraId="5F2237C3"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599004" w14:textId="3EC22CD9" w:rsidR="0081139B" w:rsidRDefault="0081139B"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647" w:type="dxa"/>
            <w:tcBorders>
              <w:top w:val="single" w:sz="4" w:space="0" w:color="auto"/>
              <w:left w:val="single" w:sz="4" w:space="0" w:color="auto"/>
              <w:bottom w:val="single" w:sz="4" w:space="0" w:color="auto"/>
              <w:right w:val="single" w:sz="4" w:space="0" w:color="auto"/>
            </w:tcBorders>
            <w:vAlign w:val="center"/>
          </w:tcPr>
          <w:p w14:paraId="47F6B8F4" w14:textId="3A3F6815" w:rsidR="0081139B" w:rsidRDefault="0081139B" w:rsidP="00A700AB">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431F1F" w14:paraId="3C0A5F75"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EA547EE"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647" w:type="dxa"/>
            <w:tcBorders>
              <w:top w:val="single" w:sz="4" w:space="0" w:color="auto"/>
              <w:left w:val="single" w:sz="4" w:space="0" w:color="auto"/>
              <w:bottom w:val="single" w:sz="4" w:space="0" w:color="auto"/>
              <w:right w:val="single" w:sz="4" w:space="0" w:color="auto"/>
            </w:tcBorders>
            <w:vAlign w:val="center"/>
          </w:tcPr>
          <w:p w14:paraId="45C5458F" w14:textId="77777777" w:rsidR="00431F1F" w:rsidRDefault="00431F1F" w:rsidP="00A700AB">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256CC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431F1F" w14:paraId="63C4A997"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4FCE38B"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647" w:type="dxa"/>
            <w:tcBorders>
              <w:top w:val="single" w:sz="4" w:space="0" w:color="auto"/>
              <w:left w:val="single" w:sz="4" w:space="0" w:color="auto"/>
              <w:bottom w:val="single" w:sz="4" w:space="0" w:color="auto"/>
              <w:right w:val="single" w:sz="4" w:space="0" w:color="auto"/>
            </w:tcBorders>
            <w:vAlign w:val="center"/>
          </w:tcPr>
          <w:p w14:paraId="24B235BF" w14:textId="256DA9C7" w:rsidR="00431F1F" w:rsidRPr="00215615" w:rsidRDefault="00431F1F" w:rsidP="00A476D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Non-Contributory Leaves, </w:t>
            </w:r>
            <w:r w:rsidR="00A476DC">
              <w:rPr>
                <w:rFonts w:asciiTheme="minorHAnsi" w:eastAsia="Times New Roman" w:hAnsiTheme="minorHAnsi" w:cs="Calibri"/>
                <w:color w:val="auto"/>
                <w:sz w:val="22"/>
                <w:szCs w:val="22"/>
                <w:lang w:eastAsia="en-CA"/>
              </w:rPr>
              <w:t>Contributory Leaves (non-Remittance)</w:t>
            </w:r>
          </w:p>
        </w:tc>
      </w:tr>
      <w:tr w:rsidR="00431F1F" w14:paraId="5422A1B8"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AAF175"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647" w:type="dxa"/>
            <w:tcBorders>
              <w:top w:val="single" w:sz="4" w:space="0" w:color="auto"/>
              <w:left w:val="single" w:sz="4" w:space="0" w:color="auto"/>
              <w:bottom w:val="single" w:sz="4" w:space="0" w:color="auto"/>
              <w:right w:val="single" w:sz="4" w:space="0" w:color="auto"/>
            </w:tcBorders>
            <w:vAlign w:val="center"/>
          </w:tcPr>
          <w:p w14:paraId="5AFDC2AF" w14:textId="77777777" w:rsidR="00431F1F" w:rsidRDefault="00431F1F" w:rsidP="00A700AB">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431F1F" w14:paraId="7D7BB59E"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FA2EA22"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647" w:type="dxa"/>
            <w:tcBorders>
              <w:top w:val="single" w:sz="4" w:space="0" w:color="auto"/>
              <w:left w:val="single" w:sz="4" w:space="0" w:color="auto"/>
              <w:bottom w:val="single" w:sz="4" w:space="0" w:color="auto"/>
              <w:right w:val="single" w:sz="4" w:space="0" w:color="auto"/>
            </w:tcBorders>
            <w:vAlign w:val="center"/>
          </w:tcPr>
          <w:p w14:paraId="37FCEF79" w14:textId="77777777" w:rsidR="00431F1F" w:rsidRPr="00B464B9" w:rsidRDefault="00431F1F" w:rsidP="00A700AB">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431F1F" w:rsidRPr="00A61AB1" w14:paraId="0F018B44"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F3653D"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D7F8BC8"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647" w:type="dxa"/>
            <w:tcBorders>
              <w:top w:val="single" w:sz="4" w:space="0" w:color="auto"/>
              <w:left w:val="single" w:sz="4" w:space="0" w:color="auto"/>
              <w:bottom w:val="single" w:sz="4" w:space="0" w:color="auto"/>
              <w:right w:val="single" w:sz="4" w:space="0" w:color="auto"/>
            </w:tcBorders>
            <w:vAlign w:val="center"/>
          </w:tcPr>
          <w:p w14:paraId="31226175" w14:textId="402E44FF" w:rsidR="00431F1F" w:rsidRPr="00C301FC" w:rsidRDefault="00431F1F" w:rsidP="00A700AB">
            <w:pPr>
              <w:ind w:left="0"/>
              <w:rPr>
                <w:rFonts w:asciiTheme="minorHAnsi" w:hAnsiTheme="minorHAnsi"/>
                <w:sz w:val="22"/>
                <w:szCs w:val="22"/>
                <w:lang w:val="en-US" w:eastAsia="en-CA"/>
              </w:rPr>
            </w:pPr>
            <w:r w:rsidRPr="00431F1F">
              <w:rPr>
                <w:rFonts w:asciiTheme="minorHAnsi" w:hAnsiTheme="minorHAnsi"/>
                <w:sz w:val="22"/>
                <w:szCs w:val="22"/>
                <w:lang w:val="en-US" w:eastAsia="en-CA"/>
              </w:rPr>
              <w:t>If the Leave Type = NCR and the Leave Start Date is &lt; 36 months from the Date of Employment</w:t>
            </w:r>
          </w:p>
        </w:tc>
      </w:tr>
      <w:tr w:rsidR="00431F1F" w:rsidRPr="009151F9" w14:paraId="4DA30E8C"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948674D"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647" w:type="dxa"/>
            <w:tcBorders>
              <w:top w:val="single" w:sz="4" w:space="0" w:color="auto"/>
              <w:left w:val="single" w:sz="4" w:space="0" w:color="auto"/>
              <w:bottom w:val="single" w:sz="4" w:space="0" w:color="auto"/>
              <w:right w:val="single" w:sz="4" w:space="0" w:color="auto"/>
            </w:tcBorders>
            <w:vAlign w:val="center"/>
          </w:tcPr>
          <w:p w14:paraId="79AFC644" w14:textId="77777777" w:rsidR="00431F1F" w:rsidRDefault="00431F1F" w:rsidP="00A700AB">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171DF722" w14:textId="41F4D7E8" w:rsidR="006C08D1" w:rsidRDefault="006C08D1" w:rsidP="006C08D1">
            <w:pPr>
              <w:ind w:left="0"/>
              <w:rPr>
                <w:rFonts w:asciiTheme="minorHAnsi" w:hAnsiTheme="minorHAnsi"/>
                <w:sz w:val="22"/>
                <w:szCs w:val="22"/>
                <w:lang w:eastAsia="en-CA"/>
              </w:rPr>
            </w:pPr>
            <w:r w:rsidRPr="00A32EF5">
              <w:rPr>
                <w:rFonts w:asciiTheme="minorHAnsi" w:hAnsiTheme="minorHAnsi"/>
                <w:sz w:val="22"/>
                <w:szCs w:val="22"/>
                <w:u w:val="single"/>
                <w:lang w:eastAsia="en-CA"/>
              </w:rPr>
              <w:t>For amalgamation cases</w:t>
            </w:r>
            <w:r>
              <w:rPr>
                <w:rFonts w:asciiTheme="minorHAnsi" w:hAnsiTheme="minorHAnsi"/>
                <w:sz w:val="22"/>
                <w:szCs w:val="22"/>
                <w:u w:val="single"/>
                <w:lang w:eastAsia="en-CA"/>
              </w:rPr>
              <w:t>*</w:t>
            </w:r>
            <w:r>
              <w:rPr>
                <w:rFonts w:asciiTheme="minorHAnsi" w:hAnsiTheme="minorHAnsi"/>
                <w:sz w:val="22"/>
                <w:szCs w:val="22"/>
                <w:lang w:eastAsia="en-CA"/>
              </w:rPr>
              <w:t>:</w:t>
            </w:r>
          </w:p>
          <w:p w14:paraId="63130759" w14:textId="77777777" w:rsidR="006C08D1" w:rsidRDefault="006C08D1" w:rsidP="006C08D1">
            <w:pPr>
              <w:ind w:left="720"/>
              <w:rPr>
                <w:rFonts w:asciiTheme="minorHAnsi" w:hAnsiTheme="minorHAnsi"/>
                <w:sz w:val="22"/>
                <w:szCs w:val="22"/>
                <w:lang w:val="en-US" w:eastAsia="en-CA"/>
              </w:rPr>
            </w:pPr>
            <w:r>
              <w:rPr>
                <w:rFonts w:asciiTheme="minorHAnsi" w:hAnsiTheme="minorHAnsi"/>
                <w:sz w:val="22"/>
                <w:szCs w:val="22"/>
                <w:lang w:val="en-US" w:eastAsia="en-CA"/>
              </w:rPr>
              <w:t>Ariel.Employer = File.Employer</w:t>
            </w:r>
          </w:p>
          <w:p w14:paraId="6C0DDD30" w14:textId="77777777" w:rsidR="006C08D1" w:rsidRDefault="006C08D1" w:rsidP="006C08D1">
            <w:pPr>
              <w:ind w:left="720"/>
              <w:rPr>
                <w:rFonts w:asciiTheme="minorHAnsi" w:hAnsiTheme="minorHAnsi"/>
                <w:sz w:val="22"/>
                <w:szCs w:val="22"/>
                <w:lang w:val="en-US" w:eastAsia="en-CA"/>
              </w:rPr>
            </w:pPr>
            <w:r>
              <w:rPr>
                <w:rFonts w:asciiTheme="minorHAnsi" w:hAnsiTheme="minorHAnsi"/>
                <w:sz w:val="22"/>
                <w:szCs w:val="22"/>
                <w:lang w:val="en-US" w:eastAsia="en-CA"/>
              </w:rPr>
              <w:t xml:space="preserve">And </w:t>
            </w:r>
          </w:p>
          <w:p w14:paraId="6AEB5DF1" w14:textId="77777777" w:rsidR="006C08D1" w:rsidRDefault="006C08D1" w:rsidP="006C08D1">
            <w:pPr>
              <w:ind w:left="720"/>
              <w:rPr>
                <w:rFonts w:asciiTheme="minorHAnsi" w:hAnsiTheme="minorHAnsi"/>
                <w:sz w:val="22"/>
                <w:szCs w:val="22"/>
                <w:lang w:val="en-US" w:eastAsia="en-CA"/>
              </w:rPr>
            </w:pPr>
            <w:r>
              <w:rPr>
                <w:rFonts w:asciiTheme="minorHAnsi" w:hAnsiTheme="minorHAnsi"/>
                <w:sz w:val="22"/>
                <w:szCs w:val="22"/>
                <w:lang w:val="en-US" w:eastAsia="en-CA"/>
              </w:rPr>
              <w:t xml:space="preserve">File.ServiceBreakType = NCR </w:t>
            </w:r>
          </w:p>
          <w:p w14:paraId="739E8C4B" w14:textId="62BD1905" w:rsidR="006C08D1" w:rsidRDefault="006C08D1" w:rsidP="009527EA">
            <w:pPr>
              <w:ind w:left="2160"/>
              <w:rPr>
                <w:rFonts w:asciiTheme="minorHAnsi" w:hAnsiTheme="minorHAnsi"/>
                <w:sz w:val="22"/>
                <w:szCs w:val="22"/>
                <w:lang w:val="en-US" w:eastAsia="en-CA"/>
              </w:rPr>
            </w:pPr>
            <w:r>
              <w:rPr>
                <w:rFonts w:asciiTheme="minorHAnsi" w:hAnsiTheme="minorHAnsi"/>
                <w:sz w:val="22"/>
                <w:szCs w:val="22"/>
                <w:lang w:val="en-US" w:eastAsia="en-CA"/>
              </w:rPr>
              <w:t>Where File.ServiceBreak.StartDate &lt; 36 months from Ariel.EmploymentFrom.HireDate</w:t>
            </w:r>
          </w:p>
          <w:p w14:paraId="5B467F97" w14:textId="77777777" w:rsidR="006C08D1" w:rsidRDefault="006C08D1" w:rsidP="006C08D1">
            <w:pPr>
              <w:ind w:left="0"/>
              <w:rPr>
                <w:rFonts w:asciiTheme="minorHAnsi" w:hAnsiTheme="minorHAnsi"/>
                <w:sz w:val="22"/>
                <w:szCs w:val="22"/>
                <w:u w:val="single"/>
                <w:lang w:eastAsia="en-CA"/>
              </w:rPr>
            </w:pPr>
          </w:p>
          <w:p w14:paraId="24791B40" w14:textId="3A409E79" w:rsidR="006C08D1" w:rsidRDefault="006C08D1" w:rsidP="006C08D1">
            <w:pPr>
              <w:ind w:left="0"/>
              <w:rPr>
                <w:rFonts w:asciiTheme="minorHAnsi" w:hAnsiTheme="minorHAnsi"/>
                <w:sz w:val="22"/>
                <w:szCs w:val="22"/>
                <w:lang w:eastAsia="en-CA"/>
              </w:rPr>
            </w:pPr>
            <w:r w:rsidRPr="00A32EF5">
              <w:rPr>
                <w:rFonts w:asciiTheme="minorHAnsi" w:hAnsiTheme="minorHAnsi"/>
                <w:sz w:val="22"/>
                <w:szCs w:val="22"/>
                <w:u w:val="single"/>
                <w:lang w:eastAsia="en-CA"/>
              </w:rPr>
              <w:t>For other cases</w:t>
            </w:r>
            <w:r>
              <w:rPr>
                <w:rFonts w:asciiTheme="minorHAnsi" w:hAnsiTheme="minorHAnsi"/>
                <w:sz w:val="22"/>
                <w:szCs w:val="22"/>
                <w:lang w:eastAsia="en-CA"/>
              </w:rPr>
              <w:t xml:space="preserve">: </w:t>
            </w:r>
          </w:p>
          <w:p w14:paraId="73F5FAAD" w14:textId="77777777" w:rsidR="00431F1F" w:rsidRDefault="00B93BF5" w:rsidP="00B93BF5">
            <w:pPr>
              <w:ind w:left="720"/>
              <w:rPr>
                <w:rFonts w:asciiTheme="minorHAnsi" w:hAnsiTheme="minorHAnsi"/>
                <w:sz w:val="22"/>
                <w:szCs w:val="22"/>
                <w:lang w:val="en-US" w:eastAsia="en-CA"/>
              </w:rPr>
            </w:pPr>
            <w:r>
              <w:rPr>
                <w:rFonts w:asciiTheme="minorHAnsi" w:hAnsiTheme="minorHAnsi"/>
                <w:sz w:val="22"/>
                <w:szCs w:val="22"/>
                <w:lang w:val="en-US" w:eastAsia="en-CA"/>
              </w:rPr>
              <w:t>Ariel.Employer = File.Employer</w:t>
            </w:r>
          </w:p>
          <w:p w14:paraId="1D578311" w14:textId="77777777" w:rsidR="00B93BF5" w:rsidRDefault="00B93BF5" w:rsidP="00B93BF5">
            <w:pPr>
              <w:ind w:left="720"/>
              <w:rPr>
                <w:rFonts w:asciiTheme="minorHAnsi" w:hAnsiTheme="minorHAnsi"/>
                <w:sz w:val="22"/>
                <w:szCs w:val="22"/>
                <w:lang w:val="en-US" w:eastAsia="en-CA"/>
              </w:rPr>
            </w:pPr>
            <w:r>
              <w:rPr>
                <w:rFonts w:asciiTheme="minorHAnsi" w:hAnsiTheme="minorHAnsi"/>
                <w:sz w:val="22"/>
                <w:szCs w:val="22"/>
                <w:lang w:val="en-US" w:eastAsia="en-CA"/>
              </w:rPr>
              <w:t xml:space="preserve">And </w:t>
            </w:r>
          </w:p>
          <w:p w14:paraId="2A853038" w14:textId="7B56CF7E" w:rsidR="00B93BF5" w:rsidRDefault="003F49C0" w:rsidP="00B93BF5">
            <w:pPr>
              <w:ind w:left="720"/>
              <w:rPr>
                <w:rFonts w:asciiTheme="minorHAnsi" w:hAnsiTheme="minorHAnsi"/>
                <w:sz w:val="22"/>
                <w:szCs w:val="22"/>
                <w:lang w:val="en-US" w:eastAsia="en-CA"/>
              </w:rPr>
            </w:pPr>
            <w:r>
              <w:rPr>
                <w:rFonts w:asciiTheme="minorHAnsi" w:hAnsiTheme="minorHAnsi"/>
                <w:sz w:val="22"/>
                <w:szCs w:val="22"/>
                <w:lang w:val="en-US" w:eastAsia="en-CA"/>
              </w:rPr>
              <w:t>File</w:t>
            </w:r>
            <w:r w:rsidR="00B93BF5">
              <w:rPr>
                <w:rFonts w:asciiTheme="minorHAnsi" w:hAnsiTheme="minorHAnsi"/>
                <w:sz w:val="22"/>
                <w:szCs w:val="22"/>
                <w:lang w:val="en-US" w:eastAsia="en-CA"/>
              </w:rPr>
              <w:t>.</w:t>
            </w:r>
            <w:r w:rsidR="00D60D73">
              <w:rPr>
                <w:rFonts w:asciiTheme="minorHAnsi" w:hAnsiTheme="minorHAnsi"/>
                <w:sz w:val="22"/>
                <w:szCs w:val="22"/>
                <w:lang w:val="en-US" w:eastAsia="en-CA"/>
              </w:rPr>
              <w:t xml:space="preserve">ServiceBreakType = NCR </w:t>
            </w:r>
          </w:p>
          <w:p w14:paraId="73B4E7E0" w14:textId="4C632203" w:rsidR="00D60D73" w:rsidRDefault="00D60D73" w:rsidP="00D60D73">
            <w:pPr>
              <w:ind w:left="2160"/>
              <w:rPr>
                <w:rFonts w:asciiTheme="minorHAnsi" w:hAnsiTheme="minorHAnsi"/>
                <w:sz w:val="22"/>
                <w:szCs w:val="22"/>
                <w:lang w:val="en-US" w:eastAsia="en-CA"/>
              </w:rPr>
            </w:pPr>
            <w:r>
              <w:rPr>
                <w:rFonts w:asciiTheme="minorHAnsi" w:hAnsiTheme="minorHAnsi"/>
                <w:sz w:val="22"/>
                <w:szCs w:val="22"/>
                <w:lang w:val="en-US" w:eastAsia="en-CA"/>
              </w:rPr>
              <w:t xml:space="preserve">Where </w:t>
            </w:r>
            <w:r w:rsidR="003F49C0">
              <w:rPr>
                <w:rFonts w:asciiTheme="minorHAnsi" w:hAnsiTheme="minorHAnsi"/>
                <w:sz w:val="22"/>
                <w:szCs w:val="22"/>
                <w:lang w:val="en-US" w:eastAsia="en-CA"/>
              </w:rPr>
              <w:t>File</w:t>
            </w:r>
            <w:r>
              <w:rPr>
                <w:rFonts w:asciiTheme="minorHAnsi" w:hAnsiTheme="minorHAnsi"/>
                <w:sz w:val="22"/>
                <w:szCs w:val="22"/>
                <w:lang w:val="en-US" w:eastAsia="en-CA"/>
              </w:rPr>
              <w:t xml:space="preserve">.ServiceBreak.StartDate &lt; 36 months from Ariel.HireDate </w:t>
            </w:r>
          </w:p>
          <w:p w14:paraId="7E3068DE" w14:textId="77777777" w:rsidR="006C08D1" w:rsidRDefault="006C08D1" w:rsidP="00D60D73">
            <w:pPr>
              <w:ind w:left="2160"/>
              <w:rPr>
                <w:rFonts w:asciiTheme="minorHAnsi" w:hAnsiTheme="minorHAnsi"/>
                <w:sz w:val="22"/>
                <w:szCs w:val="22"/>
                <w:lang w:val="en-US" w:eastAsia="en-CA"/>
              </w:rPr>
            </w:pPr>
          </w:p>
          <w:p w14:paraId="6E6256A6" w14:textId="22340D74" w:rsidR="006C08D1" w:rsidRPr="00814AD2" w:rsidRDefault="006C08D1" w:rsidP="009527EA">
            <w:pPr>
              <w:ind w:left="0"/>
              <w:rPr>
                <w:rFonts w:asciiTheme="minorHAnsi" w:hAnsiTheme="minorHAnsi"/>
                <w:sz w:val="22"/>
                <w:szCs w:val="22"/>
                <w:lang w:val="en-US" w:eastAsia="en-CA"/>
              </w:rPr>
            </w:pPr>
            <w:r>
              <w:rPr>
                <w:rFonts w:asciiTheme="minorHAnsi" w:hAnsiTheme="minorHAnsi"/>
                <w:color w:val="auto"/>
                <w:sz w:val="22"/>
                <w:szCs w:val="22"/>
                <w:lang w:eastAsia="en-CA"/>
              </w:rPr>
              <w:t>*</w:t>
            </w:r>
            <w:r w:rsidRPr="00A32EF5">
              <w:rPr>
                <w:rFonts w:asciiTheme="minorHAnsi" w:hAnsiTheme="minorHAnsi"/>
                <w:sz w:val="22"/>
                <w:szCs w:val="22"/>
                <w:lang w:eastAsia="en-CA"/>
              </w:rPr>
              <w:t xml:space="preserve"> Amalgamation cases are identified by an employment record being linked to another employment record through the amalgamation links (seen in the employment screen in Ariel GUI</w:t>
            </w:r>
          </w:p>
        </w:tc>
      </w:tr>
      <w:tr w:rsidR="006C08D1" w:rsidRPr="00A61AB1" w14:paraId="52643C49"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F9CBCEB" w14:textId="5809E2F1" w:rsidR="006C08D1" w:rsidRDefault="006C08D1"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Amalgamation updates required</w:t>
            </w:r>
          </w:p>
        </w:tc>
        <w:tc>
          <w:tcPr>
            <w:tcW w:w="8647" w:type="dxa"/>
            <w:tcBorders>
              <w:top w:val="single" w:sz="4" w:space="0" w:color="auto"/>
              <w:left w:val="single" w:sz="4" w:space="0" w:color="auto"/>
              <w:bottom w:val="single" w:sz="4" w:space="0" w:color="auto"/>
              <w:right w:val="single" w:sz="4" w:space="0" w:color="auto"/>
            </w:tcBorders>
            <w:vAlign w:val="center"/>
          </w:tcPr>
          <w:p w14:paraId="3B088F0A" w14:textId="0E541032" w:rsidR="006C08D1" w:rsidRDefault="006C08D1" w:rsidP="00A700AB">
            <w:pPr>
              <w:pStyle w:val="NormalWeb"/>
              <w:spacing w:line="276" w:lineRule="auto"/>
              <w:rPr>
                <w:rFonts w:asciiTheme="minorHAnsi" w:hAnsiTheme="minorHAnsi"/>
                <w:color w:val="000000"/>
                <w:sz w:val="22"/>
                <w:szCs w:val="22"/>
                <w:lang w:val="en-CA"/>
              </w:rPr>
            </w:pPr>
            <w:r w:rsidRPr="006C08D1">
              <w:rPr>
                <w:rFonts w:asciiTheme="minorHAnsi" w:hAnsiTheme="minorHAnsi"/>
                <w:color w:val="000000"/>
                <w:sz w:val="22"/>
                <w:szCs w:val="22"/>
                <w:lang w:val="en-CA"/>
              </w:rPr>
              <w:t>This validation is specific to the employer that provided the transaction. In the case of amalgamation, the validation will validate the data reported (Leave Start Date) agains</w:t>
            </w:r>
            <w:r>
              <w:rPr>
                <w:rFonts w:asciiTheme="minorHAnsi" w:hAnsiTheme="minorHAnsi"/>
                <w:color w:val="000000"/>
                <w:sz w:val="22"/>
                <w:szCs w:val="22"/>
                <w:lang w:val="en-CA"/>
              </w:rPr>
              <w:t>t</w:t>
            </w:r>
            <w:r w:rsidRPr="006C08D1">
              <w:rPr>
                <w:rFonts w:asciiTheme="minorHAnsi" w:hAnsiTheme="minorHAnsi"/>
                <w:color w:val="000000"/>
                <w:sz w:val="22"/>
                <w:szCs w:val="22"/>
                <w:lang w:val="en-CA"/>
              </w:rPr>
              <w:t xml:space="preserve"> the Hire Date of the AFE employer (AFE.Employment.HireDate).</w:t>
            </w:r>
          </w:p>
        </w:tc>
      </w:tr>
      <w:tr w:rsidR="00431F1F" w:rsidRPr="00A61AB1" w14:paraId="48D9A8F3"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71EE73" w14:textId="04A31C60"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647" w:type="dxa"/>
            <w:tcBorders>
              <w:top w:val="single" w:sz="4" w:space="0" w:color="auto"/>
              <w:left w:val="single" w:sz="4" w:space="0" w:color="auto"/>
              <w:bottom w:val="single" w:sz="4" w:space="0" w:color="auto"/>
              <w:right w:val="single" w:sz="4" w:space="0" w:color="auto"/>
            </w:tcBorders>
            <w:vAlign w:val="center"/>
          </w:tcPr>
          <w:p w14:paraId="44D5603C" w14:textId="69F7CA65" w:rsidR="00431F1F" w:rsidRPr="0013251A" w:rsidRDefault="00D60D73" w:rsidP="00A700AB">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431F1F" w:rsidRPr="00A61AB1" w14:paraId="52D0C20A"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133533C"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647" w:type="dxa"/>
            <w:tcBorders>
              <w:top w:val="single" w:sz="4" w:space="0" w:color="auto"/>
              <w:left w:val="single" w:sz="4" w:space="0" w:color="auto"/>
              <w:bottom w:val="single" w:sz="4" w:space="0" w:color="auto"/>
              <w:right w:val="single" w:sz="4" w:space="0" w:color="auto"/>
            </w:tcBorders>
            <w:vAlign w:val="center"/>
          </w:tcPr>
          <w:p w14:paraId="090D004A" w14:textId="0AAC4BEF" w:rsidR="00431F1F" w:rsidRPr="00A72B28" w:rsidRDefault="00431F1F" w:rsidP="00A700AB">
            <w:pPr>
              <w:pStyle w:val="NormalWeb"/>
              <w:spacing w:line="276" w:lineRule="auto"/>
              <w:rPr>
                <w:rFonts w:asciiTheme="minorHAnsi" w:hAnsiTheme="minorHAnsi"/>
                <w:color w:val="000000"/>
                <w:sz w:val="22"/>
                <w:szCs w:val="22"/>
                <w:lang w:val="en-CA"/>
              </w:rPr>
            </w:pPr>
            <w:r w:rsidRPr="00431F1F">
              <w:rPr>
                <w:rFonts w:asciiTheme="minorHAnsi" w:hAnsiTheme="minorHAnsi"/>
                <w:sz w:val="22"/>
                <w:szCs w:val="22"/>
                <w:lang w:val="en-US" w:eastAsia="en-CA"/>
              </w:rPr>
              <w:t>This member is not eligible for a Period of Reduced Earnings. They have been employed for less than 36 months.</w:t>
            </w:r>
          </w:p>
        </w:tc>
      </w:tr>
      <w:tr w:rsidR="00431F1F" w:rsidRPr="00A61AB1" w14:paraId="77F725EC"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DB0EB73"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745713E"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647" w:type="dxa"/>
            <w:tcBorders>
              <w:top w:val="single" w:sz="4" w:space="0" w:color="auto"/>
              <w:left w:val="single" w:sz="4" w:space="0" w:color="auto"/>
              <w:bottom w:val="single" w:sz="4" w:space="0" w:color="auto"/>
              <w:right w:val="single" w:sz="4" w:space="0" w:color="auto"/>
            </w:tcBorders>
            <w:vAlign w:val="center"/>
          </w:tcPr>
          <w:p w14:paraId="3E1648E4" w14:textId="79A2D496" w:rsidR="00431F1F" w:rsidRPr="00B464B9" w:rsidRDefault="00431F1F" w:rsidP="00A700AB">
            <w:pPr>
              <w:spacing w:before="60" w:after="60"/>
              <w:ind w:left="0"/>
              <w:rPr>
                <w:rFonts w:asciiTheme="minorHAnsi" w:hAnsiTheme="minorHAnsi"/>
                <w:sz w:val="22"/>
                <w:szCs w:val="22"/>
                <w:lang w:eastAsia="en-CA"/>
              </w:rPr>
            </w:pPr>
            <w:r w:rsidRPr="00431F1F">
              <w:rPr>
                <w:rFonts w:asciiTheme="minorHAnsi" w:hAnsiTheme="minorHAnsi"/>
                <w:sz w:val="22"/>
                <w:szCs w:val="22"/>
                <w:lang w:eastAsia="en-CA"/>
              </w:rPr>
              <w:t>This member is not eligible for a Period of Reduced Earnings. They have been employed for less than 36 months.</w:t>
            </w:r>
          </w:p>
        </w:tc>
      </w:tr>
      <w:tr w:rsidR="00431F1F" w:rsidRPr="0085712F" w14:paraId="750380B0"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F76B96E" w14:textId="77777777" w:rsidR="00431F1F" w:rsidRPr="0085712F" w:rsidRDefault="00431F1F" w:rsidP="00A700AB">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647" w:type="dxa"/>
            <w:tcBorders>
              <w:top w:val="single" w:sz="4" w:space="0" w:color="auto"/>
              <w:left w:val="single" w:sz="4" w:space="0" w:color="auto"/>
              <w:bottom w:val="single" w:sz="4" w:space="0" w:color="auto"/>
              <w:right w:val="single" w:sz="4" w:space="0" w:color="auto"/>
            </w:tcBorders>
            <w:vAlign w:val="center"/>
          </w:tcPr>
          <w:p w14:paraId="68B4A3F9" w14:textId="77777777" w:rsidR="00431F1F" w:rsidRPr="009C43D2" w:rsidRDefault="00431F1F" w:rsidP="00A700AB">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431F1F" w:rsidRPr="0085712F" w14:paraId="6ACFA6E9"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6CDC19" w14:textId="77777777" w:rsidR="00431F1F" w:rsidRPr="0085712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647" w:type="dxa"/>
            <w:tcBorders>
              <w:top w:val="single" w:sz="4" w:space="0" w:color="auto"/>
              <w:left w:val="single" w:sz="4" w:space="0" w:color="auto"/>
              <w:bottom w:val="single" w:sz="4" w:space="0" w:color="auto"/>
              <w:right w:val="single" w:sz="4" w:space="0" w:color="auto"/>
            </w:tcBorders>
            <w:vAlign w:val="center"/>
          </w:tcPr>
          <w:p w14:paraId="45445DCF" w14:textId="77777777" w:rsidR="00431F1F" w:rsidRPr="006100CE" w:rsidRDefault="00431F1F" w:rsidP="00A700AB">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431F1F" w:rsidRPr="0085712F" w14:paraId="6E4B809F"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433B3F"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647" w:type="dxa"/>
            <w:tcBorders>
              <w:top w:val="single" w:sz="4" w:space="0" w:color="auto"/>
              <w:left w:val="single" w:sz="4" w:space="0" w:color="auto"/>
              <w:bottom w:val="single" w:sz="4" w:space="0" w:color="auto"/>
              <w:right w:val="single" w:sz="4" w:space="0" w:color="auto"/>
            </w:tcBorders>
            <w:vAlign w:val="center"/>
          </w:tcPr>
          <w:p w14:paraId="1D44AA71" w14:textId="10797011" w:rsidR="00431F1F" w:rsidRPr="006100CE" w:rsidRDefault="00431F1F" w:rsidP="00A700AB">
            <w:pPr>
              <w:spacing w:before="60" w:after="60" w:line="240" w:lineRule="auto"/>
              <w:ind w:left="0"/>
              <w:rPr>
                <w:rFonts w:asciiTheme="minorHAnsi" w:hAnsiTheme="minorHAnsi"/>
                <w:sz w:val="22"/>
                <w:szCs w:val="22"/>
                <w:lang w:eastAsia="en-CA"/>
              </w:rPr>
            </w:pPr>
          </w:p>
        </w:tc>
      </w:tr>
      <w:tr w:rsidR="00431F1F" w:rsidRPr="00FA2BEB" w14:paraId="027429FB" w14:textId="77777777" w:rsidTr="00A700A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925037" w14:textId="77777777" w:rsidR="00431F1F" w:rsidRDefault="00431F1F" w:rsidP="00A700A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51C42F2" w14:textId="77777777" w:rsidR="00431F1F" w:rsidRPr="0085712F" w:rsidRDefault="00431F1F" w:rsidP="00A700AB">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647" w:type="dxa"/>
            <w:tcBorders>
              <w:top w:val="single" w:sz="4" w:space="0" w:color="auto"/>
              <w:left w:val="single" w:sz="4" w:space="0" w:color="auto"/>
              <w:bottom w:val="single" w:sz="4" w:space="0" w:color="auto"/>
              <w:right w:val="single" w:sz="4" w:space="0" w:color="auto"/>
            </w:tcBorders>
            <w:vAlign w:val="center"/>
          </w:tcPr>
          <w:p w14:paraId="20FAE173" w14:textId="77777777" w:rsidR="006C08D1" w:rsidRDefault="006C08D1" w:rsidP="006C08D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JFT 20180131:</w:t>
            </w:r>
          </w:p>
          <w:p w14:paraId="53A7ADAD" w14:textId="77777777" w:rsidR="006C08D1" w:rsidRPr="00014D3B" w:rsidRDefault="006C08D1" w:rsidP="003D6144">
            <w:pPr>
              <w:pStyle w:val="ListParagraph"/>
              <w:numPr>
                <w:ilvl w:val="0"/>
                <w:numId w:val="3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Changes for amalgamation to be implemented in a future release.</w:t>
            </w:r>
          </w:p>
          <w:p w14:paraId="62BEA8D3" w14:textId="77777777" w:rsidR="006C08D1" w:rsidRDefault="006C08D1" w:rsidP="00A476DC">
            <w:pPr>
              <w:spacing w:before="60" w:after="60" w:line="240" w:lineRule="auto"/>
              <w:ind w:left="0"/>
              <w:rPr>
                <w:rFonts w:asciiTheme="minorHAnsi" w:hAnsiTheme="minorHAnsi"/>
                <w:sz w:val="22"/>
                <w:szCs w:val="22"/>
                <w:lang w:eastAsia="en-CA"/>
              </w:rPr>
            </w:pPr>
          </w:p>
          <w:p w14:paraId="1E6A6ECD" w14:textId="77777777" w:rsidR="001E1CA8" w:rsidRDefault="00E76AB6" w:rsidP="00A476DC">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MR 20170815: </w:t>
            </w:r>
          </w:p>
          <w:p w14:paraId="226C9967" w14:textId="19AD433D" w:rsidR="00E76AB6" w:rsidRPr="001E1CA8" w:rsidRDefault="00E76AB6" w:rsidP="003D6144">
            <w:pPr>
              <w:pStyle w:val="ListParagraph"/>
              <w:numPr>
                <w:ilvl w:val="0"/>
                <w:numId w:val="8"/>
              </w:numPr>
              <w:spacing w:before="60" w:after="60" w:line="240" w:lineRule="auto"/>
              <w:rPr>
                <w:rFonts w:asciiTheme="minorHAnsi" w:hAnsiTheme="minorHAnsi"/>
                <w:sz w:val="22"/>
                <w:szCs w:val="22"/>
                <w:lang w:val="en-US" w:eastAsia="en-CA"/>
              </w:rPr>
            </w:pPr>
            <w:r w:rsidRPr="001E1CA8">
              <w:rPr>
                <w:rFonts w:asciiTheme="minorHAnsi" w:hAnsiTheme="minorHAnsi"/>
                <w:sz w:val="22"/>
                <w:szCs w:val="22"/>
                <w:lang w:val="en-US" w:eastAsia="en-CA"/>
              </w:rPr>
              <w:t>Updated Validation Logic to ‘File.ServiceBreak’ as we are validating agains</w:t>
            </w:r>
            <w:r w:rsidR="00E46D4B" w:rsidRPr="001E1CA8">
              <w:rPr>
                <w:rFonts w:asciiTheme="minorHAnsi" w:hAnsiTheme="minorHAnsi"/>
                <w:sz w:val="22"/>
                <w:szCs w:val="22"/>
                <w:lang w:val="en-US" w:eastAsia="en-CA"/>
              </w:rPr>
              <w:t>t</w:t>
            </w:r>
            <w:r w:rsidRPr="001E1CA8">
              <w:rPr>
                <w:rFonts w:asciiTheme="minorHAnsi" w:hAnsiTheme="minorHAnsi"/>
                <w:sz w:val="22"/>
                <w:szCs w:val="22"/>
                <w:lang w:val="en-US" w:eastAsia="en-CA"/>
              </w:rPr>
              <w:t xml:space="preserve"> the Service Breaks in DB.  Confirmed by Clare in email dated 2017-08-01.</w:t>
            </w:r>
          </w:p>
          <w:p w14:paraId="3B45C95A" w14:textId="77777777" w:rsidR="00E76AB6" w:rsidRDefault="00E76AB6" w:rsidP="00A476DC">
            <w:pPr>
              <w:spacing w:before="60" w:after="60" w:line="240" w:lineRule="auto"/>
              <w:ind w:left="0"/>
              <w:rPr>
                <w:rFonts w:asciiTheme="minorHAnsi" w:hAnsiTheme="minorHAnsi"/>
                <w:sz w:val="22"/>
                <w:szCs w:val="22"/>
                <w:lang w:val="en-US" w:eastAsia="en-CA"/>
              </w:rPr>
            </w:pPr>
          </w:p>
          <w:p w14:paraId="536D11D2" w14:textId="77777777" w:rsidR="00A476DC" w:rsidRDefault="00A476DC" w:rsidP="00A476DC">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20170525:</w:t>
            </w:r>
          </w:p>
          <w:p w14:paraId="1A5183A0" w14:textId="77777777" w:rsidR="00A476DC" w:rsidRPr="00431F1F" w:rsidRDefault="00A476DC" w:rsidP="003D6144">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Brought this validation into full office spec from EXO because we want to add the validation to the section Contributory Leaves (impact on Non-Remittance).</w:t>
            </w:r>
          </w:p>
          <w:p w14:paraId="44335EE7" w14:textId="26D08946" w:rsidR="00A476DC" w:rsidRPr="00431F1F" w:rsidRDefault="00A476DC" w:rsidP="003D6144">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Note that the Master Val file contains a Warning Override Reason for this message that should be removed because the message is a Complete Member Error and not a Warning.</w:t>
            </w:r>
          </w:p>
          <w:p w14:paraId="13B0D8A7" w14:textId="77777777" w:rsidR="00431F1F" w:rsidRPr="00AB7ECE" w:rsidRDefault="00431F1F" w:rsidP="00A476DC">
            <w:pPr>
              <w:pStyle w:val="ListParagraph"/>
              <w:spacing w:before="60" w:after="60" w:line="240" w:lineRule="auto"/>
              <w:rPr>
                <w:rFonts w:asciiTheme="minorHAnsi" w:hAnsiTheme="minorHAnsi"/>
                <w:sz w:val="22"/>
                <w:szCs w:val="22"/>
                <w:lang w:val="en-US" w:eastAsia="en-CA"/>
              </w:rPr>
            </w:pPr>
          </w:p>
        </w:tc>
      </w:tr>
    </w:tbl>
    <w:p w14:paraId="1782ACD4" w14:textId="77777777" w:rsidR="00F06684" w:rsidRDefault="00F06684">
      <w:pPr>
        <w:spacing w:before="0" w:after="0" w:line="240" w:lineRule="auto"/>
        <w:ind w:left="0"/>
        <w:rPr>
          <w:lang w:val="en-US"/>
        </w:rPr>
      </w:pPr>
      <w:r>
        <w:rPr>
          <w:lang w:val="en-US"/>
        </w:rPr>
        <w:br w:type="page"/>
      </w:r>
    </w:p>
    <w:p w14:paraId="6C2E7529" w14:textId="77777777" w:rsidR="00C33B06" w:rsidRPr="00E81B20" w:rsidRDefault="00C33B06" w:rsidP="00C33B06">
      <w:pPr>
        <w:pStyle w:val="Heading3"/>
      </w:pPr>
      <w:r w:rsidRPr="00E81B20">
        <w:t>Validation – Contributory Leave End Date Dec 31</w:t>
      </w:r>
    </w:p>
    <w:p w14:paraId="5215470E" w14:textId="77777777" w:rsidR="00F06684" w:rsidRPr="00C33B06" w:rsidRDefault="00F06684" w:rsidP="00F06684"/>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F06684" w14:paraId="45E3DF1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553D528"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C2516AE" w14:textId="2795266D" w:rsidR="00F06684" w:rsidRPr="000862E2" w:rsidRDefault="00C33B06" w:rsidP="000836DD">
            <w:pPr>
              <w:pStyle w:val="Heading1"/>
            </w:pPr>
            <w:bookmarkStart w:id="542" w:name="_Toc43372880"/>
            <w:r w:rsidRPr="00B464B9">
              <w:rPr>
                <w:rFonts w:cs="Calibri"/>
              </w:rPr>
              <w:t>B</w:t>
            </w:r>
            <w:r>
              <w:rPr>
                <w:rFonts w:cs="Calibri"/>
              </w:rPr>
              <w:t>125_ContributoryLeaveEndDateDecember31</w:t>
            </w:r>
            <w:bookmarkEnd w:id="542"/>
          </w:p>
        </w:tc>
      </w:tr>
      <w:tr w:rsidR="00F06684" w14:paraId="0B47DA6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F13816"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E018494" w14:textId="529B9D39" w:rsidR="00F06684" w:rsidRPr="000862E2" w:rsidRDefault="00C33B06"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2838</w:t>
            </w:r>
          </w:p>
        </w:tc>
      </w:tr>
      <w:tr w:rsidR="00F06684" w14:paraId="3AD873C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92D445"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1E64B02" w14:textId="5FF34CD6" w:rsidR="00F06684" w:rsidRDefault="00DD4957"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F06684" w14:paraId="00E705F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CDF64C7"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129EFF3" w14:textId="7A920555" w:rsidR="00F06684" w:rsidRPr="00B464B9" w:rsidRDefault="00C33B06"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cs="Calibri"/>
                <w:color w:val="auto"/>
                <w:sz w:val="22"/>
                <w:szCs w:val="22"/>
              </w:rPr>
              <w:t>2</w:t>
            </w:r>
            <w:r w:rsidRPr="005C01CD">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F06684" w14:paraId="67366C3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9DC6930"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7BC2077" w14:textId="6C6B9E88" w:rsidR="00F06684" w:rsidRPr="009675FB" w:rsidRDefault="00B50375" w:rsidP="000836DD">
            <w:pPr>
              <w:spacing w:before="60" w:after="60" w:line="240" w:lineRule="auto"/>
              <w:ind w:left="0"/>
              <w:rPr>
                <w:rFonts w:asciiTheme="minorHAnsi" w:hAnsiTheme="minorHAnsi"/>
                <w:color w:val="auto"/>
                <w:sz w:val="22"/>
                <w:szCs w:val="22"/>
                <w:lang w:eastAsia="en-CA"/>
              </w:rPr>
            </w:pPr>
            <w:r>
              <w:rPr>
                <w:rFonts w:asciiTheme="minorHAnsi" w:hAnsiTheme="minorHAnsi"/>
                <w:sz w:val="22"/>
                <w:szCs w:val="22"/>
                <w:lang w:eastAsia="en-CA"/>
              </w:rPr>
              <w:t>Contributory Leaves (MDC Data Collection and Final Data)</w:t>
            </w:r>
          </w:p>
        </w:tc>
      </w:tr>
      <w:tr w:rsidR="00F06684" w14:paraId="4ECEB5D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E264E8"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145D379" w14:textId="08410F9A" w:rsidR="00F06684" w:rsidRDefault="00B50375"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Warning</w:t>
            </w:r>
          </w:p>
        </w:tc>
      </w:tr>
      <w:tr w:rsidR="00F06684" w14:paraId="53415D2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B225CEE"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0540B47" w14:textId="77777777" w:rsidR="00F06684" w:rsidRPr="00B464B9" w:rsidRDefault="00F06684"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F06684" w:rsidRPr="00A61AB1" w14:paraId="274EE5F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9FDAD8"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89B47FE"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F5FB334" w14:textId="77777777" w:rsidR="00B50375" w:rsidRDefault="00B50375" w:rsidP="00B50375">
            <w:pPr>
              <w:ind w:left="0"/>
              <w:rPr>
                <w:rFonts w:asciiTheme="minorHAnsi" w:hAnsiTheme="minorHAnsi"/>
                <w:sz w:val="22"/>
                <w:szCs w:val="22"/>
                <w:lang w:eastAsia="en-CA"/>
              </w:rPr>
            </w:pPr>
            <w:r w:rsidRPr="00423132">
              <w:rPr>
                <w:rFonts w:asciiTheme="minorHAnsi" w:hAnsiTheme="minorHAnsi"/>
                <w:sz w:val="22"/>
                <w:szCs w:val="22"/>
                <w:lang w:eastAsia="en-CA"/>
              </w:rPr>
              <w:t>The Reported Contributory Leave End Date = Dec 31 of reporting year</w:t>
            </w:r>
            <w:r>
              <w:rPr>
                <w:rFonts w:asciiTheme="minorHAnsi" w:hAnsiTheme="minorHAnsi"/>
                <w:sz w:val="22"/>
                <w:szCs w:val="22"/>
                <w:lang w:eastAsia="en-CA"/>
              </w:rPr>
              <w:t>.</w:t>
            </w:r>
          </w:p>
          <w:p w14:paraId="0825A59B" w14:textId="056AACEF" w:rsidR="00F06684" w:rsidRPr="00C301FC" w:rsidRDefault="00B50375" w:rsidP="00B50375">
            <w:pPr>
              <w:ind w:left="0"/>
              <w:rPr>
                <w:rFonts w:asciiTheme="minorHAnsi" w:hAnsiTheme="minorHAnsi"/>
                <w:sz w:val="22"/>
                <w:szCs w:val="22"/>
                <w:lang w:val="en-US" w:eastAsia="en-CA"/>
              </w:rPr>
            </w:pPr>
            <w:r w:rsidRPr="00423132">
              <w:rPr>
                <w:rFonts w:asciiTheme="minorHAnsi" w:hAnsiTheme="minorHAnsi" w:hint="eastAsia"/>
                <w:sz w:val="22"/>
                <w:szCs w:val="22"/>
                <w:lang w:eastAsia="en-CA"/>
              </w:rPr>
              <w:t xml:space="preserve">The Reported Leave End Date of the </w:t>
            </w:r>
            <w:r>
              <w:rPr>
                <w:rFonts w:asciiTheme="minorHAnsi" w:hAnsiTheme="minorHAnsi"/>
                <w:sz w:val="22"/>
                <w:szCs w:val="22"/>
                <w:lang w:eastAsia="en-CA"/>
              </w:rPr>
              <w:t>“</w:t>
            </w:r>
            <w:r w:rsidRPr="00423132">
              <w:rPr>
                <w:rFonts w:asciiTheme="minorHAnsi" w:hAnsiTheme="minorHAnsi" w:hint="eastAsia"/>
                <w:sz w:val="22"/>
                <w:szCs w:val="22"/>
                <w:lang w:eastAsia="en-CA"/>
              </w:rPr>
              <w:t>associated</w:t>
            </w:r>
            <w:r>
              <w:rPr>
                <w:rFonts w:asciiTheme="minorHAnsi" w:hAnsiTheme="minorHAnsi"/>
                <w:sz w:val="22"/>
                <w:szCs w:val="22"/>
                <w:lang w:eastAsia="en-CA"/>
              </w:rPr>
              <w:t>”</w:t>
            </w:r>
            <w:r>
              <w:rPr>
                <w:rFonts w:asciiTheme="minorHAnsi" w:hAnsiTheme="minorHAnsi" w:hint="eastAsia"/>
                <w:sz w:val="22"/>
                <w:szCs w:val="22"/>
                <w:lang w:eastAsia="en-CA"/>
              </w:rPr>
              <w:t xml:space="preserve"> Non-Contribut</w:t>
            </w:r>
            <w:r w:rsidRPr="00423132">
              <w:rPr>
                <w:rFonts w:asciiTheme="minorHAnsi" w:hAnsiTheme="minorHAnsi" w:hint="eastAsia"/>
                <w:sz w:val="22"/>
                <w:szCs w:val="22"/>
                <w:lang w:eastAsia="en-CA"/>
              </w:rPr>
              <w:t>ory Leave</w:t>
            </w:r>
            <w:r>
              <w:rPr>
                <w:rFonts w:asciiTheme="minorHAnsi" w:hAnsiTheme="minorHAnsi"/>
                <w:sz w:val="22"/>
                <w:szCs w:val="22"/>
                <w:lang w:eastAsia="en-CA"/>
              </w:rPr>
              <w:t xml:space="preserve"> in Ariel</w:t>
            </w:r>
            <w:r w:rsidRPr="00423132">
              <w:rPr>
                <w:rFonts w:asciiTheme="minorHAnsi" w:hAnsiTheme="minorHAnsi" w:hint="eastAsia"/>
                <w:sz w:val="22"/>
                <w:szCs w:val="22"/>
                <w:lang w:eastAsia="en-CA"/>
              </w:rPr>
              <w:t xml:space="preserve"> </w:t>
            </w:r>
            <w:r>
              <w:rPr>
                <w:rFonts w:asciiTheme="minorHAnsi" w:hAnsiTheme="minorHAnsi"/>
                <w:sz w:val="22"/>
                <w:szCs w:val="22"/>
                <w:lang w:eastAsia="en-CA"/>
              </w:rPr>
              <w:t>&gt;</w:t>
            </w:r>
            <w:r w:rsidRPr="00423132">
              <w:rPr>
                <w:rFonts w:asciiTheme="minorHAnsi" w:hAnsiTheme="minorHAnsi" w:hint="eastAsia"/>
                <w:sz w:val="22"/>
                <w:szCs w:val="22"/>
                <w:lang w:eastAsia="en-CA"/>
              </w:rPr>
              <w:t xml:space="preserve"> Dec 31,</w:t>
            </w:r>
            <w:r>
              <w:rPr>
                <w:rFonts w:asciiTheme="minorHAnsi" w:hAnsiTheme="minorHAnsi"/>
                <w:sz w:val="22"/>
                <w:szCs w:val="22"/>
                <w:lang w:eastAsia="en-CA"/>
              </w:rPr>
              <w:t xml:space="preserve"> of reporting year</w:t>
            </w:r>
            <w:r w:rsidRPr="00423132">
              <w:rPr>
                <w:rFonts w:asciiTheme="minorHAnsi" w:hAnsiTheme="minorHAnsi" w:hint="eastAsia"/>
                <w:sz w:val="22"/>
                <w:szCs w:val="22"/>
                <w:lang w:eastAsia="en-CA"/>
              </w:rPr>
              <w:t xml:space="preserve"> </w:t>
            </w:r>
            <w:r>
              <w:rPr>
                <w:rFonts w:asciiTheme="minorHAnsi" w:hAnsiTheme="minorHAnsi"/>
                <w:sz w:val="22"/>
                <w:szCs w:val="22"/>
                <w:lang w:eastAsia="en-CA"/>
              </w:rPr>
              <w:t>OR</w:t>
            </w:r>
            <w:r w:rsidRPr="00423132">
              <w:rPr>
                <w:rFonts w:asciiTheme="minorHAnsi" w:hAnsiTheme="minorHAnsi" w:hint="eastAsia"/>
                <w:sz w:val="22"/>
                <w:szCs w:val="22"/>
                <w:lang w:eastAsia="en-CA"/>
              </w:rPr>
              <w:t xml:space="preserve"> </w:t>
            </w:r>
            <w:r>
              <w:rPr>
                <w:rFonts w:asciiTheme="minorHAnsi" w:hAnsiTheme="minorHAnsi" w:hint="eastAsia"/>
                <w:sz w:val="22"/>
                <w:szCs w:val="22"/>
                <w:lang w:eastAsia="en-CA"/>
              </w:rPr>
              <w:t>open ended</w:t>
            </w:r>
            <w:r>
              <w:rPr>
                <w:rFonts w:asciiTheme="minorHAnsi" w:hAnsiTheme="minorHAnsi"/>
                <w:sz w:val="22"/>
                <w:szCs w:val="22"/>
                <w:lang w:eastAsia="en-CA"/>
              </w:rPr>
              <w:t>.</w:t>
            </w:r>
          </w:p>
        </w:tc>
      </w:tr>
      <w:tr w:rsidR="00F06684" w:rsidRPr="009151F9" w14:paraId="054BD33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8D98A47"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5083693" w14:textId="77777777" w:rsidR="00B50375" w:rsidRDefault="00B50375" w:rsidP="00B50375">
            <w:pPr>
              <w:ind w:left="0"/>
              <w:rPr>
                <w:rFonts w:asciiTheme="minorHAnsi" w:hAnsiTheme="minorHAnsi"/>
                <w:sz w:val="22"/>
                <w:szCs w:val="22"/>
                <w:lang w:eastAsia="en-CA"/>
              </w:rPr>
            </w:pPr>
            <w:r>
              <w:rPr>
                <w:rFonts w:asciiTheme="minorHAnsi" w:hAnsiTheme="minorHAnsi"/>
                <w:sz w:val="22"/>
                <w:szCs w:val="22"/>
              </w:rPr>
              <w:t>If provided in the same data collection, t</w:t>
            </w:r>
            <w:r>
              <w:rPr>
                <w:rFonts w:asciiTheme="minorHAnsi" w:hAnsiTheme="minorHAnsi"/>
                <w:sz w:val="22"/>
                <w:szCs w:val="22"/>
                <w:lang w:val="en-US"/>
              </w:rPr>
              <w:t>he non-contributory leave file is always processed prior to the contributory leave file.</w:t>
            </w:r>
          </w:p>
          <w:p w14:paraId="47227714" w14:textId="77777777" w:rsidR="00B50375" w:rsidRDefault="00B50375" w:rsidP="00B50375">
            <w:pPr>
              <w:ind w:left="0"/>
              <w:rPr>
                <w:rFonts w:asciiTheme="minorHAnsi" w:hAnsiTheme="minorHAnsi"/>
                <w:sz w:val="22"/>
                <w:szCs w:val="22"/>
                <w:lang w:eastAsia="en-CA"/>
              </w:rPr>
            </w:pPr>
          </w:p>
          <w:p w14:paraId="103F044C" w14:textId="77777777" w:rsidR="00B50375" w:rsidRPr="00BF6B90" w:rsidRDefault="00B50375" w:rsidP="00B50375">
            <w:pPr>
              <w:ind w:left="0"/>
              <w:rPr>
                <w:rFonts w:asciiTheme="minorHAnsi" w:hAnsiTheme="minorHAnsi"/>
                <w:sz w:val="22"/>
                <w:szCs w:val="22"/>
                <w:lang w:eastAsia="en-CA"/>
              </w:rPr>
            </w:pPr>
            <w:r w:rsidRPr="00BF6B90">
              <w:rPr>
                <w:rFonts w:asciiTheme="minorHAnsi" w:hAnsiTheme="minorHAnsi"/>
                <w:sz w:val="22"/>
                <w:szCs w:val="22"/>
                <w:lang w:eastAsia="en-CA"/>
              </w:rPr>
              <w:t>All the leaves considered as part of the conditions below would be applicable to the latest employment (Ariel.Employment) of the member (File.SIN) under the File.Employer.</w:t>
            </w:r>
          </w:p>
          <w:p w14:paraId="5C949CC4" w14:textId="77777777" w:rsidR="00B50375" w:rsidRPr="00BF6B90" w:rsidRDefault="00B50375" w:rsidP="00B50375">
            <w:pPr>
              <w:pStyle w:val="ListParagraph"/>
              <w:spacing w:before="0" w:after="0" w:line="240" w:lineRule="auto"/>
              <w:rPr>
                <w:rFonts w:asciiTheme="minorHAnsi" w:hAnsiTheme="minorHAnsi"/>
                <w:sz w:val="22"/>
                <w:szCs w:val="22"/>
                <w:lang w:val="en-US"/>
              </w:rPr>
            </w:pPr>
          </w:p>
          <w:p w14:paraId="4C4EFE25" w14:textId="77777777" w:rsidR="00B50375" w:rsidRPr="00BF6B90" w:rsidRDefault="00B50375" w:rsidP="00B50375">
            <w:pPr>
              <w:spacing w:before="0" w:after="0" w:line="240" w:lineRule="auto"/>
              <w:ind w:left="0"/>
              <w:rPr>
                <w:rFonts w:asciiTheme="minorHAnsi" w:hAnsiTheme="minorHAnsi"/>
                <w:sz w:val="22"/>
                <w:szCs w:val="22"/>
                <w:lang w:eastAsia="en-CA"/>
              </w:rPr>
            </w:pPr>
            <w:r w:rsidRPr="00BF6B90">
              <w:rPr>
                <w:rFonts w:asciiTheme="minorHAnsi" w:hAnsiTheme="minorHAnsi"/>
                <w:sz w:val="22"/>
                <w:szCs w:val="22"/>
                <w:lang w:eastAsia="en-CA"/>
              </w:rPr>
              <w:t>This validation should be triggered if:</w:t>
            </w:r>
          </w:p>
          <w:p w14:paraId="0D789D59" w14:textId="77777777" w:rsidR="00B50375" w:rsidRPr="00BF6B90" w:rsidRDefault="00B50375" w:rsidP="00B50375">
            <w:pPr>
              <w:spacing w:before="0" w:after="0" w:line="240" w:lineRule="auto"/>
              <w:ind w:left="0"/>
              <w:rPr>
                <w:rFonts w:asciiTheme="minorHAnsi" w:hAnsiTheme="minorHAnsi"/>
                <w:sz w:val="22"/>
                <w:szCs w:val="22"/>
                <w:lang w:val="en-US"/>
              </w:rPr>
            </w:pPr>
          </w:p>
          <w:p w14:paraId="673912E1" w14:textId="77777777" w:rsidR="00B50375" w:rsidRPr="00BF6B90" w:rsidRDefault="00B50375" w:rsidP="00B50375">
            <w:pPr>
              <w:spacing w:before="0" w:after="0" w:line="240" w:lineRule="auto"/>
              <w:ind w:left="0"/>
              <w:rPr>
                <w:rFonts w:asciiTheme="minorHAnsi" w:hAnsiTheme="minorHAnsi"/>
                <w:sz w:val="22"/>
                <w:szCs w:val="22"/>
                <w:lang w:eastAsia="en-CA"/>
              </w:rPr>
            </w:pPr>
            <w:r w:rsidRPr="00BF6B90">
              <w:rPr>
                <w:rFonts w:asciiTheme="minorHAnsi" w:hAnsiTheme="minorHAnsi"/>
                <w:sz w:val="22"/>
                <w:szCs w:val="22"/>
                <w:lang w:eastAsia="en-CA"/>
              </w:rPr>
              <w:t>File.LeaveEndDate = 12-31-Year(ExecutionParameter.StartDate)</w:t>
            </w:r>
          </w:p>
          <w:p w14:paraId="139640BF" w14:textId="77777777" w:rsidR="00B50375" w:rsidRDefault="00B50375" w:rsidP="00B50375">
            <w:pPr>
              <w:spacing w:before="0" w:after="0" w:line="240" w:lineRule="auto"/>
              <w:ind w:left="0"/>
              <w:rPr>
                <w:rFonts w:asciiTheme="minorHAnsi" w:hAnsiTheme="minorHAnsi"/>
                <w:sz w:val="22"/>
                <w:szCs w:val="22"/>
                <w:lang w:eastAsia="en-CA"/>
              </w:rPr>
            </w:pPr>
            <w:r w:rsidRPr="00BF6B90">
              <w:rPr>
                <w:rFonts w:asciiTheme="minorHAnsi" w:hAnsiTheme="minorHAnsi"/>
                <w:sz w:val="22"/>
                <w:szCs w:val="22"/>
                <w:lang w:eastAsia="en-CA"/>
              </w:rPr>
              <w:t>And</w:t>
            </w:r>
          </w:p>
          <w:p w14:paraId="063E8E4C" w14:textId="77777777" w:rsidR="00B50375" w:rsidRPr="00B71047" w:rsidRDefault="00B50375" w:rsidP="00B50375">
            <w:pPr>
              <w:spacing w:before="0" w:after="0" w:line="240" w:lineRule="auto"/>
              <w:ind w:left="0"/>
              <w:rPr>
                <w:rFonts w:asciiTheme="minorHAnsi" w:hAnsiTheme="minorHAnsi"/>
                <w:color w:val="auto"/>
                <w:sz w:val="22"/>
                <w:szCs w:val="22"/>
                <w:lang w:val="en-US"/>
              </w:rPr>
            </w:pPr>
            <w:r w:rsidRPr="00B71047">
              <w:rPr>
                <w:rFonts w:asciiTheme="minorHAnsi" w:hAnsiTheme="minorHAnsi"/>
                <w:color w:val="auto"/>
                <w:sz w:val="22"/>
                <w:szCs w:val="22"/>
                <w:lang w:val="en-US"/>
              </w:rPr>
              <w:t>File.LeaveType in [01 (CRH), 02 (CRF), 03 (CRP), 03 (CRS), 05 (CRR), 06 (CRE), 07(CRO)]</w:t>
            </w:r>
          </w:p>
          <w:p w14:paraId="28E5A1D9" w14:textId="77777777" w:rsidR="00B50375" w:rsidRPr="00B71047" w:rsidRDefault="00B50375" w:rsidP="00B50375">
            <w:pPr>
              <w:spacing w:before="0" w:after="0" w:line="240" w:lineRule="auto"/>
              <w:ind w:left="0"/>
              <w:rPr>
                <w:rFonts w:asciiTheme="minorHAnsi" w:hAnsiTheme="minorHAnsi"/>
                <w:color w:val="auto"/>
                <w:sz w:val="22"/>
                <w:szCs w:val="22"/>
                <w:lang w:eastAsia="en-CA"/>
              </w:rPr>
            </w:pPr>
            <w:r w:rsidRPr="00B71047">
              <w:rPr>
                <w:rFonts w:asciiTheme="minorHAnsi" w:hAnsiTheme="minorHAnsi"/>
                <w:color w:val="auto"/>
                <w:sz w:val="22"/>
                <w:szCs w:val="22"/>
                <w:lang w:val="en-US"/>
              </w:rPr>
              <w:t>AND</w:t>
            </w:r>
          </w:p>
          <w:p w14:paraId="0C7ECA11" w14:textId="77777777" w:rsidR="00B50375" w:rsidRDefault="00B50375" w:rsidP="00B50375">
            <w:pPr>
              <w:spacing w:before="0" w:after="0" w:line="240" w:lineRule="auto"/>
              <w:ind w:left="0"/>
              <w:rPr>
                <w:rFonts w:asciiTheme="minorHAnsi" w:hAnsiTheme="minorHAnsi"/>
                <w:sz w:val="22"/>
                <w:szCs w:val="22"/>
                <w:lang w:val="en-US"/>
              </w:rPr>
            </w:pPr>
            <w:r>
              <w:t>Ariel.LeaveEndDate should equal to Open Ended</w:t>
            </w:r>
          </w:p>
          <w:p w14:paraId="771AA58B" w14:textId="77777777" w:rsidR="00B50375" w:rsidRDefault="00B50375" w:rsidP="00B50375">
            <w:pPr>
              <w:spacing w:before="0" w:after="0" w:line="240" w:lineRule="auto"/>
              <w:ind w:left="0"/>
              <w:rPr>
                <w:rFonts w:asciiTheme="minorHAnsi" w:hAnsiTheme="minorHAnsi"/>
                <w:sz w:val="22"/>
                <w:szCs w:val="22"/>
                <w:lang w:val="en-US"/>
              </w:rPr>
            </w:pPr>
          </w:p>
          <w:p w14:paraId="544DCE9D" w14:textId="77777777" w:rsidR="00B50375" w:rsidRPr="00BF6B90" w:rsidRDefault="00B50375" w:rsidP="00B50375">
            <w:pPr>
              <w:spacing w:before="0" w:after="0" w:line="240" w:lineRule="auto"/>
              <w:ind w:left="0"/>
              <w:rPr>
                <w:rFonts w:asciiTheme="minorHAnsi" w:hAnsiTheme="minorHAnsi"/>
                <w:sz w:val="22"/>
                <w:szCs w:val="22"/>
                <w:lang w:val="en-US"/>
              </w:rPr>
            </w:pPr>
            <w:r w:rsidRPr="00BF6B90">
              <w:rPr>
                <w:rFonts w:asciiTheme="minorHAnsi" w:hAnsiTheme="minorHAnsi"/>
                <w:sz w:val="22"/>
                <w:szCs w:val="22"/>
                <w:lang w:val="en-US"/>
              </w:rPr>
              <w:t>The corresponding</w:t>
            </w:r>
            <w:r>
              <w:rPr>
                <w:rFonts w:asciiTheme="minorHAnsi" w:hAnsiTheme="minorHAnsi"/>
                <w:sz w:val="22"/>
                <w:szCs w:val="22"/>
                <w:lang w:val="en-US"/>
              </w:rPr>
              <w:t xml:space="preserve"> Ariel</w:t>
            </w:r>
            <w:r w:rsidRPr="00BF6B90">
              <w:rPr>
                <w:rFonts w:asciiTheme="minorHAnsi" w:hAnsiTheme="minorHAnsi"/>
                <w:sz w:val="22"/>
                <w:szCs w:val="22"/>
                <w:lang w:val="en-US"/>
              </w:rPr>
              <w:t xml:space="preserve"> non-contributory leave is </w:t>
            </w:r>
            <w:r>
              <w:rPr>
                <w:rFonts w:asciiTheme="minorHAnsi" w:hAnsiTheme="minorHAnsi"/>
                <w:sz w:val="22"/>
                <w:szCs w:val="22"/>
                <w:lang w:val="en-US"/>
              </w:rPr>
              <w:t>identified</w:t>
            </w:r>
            <w:r w:rsidRPr="00BF6B90">
              <w:rPr>
                <w:rFonts w:asciiTheme="minorHAnsi" w:hAnsiTheme="minorHAnsi"/>
                <w:sz w:val="22"/>
                <w:szCs w:val="22"/>
                <w:lang w:val="en-US"/>
              </w:rPr>
              <w:t xml:space="preserve"> based on the following criteria:</w:t>
            </w:r>
          </w:p>
          <w:p w14:paraId="47FC4676" w14:textId="77777777" w:rsidR="00B50375" w:rsidRDefault="00B50375" w:rsidP="003410B0">
            <w:pPr>
              <w:pStyle w:val="ListParagraph"/>
              <w:numPr>
                <w:ilvl w:val="0"/>
                <w:numId w:val="37"/>
              </w:numPr>
              <w:spacing w:before="0" w:after="0" w:line="240" w:lineRule="auto"/>
              <w:rPr>
                <w:rFonts w:asciiTheme="minorHAnsi" w:hAnsiTheme="minorHAnsi"/>
                <w:sz w:val="22"/>
                <w:szCs w:val="22"/>
                <w:lang w:val="en-US"/>
              </w:rPr>
            </w:pPr>
            <w:r>
              <w:rPr>
                <w:rFonts w:asciiTheme="minorHAnsi" w:hAnsiTheme="minorHAnsi"/>
                <w:sz w:val="22"/>
                <w:szCs w:val="22"/>
                <w:lang w:val="en-US"/>
              </w:rPr>
              <w:t>File.LeaveStartDate = Ariel.LeaveStartDate</w:t>
            </w:r>
          </w:p>
          <w:p w14:paraId="3427E626" w14:textId="77777777" w:rsidR="00B50375" w:rsidRDefault="00B50375" w:rsidP="003410B0">
            <w:pPr>
              <w:pStyle w:val="ListParagraph"/>
              <w:numPr>
                <w:ilvl w:val="0"/>
                <w:numId w:val="37"/>
              </w:numPr>
              <w:spacing w:before="0" w:after="0" w:line="240" w:lineRule="auto"/>
              <w:rPr>
                <w:rFonts w:asciiTheme="minorHAnsi" w:hAnsiTheme="minorHAnsi"/>
                <w:sz w:val="22"/>
                <w:szCs w:val="22"/>
                <w:lang w:val="en-US"/>
              </w:rPr>
            </w:pPr>
            <w:r>
              <w:rPr>
                <w:rFonts w:asciiTheme="minorHAnsi" w:hAnsiTheme="minorHAnsi"/>
                <w:sz w:val="22"/>
                <w:szCs w:val="22"/>
                <w:lang w:val="en-US"/>
              </w:rPr>
              <w:t>File.LeaveType (CL leave) matches Ariel.LeaveType (NCL leave):</w:t>
            </w:r>
          </w:p>
          <w:p w14:paraId="79B50C01" w14:textId="77777777" w:rsidR="00B50375" w:rsidRDefault="00B50375" w:rsidP="00B50375">
            <w:pPr>
              <w:pStyle w:val="ListParagraph"/>
              <w:spacing w:before="0" w:after="0" w:line="240" w:lineRule="auto"/>
              <w:rPr>
                <w:rFonts w:asciiTheme="minorHAnsi" w:hAnsiTheme="minorHAnsi"/>
                <w:sz w:val="22"/>
                <w:szCs w:val="22"/>
                <w:lang w:val="en-US"/>
              </w:rPr>
            </w:pPr>
          </w:p>
          <w:tbl>
            <w:tblPr>
              <w:tblStyle w:val="TableGrid"/>
              <w:tblW w:w="3986" w:type="dxa"/>
              <w:tblInd w:w="720" w:type="dxa"/>
              <w:tblLayout w:type="fixed"/>
              <w:tblLook w:val="04A0" w:firstRow="1" w:lastRow="0" w:firstColumn="1" w:lastColumn="0" w:noHBand="0" w:noVBand="1"/>
            </w:tblPr>
            <w:tblGrid>
              <w:gridCol w:w="2002"/>
              <w:gridCol w:w="1984"/>
            </w:tblGrid>
            <w:tr w:rsidR="00B50375" w14:paraId="397D9EEC" w14:textId="77777777" w:rsidTr="000836DD">
              <w:tc>
                <w:tcPr>
                  <w:tcW w:w="2002" w:type="dxa"/>
                  <w:shd w:val="pct25" w:color="auto" w:fill="auto"/>
                </w:tcPr>
                <w:p w14:paraId="319A7827"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File.LeaveType</w:t>
                  </w:r>
                </w:p>
              </w:tc>
              <w:tc>
                <w:tcPr>
                  <w:tcW w:w="1984" w:type="dxa"/>
                  <w:shd w:val="pct25" w:color="auto" w:fill="auto"/>
                </w:tcPr>
                <w:p w14:paraId="0E003854"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Ariel.LeaveType</w:t>
                  </w:r>
                </w:p>
              </w:tc>
            </w:tr>
            <w:tr w:rsidR="00B50375" w14:paraId="0150FD40" w14:textId="77777777" w:rsidTr="000836DD">
              <w:tc>
                <w:tcPr>
                  <w:tcW w:w="2002" w:type="dxa"/>
                </w:tcPr>
                <w:p w14:paraId="23468440"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01 (CRH)</w:t>
                  </w:r>
                </w:p>
              </w:tc>
              <w:tc>
                <w:tcPr>
                  <w:tcW w:w="1984" w:type="dxa"/>
                </w:tcPr>
                <w:p w14:paraId="634C4DC9"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NCH</w:t>
                  </w:r>
                </w:p>
              </w:tc>
            </w:tr>
            <w:tr w:rsidR="00B50375" w14:paraId="37597F38" w14:textId="77777777" w:rsidTr="000836DD">
              <w:tc>
                <w:tcPr>
                  <w:tcW w:w="2002" w:type="dxa"/>
                </w:tcPr>
                <w:p w14:paraId="1B1042F0"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02 (CRF)</w:t>
                  </w:r>
                </w:p>
              </w:tc>
              <w:tc>
                <w:tcPr>
                  <w:tcW w:w="1984" w:type="dxa"/>
                </w:tcPr>
                <w:p w14:paraId="59E4BDFD"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NCF</w:t>
                  </w:r>
                </w:p>
              </w:tc>
            </w:tr>
            <w:tr w:rsidR="00B50375" w14:paraId="1FFA6077" w14:textId="77777777" w:rsidTr="000836DD">
              <w:tc>
                <w:tcPr>
                  <w:tcW w:w="2002" w:type="dxa"/>
                </w:tcPr>
                <w:p w14:paraId="7F726381"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03 (CRP)</w:t>
                  </w:r>
                </w:p>
              </w:tc>
              <w:tc>
                <w:tcPr>
                  <w:tcW w:w="1984" w:type="dxa"/>
                </w:tcPr>
                <w:p w14:paraId="626035BC"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NCP</w:t>
                  </w:r>
                </w:p>
              </w:tc>
            </w:tr>
            <w:tr w:rsidR="00B50375" w14:paraId="1E3EDBD2" w14:textId="77777777" w:rsidTr="000836DD">
              <w:tc>
                <w:tcPr>
                  <w:tcW w:w="2002" w:type="dxa"/>
                </w:tcPr>
                <w:p w14:paraId="63536FAC"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04 (CRS)</w:t>
                  </w:r>
                </w:p>
              </w:tc>
              <w:tc>
                <w:tcPr>
                  <w:tcW w:w="1984" w:type="dxa"/>
                </w:tcPr>
                <w:p w14:paraId="12F00D67"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NCS</w:t>
                  </w:r>
                </w:p>
              </w:tc>
            </w:tr>
            <w:tr w:rsidR="00B50375" w14:paraId="7FA51EDE" w14:textId="77777777" w:rsidTr="000836DD">
              <w:tc>
                <w:tcPr>
                  <w:tcW w:w="2002" w:type="dxa"/>
                </w:tcPr>
                <w:p w14:paraId="6C83D1FD"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05 (CRR)</w:t>
                  </w:r>
                </w:p>
              </w:tc>
              <w:tc>
                <w:tcPr>
                  <w:tcW w:w="1984" w:type="dxa"/>
                </w:tcPr>
                <w:p w14:paraId="181BDAC9"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NCR</w:t>
                  </w:r>
                </w:p>
              </w:tc>
            </w:tr>
            <w:tr w:rsidR="00B50375" w14:paraId="718A9145" w14:textId="77777777" w:rsidTr="000836DD">
              <w:tc>
                <w:tcPr>
                  <w:tcW w:w="2002" w:type="dxa"/>
                </w:tcPr>
                <w:p w14:paraId="7C9E2048"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06 (CRE)</w:t>
                  </w:r>
                </w:p>
              </w:tc>
              <w:tc>
                <w:tcPr>
                  <w:tcW w:w="1984" w:type="dxa"/>
                </w:tcPr>
                <w:p w14:paraId="59497140"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NCE</w:t>
                  </w:r>
                </w:p>
              </w:tc>
            </w:tr>
            <w:tr w:rsidR="00B50375" w14:paraId="0DAE9DC7" w14:textId="77777777" w:rsidTr="000836DD">
              <w:tc>
                <w:tcPr>
                  <w:tcW w:w="2002" w:type="dxa"/>
                </w:tcPr>
                <w:p w14:paraId="6BF3E8EB"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07 (CRO)</w:t>
                  </w:r>
                </w:p>
              </w:tc>
              <w:tc>
                <w:tcPr>
                  <w:tcW w:w="1984" w:type="dxa"/>
                </w:tcPr>
                <w:p w14:paraId="073B6C19" w14:textId="77777777" w:rsidR="00B50375" w:rsidRDefault="00B50375" w:rsidP="000836DD">
                  <w:pPr>
                    <w:pStyle w:val="ListParagraph"/>
                    <w:spacing w:before="0" w:after="0" w:line="240" w:lineRule="auto"/>
                    <w:ind w:left="0"/>
                    <w:jc w:val="center"/>
                    <w:rPr>
                      <w:rFonts w:asciiTheme="minorHAnsi" w:hAnsiTheme="minorHAnsi"/>
                      <w:sz w:val="22"/>
                      <w:szCs w:val="22"/>
                      <w:lang w:val="en-US"/>
                    </w:rPr>
                  </w:pPr>
                  <w:r>
                    <w:rPr>
                      <w:rFonts w:asciiTheme="minorHAnsi" w:hAnsiTheme="minorHAnsi"/>
                      <w:sz w:val="22"/>
                      <w:szCs w:val="22"/>
                      <w:lang w:val="en-US"/>
                    </w:rPr>
                    <w:t>NCO</w:t>
                  </w:r>
                </w:p>
              </w:tc>
            </w:tr>
          </w:tbl>
          <w:p w14:paraId="7EE79296" w14:textId="77777777" w:rsidR="00B50375" w:rsidRDefault="00B50375" w:rsidP="00B50375">
            <w:pPr>
              <w:spacing w:before="0" w:after="0" w:line="240" w:lineRule="auto"/>
              <w:ind w:left="0"/>
              <w:rPr>
                <w:rFonts w:asciiTheme="minorHAnsi" w:hAnsiTheme="minorHAnsi"/>
                <w:sz w:val="22"/>
                <w:szCs w:val="22"/>
                <w:lang w:val="en-US"/>
              </w:rPr>
            </w:pPr>
          </w:p>
          <w:p w14:paraId="14EF86A5" w14:textId="77777777" w:rsidR="00B50375" w:rsidRPr="007A295A" w:rsidRDefault="00B50375" w:rsidP="00B50375">
            <w:pPr>
              <w:spacing w:before="0" w:after="0" w:line="240" w:lineRule="auto"/>
              <w:ind w:left="0"/>
              <w:rPr>
                <w:rFonts w:asciiTheme="minorHAnsi" w:hAnsiTheme="minorHAnsi"/>
                <w:i/>
                <w:sz w:val="22"/>
                <w:szCs w:val="22"/>
                <w:lang w:val="en-US"/>
              </w:rPr>
            </w:pPr>
            <w:r w:rsidRPr="007A295A">
              <w:rPr>
                <w:rFonts w:asciiTheme="minorHAnsi" w:hAnsiTheme="minorHAnsi"/>
                <w:i/>
                <w:sz w:val="22"/>
                <w:szCs w:val="22"/>
                <w:lang w:val="en-US"/>
              </w:rPr>
              <w:t>Note: Additional details and examples are included in the HOOPP - Validation specifications - Annex Document</w:t>
            </w:r>
          </w:p>
          <w:p w14:paraId="010DB0FF" w14:textId="01DA0BED" w:rsidR="00F06684" w:rsidRPr="00B50375" w:rsidRDefault="00F06684" w:rsidP="000836DD">
            <w:pPr>
              <w:rPr>
                <w:rFonts w:asciiTheme="minorHAnsi" w:hAnsiTheme="minorHAnsi"/>
                <w:sz w:val="22"/>
                <w:szCs w:val="22"/>
                <w:lang w:val="en-US" w:eastAsia="en-CA"/>
              </w:rPr>
            </w:pPr>
          </w:p>
        </w:tc>
      </w:tr>
      <w:tr w:rsidR="00F06684" w:rsidRPr="00A61AB1" w14:paraId="274261B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F2E81B"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9BF3433" w14:textId="1DCCF14D" w:rsidR="00F06684" w:rsidRPr="00A762CE" w:rsidRDefault="008F60B0"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F06684" w:rsidRPr="00A61AB1" w14:paraId="551DC59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8AAA2FC"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53B75AB" w14:textId="3D308D59" w:rsidR="00F06684" w:rsidRPr="00C365E8" w:rsidRDefault="00B50375" w:rsidP="000836DD">
            <w:pPr>
              <w:pStyle w:val="NormalWeb"/>
              <w:spacing w:line="276" w:lineRule="auto"/>
              <w:rPr>
                <w:rFonts w:asciiTheme="minorHAnsi" w:hAnsiTheme="minorHAnsi"/>
                <w:color w:val="000000"/>
                <w:sz w:val="22"/>
                <w:szCs w:val="22"/>
                <w:lang w:val="en-US"/>
              </w:rPr>
            </w:pPr>
            <w:r w:rsidRPr="00C365E8">
              <w:rPr>
                <w:rFonts w:asciiTheme="minorHAnsi" w:hAnsiTheme="minorHAnsi"/>
                <w:noProof/>
                <w:sz w:val="22"/>
                <w:szCs w:val="22"/>
                <w:lang w:val="en-US"/>
              </w:rPr>
              <w:t>You have reported a Cont</w:t>
            </w:r>
            <w:r w:rsidR="006370EA">
              <w:rPr>
                <w:rFonts w:asciiTheme="minorHAnsi" w:hAnsiTheme="minorHAnsi"/>
                <w:noProof/>
                <w:sz w:val="22"/>
                <w:szCs w:val="22"/>
                <w:lang w:val="en-US"/>
              </w:rPr>
              <w:t>r</w:t>
            </w:r>
            <w:r w:rsidRPr="00C365E8">
              <w:rPr>
                <w:rFonts w:asciiTheme="minorHAnsi" w:hAnsiTheme="minorHAnsi"/>
                <w:noProof/>
                <w:sz w:val="22"/>
                <w:szCs w:val="22"/>
                <w:lang w:val="en-US"/>
              </w:rPr>
              <w:t>ibutory Leave End Date of {1}. If this is the actual leave end date please provide a Leave Of  Absence for this leave with a leave End Date of {1}.  Otherwise if the leave is continuing no further action is required.</w:t>
            </w:r>
          </w:p>
        </w:tc>
      </w:tr>
      <w:tr w:rsidR="00F06684" w:rsidRPr="00A61AB1" w14:paraId="28330CA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232DD1E"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459B3DF"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056421D" w14:textId="7773FD54" w:rsidR="00F06684" w:rsidRPr="00B464B9" w:rsidRDefault="00B50375" w:rsidP="000836DD">
            <w:pPr>
              <w:spacing w:before="60" w:after="60"/>
              <w:ind w:left="0"/>
              <w:rPr>
                <w:rFonts w:asciiTheme="minorHAnsi" w:hAnsiTheme="minorHAnsi"/>
                <w:sz w:val="22"/>
                <w:szCs w:val="22"/>
                <w:lang w:eastAsia="en-CA"/>
              </w:rPr>
            </w:pPr>
            <w:r w:rsidRPr="00AC5CAC">
              <w:rPr>
                <w:rFonts w:asciiTheme="minorHAnsi" w:hAnsiTheme="minorHAnsi"/>
                <w:noProof/>
                <w:sz w:val="22"/>
                <w:szCs w:val="22"/>
              </w:rPr>
              <w:t>You have reported a Cont</w:t>
            </w:r>
            <w:r w:rsidR="006370EA">
              <w:rPr>
                <w:rFonts w:asciiTheme="minorHAnsi" w:hAnsiTheme="minorHAnsi"/>
                <w:noProof/>
                <w:sz w:val="22"/>
                <w:szCs w:val="22"/>
              </w:rPr>
              <w:t>r</w:t>
            </w:r>
            <w:r w:rsidRPr="00AC5CAC">
              <w:rPr>
                <w:rFonts w:asciiTheme="minorHAnsi" w:hAnsiTheme="minorHAnsi"/>
                <w:noProof/>
                <w:sz w:val="22"/>
                <w:szCs w:val="22"/>
              </w:rPr>
              <w:t>ibutory Leave End Date of December 31. If this is the actual leave end date please provide a Leave Of  Absence for this leave with a leave End Date of December 31.  Otherwise if the leave is continuing no further action is required.</w:t>
            </w:r>
          </w:p>
        </w:tc>
      </w:tr>
      <w:tr w:rsidR="00F06684" w:rsidRPr="0085712F" w14:paraId="39DF93B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97A4740" w14:textId="77777777" w:rsidR="00F06684" w:rsidRPr="0085712F" w:rsidRDefault="00F06684"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30C4C7F" w14:textId="19FCC927" w:rsidR="00F06684" w:rsidRPr="009C43D2" w:rsidRDefault="00B50375" w:rsidP="000836DD">
            <w:pPr>
              <w:ind w:left="0"/>
              <w:rPr>
                <w:rFonts w:asciiTheme="minorHAnsi" w:hAnsiTheme="minorHAnsi" w:cs="Calibri"/>
                <w:color w:val="auto"/>
                <w:sz w:val="22"/>
                <w:szCs w:val="22"/>
              </w:rPr>
            </w:pPr>
            <w:r>
              <w:rPr>
                <w:rFonts w:asciiTheme="minorHAnsi" w:hAnsiTheme="minorHAnsi" w:cs="Calibri"/>
                <w:color w:val="auto"/>
                <w:sz w:val="22"/>
                <w:szCs w:val="22"/>
              </w:rPr>
              <w:t>{1}: File.LeaveEndDate {mm-dd-yyyy}</w:t>
            </w:r>
          </w:p>
        </w:tc>
      </w:tr>
      <w:tr w:rsidR="00F06684" w:rsidRPr="0085712F" w14:paraId="49BD462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324C10" w14:textId="77777777" w:rsidR="00F06684" w:rsidRPr="0085712F" w:rsidRDefault="00F06684"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119CDC54" w14:textId="3259E4FB" w:rsidR="00F06684" w:rsidRPr="006100CE" w:rsidRDefault="00B50375"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OK</w:t>
            </w:r>
          </w:p>
        </w:tc>
      </w:tr>
      <w:tr w:rsidR="00F06684" w:rsidRPr="0085712F" w14:paraId="49CB656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D3A0702"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62BCFB0" w14:textId="77777777" w:rsidR="00F06684" w:rsidRPr="006100CE" w:rsidRDefault="00F06684" w:rsidP="000836DD">
            <w:pPr>
              <w:spacing w:before="60" w:after="60" w:line="240" w:lineRule="auto"/>
              <w:ind w:left="0"/>
              <w:rPr>
                <w:rFonts w:asciiTheme="minorHAnsi" w:hAnsiTheme="minorHAnsi"/>
                <w:sz w:val="22"/>
                <w:szCs w:val="22"/>
                <w:lang w:eastAsia="en-CA"/>
              </w:rPr>
            </w:pPr>
          </w:p>
        </w:tc>
      </w:tr>
      <w:tr w:rsidR="00F06684" w:rsidRPr="0085712F" w14:paraId="51AE307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FF2CA4" w14:textId="77777777" w:rsidR="00F06684" w:rsidRDefault="00F0668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A6056D6" w14:textId="77777777" w:rsidR="00F06684" w:rsidRPr="0085712F" w:rsidRDefault="00F06684"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688747E" w14:textId="102252AB" w:rsidR="00696CE1" w:rsidRDefault="00696CE1" w:rsidP="00696CE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20190503:</w:t>
            </w:r>
          </w:p>
          <w:p w14:paraId="2BE9D3ED" w14:textId="7431CF14" w:rsidR="00696CE1" w:rsidRPr="00E8794C" w:rsidRDefault="002E48BA" w:rsidP="00696CE1">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Corrected typo in validation messages</w:t>
            </w:r>
            <w:r w:rsidR="00696CE1">
              <w:rPr>
                <w:rFonts w:asciiTheme="minorHAnsi" w:hAnsiTheme="minorHAnsi"/>
                <w:sz w:val="22"/>
                <w:szCs w:val="22"/>
                <w:lang w:eastAsia="en-CA"/>
              </w:rPr>
              <w:t>.</w:t>
            </w:r>
          </w:p>
          <w:p w14:paraId="3B0C2847" w14:textId="77777777" w:rsidR="00696CE1" w:rsidRDefault="00696CE1" w:rsidP="00F93DA0">
            <w:pPr>
              <w:spacing w:before="60" w:after="60" w:line="240" w:lineRule="auto"/>
              <w:ind w:left="0"/>
              <w:rPr>
                <w:rFonts w:asciiTheme="minorHAnsi" w:hAnsiTheme="minorHAnsi"/>
                <w:sz w:val="22"/>
                <w:szCs w:val="22"/>
                <w:lang w:eastAsia="en-CA"/>
              </w:rPr>
            </w:pPr>
          </w:p>
          <w:p w14:paraId="171CC70B" w14:textId="5890835B"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460CB628" w14:textId="77777777" w:rsidR="00F93DA0" w:rsidRPr="00E8794C" w:rsidRDefault="00F93DA0" w:rsidP="003410B0">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52F9BC00" w14:textId="77777777" w:rsidR="00F06684" w:rsidRPr="00CA5805" w:rsidRDefault="00F06684" w:rsidP="000836DD">
            <w:pPr>
              <w:spacing w:before="60" w:after="60" w:line="240" w:lineRule="auto"/>
              <w:ind w:left="0"/>
              <w:rPr>
                <w:rFonts w:asciiTheme="minorHAnsi" w:hAnsiTheme="minorHAnsi"/>
                <w:sz w:val="22"/>
                <w:szCs w:val="22"/>
                <w:lang w:eastAsia="en-CA"/>
              </w:rPr>
            </w:pPr>
          </w:p>
        </w:tc>
      </w:tr>
    </w:tbl>
    <w:p w14:paraId="2286A86A" w14:textId="77777777" w:rsidR="00F06684" w:rsidRDefault="00F06684" w:rsidP="00F06684">
      <w:pPr>
        <w:spacing w:before="0" w:after="0" w:line="240" w:lineRule="auto"/>
        <w:ind w:left="0"/>
      </w:pPr>
    </w:p>
    <w:p w14:paraId="64560BAF" w14:textId="77777777" w:rsidR="00535922" w:rsidRDefault="00535922">
      <w:pPr>
        <w:spacing w:before="0" w:after="0" w:line="240" w:lineRule="auto"/>
        <w:ind w:left="0"/>
        <w:rPr>
          <w:lang w:val="en-US"/>
        </w:rPr>
      </w:pPr>
      <w:r>
        <w:rPr>
          <w:lang w:val="en-US"/>
        </w:rPr>
        <w:br w:type="page"/>
      </w:r>
    </w:p>
    <w:p w14:paraId="49A98358" w14:textId="77777777" w:rsidR="005A18E3" w:rsidRPr="009675FB" w:rsidRDefault="005A18E3" w:rsidP="005A18E3">
      <w:pPr>
        <w:pStyle w:val="Heading3"/>
        <w:rPr>
          <w:lang w:val="en-US"/>
        </w:rPr>
      </w:pPr>
      <w:r w:rsidRPr="006B06A8">
        <w:t xml:space="preserve">Validation – </w:t>
      </w:r>
      <w:r>
        <w:t>Overlap Contributory Leave</w:t>
      </w:r>
    </w:p>
    <w:p w14:paraId="250C2EEC" w14:textId="77777777" w:rsidR="00535922" w:rsidRPr="00C33B06" w:rsidRDefault="00535922" w:rsidP="00535922"/>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35922" w14:paraId="2F0E7DA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F70E7A5"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9738052" w14:textId="5B876426" w:rsidR="00535922" w:rsidRPr="000862E2" w:rsidRDefault="005A18E3" w:rsidP="000836DD">
            <w:pPr>
              <w:pStyle w:val="Heading1"/>
            </w:pPr>
            <w:bookmarkStart w:id="543" w:name="_Toc43372881"/>
            <w:r>
              <w:rPr>
                <w:rFonts w:cs="Calibri"/>
              </w:rPr>
              <w:t>B126_OverlapContributoryLeave</w:t>
            </w:r>
            <w:bookmarkEnd w:id="543"/>
          </w:p>
        </w:tc>
      </w:tr>
      <w:tr w:rsidR="00535922" w14:paraId="12DC5EF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9F6CABA"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BCC2CB7" w14:textId="0F326D30" w:rsidR="00535922" w:rsidRPr="000862E2" w:rsidRDefault="005A18E3"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1220</w:t>
            </w:r>
          </w:p>
        </w:tc>
      </w:tr>
      <w:tr w:rsidR="00535922" w14:paraId="2406AE8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332423"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3FE0B5C" w14:textId="3D035FDB" w:rsidR="00535922" w:rsidRDefault="00C80429"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535922" w14:paraId="372F202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F6320CE"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8EE408D" w14:textId="77777777" w:rsidR="00535922" w:rsidRPr="00B464B9" w:rsidRDefault="00535922"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cs="Calibri"/>
                <w:color w:val="auto"/>
                <w:sz w:val="22"/>
                <w:szCs w:val="22"/>
              </w:rPr>
              <w:t>2</w:t>
            </w:r>
            <w:r w:rsidRPr="005C01CD">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535922" w14:paraId="1E696A1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F1B4EA"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4B63DB0" w14:textId="15D3047B" w:rsidR="00535922" w:rsidRPr="009675FB" w:rsidRDefault="005A18E3" w:rsidP="000836DD">
            <w:pPr>
              <w:spacing w:before="60" w:after="60" w:line="240" w:lineRule="auto"/>
              <w:ind w:left="0"/>
              <w:rPr>
                <w:rFonts w:asciiTheme="minorHAnsi" w:hAnsiTheme="minorHAnsi"/>
                <w:color w:val="auto"/>
                <w:sz w:val="22"/>
                <w:szCs w:val="22"/>
                <w:lang w:eastAsia="en-CA"/>
              </w:rPr>
            </w:pPr>
            <w:r>
              <w:rPr>
                <w:rFonts w:asciiTheme="minorHAnsi" w:hAnsiTheme="minorHAnsi" w:cs="Calibri"/>
                <w:color w:val="auto"/>
                <w:sz w:val="22"/>
                <w:szCs w:val="22"/>
              </w:rPr>
              <w:t>Non-Contributory Leaves, Contributory Leaves</w:t>
            </w:r>
          </w:p>
        </w:tc>
      </w:tr>
      <w:tr w:rsidR="00535922" w14:paraId="44A3555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18F14A"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0ED8F67" w14:textId="64B98FA7" w:rsidR="00535922" w:rsidRDefault="005A18E3"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535922" w14:paraId="47B3ECD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90E7653"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ADE2811" w14:textId="77777777" w:rsidR="00535922" w:rsidRPr="00B464B9" w:rsidRDefault="00535922"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535922" w:rsidRPr="00A61AB1" w14:paraId="260E104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90E331"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D68C3C4"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76FC60F" w14:textId="6365B5B3" w:rsidR="00535922" w:rsidRPr="00C301FC" w:rsidRDefault="00E24BAC" w:rsidP="000836DD">
            <w:pPr>
              <w:ind w:left="0"/>
              <w:rPr>
                <w:rFonts w:asciiTheme="minorHAnsi" w:hAnsiTheme="minorHAnsi"/>
                <w:sz w:val="22"/>
                <w:szCs w:val="22"/>
                <w:lang w:val="en-US" w:eastAsia="en-CA"/>
              </w:rPr>
            </w:pPr>
            <w:r>
              <w:rPr>
                <w:rFonts w:asciiTheme="minorHAnsi" w:hAnsiTheme="minorHAnsi"/>
                <w:sz w:val="22"/>
                <w:szCs w:val="22"/>
                <w:lang w:eastAsia="en-CA"/>
              </w:rPr>
              <w:t>Specific validation to verify i</w:t>
            </w:r>
            <w:r w:rsidRPr="00BF3361">
              <w:rPr>
                <w:rFonts w:asciiTheme="minorHAnsi" w:hAnsiTheme="minorHAnsi"/>
                <w:sz w:val="22"/>
                <w:szCs w:val="22"/>
                <w:lang w:eastAsia="en-CA"/>
              </w:rPr>
              <w:t>f any day of the reported leave (Contributory and Non-Contributory) overlaps any day of a Contributory Leave in Ariel.</w:t>
            </w:r>
          </w:p>
        </w:tc>
      </w:tr>
      <w:tr w:rsidR="00535922" w:rsidRPr="009151F9" w14:paraId="2CCA647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493640A"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DD68046" w14:textId="77777777" w:rsidR="00E24BAC" w:rsidRDefault="00E24BAC" w:rsidP="00E24BAC">
            <w:pPr>
              <w:ind w:left="0"/>
              <w:rPr>
                <w:rFonts w:asciiTheme="minorHAnsi" w:hAnsiTheme="minorHAnsi"/>
                <w:sz w:val="22"/>
                <w:szCs w:val="22"/>
                <w:lang w:eastAsia="en-CA"/>
              </w:rPr>
            </w:pPr>
            <w:r>
              <w:rPr>
                <w:rFonts w:asciiTheme="minorHAnsi" w:hAnsiTheme="minorHAnsi"/>
                <w:sz w:val="22"/>
                <w:szCs w:val="22"/>
              </w:rPr>
              <w:t>If provided in the same data collection, t</w:t>
            </w:r>
            <w:r>
              <w:rPr>
                <w:rFonts w:asciiTheme="minorHAnsi" w:hAnsiTheme="minorHAnsi"/>
                <w:sz w:val="22"/>
                <w:szCs w:val="22"/>
                <w:lang w:val="en-US"/>
              </w:rPr>
              <w:t>he non-contributory leave file is always processed prior to the contributory leave file.</w:t>
            </w:r>
          </w:p>
          <w:p w14:paraId="3903E55B" w14:textId="77777777" w:rsidR="00E24BAC" w:rsidRDefault="00E24BAC" w:rsidP="00E24BAC">
            <w:pPr>
              <w:ind w:left="0"/>
              <w:rPr>
                <w:rFonts w:asciiTheme="minorHAnsi" w:hAnsiTheme="minorHAnsi"/>
                <w:sz w:val="22"/>
                <w:szCs w:val="22"/>
                <w:lang w:eastAsia="en-CA"/>
              </w:rPr>
            </w:pPr>
          </w:p>
          <w:p w14:paraId="6582AB6C" w14:textId="77777777" w:rsidR="00E24BAC" w:rsidRDefault="00E24BAC" w:rsidP="00E24BAC">
            <w:pPr>
              <w:ind w:left="0"/>
              <w:rPr>
                <w:rFonts w:asciiTheme="minorHAnsi" w:hAnsiTheme="minorHAnsi"/>
                <w:sz w:val="22"/>
                <w:szCs w:val="22"/>
                <w:lang w:eastAsia="en-CA"/>
              </w:rPr>
            </w:pPr>
            <w:r>
              <w:rPr>
                <w:rFonts w:asciiTheme="minorHAnsi" w:hAnsiTheme="minorHAnsi"/>
                <w:sz w:val="22"/>
                <w:szCs w:val="22"/>
                <w:lang w:eastAsia="en-CA"/>
              </w:rPr>
              <w:t>All the leaves considered as part of the conditions below would be applicable to the latest employment (Ariel.Employment) of the member (File.SIN) under the File.Employer.</w:t>
            </w:r>
          </w:p>
          <w:p w14:paraId="60F7467E" w14:textId="77777777" w:rsidR="00E24BAC" w:rsidRDefault="00E24BAC" w:rsidP="00E24BAC">
            <w:pPr>
              <w:ind w:left="0"/>
              <w:rPr>
                <w:rFonts w:asciiTheme="minorHAnsi" w:hAnsiTheme="minorHAnsi"/>
                <w:sz w:val="22"/>
                <w:szCs w:val="22"/>
                <w:lang w:eastAsia="en-CA"/>
              </w:rPr>
            </w:pPr>
          </w:p>
          <w:p w14:paraId="09583E12" w14:textId="77777777" w:rsidR="00E24BAC" w:rsidRDefault="00E24BAC" w:rsidP="00E24BAC">
            <w:pPr>
              <w:ind w:left="0"/>
              <w:rPr>
                <w:rFonts w:asciiTheme="minorHAnsi" w:hAnsiTheme="minorHAnsi"/>
                <w:sz w:val="22"/>
                <w:szCs w:val="22"/>
                <w:lang w:eastAsia="en-CA"/>
              </w:rPr>
            </w:pPr>
            <w:r>
              <w:rPr>
                <w:rFonts w:asciiTheme="minorHAnsi" w:hAnsiTheme="minorHAnsi"/>
                <w:sz w:val="22"/>
                <w:szCs w:val="22"/>
                <w:lang w:eastAsia="en-CA"/>
              </w:rPr>
              <w:t>Note that for the leaves for which File.LeaveEndDate is null, the date 2200-12-31 is used as the EndDate.</w:t>
            </w:r>
          </w:p>
          <w:p w14:paraId="1951FA67" w14:textId="77777777" w:rsidR="00E24BAC" w:rsidRDefault="00E24BAC" w:rsidP="00E24BAC">
            <w:pPr>
              <w:ind w:left="0"/>
              <w:rPr>
                <w:rFonts w:asciiTheme="minorHAnsi" w:hAnsiTheme="minorHAnsi"/>
                <w:sz w:val="22"/>
                <w:szCs w:val="22"/>
                <w:lang w:eastAsia="en-CA"/>
              </w:rPr>
            </w:pPr>
          </w:p>
          <w:p w14:paraId="79000E4B" w14:textId="77777777" w:rsidR="00E24BAC" w:rsidRPr="00FA675C" w:rsidRDefault="00E24BAC" w:rsidP="00E24BAC">
            <w:pPr>
              <w:ind w:left="0"/>
              <w:rPr>
                <w:rFonts w:asciiTheme="minorHAnsi" w:hAnsiTheme="minorHAnsi"/>
                <w:sz w:val="22"/>
                <w:szCs w:val="22"/>
                <w:lang w:eastAsia="en-CA"/>
              </w:rPr>
            </w:pPr>
            <w:r>
              <w:rPr>
                <w:rFonts w:asciiTheme="minorHAnsi" w:hAnsiTheme="minorHAnsi"/>
                <w:sz w:val="22"/>
                <w:szCs w:val="22"/>
                <w:lang w:eastAsia="en-CA"/>
              </w:rPr>
              <w:t>T</w:t>
            </w:r>
            <w:r w:rsidRPr="00024AFC">
              <w:rPr>
                <w:rFonts w:asciiTheme="minorHAnsi" w:hAnsiTheme="minorHAnsi"/>
                <w:sz w:val="22"/>
                <w:szCs w:val="22"/>
                <w:lang w:eastAsia="en-CA"/>
              </w:rPr>
              <w:t xml:space="preserve">he validation should be triggered if there is one or more leaves in </w:t>
            </w:r>
            <w:r>
              <w:rPr>
                <w:rFonts w:asciiTheme="minorHAnsi" w:hAnsiTheme="minorHAnsi"/>
                <w:sz w:val="22"/>
                <w:szCs w:val="22"/>
                <w:lang w:eastAsia="en-CA"/>
              </w:rPr>
              <w:t>Ariel with the following conditions:</w:t>
            </w:r>
          </w:p>
          <w:p w14:paraId="12313B06" w14:textId="77777777" w:rsidR="00E24BAC" w:rsidRDefault="00E24BAC" w:rsidP="003410B0">
            <w:pPr>
              <w:pStyle w:val="ListParagraph"/>
              <w:numPr>
                <w:ilvl w:val="0"/>
                <w:numId w:val="49"/>
              </w:numPr>
              <w:rPr>
                <w:rFonts w:asciiTheme="minorHAnsi" w:hAnsiTheme="minorHAnsi"/>
                <w:sz w:val="22"/>
                <w:szCs w:val="22"/>
                <w:lang w:eastAsia="en-CA"/>
              </w:rPr>
            </w:pPr>
            <w:r>
              <w:rPr>
                <w:rFonts w:asciiTheme="minorHAnsi" w:hAnsiTheme="minorHAnsi"/>
                <w:sz w:val="22"/>
                <w:szCs w:val="22"/>
                <w:lang w:eastAsia="en-CA"/>
              </w:rPr>
              <w:t>Ariel.BreakCode = CR*</w:t>
            </w:r>
          </w:p>
          <w:p w14:paraId="05B21EB0" w14:textId="77777777" w:rsidR="00E24BAC" w:rsidRDefault="00E24BAC" w:rsidP="003410B0">
            <w:pPr>
              <w:pStyle w:val="ListParagraph"/>
              <w:numPr>
                <w:ilvl w:val="0"/>
                <w:numId w:val="49"/>
              </w:numPr>
              <w:rPr>
                <w:rFonts w:asciiTheme="minorHAnsi" w:hAnsiTheme="minorHAnsi"/>
                <w:sz w:val="22"/>
                <w:szCs w:val="22"/>
                <w:lang w:eastAsia="en-CA"/>
              </w:rPr>
            </w:pPr>
            <w:r>
              <w:rPr>
                <w:rFonts w:asciiTheme="minorHAnsi" w:hAnsiTheme="minorHAnsi"/>
                <w:sz w:val="22"/>
                <w:szCs w:val="22"/>
                <w:lang w:eastAsia="en-CA"/>
              </w:rPr>
              <w:t>Ariel.StartDate &lt;= File.LeaveEndDate</w:t>
            </w:r>
          </w:p>
          <w:p w14:paraId="4181D4B8" w14:textId="1D5000AF" w:rsidR="00535922" w:rsidRPr="00B50375" w:rsidRDefault="00E24BAC" w:rsidP="00E24BAC">
            <w:pPr>
              <w:rPr>
                <w:rFonts w:asciiTheme="minorHAnsi" w:hAnsiTheme="minorHAnsi"/>
                <w:sz w:val="22"/>
                <w:szCs w:val="22"/>
                <w:lang w:val="en-US" w:eastAsia="en-CA"/>
              </w:rPr>
            </w:pPr>
            <w:r>
              <w:rPr>
                <w:rFonts w:asciiTheme="minorHAnsi" w:hAnsiTheme="minorHAnsi"/>
                <w:sz w:val="22"/>
                <w:szCs w:val="22"/>
                <w:lang w:eastAsia="en-CA"/>
              </w:rPr>
              <w:t>Ariel.EndDate-1 day &gt;= File.LeaveStartDate</w:t>
            </w:r>
          </w:p>
        </w:tc>
      </w:tr>
      <w:tr w:rsidR="00535922" w:rsidRPr="00A61AB1" w14:paraId="58D0161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B7D3053"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CB3CD19" w14:textId="5A51E87E" w:rsidR="00535922" w:rsidRPr="00A762CE" w:rsidRDefault="008F60B0"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535922" w:rsidRPr="00A61AB1" w14:paraId="2E73809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1ED552A"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8E9050C" w14:textId="015E35E6" w:rsidR="00535922" w:rsidRPr="00C365E8" w:rsidRDefault="00671ED4" w:rsidP="000836DD">
            <w:pPr>
              <w:pStyle w:val="NormalWeb"/>
              <w:spacing w:line="276" w:lineRule="auto"/>
              <w:rPr>
                <w:rFonts w:asciiTheme="minorHAnsi" w:hAnsiTheme="minorHAnsi"/>
                <w:color w:val="000000"/>
                <w:sz w:val="22"/>
                <w:szCs w:val="22"/>
                <w:lang w:val="en-US"/>
              </w:rPr>
            </w:pPr>
            <w:r w:rsidRPr="004A0EEA">
              <w:rPr>
                <w:rFonts w:asciiTheme="minorHAnsi" w:hAnsiTheme="minorHAnsi"/>
                <w:sz w:val="22"/>
                <w:szCs w:val="22"/>
                <w:lang w:val="en-CA"/>
              </w:rPr>
              <w:t xml:space="preserve">The reported {1} starting {2} and ending {3} overlaps with previously reported: {4} starting {5} and ending {6}. Please correct reported leave information or if the reported leave information is correct </w:t>
            </w:r>
            <w:r w:rsidRPr="00BF5415">
              <w:rPr>
                <w:rFonts w:asciiTheme="minorHAnsi" w:hAnsiTheme="minorHAnsi"/>
                <w:color w:val="000000"/>
                <w:sz w:val="22"/>
                <w:szCs w:val="22"/>
                <w:lang w:val="en-CA"/>
              </w:rPr>
              <w:t>please contact HOOPP.</w:t>
            </w:r>
          </w:p>
        </w:tc>
      </w:tr>
      <w:tr w:rsidR="00535922" w:rsidRPr="00A61AB1" w14:paraId="05F74D7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0180109"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3EC7F40"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2DA90F1" w14:textId="3DA75B98" w:rsidR="00535922" w:rsidRPr="00B464B9" w:rsidRDefault="00671ED4" w:rsidP="000836DD">
            <w:pPr>
              <w:spacing w:before="60" w:after="60"/>
              <w:ind w:left="0"/>
              <w:rPr>
                <w:rFonts w:asciiTheme="minorHAnsi" w:hAnsiTheme="minorHAnsi"/>
                <w:sz w:val="22"/>
                <w:szCs w:val="22"/>
                <w:lang w:eastAsia="en-CA"/>
              </w:rPr>
            </w:pPr>
            <w:r>
              <w:rPr>
                <w:rFonts w:asciiTheme="minorHAnsi" w:hAnsiTheme="minorHAnsi"/>
                <w:sz w:val="22"/>
                <w:szCs w:val="22"/>
              </w:rPr>
              <w:t xml:space="preserve">The reported </w:t>
            </w:r>
            <w:r w:rsidRPr="00BF5415">
              <w:rPr>
                <w:rFonts w:asciiTheme="minorHAnsi" w:hAnsiTheme="minorHAnsi"/>
                <w:sz w:val="22"/>
                <w:szCs w:val="22"/>
              </w:rPr>
              <w:t>Leave overl</w:t>
            </w:r>
            <w:r>
              <w:rPr>
                <w:rFonts w:asciiTheme="minorHAnsi" w:hAnsiTheme="minorHAnsi"/>
                <w:sz w:val="22"/>
                <w:szCs w:val="22"/>
              </w:rPr>
              <w:t xml:space="preserve">aps with previously reported </w:t>
            </w:r>
            <w:r w:rsidRPr="00BF5415">
              <w:rPr>
                <w:rFonts w:asciiTheme="minorHAnsi" w:hAnsiTheme="minorHAnsi"/>
                <w:sz w:val="22"/>
                <w:szCs w:val="22"/>
              </w:rPr>
              <w:t>Contributory Leave</w:t>
            </w:r>
            <w:r>
              <w:rPr>
                <w:rFonts w:asciiTheme="minorHAnsi" w:hAnsiTheme="minorHAnsi"/>
                <w:sz w:val="22"/>
                <w:szCs w:val="22"/>
              </w:rPr>
              <w:t xml:space="preserve">. </w:t>
            </w:r>
            <w:r w:rsidRPr="00BF5415">
              <w:rPr>
                <w:rFonts w:asciiTheme="minorHAnsi" w:hAnsiTheme="minorHAnsi"/>
                <w:sz w:val="22"/>
                <w:szCs w:val="22"/>
              </w:rPr>
              <w:t>Please correct reported leave information or if the reported leave information is correct please contact HOOPP.</w:t>
            </w:r>
          </w:p>
        </w:tc>
      </w:tr>
      <w:tr w:rsidR="00535922" w:rsidRPr="0085712F" w14:paraId="3659212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B636E85" w14:textId="77777777" w:rsidR="00535922" w:rsidRPr="0085712F" w:rsidRDefault="00535922"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406D5C0" w14:textId="77777777" w:rsidR="00671ED4" w:rsidRDefault="00671ED4" w:rsidP="00671ED4">
            <w:pPr>
              <w:ind w:left="0"/>
              <w:rPr>
                <w:rFonts w:asciiTheme="minorHAnsi" w:hAnsiTheme="minorHAnsi"/>
                <w:sz w:val="22"/>
                <w:szCs w:val="22"/>
              </w:rPr>
            </w:pPr>
            <w:r>
              <w:rPr>
                <w:rFonts w:asciiTheme="minorHAnsi" w:hAnsiTheme="minorHAnsi" w:cs="Calibri"/>
                <w:color w:val="auto"/>
                <w:sz w:val="22"/>
                <w:szCs w:val="22"/>
              </w:rPr>
              <w:t xml:space="preserve">1: </w:t>
            </w:r>
            <w:r>
              <w:rPr>
                <w:rFonts w:asciiTheme="minorHAnsi" w:hAnsiTheme="minorHAnsi"/>
                <w:sz w:val="22"/>
                <w:szCs w:val="22"/>
              </w:rPr>
              <w:t>File.LeaveType</w:t>
            </w:r>
          </w:p>
          <w:p w14:paraId="5542F905" w14:textId="77777777" w:rsidR="00671ED4" w:rsidRDefault="00671ED4" w:rsidP="00671ED4">
            <w:pPr>
              <w:ind w:left="0"/>
              <w:rPr>
                <w:rFonts w:asciiTheme="minorHAnsi" w:hAnsiTheme="minorHAnsi"/>
                <w:sz w:val="22"/>
                <w:szCs w:val="22"/>
              </w:rPr>
            </w:pPr>
            <w:r>
              <w:rPr>
                <w:rFonts w:asciiTheme="minorHAnsi" w:hAnsiTheme="minorHAnsi"/>
                <w:sz w:val="22"/>
                <w:szCs w:val="22"/>
              </w:rPr>
              <w:t>2: File.Leave</w:t>
            </w:r>
            <w:r w:rsidRPr="00BF5415">
              <w:rPr>
                <w:rFonts w:asciiTheme="minorHAnsi" w:hAnsiTheme="minorHAnsi"/>
                <w:sz w:val="22"/>
                <w:szCs w:val="22"/>
              </w:rPr>
              <w:t>StartDate</w:t>
            </w:r>
            <w:r>
              <w:rPr>
                <w:rFonts w:asciiTheme="minorHAnsi" w:hAnsiTheme="minorHAnsi"/>
                <w:sz w:val="22"/>
                <w:szCs w:val="22"/>
              </w:rPr>
              <w:t xml:space="preserve"> {mm-dd-yyyy}</w:t>
            </w:r>
          </w:p>
          <w:p w14:paraId="05581F98" w14:textId="77777777" w:rsidR="00671ED4" w:rsidRDefault="00671ED4" w:rsidP="00671ED4">
            <w:pPr>
              <w:ind w:left="0"/>
              <w:rPr>
                <w:rFonts w:asciiTheme="minorHAnsi" w:hAnsiTheme="minorHAnsi"/>
                <w:sz w:val="22"/>
                <w:szCs w:val="22"/>
              </w:rPr>
            </w:pPr>
            <w:r>
              <w:rPr>
                <w:rFonts w:asciiTheme="minorHAnsi" w:hAnsiTheme="minorHAnsi"/>
                <w:sz w:val="22"/>
                <w:szCs w:val="22"/>
              </w:rPr>
              <w:t>3: File.LeaveEndDate {mm-dd-yyyy}</w:t>
            </w:r>
          </w:p>
          <w:p w14:paraId="20C0B77A" w14:textId="77777777" w:rsidR="00671ED4" w:rsidRPr="004A0EEA" w:rsidRDefault="00671ED4" w:rsidP="00671ED4">
            <w:pPr>
              <w:ind w:left="0"/>
              <w:rPr>
                <w:rFonts w:asciiTheme="minorHAnsi" w:hAnsiTheme="minorHAnsi"/>
                <w:color w:val="auto"/>
                <w:sz w:val="22"/>
                <w:szCs w:val="22"/>
              </w:rPr>
            </w:pPr>
            <w:r w:rsidRPr="004A0EEA">
              <w:rPr>
                <w:rFonts w:asciiTheme="minorHAnsi" w:hAnsiTheme="minorHAnsi"/>
                <w:color w:val="auto"/>
                <w:sz w:val="22"/>
                <w:szCs w:val="22"/>
              </w:rPr>
              <w:t>4: Ariel.BreakCode</w:t>
            </w:r>
          </w:p>
          <w:p w14:paraId="1C4B9213" w14:textId="77777777" w:rsidR="00671ED4" w:rsidRPr="004A0EEA" w:rsidRDefault="00671ED4" w:rsidP="00671ED4">
            <w:pPr>
              <w:ind w:left="0"/>
              <w:rPr>
                <w:rFonts w:asciiTheme="minorHAnsi" w:hAnsiTheme="minorHAnsi"/>
                <w:color w:val="auto"/>
                <w:sz w:val="22"/>
                <w:szCs w:val="22"/>
              </w:rPr>
            </w:pPr>
            <w:r w:rsidRPr="004A0EEA">
              <w:rPr>
                <w:rFonts w:asciiTheme="minorHAnsi" w:hAnsiTheme="minorHAnsi"/>
                <w:color w:val="auto"/>
                <w:sz w:val="22"/>
                <w:szCs w:val="22"/>
              </w:rPr>
              <w:t>5: Ariel.StartDate</w:t>
            </w:r>
            <w:r>
              <w:rPr>
                <w:rFonts w:asciiTheme="minorHAnsi" w:hAnsiTheme="minorHAnsi"/>
                <w:color w:val="auto"/>
                <w:sz w:val="22"/>
                <w:szCs w:val="22"/>
              </w:rPr>
              <w:t xml:space="preserve"> {mm-dd-yyyy}</w:t>
            </w:r>
          </w:p>
          <w:p w14:paraId="3093EF89" w14:textId="1A2F92B6" w:rsidR="00535922" w:rsidRPr="009C43D2" w:rsidRDefault="00671ED4" w:rsidP="00671ED4">
            <w:pPr>
              <w:ind w:left="0"/>
              <w:rPr>
                <w:rFonts w:asciiTheme="minorHAnsi" w:hAnsiTheme="minorHAnsi" w:cs="Calibri"/>
                <w:color w:val="auto"/>
                <w:sz w:val="22"/>
                <w:szCs w:val="22"/>
              </w:rPr>
            </w:pPr>
            <w:r w:rsidRPr="004A0EEA">
              <w:rPr>
                <w:rFonts w:asciiTheme="minorHAnsi" w:hAnsiTheme="minorHAnsi"/>
                <w:color w:val="auto"/>
                <w:sz w:val="22"/>
                <w:szCs w:val="22"/>
              </w:rPr>
              <w:t>6: Ariel.EndDate</w:t>
            </w:r>
            <w:r>
              <w:rPr>
                <w:rFonts w:asciiTheme="minorHAnsi" w:hAnsiTheme="minorHAnsi"/>
                <w:color w:val="auto"/>
                <w:sz w:val="22"/>
                <w:szCs w:val="22"/>
              </w:rPr>
              <w:t xml:space="preserve"> {mm-dd-yyyy}</w:t>
            </w:r>
          </w:p>
        </w:tc>
      </w:tr>
      <w:tr w:rsidR="00535922" w:rsidRPr="0085712F" w14:paraId="6A17ADE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458B7F9" w14:textId="77777777" w:rsidR="00535922" w:rsidRPr="0085712F" w:rsidRDefault="00535922"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A967BCA" w14:textId="031BF765" w:rsidR="00535922" w:rsidRPr="006100CE" w:rsidRDefault="00671ED4"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535922" w:rsidRPr="0085712F" w14:paraId="1940C35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9784A1F"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6C045C1" w14:textId="77777777" w:rsidR="00535922" w:rsidRPr="006100CE" w:rsidRDefault="00535922" w:rsidP="000836DD">
            <w:pPr>
              <w:spacing w:before="60" w:after="60" w:line="240" w:lineRule="auto"/>
              <w:ind w:left="0"/>
              <w:rPr>
                <w:rFonts w:asciiTheme="minorHAnsi" w:hAnsiTheme="minorHAnsi"/>
                <w:sz w:val="22"/>
                <w:szCs w:val="22"/>
                <w:lang w:eastAsia="en-CA"/>
              </w:rPr>
            </w:pPr>
          </w:p>
        </w:tc>
      </w:tr>
      <w:tr w:rsidR="00535922" w:rsidRPr="0085712F" w14:paraId="516DAB6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920232" w14:textId="77777777" w:rsidR="00535922" w:rsidRDefault="0053592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06B1719" w14:textId="77777777" w:rsidR="00535922" w:rsidRPr="0085712F" w:rsidRDefault="00535922"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0B4E91B"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675FA312" w14:textId="77777777" w:rsidR="00F93DA0" w:rsidRPr="00E8794C" w:rsidRDefault="00F93DA0" w:rsidP="003410B0">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44A38D39" w14:textId="77777777" w:rsidR="00535922" w:rsidRPr="00CA5805" w:rsidRDefault="00535922" w:rsidP="000836DD">
            <w:pPr>
              <w:spacing w:before="60" w:after="60" w:line="240" w:lineRule="auto"/>
              <w:ind w:left="0"/>
              <w:rPr>
                <w:rFonts w:asciiTheme="minorHAnsi" w:hAnsiTheme="minorHAnsi"/>
                <w:sz w:val="22"/>
                <w:szCs w:val="22"/>
                <w:lang w:eastAsia="en-CA"/>
              </w:rPr>
            </w:pPr>
          </w:p>
        </w:tc>
      </w:tr>
    </w:tbl>
    <w:p w14:paraId="77559D9A" w14:textId="77777777" w:rsidR="00535922" w:rsidRDefault="00535922" w:rsidP="00535922">
      <w:pPr>
        <w:spacing w:before="0" w:after="0" w:line="240" w:lineRule="auto"/>
        <w:ind w:left="0"/>
      </w:pPr>
    </w:p>
    <w:p w14:paraId="062FAD48" w14:textId="16F6A501" w:rsidR="00783B59" w:rsidRDefault="00783B59">
      <w:pPr>
        <w:spacing w:before="0" w:after="0" w:line="240" w:lineRule="auto"/>
        <w:ind w:left="0"/>
        <w:rPr>
          <w:lang w:val="en-US"/>
        </w:rPr>
      </w:pPr>
      <w:r>
        <w:rPr>
          <w:lang w:val="en-US"/>
        </w:rPr>
        <w:br w:type="page"/>
      </w:r>
    </w:p>
    <w:p w14:paraId="1312579E" w14:textId="08363309" w:rsidR="00783B59" w:rsidRPr="006B06A8" w:rsidRDefault="00783B59" w:rsidP="00783B59">
      <w:pPr>
        <w:pStyle w:val="Heading3"/>
      </w:pPr>
      <w:r w:rsidRPr="006B06A8">
        <w:t>Validation –</w:t>
      </w:r>
      <w:r>
        <w:t xml:space="preserve"> </w:t>
      </w:r>
      <w:r w:rsidR="0081668A">
        <w:t>Reported NCL Overlaps With Existing NCL</w:t>
      </w:r>
    </w:p>
    <w:p w14:paraId="41B80803" w14:textId="77777777" w:rsidR="00783B59" w:rsidRPr="006B06A8" w:rsidRDefault="00783B59" w:rsidP="00783B59">
      <w:pPr>
        <w:rPr>
          <w:lang w:val="en-US"/>
        </w:rPr>
      </w:pPr>
    </w:p>
    <w:tbl>
      <w:tblPr>
        <w:tblW w:w="10999"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647"/>
      </w:tblGrid>
      <w:tr w:rsidR="00783B59" w14:paraId="0B76E7D4"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C183D18"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647" w:type="dxa"/>
            <w:tcBorders>
              <w:top w:val="single" w:sz="4" w:space="0" w:color="auto"/>
              <w:left w:val="single" w:sz="4" w:space="0" w:color="auto"/>
              <w:bottom w:val="single" w:sz="4" w:space="0" w:color="auto"/>
              <w:right w:val="single" w:sz="4" w:space="0" w:color="auto"/>
            </w:tcBorders>
            <w:vAlign w:val="center"/>
          </w:tcPr>
          <w:p w14:paraId="58ECB209" w14:textId="37052B26" w:rsidR="00783B59" w:rsidRPr="00AB05E0" w:rsidRDefault="00783B59" w:rsidP="0081668A">
            <w:pPr>
              <w:pStyle w:val="Heading1"/>
              <w:rPr>
                <w:lang w:val="en-US"/>
              </w:rPr>
            </w:pPr>
            <w:bookmarkStart w:id="544" w:name="_Toc43372882"/>
            <w:r w:rsidRPr="00431F1F">
              <w:rPr>
                <w:lang w:val="en-US"/>
              </w:rPr>
              <w:t>B12</w:t>
            </w:r>
            <w:r>
              <w:rPr>
                <w:lang w:val="en-US"/>
              </w:rPr>
              <w:t>8</w:t>
            </w:r>
            <w:r w:rsidRPr="00431F1F">
              <w:rPr>
                <w:lang w:val="en-US"/>
              </w:rPr>
              <w:t>_</w:t>
            </w:r>
            <w:r w:rsidR="0081668A">
              <w:rPr>
                <w:lang w:val="en-US"/>
              </w:rPr>
              <w:t>Reported_NCL_Overalps_With_ Existing_NCL</w:t>
            </w:r>
            <w:bookmarkEnd w:id="544"/>
          </w:p>
        </w:tc>
      </w:tr>
      <w:tr w:rsidR="00783B59" w14:paraId="51F23A24"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BA85A59"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647" w:type="dxa"/>
            <w:tcBorders>
              <w:top w:val="single" w:sz="4" w:space="0" w:color="auto"/>
              <w:left w:val="single" w:sz="4" w:space="0" w:color="auto"/>
              <w:bottom w:val="single" w:sz="4" w:space="0" w:color="auto"/>
              <w:right w:val="single" w:sz="4" w:space="0" w:color="auto"/>
            </w:tcBorders>
            <w:vAlign w:val="center"/>
          </w:tcPr>
          <w:p w14:paraId="349EFA39" w14:textId="7BD59263" w:rsidR="00783B59" w:rsidRDefault="00611363" w:rsidP="00783B5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7553</w:t>
            </w:r>
          </w:p>
        </w:tc>
      </w:tr>
      <w:tr w:rsidR="00783B59" w14:paraId="4E38B611"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4AD6453"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647" w:type="dxa"/>
            <w:tcBorders>
              <w:top w:val="single" w:sz="4" w:space="0" w:color="auto"/>
              <w:left w:val="single" w:sz="4" w:space="0" w:color="auto"/>
              <w:bottom w:val="single" w:sz="4" w:space="0" w:color="auto"/>
              <w:right w:val="single" w:sz="4" w:space="0" w:color="auto"/>
            </w:tcBorders>
            <w:vAlign w:val="center"/>
          </w:tcPr>
          <w:p w14:paraId="1AEE978D" w14:textId="77777777" w:rsidR="00783B59" w:rsidRDefault="00783B59" w:rsidP="00783B5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783B59" w14:paraId="736C2354"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AD8CB4"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647" w:type="dxa"/>
            <w:tcBorders>
              <w:top w:val="single" w:sz="4" w:space="0" w:color="auto"/>
              <w:left w:val="single" w:sz="4" w:space="0" w:color="auto"/>
              <w:bottom w:val="single" w:sz="4" w:space="0" w:color="auto"/>
              <w:right w:val="single" w:sz="4" w:space="0" w:color="auto"/>
            </w:tcBorders>
            <w:vAlign w:val="center"/>
          </w:tcPr>
          <w:p w14:paraId="4CFBD01F" w14:textId="77777777" w:rsidR="00783B59" w:rsidRDefault="00783B59" w:rsidP="00783B5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256CC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783B59" w14:paraId="28006DDB"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6944734"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647" w:type="dxa"/>
            <w:tcBorders>
              <w:top w:val="single" w:sz="4" w:space="0" w:color="auto"/>
              <w:left w:val="single" w:sz="4" w:space="0" w:color="auto"/>
              <w:bottom w:val="single" w:sz="4" w:space="0" w:color="auto"/>
              <w:right w:val="single" w:sz="4" w:space="0" w:color="auto"/>
            </w:tcBorders>
            <w:vAlign w:val="center"/>
          </w:tcPr>
          <w:p w14:paraId="517C48C4" w14:textId="69683AA5" w:rsidR="00783B59" w:rsidRPr="00215615" w:rsidRDefault="00783B59" w:rsidP="0061136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Non-Contributory Leaves</w:t>
            </w:r>
          </w:p>
        </w:tc>
      </w:tr>
      <w:tr w:rsidR="00783B59" w14:paraId="1E0A4B7E"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3833E8E"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647" w:type="dxa"/>
            <w:tcBorders>
              <w:top w:val="single" w:sz="4" w:space="0" w:color="auto"/>
              <w:left w:val="single" w:sz="4" w:space="0" w:color="auto"/>
              <w:bottom w:val="single" w:sz="4" w:space="0" w:color="auto"/>
              <w:right w:val="single" w:sz="4" w:space="0" w:color="auto"/>
            </w:tcBorders>
            <w:vAlign w:val="center"/>
          </w:tcPr>
          <w:p w14:paraId="4D0398D0" w14:textId="5A742B77" w:rsidR="00783B59" w:rsidRDefault="0081668A" w:rsidP="00783B5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Warning</w:t>
            </w:r>
            <w:r w:rsidR="00783B59">
              <w:rPr>
                <w:rFonts w:asciiTheme="minorHAnsi" w:hAnsiTheme="minorHAnsi"/>
                <w:sz w:val="22"/>
                <w:szCs w:val="22"/>
                <w:lang w:eastAsia="en-CA"/>
              </w:rPr>
              <w:t xml:space="preserve"> </w:t>
            </w:r>
          </w:p>
        </w:tc>
      </w:tr>
      <w:tr w:rsidR="00783B59" w14:paraId="4848CCBB"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FED1C8"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647" w:type="dxa"/>
            <w:tcBorders>
              <w:top w:val="single" w:sz="4" w:space="0" w:color="auto"/>
              <w:left w:val="single" w:sz="4" w:space="0" w:color="auto"/>
              <w:bottom w:val="single" w:sz="4" w:space="0" w:color="auto"/>
              <w:right w:val="single" w:sz="4" w:space="0" w:color="auto"/>
            </w:tcBorders>
            <w:vAlign w:val="center"/>
          </w:tcPr>
          <w:p w14:paraId="49C29130" w14:textId="77777777" w:rsidR="00783B59" w:rsidRPr="00B464B9" w:rsidRDefault="00783B59" w:rsidP="00783B59">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783B59" w:rsidRPr="00A61AB1" w14:paraId="4BBCFD66"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E30A29"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00993C5"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647" w:type="dxa"/>
            <w:tcBorders>
              <w:top w:val="single" w:sz="4" w:space="0" w:color="auto"/>
              <w:left w:val="single" w:sz="4" w:space="0" w:color="auto"/>
              <w:bottom w:val="single" w:sz="4" w:space="0" w:color="auto"/>
              <w:right w:val="single" w:sz="4" w:space="0" w:color="auto"/>
            </w:tcBorders>
            <w:vAlign w:val="center"/>
          </w:tcPr>
          <w:p w14:paraId="6A92B2A6" w14:textId="77777777" w:rsidR="00783B59" w:rsidRPr="00783B59" w:rsidRDefault="00783B59" w:rsidP="00783B59">
            <w:pPr>
              <w:ind w:left="0"/>
              <w:rPr>
                <w:rFonts w:asciiTheme="minorHAnsi" w:hAnsiTheme="minorHAnsi"/>
                <w:sz w:val="22"/>
                <w:szCs w:val="22"/>
                <w:lang w:val="en-US" w:eastAsia="en-CA"/>
              </w:rPr>
            </w:pPr>
            <w:r w:rsidRPr="00783B59">
              <w:rPr>
                <w:rFonts w:asciiTheme="minorHAnsi" w:hAnsiTheme="minorHAnsi"/>
                <w:sz w:val="22"/>
                <w:szCs w:val="22"/>
                <w:lang w:val="en-US" w:eastAsia="en-CA"/>
              </w:rPr>
              <w:t>Non-Contributory Leave Reported overlaps with Non-Contributory Leave in Ariel.</w:t>
            </w:r>
          </w:p>
          <w:p w14:paraId="4A76D457" w14:textId="28D04168" w:rsidR="00783B59" w:rsidRPr="00C301FC" w:rsidRDefault="00783B59" w:rsidP="00783B59">
            <w:pPr>
              <w:ind w:left="0"/>
              <w:rPr>
                <w:rFonts w:asciiTheme="minorHAnsi" w:hAnsiTheme="minorHAnsi"/>
                <w:sz w:val="22"/>
                <w:szCs w:val="22"/>
                <w:lang w:val="en-US" w:eastAsia="en-CA"/>
              </w:rPr>
            </w:pPr>
            <w:r w:rsidRPr="00783B59">
              <w:rPr>
                <w:rFonts w:asciiTheme="minorHAnsi" w:hAnsiTheme="minorHAnsi"/>
                <w:sz w:val="22"/>
                <w:szCs w:val="22"/>
                <w:lang w:val="en-US" w:eastAsia="en-CA"/>
              </w:rPr>
              <w:t>Allows ER to change SD, ED, Type in Ariel if earlier of the leave start dates is &gt; t</w:t>
            </w:r>
            <w:r>
              <w:rPr>
                <w:rFonts w:asciiTheme="minorHAnsi" w:hAnsiTheme="minorHAnsi"/>
                <w:sz w:val="22"/>
                <w:szCs w:val="22"/>
                <w:lang w:val="en-US" w:eastAsia="en-CA"/>
              </w:rPr>
              <w:t>he Employer’s Year End Closed Indicator</w:t>
            </w:r>
            <w:r w:rsidRPr="00783B59">
              <w:rPr>
                <w:rFonts w:asciiTheme="minorHAnsi" w:hAnsiTheme="minorHAnsi"/>
                <w:sz w:val="22"/>
                <w:szCs w:val="22"/>
                <w:lang w:val="en-US" w:eastAsia="en-CA"/>
              </w:rPr>
              <w:t>, and leave in Ariel is NOT Health.</w:t>
            </w:r>
          </w:p>
        </w:tc>
      </w:tr>
      <w:tr w:rsidR="00783B59" w:rsidRPr="0081668A" w14:paraId="3FCC423A"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C520C32"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647" w:type="dxa"/>
            <w:tcBorders>
              <w:top w:val="single" w:sz="4" w:space="0" w:color="auto"/>
              <w:left w:val="single" w:sz="4" w:space="0" w:color="auto"/>
              <w:bottom w:val="single" w:sz="4" w:space="0" w:color="auto"/>
              <w:right w:val="single" w:sz="4" w:space="0" w:color="auto"/>
            </w:tcBorders>
            <w:vAlign w:val="center"/>
          </w:tcPr>
          <w:p w14:paraId="62AAA158" w14:textId="51393BC1" w:rsidR="00783B59" w:rsidRPr="0081668A" w:rsidRDefault="00783B59" w:rsidP="00AE7E43">
            <w:pPr>
              <w:ind w:left="0"/>
              <w:rPr>
                <w:rFonts w:asciiTheme="minorHAnsi" w:hAnsiTheme="minorHAnsi"/>
                <w:sz w:val="22"/>
                <w:szCs w:val="22"/>
                <w:lang w:val="en-US" w:eastAsia="en-CA"/>
              </w:rPr>
            </w:pPr>
            <w:r w:rsidRPr="0081668A">
              <w:rPr>
                <w:rFonts w:asciiTheme="minorHAnsi" w:hAnsiTheme="minorHAnsi"/>
                <w:sz w:val="22"/>
                <w:szCs w:val="22"/>
                <w:lang w:val="en-US" w:eastAsia="en-CA"/>
              </w:rPr>
              <w:t>Trigger warning if:</w:t>
            </w:r>
          </w:p>
          <w:p w14:paraId="46FC9C3D" w14:textId="77777777" w:rsidR="00783B59" w:rsidRDefault="00783B59" w:rsidP="0081668A">
            <w:pPr>
              <w:ind w:left="720"/>
              <w:rPr>
                <w:rFonts w:asciiTheme="minorHAnsi" w:hAnsiTheme="minorHAnsi"/>
                <w:sz w:val="22"/>
                <w:szCs w:val="22"/>
                <w:lang w:val="en-US" w:eastAsia="en-CA"/>
              </w:rPr>
            </w:pPr>
            <w:r>
              <w:rPr>
                <w:rFonts w:asciiTheme="minorHAnsi" w:hAnsiTheme="minorHAnsi"/>
                <w:sz w:val="22"/>
                <w:szCs w:val="22"/>
                <w:lang w:val="en-US" w:eastAsia="en-CA"/>
              </w:rPr>
              <w:t>Ariel.Employer = File.Employer</w:t>
            </w:r>
          </w:p>
          <w:p w14:paraId="64029FE2" w14:textId="77777777" w:rsidR="00783B59" w:rsidRDefault="00783B59" w:rsidP="00E96EF7">
            <w:pPr>
              <w:ind w:left="720"/>
              <w:rPr>
                <w:rFonts w:asciiTheme="minorHAnsi" w:hAnsiTheme="minorHAnsi"/>
                <w:sz w:val="22"/>
                <w:szCs w:val="22"/>
                <w:lang w:val="en-US" w:eastAsia="en-CA"/>
              </w:rPr>
            </w:pPr>
            <w:r>
              <w:rPr>
                <w:rFonts w:asciiTheme="minorHAnsi" w:hAnsiTheme="minorHAnsi"/>
                <w:sz w:val="22"/>
                <w:szCs w:val="22"/>
                <w:lang w:val="en-US" w:eastAsia="en-CA"/>
              </w:rPr>
              <w:t xml:space="preserve">And </w:t>
            </w:r>
          </w:p>
          <w:p w14:paraId="7BBA91F3" w14:textId="77777777" w:rsidR="0081668A" w:rsidRDefault="00783B59" w:rsidP="00E96EF7">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w:t>
            </w:r>
          </w:p>
          <w:p w14:paraId="19F3E175" w14:textId="3F7E02E0" w:rsidR="00783B59" w:rsidRPr="0081668A" w:rsidRDefault="00783B59" w:rsidP="000C71F4">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File.LeaveType NC* &lt;&gt; Ariel.LeaveType NC*</w:t>
            </w:r>
          </w:p>
          <w:p w14:paraId="3C1D178D" w14:textId="7352EC89" w:rsidR="00783B59" w:rsidRPr="0081668A" w:rsidRDefault="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And</w:t>
            </w:r>
          </w:p>
          <w:p w14:paraId="431D6075" w14:textId="77777777" w:rsidR="00783B59" w:rsidRPr="0081668A" w:rsidRDefault="00783B59">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Ariel.LeaveType NC* &lt;&gt; NCH</w:t>
            </w:r>
          </w:p>
          <w:p w14:paraId="590A4B8F" w14:textId="6A47B8B2" w:rsidR="00783B59" w:rsidRPr="0081668A" w:rsidRDefault="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And</w:t>
            </w:r>
          </w:p>
          <w:p w14:paraId="7B018BBB" w14:textId="77777777" w:rsidR="00783B59" w:rsidRPr="0081668A" w:rsidRDefault="00783B59">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Ariel.StartDate &lt;=  File.EndDate</w:t>
            </w:r>
          </w:p>
          <w:p w14:paraId="055A7C86" w14:textId="40A1024C" w:rsidR="00783B59" w:rsidRPr="0081668A" w:rsidRDefault="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And</w:t>
            </w:r>
          </w:p>
          <w:p w14:paraId="60411EEB" w14:textId="77777777" w:rsidR="0081668A" w:rsidRDefault="00783B59">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Ariel.EndDate &gt;= File.StartDate + 1 day</w:t>
            </w:r>
          </w:p>
          <w:p w14:paraId="7B67D041" w14:textId="3D4C0B84" w:rsidR="00783B59" w:rsidRPr="0081668A" w:rsidRDefault="00783B59">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w:t>
            </w:r>
          </w:p>
          <w:p w14:paraId="58AD5AED" w14:textId="4138BA84" w:rsidR="00783B59" w:rsidRPr="0081668A" w:rsidRDefault="00783B59">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Or</w:t>
            </w:r>
          </w:p>
          <w:p w14:paraId="2962A13E" w14:textId="77777777" w:rsidR="0081668A" w:rsidRDefault="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w:t>
            </w:r>
          </w:p>
          <w:p w14:paraId="6E6B55D6" w14:textId="47D09CA4" w:rsidR="00783B59" w:rsidRPr="0081668A" w:rsidRDefault="00783B59">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File.LeaveType NC* = Ariel.LeaveType NC*</w:t>
            </w:r>
          </w:p>
          <w:p w14:paraId="26C8DC2B" w14:textId="0000F586" w:rsidR="00783B59" w:rsidRPr="0081668A" w:rsidRDefault="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And</w:t>
            </w:r>
          </w:p>
          <w:p w14:paraId="02B326FB" w14:textId="77777777" w:rsidR="00783B59" w:rsidRPr="0081668A" w:rsidRDefault="00783B59">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Ariel.LeaveType NC* &lt;&gt; NCH</w:t>
            </w:r>
          </w:p>
          <w:p w14:paraId="2DEB17FE" w14:textId="624E0987" w:rsidR="00783B59" w:rsidRPr="0081668A" w:rsidRDefault="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And</w:t>
            </w:r>
          </w:p>
          <w:p w14:paraId="2F043694" w14:textId="77777777" w:rsidR="00783B59" w:rsidRPr="0081668A" w:rsidRDefault="00783B59">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 xml:space="preserve">Ariel.StartDate &lt;&gt;  File.StartDate </w:t>
            </w:r>
          </w:p>
          <w:p w14:paraId="4FAEAB4C" w14:textId="387233B2" w:rsidR="00783B59" w:rsidRPr="0081668A" w:rsidRDefault="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And</w:t>
            </w:r>
          </w:p>
          <w:p w14:paraId="7AEE7326" w14:textId="77777777" w:rsidR="00783B59" w:rsidRPr="0081668A" w:rsidRDefault="00783B59">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Ariel.StartDate &lt;=  File.EndDate</w:t>
            </w:r>
          </w:p>
          <w:p w14:paraId="28C47244" w14:textId="05365684" w:rsidR="00783B59" w:rsidRPr="0081668A" w:rsidRDefault="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And</w:t>
            </w:r>
          </w:p>
          <w:p w14:paraId="2916269B" w14:textId="77777777" w:rsidR="0081668A" w:rsidRDefault="00783B59">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Ariel.En</w:t>
            </w:r>
            <w:r w:rsidR="0081668A">
              <w:rPr>
                <w:rFonts w:asciiTheme="minorHAnsi" w:hAnsiTheme="minorHAnsi"/>
                <w:sz w:val="22"/>
                <w:szCs w:val="22"/>
                <w:lang w:val="en-US" w:eastAsia="en-CA"/>
              </w:rPr>
              <w:t>dDate &gt;= File.StartDate + 1 day</w:t>
            </w:r>
          </w:p>
          <w:p w14:paraId="13605F1E" w14:textId="51D3D8C8" w:rsidR="00783B59" w:rsidRPr="0081668A" w:rsidRDefault="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w:t>
            </w:r>
          </w:p>
          <w:p w14:paraId="3AA56048" w14:textId="2865021C" w:rsidR="00783B59" w:rsidRPr="0081668A" w:rsidRDefault="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Or</w:t>
            </w:r>
          </w:p>
          <w:p w14:paraId="47304DA4" w14:textId="77777777" w:rsidR="0081668A" w:rsidRDefault="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w:t>
            </w:r>
          </w:p>
          <w:p w14:paraId="756B8065" w14:textId="231F7661" w:rsidR="00783B59" w:rsidRPr="0081668A" w:rsidRDefault="00783B59">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 xml:space="preserve">File.LeaveType NC* = Ariel.LeaveType NC* </w:t>
            </w:r>
          </w:p>
          <w:p w14:paraId="3829A584" w14:textId="69061594" w:rsidR="00783B59" w:rsidRPr="00BF47DB" w:rsidRDefault="001550BD">
            <w:pPr>
              <w:autoSpaceDE w:val="0"/>
              <w:autoSpaceDN w:val="0"/>
              <w:adjustRightInd w:val="0"/>
              <w:spacing w:before="0" w:after="0" w:line="240" w:lineRule="auto"/>
              <w:ind w:left="720"/>
              <w:rPr>
                <w:rFonts w:asciiTheme="minorHAnsi" w:hAnsiTheme="minorHAnsi"/>
                <w:sz w:val="22"/>
                <w:szCs w:val="22"/>
                <w:lang w:eastAsia="en-CA"/>
              </w:rPr>
            </w:pPr>
            <w:r w:rsidRPr="00BF47DB">
              <w:rPr>
                <w:rFonts w:asciiTheme="minorHAnsi" w:hAnsiTheme="minorHAnsi"/>
                <w:sz w:val="22"/>
                <w:szCs w:val="22"/>
                <w:lang w:eastAsia="en-CA"/>
              </w:rPr>
              <w:t>And</w:t>
            </w:r>
          </w:p>
          <w:p w14:paraId="30BF9857" w14:textId="77777777" w:rsidR="00783B59" w:rsidRPr="00BF47DB" w:rsidRDefault="00783B59">
            <w:pPr>
              <w:autoSpaceDE w:val="0"/>
              <w:autoSpaceDN w:val="0"/>
              <w:adjustRightInd w:val="0"/>
              <w:spacing w:before="0" w:after="0" w:line="240" w:lineRule="auto"/>
              <w:ind w:left="720"/>
              <w:rPr>
                <w:rFonts w:asciiTheme="minorHAnsi" w:hAnsiTheme="minorHAnsi"/>
                <w:sz w:val="22"/>
                <w:szCs w:val="22"/>
                <w:lang w:eastAsia="en-CA"/>
              </w:rPr>
            </w:pPr>
            <w:r w:rsidRPr="00BF47DB">
              <w:rPr>
                <w:rFonts w:asciiTheme="minorHAnsi" w:hAnsiTheme="minorHAnsi"/>
                <w:sz w:val="22"/>
                <w:szCs w:val="22"/>
                <w:lang w:eastAsia="en-CA"/>
              </w:rPr>
              <w:t>Ariel.LeaveType NC* &lt;&gt; NCH</w:t>
            </w:r>
          </w:p>
          <w:p w14:paraId="4143FDD9" w14:textId="2976CB13" w:rsidR="00783B59" w:rsidRPr="00BF47DB" w:rsidRDefault="001550BD">
            <w:pPr>
              <w:autoSpaceDE w:val="0"/>
              <w:autoSpaceDN w:val="0"/>
              <w:adjustRightInd w:val="0"/>
              <w:spacing w:before="0" w:after="0" w:line="240" w:lineRule="auto"/>
              <w:ind w:left="720"/>
              <w:rPr>
                <w:rFonts w:asciiTheme="minorHAnsi" w:hAnsiTheme="minorHAnsi"/>
                <w:sz w:val="22"/>
                <w:szCs w:val="22"/>
                <w:lang w:eastAsia="en-CA"/>
              </w:rPr>
            </w:pPr>
            <w:r w:rsidRPr="00BF47DB">
              <w:rPr>
                <w:rFonts w:asciiTheme="minorHAnsi" w:hAnsiTheme="minorHAnsi"/>
                <w:sz w:val="22"/>
                <w:szCs w:val="22"/>
                <w:lang w:eastAsia="en-CA"/>
              </w:rPr>
              <w:t>And</w:t>
            </w:r>
          </w:p>
          <w:p w14:paraId="686E492B" w14:textId="77777777" w:rsidR="00783B59" w:rsidRPr="00BF47DB" w:rsidRDefault="00783B59">
            <w:pPr>
              <w:autoSpaceDE w:val="0"/>
              <w:autoSpaceDN w:val="0"/>
              <w:adjustRightInd w:val="0"/>
              <w:spacing w:before="0" w:after="0" w:line="240" w:lineRule="auto"/>
              <w:ind w:left="720"/>
              <w:rPr>
                <w:rFonts w:asciiTheme="minorHAnsi" w:hAnsiTheme="minorHAnsi"/>
                <w:sz w:val="22"/>
                <w:szCs w:val="22"/>
                <w:lang w:eastAsia="en-CA"/>
              </w:rPr>
            </w:pPr>
            <w:r w:rsidRPr="00BF47DB">
              <w:rPr>
                <w:rFonts w:asciiTheme="minorHAnsi" w:hAnsiTheme="minorHAnsi"/>
                <w:sz w:val="22"/>
                <w:szCs w:val="22"/>
                <w:lang w:eastAsia="en-CA"/>
              </w:rPr>
              <w:t xml:space="preserve">Ariel.StartDate =  File.StartDate </w:t>
            </w:r>
          </w:p>
          <w:p w14:paraId="69F9E091" w14:textId="4D59587D" w:rsidR="00783B59" w:rsidRPr="00BF47DB" w:rsidRDefault="001550BD">
            <w:pPr>
              <w:autoSpaceDE w:val="0"/>
              <w:autoSpaceDN w:val="0"/>
              <w:adjustRightInd w:val="0"/>
              <w:spacing w:before="0" w:after="0" w:line="240" w:lineRule="auto"/>
              <w:ind w:left="720"/>
              <w:rPr>
                <w:rFonts w:asciiTheme="minorHAnsi" w:hAnsiTheme="minorHAnsi"/>
                <w:sz w:val="22"/>
                <w:szCs w:val="22"/>
                <w:lang w:eastAsia="en-CA"/>
              </w:rPr>
            </w:pPr>
            <w:r w:rsidRPr="00BF47DB">
              <w:rPr>
                <w:rFonts w:asciiTheme="minorHAnsi" w:hAnsiTheme="minorHAnsi"/>
                <w:sz w:val="22"/>
                <w:szCs w:val="22"/>
                <w:lang w:eastAsia="en-CA"/>
              </w:rPr>
              <w:t>And</w:t>
            </w:r>
            <w:r w:rsidR="00783B59" w:rsidRPr="00BF47DB">
              <w:rPr>
                <w:rFonts w:asciiTheme="minorHAnsi" w:hAnsiTheme="minorHAnsi"/>
                <w:sz w:val="22"/>
                <w:szCs w:val="22"/>
                <w:lang w:eastAsia="en-CA"/>
              </w:rPr>
              <w:t xml:space="preserve"> </w:t>
            </w:r>
          </w:p>
          <w:p w14:paraId="322914BC" w14:textId="77777777" w:rsidR="00783B59" w:rsidRPr="00BF47DB" w:rsidRDefault="00783B59">
            <w:pPr>
              <w:autoSpaceDE w:val="0"/>
              <w:autoSpaceDN w:val="0"/>
              <w:adjustRightInd w:val="0"/>
              <w:spacing w:before="0" w:after="0" w:line="240" w:lineRule="auto"/>
              <w:ind w:left="720"/>
              <w:rPr>
                <w:rFonts w:asciiTheme="minorHAnsi" w:hAnsiTheme="minorHAnsi"/>
                <w:sz w:val="22"/>
                <w:szCs w:val="22"/>
                <w:lang w:eastAsia="en-CA"/>
              </w:rPr>
            </w:pPr>
            <w:r w:rsidRPr="00BF47DB">
              <w:rPr>
                <w:rFonts w:asciiTheme="minorHAnsi" w:hAnsiTheme="minorHAnsi"/>
                <w:sz w:val="22"/>
                <w:szCs w:val="22"/>
                <w:lang w:eastAsia="en-CA"/>
              </w:rPr>
              <w:t>Ariel.EndDate &lt;&gt; 2200-12-31</w:t>
            </w:r>
          </w:p>
          <w:p w14:paraId="6D0D4603" w14:textId="77A4A346" w:rsidR="00783B59" w:rsidRPr="0081668A" w:rsidRDefault="001550BD">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And</w:t>
            </w:r>
          </w:p>
          <w:p w14:paraId="090D2D00" w14:textId="77777777" w:rsidR="0081668A" w:rsidRDefault="00783B59">
            <w:pPr>
              <w:autoSpaceDE w:val="0"/>
              <w:autoSpaceDN w:val="0"/>
              <w:adjustRightInd w:val="0"/>
              <w:spacing w:before="0" w:after="0" w:line="240" w:lineRule="auto"/>
              <w:ind w:left="720"/>
              <w:rPr>
                <w:rFonts w:asciiTheme="minorHAnsi" w:hAnsiTheme="minorHAnsi"/>
                <w:sz w:val="22"/>
                <w:szCs w:val="22"/>
                <w:lang w:val="en-US" w:eastAsia="en-CA"/>
              </w:rPr>
            </w:pPr>
            <w:r w:rsidRPr="0081668A">
              <w:rPr>
                <w:rFonts w:asciiTheme="minorHAnsi" w:hAnsiTheme="minorHAnsi"/>
                <w:sz w:val="22"/>
                <w:szCs w:val="22"/>
                <w:lang w:val="en-US" w:eastAsia="en-CA"/>
              </w:rPr>
              <w:t>Ariel.EndDate &lt;&gt; File.EndDate + 1 day</w:t>
            </w:r>
          </w:p>
          <w:p w14:paraId="3143D980" w14:textId="59841098" w:rsidR="00783B59" w:rsidRPr="0081668A" w:rsidRDefault="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w:t>
            </w:r>
          </w:p>
          <w:p w14:paraId="12FBD972" w14:textId="299687D1" w:rsidR="00783B59" w:rsidRDefault="005E0C7D">
            <w:pPr>
              <w:autoSpaceDE w:val="0"/>
              <w:autoSpaceDN w:val="0"/>
              <w:adjustRightInd w:val="0"/>
              <w:spacing w:before="0" w:after="0" w:line="240" w:lineRule="auto"/>
              <w:ind w:left="720"/>
              <w:rPr>
                <w:lang w:val="en-US" w:eastAsia="en-CA"/>
              </w:rPr>
            </w:pPr>
            <w:r>
              <w:rPr>
                <w:rFonts w:asciiTheme="minorHAnsi" w:hAnsiTheme="minorHAnsi"/>
                <w:sz w:val="22"/>
                <w:szCs w:val="22"/>
                <w:lang w:val="en-US" w:eastAsia="en-CA"/>
              </w:rPr>
              <w:t xml:space="preserve">And </w:t>
            </w:r>
            <w:r>
              <w:rPr>
                <w:rFonts w:asciiTheme="minorHAnsi" w:hAnsiTheme="minorHAnsi"/>
                <w:sz w:val="22"/>
                <w:szCs w:val="22"/>
                <w:lang w:val="en-US" w:eastAsia="en-CA"/>
              </w:rPr>
              <w:br/>
              <w:t>Minimum (Ariel.StartDate; File.StartDate</w:t>
            </w:r>
            <w:r w:rsidRPr="005E0C7D">
              <w:rPr>
                <w:rFonts w:asciiTheme="minorHAnsi" w:hAnsiTheme="minorHAnsi"/>
                <w:sz w:val="22"/>
                <w:szCs w:val="22"/>
                <w:lang w:val="en-US" w:eastAsia="en-CA"/>
              </w:rPr>
              <w:t xml:space="preserve">) </w:t>
            </w:r>
            <w:r w:rsidRPr="005E0C7D">
              <w:rPr>
                <w:lang w:val="en-US" w:eastAsia="en-CA"/>
              </w:rPr>
              <w:t>&gt; the Employer’s Year End Closed Indicator</w:t>
            </w:r>
          </w:p>
          <w:p w14:paraId="0EE5356B" w14:textId="77777777" w:rsidR="001550BD" w:rsidRPr="0081668A" w:rsidRDefault="001550BD">
            <w:pPr>
              <w:autoSpaceDE w:val="0"/>
              <w:autoSpaceDN w:val="0"/>
              <w:adjustRightInd w:val="0"/>
              <w:spacing w:before="0" w:after="0" w:line="240" w:lineRule="auto"/>
              <w:ind w:left="720"/>
              <w:rPr>
                <w:rFonts w:asciiTheme="minorHAnsi" w:hAnsiTheme="minorHAnsi"/>
                <w:sz w:val="22"/>
                <w:szCs w:val="22"/>
                <w:lang w:val="en-US" w:eastAsia="en-CA"/>
              </w:rPr>
            </w:pPr>
          </w:p>
          <w:p w14:paraId="024C2FA3" w14:textId="10A60B96" w:rsidR="00783B59" w:rsidRPr="0081668A" w:rsidRDefault="0081668A" w:rsidP="0081668A">
            <w:pPr>
              <w:autoSpaceDE w:val="0"/>
              <w:autoSpaceDN w:val="0"/>
              <w:adjustRightInd w:val="0"/>
              <w:spacing w:before="0" w:after="0" w:line="240" w:lineRule="auto"/>
              <w:ind w:left="720"/>
              <w:rPr>
                <w:rFonts w:asciiTheme="minorHAnsi" w:hAnsiTheme="minorHAnsi"/>
                <w:sz w:val="22"/>
                <w:szCs w:val="22"/>
                <w:lang w:val="en-US" w:eastAsia="en-CA"/>
              </w:rPr>
            </w:pPr>
            <w:r>
              <w:rPr>
                <w:rFonts w:asciiTheme="minorHAnsi" w:hAnsiTheme="minorHAnsi"/>
                <w:sz w:val="22"/>
                <w:szCs w:val="22"/>
                <w:lang w:val="en-US" w:eastAsia="en-CA"/>
              </w:rPr>
              <w:t xml:space="preserve">Note: If Ariel.LeaveType = NCH we should not trigger </w:t>
            </w:r>
            <w:r w:rsidR="00783B59" w:rsidRPr="0081668A">
              <w:rPr>
                <w:rFonts w:asciiTheme="minorHAnsi" w:hAnsiTheme="minorHAnsi"/>
                <w:sz w:val="22"/>
                <w:szCs w:val="22"/>
                <w:lang w:val="en-US" w:eastAsia="en-CA"/>
              </w:rPr>
              <w:t xml:space="preserve">B128 </w:t>
            </w:r>
            <w:r>
              <w:rPr>
                <w:rFonts w:asciiTheme="minorHAnsi" w:hAnsiTheme="minorHAnsi"/>
                <w:sz w:val="22"/>
                <w:szCs w:val="22"/>
                <w:lang w:val="en-US" w:eastAsia="en-CA"/>
              </w:rPr>
              <w:t>and we should not be modifying this break</w:t>
            </w:r>
            <w:r w:rsidR="00783B59" w:rsidRPr="0081668A">
              <w:rPr>
                <w:rFonts w:asciiTheme="minorHAnsi" w:hAnsiTheme="minorHAnsi"/>
                <w:sz w:val="22"/>
                <w:szCs w:val="22"/>
                <w:lang w:val="en-US" w:eastAsia="en-CA"/>
              </w:rPr>
              <w:t>.</w:t>
            </w:r>
          </w:p>
        </w:tc>
      </w:tr>
      <w:tr w:rsidR="00783B59" w:rsidRPr="00A61AB1" w14:paraId="07B6C5B2"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1585E3"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647" w:type="dxa"/>
            <w:tcBorders>
              <w:top w:val="single" w:sz="4" w:space="0" w:color="auto"/>
              <w:left w:val="single" w:sz="4" w:space="0" w:color="auto"/>
              <w:bottom w:val="single" w:sz="4" w:space="0" w:color="auto"/>
              <w:right w:val="single" w:sz="4" w:space="0" w:color="auto"/>
            </w:tcBorders>
            <w:vAlign w:val="center"/>
          </w:tcPr>
          <w:p w14:paraId="46BE25A3" w14:textId="77777777" w:rsidR="00783B59" w:rsidRPr="0013251A" w:rsidRDefault="00783B59" w:rsidP="00783B59">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783B59" w:rsidRPr="00A61AB1" w14:paraId="7054C8C6"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9CAEB39"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647" w:type="dxa"/>
            <w:tcBorders>
              <w:top w:val="single" w:sz="4" w:space="0" w:color="auto"/>
              <w:left w:val="single" w:sz="4" w:space="0" w:color="auto"/>
              <w:bottom w:val="single" w:sz="4" w:space="0" w:color="auto"/>
              <w:right w:val="single" w:sz="4" w:space="0" w:color="auto"/>
            </w:tcBorders>
            <w:vAlign w:val="center"/>
          </w:tcPr>
          <w:p w14:paraId="48AEADF7" w14:textId="14775428" w:rsidR="00783B59" w:rsidRPr="00A72B28" w:rsidRDefault="0081668A" w:rsidP="00611363">
            <w:pPr>
              <w:pStyle w:val="NormalWeb"/>
              <w:spacing w:line="276" w:lineRule="auto"/>
              <w:rPr>
                <w:rFonts w:asciiTheme="minorHAnsi" w:hAnsiTheme="minorHAnsi"/>
                <w:color w:val="000000"/>
                <w:sz w:val="22"/>
                <w:szCs w:val="22"/>
                <w:lang w:val="en-CA"/>
              </w:rPr>
            </w:pPr>
            <w:r w:rsidRPr="0081668A">
              <w:rPr>
                <w:rFonts w:asciiTheme="minorHAnsi" w:hAnsiTheme="minorHAnsi"/>
                <w:color w:val="000000"/>
                <w:sz w:val="22"/>
                <w:szCs w:val="22"/>
                <w:lang w:val="en-CA"/>
              </w:rPr>
              <w:t xml:space="preserve">The reported </w:t>
            </w:r>
            <w:r w:rsidR="00611363">
              <w:rPr>
                <w:rFonts w:asciiTheme="minorHAnsi" w:hAnsiTheme="minorHAnsi"/>
                <w:color w:val="000000"/>
                <w:sz w:val="22"/>
                <w:szCs w:val="22"/>
                <w:lang w:val="en-CA"/>
              </w:rPr>
              <w:t>{0}</w:t>
            </w:r>
            <w:r w:rsidRPr="0081668A">
              <w:rPr>
                <w:rFonts w:asciiTheme="minorHAnsi" w:hAnsiTheme="minorHAnsi"/>
                <w:color w:val="000000"/>
                <w:sz w:val="22"/>
                <w:szCs w:val="22"/>
                <w:lang w:val="en-CA"/>
              </w:rPr>
              <w:t xml:space="preserve"> starting </w:t>
            </w:r>
            <w:r w:rsidR="00611363">
              <w:rPr>
                <w:rFonts w:asciiTheme="minorHAnsi" w:hAnsiTheme="minorHAnsi"/>
                <w:color w:val="000000"/>
                <w:sz w:val="22"/>
                <w:szCs w:val="22"/>
                <w:lang w:val="en-CA"/>
              </w:rPr>
              <w:t>{1}</w:t>
            </w:r>
            <w:r w:rsidRPr="0081668A">
              <w:rPr>
                <w:rFonts w:asciiTheme="minorHAnsi" w:hAnsiTheme="minorHAnsi"/>
                <w:color w:val="000000"/>
                <w:sz w:val="22"/>
                <w:szCs w:val="22"/>
                <w:lang w:val="en-CA"/>
              </w:rPr>
              <w:t xml:space="preserve"> and ending </w:t>
            </w:r>
            <w:r w:rsidR="00611363">
              <w:rPr>
                <w:rFonts w:asciiTheme="minorHAnsi" w:hAnsiTheme="minorHAnsi"/>
                <w:color w:val="000000"/>
                <w:sz w:val="22"/>
                <w:szCs w:val="22"/>
                <w:lang w:val="en-CA"/>
              </w:rPr>
              <w:t xml:space="preserve">{2} </w:t>
            </w:r>
            <w:r w:rsidRPr="0081668A">
              <w:rPr>
                <w:rFonts w:asciiTheme="minorHAnsi" w:hAnsiTheme="minorHAnsi"/>
                <w:color w:val="000000"/>
                <w:sz w:val="22"/>
                <w:szCs w:val="22"/>
                <w:lang w:val="en-CA"/>
              </w:rPr>
              <w:t xml:space="preserve">overlaps with previously reported: </w:t>
            </w:r>
            <w:r w:rsidR="00611363">
              <w:rPr>
                <w:rFonts w:asciiTheme="minorHAnsi" w:hAnsiTheme="minorHAnsi"/>
                <w:color w:val="000000"/>
                <w:sz w:val="22"/>
                <w:szCs w:val="22"/>
                <w:lang w:val="en-CA"/>
              </w:rPr>
              <w:t>{3}</w:t>
            </w:r>
            <w:r w:rsidRPr="0081668A">
              <w:rPr>
                <w:rFonts w:asciiTheme="minorHAnsi" w:hAnsiTheme="minorHAnsi"/>
                <w:color w:val="000000"/>
                <w:sz w:val="22"/>
                <w:szCs w:val="22"/>
                <w:lang w:val="en-CA"/>
              </w:rPr>
              <w:t xml:space="preserve"> starting </w:t>
            </w:r>
            <w:r w:rsidR="00611363">
              <w:rPr>
                <w:rFonts w:asciiTheme="minorHAnsi" w:hAnsiTheme="minorHAnsi"/>
                <w:color w:val="000000"/>
                <w:sz w:val="22"/>
                <w:szCs w:val="22"/>
                <w:lang w:val="en-CA"/>
              </w:rPr>
              <w:t>{4}</w:t>
            </w:r>
            <w:r w:rsidRPr="0081668A">
              <w:rPr>
                <w:rFonts w:asciiTheme="minorHAnsi" w:hAnsiTheme="minorHAnsi"/>
                <w:color w:val="000000"/>
                <w:sz w:val="22"/>
                <w:szCs w:val="22"/>
                <w:lang w:val="en-CA"/>
              </w:rPr>
              <w:t xml:space="preserve"> and ending </w:t>
            </w:r>
            <w:r w:rsidR="00611363">
              <w:rPr>
                <w:rFonts w:asciiTheme="minorHAnsi" w:hAnsiTheme="minorHAnsi"/>
                <w:color w:val="000000"/>
                <w:sz w:val="22"/>
                <w:szCs w:val="22"/>
                <w:lang w:val="en-CA"/>
              </w:rPr>
              <w:t>{5}</w:t>
            </w:r>
            <w:r w:rsidRPr="0081668A">
              <w:rPr>
                <w:rFonts w:asciiTheme="minorHAnsi" w:hAnsiTheme="minorHAnsi"/>
                <w:color w:val="000000"/>
                <w:sz w:val="22"/>
                <w:szCs w:val="22"/>
                <w:lang w:val="en-CA"/>
              </w:rPr>
              <w:t>. Please correct leave information or select an override reason to continue.</w:t>
            </w:r>
          </w:p>
        </w:tc>
      </w:tr>
      <w:tr w:rsidR="00783B59" w:rsidRPr="00A61AB1" w14:paraId="6F27D251"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FA75148"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0E63303"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647" w:type="dxa"/>
            <w:tcBorders>
              <w:top w:val="single" w:sz="4" w:space="0" w:color="auto"/>
              <w:left w:val="single" w:sz="4" w:space="0" w:color="auto"/>
              <w:bottom w:val="single" w:sz="4" w:space="0" w:color="auto"/>
              <w:right w:val="single" w:sz="4" w:space="0" w:color="auto"/>
            </w:tcBorders>
            <w:vAlign w:val="center"/>
          </w:tcPr>
          <w:p w14:paraId="2A3FDDAC" w14:textId="0F7DB5B1" w:rsidR="00611363" w:rsidRPr="00B464B9" w:rsidRDefault="003558D5" w:rsidP="003558D5">
            <w:pPr>
              <w:spacing w:before="60" w:after="60"/>
              <w:ind w:left="0"/>
              <w:rPr>
                <w:rFonts w:asciiTheme="minorHAnsi" w:hAnsiTheme="minorHAnsi"/>
                <w:sz w:val="22"/>
                <w:szCs w:val="22"/>
                <w:lang w:eastAsia="en-CA"/>
              </w:rPr>
            </w:pPr>
            <w:r>
              <w:rPr>
                <w:rFonts w:ascii="Segoe UI" w:hAnsi="Segoe UI" w:cs="Segoe UI"/>
              </w:rPr>
              <w:t>The reported non-contributory leave overlaps with a previously reported non-contributory leave. Please correct leave information or select an override reason to continue.</w:t>
            </w:r>
          </w:p>
        </w:tc>
      </w:tr>
      <w:tr w:rsidR="00783B59" w:rsidRPr="0085712F" w14:paraId="6F2553D7"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5BC6E86" w14:textId="41DCF090" w:rsidR="00783B59" w:rsidRPr="0085712F" w:rsidRDefault="00783B59" w:rsidP="00783B5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647" w:type="dxa"/>
            <w:tcBorders>
              <w:top w:val="single" w:sz="4" w:space="0" w:color="auto"/>
              <w:left w:val="single" w:sz="4" w:space="0" w:color="auto"/>
              <w:bottom w:val="single" w:sz="4" w:space="0" w:color="auto"/>
              <w:right w:val="single" w:sz="4" w:space="0" w:color="auto"/>
            </w:tcBorders>
            <w:vAlign w:val="center"/>
          </w:tcPr>
          <w:p w14:paraId="313B340E" w14:textId="77777777" w:rsidR="00611363" w:rsidRDefault="00611363" w:rsidP="00611363">
            <w:pPr>
              <w:spacing w:before="60" w:after="60"/>
              <w:ind w:left="0"/>
              <w:rPr>
                <w:rFonts w:asciiTheme="minorHAnsi" w:hAnsiTheme="minorHAnsi"/>
                <w:sz w:val="22"/>
                <w:szCs w:val="22"/>
                <w:lang w:eastAsia="en-CA"/>
              </w:rPr>
            </w:pPr>
            <w:r>
              <w:rPr>
                <w:rFonts w:asciiTheme="minorHAnsi" w:hAnsiTheme="minorHAnsi"/>
                <w:sz w:val="22"/>
                <w:szCs w:val="22"/>
                <w:lang w:eastAsia="en-CA"/>
              </w:rPr>
              <w:t>0: File.LeaveType</w:t>
            </w:r>
          </w:p>
          <w:p w14:paraId="4748CDC9" w14:textId="77777777" w:rsidR="00611363" w:rsidRDefault="00611363" w:rsidP="00611363">
            <w:pPr>
              <w:spacing w:before="60" w:after="60"/>
              <w:ind w:left="0"/>
              <w:rPr>
                <w:rFonts w:asciiTheme="minorHAnsi" w:hAnsiTheme="minorHAnsi"/>
                <w:sz w:val="22"/>
                <w:szCs w:val="22"/>
                <w:lang w:eastAsia="en-CA"/>
              </w:rPr>
            </w:pPr>
            <w:r>
              <w:rPr>
                <w:rFonts w:asciiTheme="minorHAnsi" w:hAnsiTheme="minorHAnsi"/>
                <w:sz w:val="22"/>
                <w:szCs w:val="22"/>
                <w:lang w:eastAsia="en-CA"/>
              </w:rPr>
              <w:t>1: File.LeaveStartDate (MM-DD-YYYY)</w:t>
            </w:r>
          </w:p>
          <w:p w14:paraId="4F0B638C" w14:textId="77777777" w:rsidR="00611363" w:rsidRDefault="00611363" w:rsidP="00611363">
            <w:pPr>
              <w:spacing w:before="60" w:after="60"/>
              <w:ind w:left="0"/>
              <w:rPr>
                <w:rFonts w:asciiTheme="minorHAnsi" w:hAnsiTheme="minorHAnsi"/>
                <w:sz w:val="22"/>
                <w:szCs w:val="22"/>
                <w:lang w:eastAsia="en-CA"/>
              </w:rPr>
            </w:pPr>
            <w:r>
              <w:rPr>
                <w:rFonts w:asciiTheme="minorHAnsi" w:hAnsiTheme="minorHAnsi"/>
                <w:sz w:val="22"/>
                <w:szCs w:val="22"/>
                <w:lang w:eastAsia="en-CA"/>
              </w:rPr>
              <w:t>2. File.LeaveEndDate (MM-DD-YYYY) or “Not Reported” when blank</w:t>
            </w:r>
          </w:p>
          <w:p w14:paraId="02F6CF4D" w14:textId="77777777" w:rsidR="00611363" w:rsidRDefault="00611363" w:rsidP="00611363">
            <w:pPr>
              <w:spacing w:before="60" w:after="60"/>
              <w:ind w:left="0"/>
              <w:rPr>
                <w:rFonts w:asciiTheme="minorHAnsi" w:hAnsiTheme="minorHAnsi"/>
                <w:sz w:val="22"/>
                <w:szCs w:val="22"/>
                <w:lang w:eastAsia="en-CA"/>
              </w:rPr>
            </w:pPr>
            <w:r>
              <w:rPr>
                <w:rFonts w:asciiTheme="minorHAnsi" w:hAnsiTheme="minorHAnsi"/>
                <w:sz w:val="22"/>
                <w:szCs w:val="22"/>
                <w:lang w:eastAsia="en-CA"/>
              </w:rPr>
              <w:t>3: Ariel.LeaveType</w:t>
            </w:r>
          </w:p>
          <w:p w14:paraId="517B5D7E" w14:textId="77777777" w:rsidR="00611363" w:rsidRDefault="00611363" w:rsidP="00611363">
            <w:pPr>
              <w:spacing w:before="60" w:after="60"/>
              <w:ind w:left="0"/>
              <w:rPr>
                <w:rFonts w:asciiTheme="minorHAnsi" w:hAnsiTheme="minorHAnsi"/>
                <w:sz w:val="22"/>
                <w:szCs w:val="22"/>
                <w:lang w:eastAsia="en-CA"/>
              </w:rPr>
            </w:pPr>
            <w:r>
              <w:rPr>
                <w:rFonts w:asciiTheme="minorHAnsi" w:hAnsiTheme="minorHAnsi"/>
                <w:sz w:val="22"/>
                <w:szCs w:val="22"/>
                <w:lang w:eastAsia="en-CA"/>
              </w:rPr>
              <w:t>4: Ariel.LeaveStartDate (MM-DD-YYYY)</w:t>
            </w:r>
          </w:p>
          <w:p w14:paraId="08E909B0" w14:textId="04BE7E2D" w:rsidR="00783B59" w:rsidRPr="009C43D2" w:rsidRDefault="00611363" w:rsidP="00611363">
            <w:pPr>
              <w:ind w:left="0"/>
              <w:rPr>
                <w:rFonts w:asciiTheme="minorHAnsi" w:hAnsiTheme="minorHAnsi" w:cs="Calibri"/>
                <w:color w:val="auto"/>
                <w:sz w:val="22"/>
                <w:szCs w:val="22"/>
              </w:rPr>
            </w:pPr>
            <w:r>
              <w:rPr>
                <w:rFonts w:asciiTheme="minorHAnsi" w:hAnsiTheme="minorHAnsi"/>
                <w:sz w:val="22"/>
                <w:szCs w:val="22"/>
                <w:lang w:eastAsia="en-CA"/>
              </w:rPr>
              <w:t>5. Ariel.LeaveEndDate (MM-DD-YYYY) or “Not Reported” when 12-30-2200</w:t>
            </w:r>
          </w:p>
        </w:tc>
      </w:tr>
      <w:tr w:rsidR="00783B59" w:rsidRPr="0085712F" w14:paraId="3D2C892C"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60E5413" w14:textId="77777777" w:rsidR="00783B59" w:rsidRPr="0085712F" w:rsidRDefault="00783B59" w:rsidP="00783B59">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647" w:type="dxa"/>
            <w:tcBorders>
              <w:top w:val="single" w:sz="4" w:space="0" w:color="auto"/>
              <w:left w:val="single" w:sz="4" w:space="0" w:color="auto"/>
              <w:bottom w:val="single" w:sz="4" w:space="0" w:color="auto"/>
              <w:right w:val="single" w:sz="4" w:space="0" w:color="auto"/>
            </w:tcBorders>
            <w:vAlign w:val="center"/>
          </w:tcPr>
          <w:p w14:paraId="6EBBFED8" w14:textId="525552EF" w:rsidR="00783B59" w:rsidRPr="006100CE" w:rsidRDefault="00783B59" w:rsidP="00783B59">
            <w:pPr>
              <w:spacing w:before="60" w:after="60" w:line="240" w:lineRule="auto"/>
              <w:ind w:left="0"/>
              <w:rPr>
                <w:rFonts w:asciiTheme="minorHAnsi" w:hAnsiTheme="minorHAnsi"/>
                <w:sz w:val="22"/>
                <w:szCs w:val="22"/>
                <w:lang w:eastAsia="en-CA"/>
              </w:rPr>
            </w:pPr>
            <w:r w:rsidRPr="00783B59">
              <w:rPr>
                <w:rFonts w:asciiTheme="minorHAnsi" w:hAnsiTheme="minorHAnsi"/>
                <w:sz w:val="22"/>
                <w:szCs w:val="22"/>
                <w:lang w:eastAsia="en-CA"/>
              </w:rPr>
              <w:t>1. Newly reported leave information is correct. Please change previously reported leave(s).</w:t>
            </w:r>
          </w:p>
        </w:tc>
      </w:tr>
      <w:tr w:rsidR="00783B59" w:rsidRPr="0085712F" w14:paraId="780FD88B"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973B9E" w14:textId="77777777"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647" w:type="dxa"/>
            <w:tcBorders>
              <w:top w:val="single" w:sz="4" w:space="0" w:color="auto"/>
              <w:left w:val="single" w:sz="4" w:space="0" w:color="auto"/>
              <w:bottom w:val="single" w:sz="4" w:space="0" w:color="auto"/>
              <w:right w:val="single" w:sz="4" w:space="0" w:color="auto"/>
            </w:tcBorders>
            <w:vAlign w:val="center"/>
          </w:tcPr>
          <w:p w14:paraId="74D7060B" w14:textId="11B585AA" w:rsidR="00611363" w:rsidRPr="006100CE" w:rsidRDefault="00611363" w:rsidP="0081668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783B59" w:rsidRPr="00FA2BEB" w14:paraId="32B09963" w14:textId="77777777" w:rsidTr="00783B5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F332C7" w14:textId="31407AD8" w:rsidR="00783B59" w:rsidRDefault="00783B59" w:rsidP="00783B5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6EFAD86" w14:textId="77777777" w:rsidR="00783B59" w:rsidRPr="0085712F" w:rsidRDefault="00783B59" w:rsidP="00783B5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647" w:type="dxa"/>
            <w:tcBorders>
              <w:top w:val="single" w:sz="4" w:space="0" w:color="auto"/>
              <w:left w:val="single" w:sz="4" w:space="0" w:color="auto"/>
              <w:bottom w:val="single" w:sz="4" w:space="0" w:color="auto"/>
              <w:right w:val="single" w:sz="4" w:space="0" w:color="auto"/>
            </w:tcBorders>
            <w:vAlign w:val="center"/>
          </w:tcPr>
          <w:p w14:paraId="6C584572" w14:textId="2CB0B462" w:rsidR="005E0C7D" w:rsidRDefault="001550BD" w:rsidP="005E0C7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YKN 20181016</w:t>
            </w:r>
            <w:r w:rsidR="005E0C7D">
              <w:rPr>
                <w:rFonts w:asciiTheme="minorHAnsi" w:hAnsiTheme="minorHAnsi"/>
                <w:sz w:val="22"/>
                <w:szCs w:val="22"/>
                <w:lang w:val="en-US" w:eastAsia="en-CA"/>
              </w:rPr>
              <w:t xml:space="preserve">: </w:t>
            </w:r>
          </w:p>
          <w:p w14:paraId="0A266CF6" w14:textId="78E592E4" w:rsidR="005E0C7D" w:rsidRPr="005E0C7D" w:rsidRDefault="005E0C7D" w:rsidP="005E0C7D">
            <w:pPr>
              <w:pStyle w:val="ListParagraph"/>
              <w:numPr>
                <w:ilvl w:val="0"/>
                <w:numId w:val="32"/>
              </w:numPr>
              <w:spacing w:before="60" w:after="60" w:line="240" w:lineRule="auto"/>
              <w:rPr>
                <w:rFonts w:asciiTheme="minorHAnsi" w:hAnsiTheme="minorHAnsi"/>
                <w:sz w:val="22"/>
                <w:szCs w:val="22"/>
                <w:lang w:val="en-US" w:eastAsia="en-CA"/>
              </w:rPr>
            </w:pPr>
            <w:r w:rsidRPr="005E0C7D">
              <w:rPr>
                <w:rFonts w:asciiTheme="minorHAnsi" w:hAnsiTheme="minorHAnsi"/>
                <w:sz w:val="22"/>
                <w:szCs w:val="22"/>
                <w:lang w:val="en-US" w:eastAsia="en-CA"/>
              </w:rPr>
              <w:t xml:space="preserve">Added </w:t>
            </w:r>
            <w:r>
              <w:rPr>
                <w:rFonts w:asciiTheme="minorHAnsi" w:hAnsiTheme="minorHAnsi"/>
                <w:sz w:val="22"/>
                <w:szCs w:val="22"/>
                <w:lang w:val="en-US" w:eastAsia="en-CA"/>
              </w:rPr>
              <w:t xml:space="preserve">a note in the validation logic to be consistent with the </w:t>
            </w:r>
            <w:r>
              <w:rPr>
                <w:lang w:val="en-US" w:eastAsia="en-CA"/>
              </w:rPr>
              <w:t>validation rule</w:t>
            </w:r>
          </w:p>
          <w:p w14:paraId="03E0AE1F" w14:textId="00BDBDC9" w:rsidR="00783B59" w:rsidRDefault="00783B59" w:rsidP="00783B59">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CS 20171114: </w:t>
            </w:r>
          </w:p>
          <w:p w14:paraId="419E74E1" w14:textId="77777777" w:rsidR="00840B04" w:rsidRDefault="00840B04"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Added validation to Full Office spec during R14.2 because validation was retested during Full Office activities.</w:t>
            </w:r>
          </w:p>
          <w:p w14:paraId="56811FDF" w14:textId="171AB186" w:rsidR="00783B59" w:rsidRPr="00783B59" w:rsidRDefault="00783B59" w:rsidP="00840B04">
            <w:pPr>
              <w:pStyle w:val="ListParagraph"/>
              <w:spacing w:before="60" w:after="60" w:line="240" w:lineRule="auto"/>
              <w:rPr>
                <w:rFonts w:asciiTheme="minorHAnsi" w:hAnsiTheme="minorHAnsi"/>
                <w:sz w:val="22"/>
                <w:szCs w:val="22"/>
                <w:lang w:val="en-US" w:eastAsia="en-CA"/>
              </w:rPr>
            </w:pPr>
          </w:p>
        </w:tc>
      </w:tr>
    </w:tbl>
    <w:p w14:paraId="7EFC7038" w14:textId="77777777" w:rsidR="000906DB" w:rsidRDefault="000906DB">
      <w:pPr>
        <w:spacing w:before="0" w:after="0" w:line="240" w:lineRule="auto"/>
        <w:ind w:left="0"/>
        <w:rPr>
          <w:lang w:val="en-US"/>
        </w:rPr>
      </w:pPr>
    </w:p>
    <w:p w14:paraId="3EEB6FE7" w14:textId="77777777" w:rsidR="000906DB" w:rsidRDefault="000906DB">
      <w:pPr>
        <w:spacing w:before="0" w:after="0" w:line="240" w:lineRule="auto"/>
        <w:ind w:left="0"/>
        <w:rPr>
          <w:lang w:val="en-US"/>
        </w:rPr>
      </w:pPr>
      <w:r>
        <w:rPr>
          <w:lang w:val="en-US"/>
        </w:rPr>
        <w:br w:type="page"/>
      </w:r>
    </w:p>
    <w:p w14:paraId="48278AC7" w14:textId="77777777" w:rsidR="000B1F37" w:rsidRPr="006B06A8" w:rsidRDefault="000B1F37" w:rsidP="000B1F37">
      <w:pPr>
        <w:pStyle w:val="Heading3"/>
      </w:pPr>
      <w:r w:rsidRPr="006B06A8">
        <w:t xml:space="preserve">Validation – </w:t>
      </w:r>
      <w:r>
        <w:t>Invalid NCO Leave Length</w:t>
      </w:r>
    </w:p>
    <w:p w14:paraId="10D39B29" w14:textId="77777777" w:rsidR="000906DB" w:rsidRPr="00C33B06" w:rsidRDefault="000906DB" w:rsidP="000906DB"/>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0906DB" w14:paraId="3F65677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0F421E7"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0C562A0" w14:textId="6695D08B" w:rsidR="000906DB" w:rsidRPr="000862E2" w:rsidRDefault="000B1F37" w:rsidP="000836DD">
            <w:pPr>
              <w:pStyle w:val="Heading1"/>
            </w:pPr>
            <w:bookmarkStart w:id="545" w:name="_Toc43372883"/>
            <w:r w:rsidRPr="000B1F37">
              <w:rPr>
                <w:rFonts w:cs="Calibri"/>
              </w:rPr>
              <w:t>B130_Length_NonContributoryLeave_LessThan_31days</w:t>
            </w:r>
            <w:bookmarkEnd w:id="545"/>
          </w:p>
        </w:tc>
      </w:tr>
      <w:tr w:rsidR="000906DB" w14:paraId="68B717C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03E59A8"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3024251" w14:textId="5028AF12" w:rsidR="000906DB" w:rsidRPr="000862E2" w:rsidRDefault="000B1F37"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7463</w:t>
            </w:r>
          </w:p>
        </w:tc>
      </w:tr>
      <w:tr w:rsidR="000906DB" w14:paraId="675927E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18453F"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52569CF" w14:textId="113F98BE" w:rsidR="000906DB" w:rsidRDefault="006A4E32"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0906DB" w14:paraId="5E1A30E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25DA75B"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DEA3C5A" w14:textId="77777777" w:rsidR="000906DB" w:rsidRPr="00B464B9" w:rsidRDefault="000906DB"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cs="Calibri"/>
                <w:color w:val="auto"/>
                <w:sz w:val="22"/>
                <w:szCs w:val="22"/>
              </w:rPr>
              <w:t>2</w:t>
            </w:r>
            <w:r w:rsidRPr="005C01CD">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0906DB" w14:paraId="73D2173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D39A9D"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9DF3A73" w14:textId="254837C0" w:rsidR="000906DB" w:rsidRPr="009675FB" w:rsidRDefault="00AF5015" w:rsidP="000836DD">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Close Leaves, </w:t>
            </w:r>
            <w:r w:rsidR="000B1F37">
              <w:rPr>
                <w:rFonts w:asciiTheme="minorHAnsi" w:hAnsiTheme="minorHAnsi"/>
                <w:color w:val="auto"/>
                <w:sz w:val="22"/>
                <w:szCs w:val="22"/>
                <w:lang w:eastAsia="en-CA"/>
              </w:rPr>
              <w:t>Non Contributory Leaves</w:t>
            </w:r>
          </w:p>
        </w:tc>
      </w:tr>
      <w:tr w:rsidR="000906DB" w14:paraId="052FB52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DD12664"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BBAB7F3" w14:textId="77777777" w:rsidR="000906DB" w:rsidRDefault="000906DB"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0906DB" w14:paraId="747FBC3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4564C6"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B37BDF9" w14:textId="77777777" w:rsidR="000906DB" w:rsidRPr="00B464B9" w:rsidRDefault="000906DB"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0906DB" w:rsidRPr="00A61AB1" w14:paraId="3D3D19E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364841D"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22D2960"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3BE893E" w14:textId="77777777" w:rsidR="000B1F37" w:rsidRPr="00575A54" w:rsidRDefault="000B1F37" w:rsidP="000B1F37">
            <w:pPr>
              <w:ind w:left="0"/>
              <w:rPr>
                <w:rFonts w:asciiTheme="minorHAnsi" w:hAnsiTheme="minorHAnsi"/>
                <w:sz w:val="22"/>
                <w:szCs w:val="22"/>
                <w:lang w:eastAsia="en-CA"/>
              </w:rPr>
            </w:pPr>
            <w:r w:rsidRPr="00575A54">
              <w:rPr>
                <w:rFonts w:asciiTheme="minorHAnsi" w:hAnsiTheme="minorHAnsi"/>
                <w:sz w:val="22"/>
                <w:szCs w:val="22"/>
                <w:lang w:eastAsia="en-CA"/>
              </w:rPr>
              <w:t>If the reported length of an “Approved Non-Statutory” Non-Contributory Leave (NCO</w:t>
            </w:r>
            <w:r>
              <w:rPr>
                <w:rFonts w:asciiTheme="minorHAnsi" w:hAnsiTheme="minorHAnsi"/>
                <w:sz w:val="22"/>
                <w:szCs w:val="22"/>
                <w:lang w:eastAsia="en-CA"/>
              </w:rPr>
              <w:t xml:space="preserve"> – code 07</w:t>
            </w:r>
            <w:r w:rsidRPr="00575A54">
              <w:rPr>
                <w:rFonts w:asciiTheme="minorHAnsi" w:hAnsiTheme="minorHAnsi"/>
                <w:sz w:val="22"/>
                <w:szCs w:val="22"/>
                <w:lang w:eastAsia="en-CA"/>
              </w:rPr>
              <w:t xml:space="preserve">) is less than 31 days. </w:t>
            </w:r>
          </w:p>
          <w:p w14:paraId="7FA3DB92" w14:textId="77777777" w:rsidR="000B1F37" w:rsidRPr="00575A54" w:rsidRDefault="000B1F37" w:rsidP="000B1F37">
            <w:pPr>
              <w:ind w:left="0"/>
              <w:rPr>
                <w:rFonts w:asciiTheme="minorHAnsi" w:hAnsiTheme="minorHAnsi"/>
                <w:sz w:val="22"/>
                <w:szCs w:val="22"/>
                <w:lang w:eastAsia="en-CA"/>
              </w:rPr>
            </w:pPr>
            <w:r w:rsidRPr="00575A54">
              <w:rPr>
                <w:rFonts w:asciiTheme="minorHAnsi" w:hAnsiTheme="minorHAnsi"/>
                <w:sz w:val="22"/>
                <w:szCs w:val="22"/>
                <w:lang w:eastAsia="en-CA"/>
              </w:rPr>
              <w:t>Where; Reported Length of leave = number of days elapsed between reported leave Start Date and reported leave End Date &lt;31 days.</w:t>
            </w:r>
          </w:p>
          <w:p w14:paraId="3998FD60" w14:textId="4C2B7E41" w:rsidR="000906DB" w:rsidRPr="00C301FC" w:rsidRDefault="000B1F37" w:rsidP="000B1F37">
            <w:pPr>
              <w:ind w:left="0"/>
              <w:rPr>
                <w:rFonts w:asciiTheme="minorHAnsi" w:hAnsiTheme="minorHAnsi"/>
                <w:sz w:val="22"/>
                <w:szCs w:val="22"/>
                <w:lang w:val="en-US" w:eastAsia="en-CA"/>
              </w:rPr>
            </w:pPr>
            <w:r>
              <w:rPr>
                <w:rFonts w:asciiTheme="minorHAnsi" w:hAnsiTheme="minorHAnsi"/>
                <w:sz w:val="22"/>
                <w:szCs w:val="22"/>
                <w:lang w:eastAsia="en-CA"/>
              </w:rPr>
              <w:t>C</w:t>
            </w:r>
            <w:r w:rsidRPr="00575A54">
              <w:rPr>
                <w:rFonts w:asciiTheme="minorHAnsi" w:hAnsiTheme="minorHAnsi"/>
                <w:sz w:val="22"/>
                <w:szCs w:val="22"/>
                <w:lang w:eastAsia="en-CA"/>
              </w:rPr>
              <w:t>ontributions are required on leaves less than 31 days in length. If the member received earnings during this leave, please report a contributory leave, otherwise, remove the leave and ensure the data is reported during Data Collection.</w:t>
            </w:r>
          </w:p>
        </w:tc>
      </w:tr>
      <w:tr w:rsidR="000906DB" w:rsidRPr="009151F9" w14:paraId="7F6D71A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C168395"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8D22A1D" w14:textId="77777777" w:rsidR="000B1F37" w:rsidRDefault="000B1F37" w:rsidP="000B1F37">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61A67B44" w14:textId="77777777" w:rsidR="000B1F37" w:rsidRPr="008F45E7" w:rsidRDefault="000B1F37" w:rsidP="000B1F37">
            <w:pPr>
              <w:rPr>
                <w:rFonts w:asciiTheme="minorHAnsi" w:hAnsiTheme="minorHAnsi"/>
                <w:sz w:val="22"/>
                <w:szCs w:val="22"/>
                <w:lang w:val="en-US" w:eastAsia="en-CA"/>
              </w:rPr>
            </w:pPr>
            <w:r w:rsidRPr="008F45E7">
              <w:rPr>
                <w:rFonts w:asciiTheme="minorHAnsi" w:hAnsiTheme="minorHAnsi"/>
                <w:sz w:val="22"/>
                <w:szCs w:val="22"/>
                <w:lang w:val="en-US" w:eastAsia="en-CA"/>
              </w:rPr>
              <w:t>NonContributoryLeaves.InputLeaveType=07</w:t>
            </w:r>
          </w:p>
          <w:p w14:paraId="4AD3CCA6" w14:textId="77777777" w:rsidR="000B1F37" w:rsidRPr="008F45E7" w:rsidRDefault="000B1F37" w:rsidP="000B1F37">
            <w:pPr>
              <w:rPr>
                <w:rFonts w:asciiTheme="minorHAnsi" w:hAnsiTheme="minorHAnsi"/>
                <w:sz w:val="22"/>
                <w:szCs w:val="22"/>
                <w:lang w:val="en-US" w:eastAsia="en-CA"/>
              </w:rPr>
            </w:pPr>
            <w:r w:rsidRPr="008F45E7">
              <w:rPr>
                <w:rFonts w:asciiTheme="minorHAnsi" w:hAnsiTheme="minorHAnsi"/>
                <w:sz w:val="22"/>
                <w:szCs w:val="22"/>
                <w:lang w:val="en-US" w:eastAsia="en-CA"/>
              </w:rPr>
              <w:t>And</w:t>
            </w:r>
          </w:p>
          <w:p w14:paraId="71C721ED" w14:textId="3A5EDA31" w:rsidR="000906DB" w:rsidRPr="00B50375" w:rsidRDefault="000B1F37" w:rsidP="000B1F37">
            <w:pPr>
              <w:rPr>
                <w:rFonts w:asciiTheme="minorHAnsi" w:hAnsiTheme="minorHAnsi"/>
                <w:sz w:val="22"/>
                <w:szCs w:val="22"/>
                <w:lang w:val="en-US" w:eastAsia="en-CA"/>
              </w:rPr>
            </w:pPr>
            <w:r w:rsidRPr="008F45E7">
              <w:rPr>
                <w:rFonts w:asciiTheme="minorHAnsi" w:hAnsiTheme="minorHAnsi"/>
                <w:sz w:val="22"/>
                <w:szCs w:val="22"/>
                <w:lang w:val="en-US" w:eastAsia="en-CA"/>
              </w:rPr>
              <w:t>NonContributoryLeaves.LeaveStartDate+31days &gt; NonContributoryLeaves.LeaveEndDate</w:t>
            </w:r>
          </w:p>
        </w:tc>
      </w:tr>
      <w:tr w:rsidR="000906DB" w:rsidRPr="00A61AB1" w14:paraId="3A0E236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4AD73D3"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D413800" w14:textId="13511B98" w:rsidR="000906DB" w:rsidRPr="00A762CE" w:rsidRDefault="008F60B0"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0906DB" w:rsidRPr="00A61AB1" w14:paraId="3B10B5A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B700FBD"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51894C9" w14:textId="7E7E442E" w:rsidR="000906DB" w:rsidRPr="000B1F37" w:rsidRDefault="00A74B06" w:rsidP="00D135F7">
            <w:pPr>
              <w:pStyle w:val="NormalWeb"/>
              <w:spacing w:line="276" w:lineRule="auto"/>
              <w:rPr>
                <w:rFonts w:asciiTheme="minorHAnsi" w:hAnsiTheme="minorHAnsi"/>
                <w:color w:val="000000"/>
                <w:sz w:val="22"/>
                <w:szCs w:val="22"/>
                <w:lang w:val="en-US"/>
              </w:rPr>
            </w:pPr>
            <w:r w:rsidRPr="00A74B06">
              <w:rPr>
                <w:rFonts w:asciiTheme="minorHAnsi" w:hAnsiTheme="minorHAnsi"/>
                <w:sz w:val="22"/>
                <w:szCs w:val="22"/>
                <w:lang w:val="en-US" w:eastAsia="en-CA"/>
              </w:rPr>
              <w:t>Contributions are required for Approved Non-Statutory leaves of absence less than 31 days.  Please remove leave of absence or contact HOOPP to have leave removed if the leave was added prior to reporting this data.</w:t>
            </w:r>
          </w:p>
        </w:tc>
      </w:tr>
      <w:tr w:rsidR="000906DB" w:rsidRPr="00A61AB1" w14:paraId="422A3EE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162203"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B238C1A"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DC2B86E" w14:textId="11E58F74" w:rsidR="000906DB" w:rsidRPr="00B464B9" w:rsidRDefault="00A74B06" w:rsidP="000836DD">
            <w:pPr>
              <w:spacing w:before="60" w:after="60"/>
              <w:ind w:left="0"/>
              <w:rPr>
                <w:rFonts w:asciiTheme="minorHAnsi" w:hAnsiTheme="minorHAnsi"/>
                <w:sz w:val="22"/>
                <w:szCs w:val="22"/>
                <w:lang w:eastAsia="en-CA"/>
              </w:rPr>
            </w:pPr>
            <w:r w:rsidRPr="00A74B06">
              <w:rPr>
                <w:rFonts w:asciiTheme="minorHAnsi" w:hAnsiTheme="minorHAnsi"/>
                <w:sz w:val="22"/>
                <w:szCs w:val="22"/>
                <w:lang w:val="en-US" w:eastAsia="en-CA"/>
              </w:rPr>
              <w:t>Contributions are required for Approved Non-Statutory leaves of absence less than 31 days.  Please remove leave of absence or contact HOOPP to have leave removed if the leave was added prior to reporting this data.</w:t>
            </w:r>
          </w:p>
        </w:tc>
      </w:tr>
      <w:tr w:rsidR="000906DB" w:rsidRPr="0085712F" w14:paraId="1338344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9BB45A8" w14:textId="77777777" w:rsidR="000906DB" w:rsidRPr="0085712F" w:rsidRDefault="000906DB"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0FE34B0" w14:textId="6B42A927" w:rsidR="000906DB" w:rsidRPr="009C43D2" w:rsidRDefault="008F60B0" w:rsidP="000836DD">
            <w:pPr>
              <w:ind w:left="0"/>
              <w:rPr>
                <w:rFonts w:asciiTheme="minorHAnsi" w:hAnsiTheme="minorHAnsi" w:cs="Calibri"/>
                <w:color w:val="auto"/>
                <w:sz w:val="22"/>
                <w:szCs w:val="22"/>
              </w:rPr>
            </w:pPr>
            <w:r>
              <w:rPr>
                <w:rFonts w:asciiTheme="minorHAnsi" w:hAnsiTheme="minorHAnsi"/>
                <w:sz w:val="22"/>
                <w:szCs w:val="22"/>
                <w:lang w:eastAsia="en-CA"/>
              </w:rPr>
              <w:t>N/A</w:t>
            </w:r>
          </w:p>
        </w:tc>
      </w:tr>
      <w:tr w:rsidR="000906DB" w:rsidRPr="0085712F" w14:paraId="49FC456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E39862A" w14:textId="77777777" w:rsidR="000906DB" w:rsidRPr="0085712F" w:rsidRDefault="000906DB"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FDCF052" w14:textId="77777777" w:rsidR="000906DB" w:rsidRPr="006100CE" w:rsidRDefault="000906DB"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0906DB" w:rsidRPr="0085712F" w14:paraId="70801F4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FEF1BB"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88C7C0E" w14:textId="50CA9C5A" w:rsidR="000906DB" w:rsidRPr="006100CE" w:rsidRDefault="00D135F7"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0906DB" w:rsidRPr="0085712F" w14:paraId="1696F44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3D63E6" w14:textId="77777777" w:rsidR="000906DB" w:rsidRDefault="000906D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42E5EE0" w14:textId="77777777" w:rsidR="000906DB" w:rsidRPr="0085712F" w:rsidRDefault="000906DB"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DF377A0" w14:textId="7A0812EB" w:rsidR="008A7E25" w:rsidRDefault="008A7E25" w:rsidP="008A7E25">
            <w:pPr>
              <w:spacing w:before="60" w:after="60"/>
              <w:ind w:left="0"/>
              <w:rPr>
                <w:lang w:eastAsia="en-CA"/>
              </w:rPr>
            </w:pPr>
            <w:r>
              <w:rPr>
                <w:lang w:eastAsia="en-CA"/>
              </w:rPr>
              <w:t xml:space="preserve">YKN 20190319: </w:t>
            </w:r>
          </w:p>
          <w:p w14:paraId="4255D533" w14:textId="1D1F256F" w:rsidR="008A7E25" w:rsidRPr="008A7E25" w:rsidRDefault="008A7E25" w:rsidP="008A7E25">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Final version of the message validation message updated following HOOPP confirmation on March 15</w:t>
            </w:r>
            <w:r w:rsidRPr="008A7E25">
              <w:rPr>
                <w:rFonts w:asciiTheme="minorHAnsi" w:hAnsiTheme="minorHAnsi"/>
                <w:sz w:val="22"/>
                <w:szCs w:val="22"/>
                <w:vertAlign w:val="superscript"/>
                <w:lang w:eastAsia="en-CA"/>
              </w:rPr>
              <w:t>th</w:t>
            </w:r>
            <w:r>
              <w:rPr>
                <w:rFonts w:asciiTheme="minorHAnsi" w:hAnsiTheme="minorHAnsi"/>
                <w:sz w:val="22"/>
                <w:szCs w:val="22"/>
                <w:lang w:eastAsia="en-CA"/>
              </w:rPr>
              <w:t>, 2019</w:t>
            </w:r>
          </w:p>
          <w:p w14:paraId="2C71DC84" w14:textId="77777777" w:rsidR="008A7E25" w:rsidRDefault="008A7E25" w:rsidP="00D135F7">
            <w:pPr>
              <w:spacing w:before="60" w:after="60"/>
              <w:ind w:left="0"/>
              <w:rPr>
                <w:lang w:eastAsia="en-CA"/>
              </w:rPr>
            </w:pPr>
          </w:p>
          <w:p w14:paraId="293A2F9F" w14:textId="1BBFE99D" w:rsidR="00D135F7" w:rsidRDefault="00D135F7" w:rsidP="00D135F7">
            <w:pPr>
              <w:spacing w:before="60" w:after="60"/>
              <w:ind w:left="0"/>
              <w:rPr>
                <w:lang w:eastAsia="en-CA"/>
              </w:rPr>
            </w:pPr>
            <w:r>
              <w:rPr>
                <w:lang w:eastAsia="en-CA"/>
              </w:rPr>
              <w:t>YKN 20190201:</w:t>
            </w:r>
          </w:p>
          <w:p w14:paraId="3841B61D" w14:textId="5EA1E7F0" w:rsidR="00D135F7" w:rsidRPr="00A91A4A" w:rsidRDefault="00D135F7" w:rsidP="00D135F7">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Validation message updated following </w:t>
            </w:r>
            <w:r w:rsidRPr="00D135F7">
              <w:rPr>
                <w:rFonts w:asciiTheme="minorHAnsi" w:hAnsiTheme="minorHAnsi"/>
                <w:sz w:val="22"/>
                <w:szCs w:val="22"/>
                <w:lang w:eastAsia="en-CA"/>
              </w:rPr>
              <w:t>TFS 33188</w:t>
            </w:r>
          </w:p>
          <w:p w14:paraId="43984A6A" w14:textId="44697069" w:rsidR="00AF5015" w:rsidRDefault="00D135F7" w:rsidP="00AF5015">
            <w:pPr>
              <w:spacing w:before="60" w:after="60"/>
              <w:ind w:left="0"/>
              <w:rPr>
                <w:lang w:eastAsia="en-CA"/>
              </w:rPr>
            </w:pPr>
            <w:r>
              <w:rPr>
                <w:lang w:eastAsia="en-CA"/>
              </w:rPr>
              <w:br/>
            </w:r>
            <w:r w:rsidR="00AF5015">
              <w:rPr>
                <w:lang w:eastAsia="en-CA"/>
              </w:rPr>
              <w:t>YKN 20180720:</w:t>
            </w:r>
          </w:p>
          <w:p w14:paraId="2BB5D9DE" w14:textId="77777777" w:rsidR="00AF5015" w:rsidRPr="00A91A4A" w:rsidRDefault="00AF5015" w:rsidP="00AF5015">
            <w:pPr>
              <w:pStyle w:val="ListParagraph"/>
              <w:numPr>
                <w:ilvl w:val="0"/>
                <w:numId w:val="32"/>
              </w:numPr>
              <w:spacing w:before="60" w:after="60" w:line="240" w:lineRule="auto"/>
              <w:rPr>
                <w:rFonts w:asciiTheme="minorHAnsi" w:hAnsiTheme="minorHAnsi"/>
                <w:sz w:val="22"/>
                <w:szCs w:val="22"/>
                <w:lang w:eastAsia="en-CA"/>
              </w:rPr>
            </w:pPr>
            <w:r w:rsidRPr="00A91A4A">
              <w:rPr>
                <w:rFonts w:asciiTheme="minorHAnsi" w:hAnsiTheme="minorHAnsi"/>
                <w:sz w:val="22"/>
                <w:szCs w:val="22"/>
                <w:lang w:eastAsia="en-CA"/>
              </w:rPr>
              <w:t>Added section Close Leaves.</w:t>
            </w:r>
          </w:p>
          <w:p w14:paraId="0E0A262C" w14:textId="77777777" w:rsidR="00AF5015" w:rsidRDefault="00AF5015" w:rsidP="00AF5015">
            <w:pPr>
              <w:spacing w:before="60" w:after="60"/>
              <w:ind w:left="0"/>
              <w:rPr>
                <w:lang w:eastAsia="en-CA"/>
              </w:rPr>
            </w:pPr>
          </w:p>
          <w:p w14:paraId="26BCAF70" w14:textId="21DC1DC1"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2FA32CD6" w14:textId="77777777" w:rsidR="00F93DA0" w:rsidRPr="00E8794C" w:rsidRDefault="00F93DA0" w:rsidP="00AF5015">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107FEC3F" w14:textId="5AFFE9E4" w:rsidR="000906DB" w:rsidRPr="00CA5805" w:rsidRDefault="000906DB" w:rsidP="000836DD">
            <w:pPr>
              <w:spacing w:before="60" w:after="60" w:line="240" w:lineRule="auto"/>
              <w:ind w:left="0"/>
              <w:rPr>
                <w:rFonts w:asciiTheme="minorHAnsi" w:hAnsiTheme="minorHAnsi"/>
                <w:sz w:val="22"/>
                <w:szCs w:val="22"/>
                <w:lang w:eastAsia="en-CA"/>
              </w:rPr>
            </w:pPr>
          </w:p>
        </w:tc>
      </w:tr>
    </w:tbl>
    <w:p w14:paraId="3826BF0F" w14:textId="77777777" w:rsidR="000906DB" w:rsidRDefault="000906DB" w:rsidP="000906DB">
      <w:pPr>
        <w:spacing w:before="0" w:after="0" w:line="240" w:lineRule="auto"/>
        <w:ind w:left="0"/>
      </w:pPr>
    </w:p>
    <w:p w14:paraId="350E9E44" w14:textId="121CB611" w:rsidR="00306169" w:rsidRDefault="00306169">
      <w:pPr>
        <w:spacing w:before="0" w:after="0" w:line="240" w:lineRule="auto"/>
        <w:ind w:left="0"/>
        <w:rPr>
          <w:lang w:val="en-US"/>
        </w:rPr>
      </w:pPr>
    </w:p>
    <w:p w14:paraId="756DE34E" w14:textId="443FE31D" w:rsidR="00E96EF7" w:rsidRPr="006B06A8" w:rsidRDefault="00E96EF7" w:rsidP="00E96EF7">
      <w:pPr>
        <w:pStyle w:val="Heading3"/>
      </w:pPr>
      <w:r w:rsidRPr="006B06A8">
        <w:t>Validation –</w:t>
      </w:r>
      <w:r>
        <w:t xml:space="preserve"> </w:t>
      </w:r>
      <w:r w:rsidR="00321C3A">
        <w:t xml:space="preserve">Reported </w:t>
      </w:r>
      <w:r>
        <w:t>CL Overlaps With Existing NCL</w:t>
      </w:r>
    </w:p>
    <w:p w14:paraId="13B61782" w14:textId="77777777" w:rsidR="00E96EF7" w:rsidRPr="006B06A8" w:rsidRDefault="00E96EF7" w:rsidP="00E96EF7">
      <w:pPr>
        <w:rPr>
          <w:lang w:val="en-US"/>
        </w:rPr>
      </w:pPr>
    </w:p>
    <w:tbl>
      <w:tblPr>
        <w:tblW w:w="10999"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647"/>
      </w:tblGrid>
      <w:tr w:rsidR="00E96EF7" w14:paraId="42D92FCB"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B0868E"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647" w:type="dxa"/>
            <w:tcBorders>
              <w:top w:val="single" w:sz="4" w:space="0" w:color="auto"/>
              <w:left w:val="single" w:sz="4" w:space="0" w:color="auto"/>
              <w:bottom w:val="single" w:sz="4" w:space="0" w:color="auto"/>
              <w:right w:val="single" w:sz="4" w:space="0" w:color="auto"/>
            </w:tcBorders>
            <w:vAlign w:val="center"/>
          </w:tcPr>
          <w:p w14:paraId="4E26D57E" w14:textId="5DFD1591" w:rsidR="00E96EF7" w:rsidRPr="00AB05E0" w:rsidRDefault="00753C5D" w:rsidP="00010D2F">
            <w:pPr>
              <w:pStyle w:val="Heading1"/>
              <w:rPr>
                <w:lang w:val="en-US"/>
              </w:rPr>
            </w:pPr>
            <w:bookmarkStart w:id="546" w:name="_Toc43372884"/>
            <w:r>
              <w:rPr>
                <w:lang w:val="en-US"/>
              </w:rPr>
              <w:t>B137</w:t>
            </w:r>
            <w:r w:rsidR="00E96EF7" w:rsidRPr="00431F1F">
              <w:rPr>
                <w:lang w:val="en-US"/>
              </w:rPr>
              <w:t>_</w:t>
            </w:r>
            <w:r w:rsidR="00321C3A">
              <w:rPr>
                <w:lang w:val="en-US"/>
              </w:rPr>
              <w:t>Reported_</w:t>
            </w:r>
            <w:r w:rsidR="00E96EF7">
              <w:rPr>
                <w:lang w:val="en-US"/>
              </w:rPr>
              <w:t>CL_Overalps_With_ Existing_NCL</w:t>
            </w:r>
            <w:bookmarkEnd w:id="546"/>
          </w:p>
        </w:tc>
      </w:tr>
      <w:tr w:rsidR="00E96EF7" w14:paraId="007CA694"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0B639A"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647" w:type="dxa"/>
            <w:tcBorders>
              <w:top w:val="single" w:sz="4" w:space="0" w:color="auto"/>
              <w:left w:val="single" w:sz="4" w:space="0" w:color="auto"/>
              <w:bottom w:val="single" w:sz="4" w:space="0" w:color="auto"/>
              <w:right w:val="single" w:sz="4" w:space="0" w:color="auto"/>
            </w:tcBorders>
            <w:vAlign w:val="center"/>
          </w:tcPr>
          <w:p w14:paraId="4CF8D127" w14:textId="6EEC92DA" w:rsidR="00E96EF7" w:rsidRDefault="00775FB5" w:rsidP="00010D2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1090</w:t>
            </w:r>
          </w:p>
        </w:tc>
      </w:tr>
      <w:tr w:rsidR="00E96EF7" w14:paraId="28979696"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0F3456"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647" w:type="dxa"/>
            <w:tcBorders>
              <w:top w:val="single" w:sz="4" w:space="0" w:color="auto"/>
              <w:left w:val="single" w:sz="4" w:space="0" w:color="auto"/>
              <w:bottom w:val="single" w:sz="4" w:space="0" w:color="auto"/>
              <w:right w:val="single" w:sz="4" w:space="0" w:color="auto"/>
            </w:tcBorders>
            <w:vAlign w:val="center"/>
          </w:tcPr>
          <w:p w14:paraId="6757A666" w14:textId="77777777" w:rsidR="00E96EF7" w:rsidRDefault="00E96EF7" w:rsidP="00010D2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E96EF7" w14:paraId="3505EE11"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78B1D0"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647" w:type="dxa"/>
            <w:tcBorders>
              <w:top w:val="single" w:sz="4" w:space="0" w:color="auto"/>
              <w:left w:val="single" w:sz="4" w:space="0" w:color="auto"/>
              <w:bottom w:val="single" w:sz="4" w:space="0" w:color="auto"/>
              <w:right w:val="single" w:sz="4" w:space="0" w:color="auto"/>
            </w:tcBorders>
            <w:vAlign w:val="center"/>
          </w:tcPr>
          <w:p w14:paraId="634A50AD" w14:textId="77777777" w:rsidR="00E96EF7" w:rsidRDefault="00E96EF7" w:rsidP="00010D2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256CC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E96EF7" w14:paraId="2715AC4D"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F8AC743"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647" w:type="dxa"/>
            <w:tcBorders>
              <w:top w:val="single" w:sz="4" w:space="0" w:color="auto"/>
              <w:left w:val="single" w:sz="4" w:space="0" w:color="auto"/>
              <w:bottom w:val="single" w:sz="4" w:space="0" w:color="auto"/>
              <w:right w:val="single" w:sz="4" w:space="0" w:color="auto"/>
            </w:tcBorders>
            <w:vAlign w:val="center"/>
          </w:tcPr>
          <w:p w14:paraId="4A0B1AF3" w14:textId="53749A6C" w:rsidR="00E96EF7" w:rsidRPr="00215615" w:rsidRDefault="00E96EF7" w:rsidP="00010D2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Contributory Leaves</w:t>
            </w:r>
          </w:p>
        </w:tc>
      </w:tr>
      <w:tr w:rsidR="00E96EF7" w14:paraId="628E2F9F"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57FDF84"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647" w:type="dxa"/>
            <w:tcBorders>
              <w:top w:val="single" w:sz="4" w:space="0" w:color="auto"/>
              <w:left w:val="single" w:sz="4" w:space="0" w:color="auto"/>
              <w:bottom w:val="single" w:sz="4" w:space="0" w:color="auto"/>
              <w:right w:val="single" w:sz="4" w:space="0" w:color="auto"/>
            </w:tcBorders>
            <w:vAlign w:val="center"/>
          </w:tcPr>
          <w:p w14:paraId="15AE80C1" w14:textId="27B2BA6C" w:rsidR="00E96EF7" w:rsidRDefault="00321C3A" w:rsidP="00010D2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Complete Member Error</w:t>
            </w:r>
          </w:p>
        </w:tc>
      </w:tr>
      <w:tr w:rsidR="00E96EF7" w14:paraId="2AE1DCF1"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3C5D9DB"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647" w:type="dxa"/>
            <w:tcBorders>
              <w:top w:val="single" w:sz="4" w:space="0" w:color="auto"/>
              <w:left w:val="single" w:sz="4" w:space="0" w:color="auto"/>
              <w:bottom w:val="single" w:sz="4" w:space="0" w:color="auto"/>
              <w:right w:val="single" w:sz="4" w:space="0" w:color="auto"/>
            </w:tcBorders>
            <w:vAlign w:val="center"/>
          </w:tcPr>
          <w:p w14:paraId="58435A08" w14:textId="77777777" w:rsidR="00E96EF7" w:rsidRPr="00B464B9" w:rsidRDefault="00E96EF7" w:rsidP="00010D2F">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E96EF7" w:rsidRPr="00A61AB1" w14:paraId="763B231F"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E5E2F1"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F4005C6"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647" w:type="dxa"/>
            <w:tcBorders>
              <w:top w:val="single" w:sz="4" w:space="0" w:color="auto"/>
              <w:left w:val="single" w:sz="4" w:space="0" w:color="auto"/>
              <w:bottom w:val="single" w:sz="4" w:space="0" w:color="auto"/>
              <w:right w:val="single" w:sz="4" w:space="0" w:color="auto"/>
            </w:tcBorders>
            <w:vAlign w:val="center"/>
          </w:tcPr>
          <w:p w14:paraId="04F2EB57" w14:textId="4C3CD62C" w:rsidR="00E96EF7" w:rsidRPr="00C301FC" w:rsidRDefault="00321C3A" w:rsidP="00010D2F">
            <w:pPr>
              <w:ind w:left="0"/>
              <w:rPr>
                <w:rFonts w:asciiTheme="minorHAnsi" w:hAnsiTheme="minorHAnsi"/>
                <w:sz w:val="22"/>
                <w:szCs w:val="22"/>
                <w:lang w:val="en-US" w:eastAsia="en-CA"/>
              </w:rPr>
            </w:pPr>
            <w:r w:rsidRPr="00321C3A">
              <w:rPr>
                <w:rFonts w:asciiTheme="minorHAnsi" w:hAnsiTheme="minorHAnsi"/>
                <w:sz w:val="22"/>
                <w:szCs w:val="22"/>
                <w:lang w:val="en-US" w:eastAsia="en-CA"/>
              </w:rPr>
              <w:t xml:space="preserve">If a reported contributory leave overlaps a non-contributory leave(s) in Ariel and does NOT match applicable dates.   </w:t>
            </w:r>
          </w:p>
        </w:tc>
      </w:tr>
      <w:tr w:rsidR="00E96EF7" w:rsidRPr="00C83DBA" w14:paraId="680534DC"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5BF5725"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647" w:type="dxa"/>
            <w:tcBorders>
              <w:top w:val="single" w:sz="4" w:space="0" w:color="auto"/>
              <w:left w:val="single" w:sz="4" w:space="0" w:color="auto"/>
              <w:bottom w:val="single" w:sz="4" w:space="0" w:color="auto"/>
              <w:right w:val="single" w:sz="4" w:space="0" w:color="auto"/>
            </w:tcBorders>
            <w:vAlign w:val="center"/>
          </w:tcPr>
          <w:p w14:paraId="3757B714" w14:textId="3194B4DB" w:rsidR="00AE7E43" w:rsidRPr="00775FB5" w:rsidRDefault="00AE7E43" w:rsidP="00AE7E43">
            <w:pPr>
              <w:ind w:left="0"/>
              <w:rPr>
                <w:rFonts w:asciiTheme="minorHAnsi" w:hAnsiTheme="minorHAnsi" w:cs="Segoe UI"/>
                <w:sz w:val="22"/>
                <w:szCs w:val="22"/>
              </w:rPr>
            </w:pPr>
            <w:r w:rsidRPr="00775FB5">
              <w:rPr>
                <w:rFonts w:asciiTheme="minorHAnsi" w:hAnsiTheme="minorHAnsi" w:cs="Segoe UI"/>
                <w:sz w:val="22"/>
                <w:szCs w:val="22"/>
              </w:rPr>
              <w:t>Reject the member if :</w:t>
            </w:r>
          </w:p>
          <w:p w14:paraId="6758847A" w14:textId="72817002" w:rsidR="00AE7E43" w:rsidRPr="00775FB5" w:rsidRDefault="00C83D37" w:rsidP="00AE7E43">
            <w:pPr>
              <w:rPr>
                <w:rFonts w:asciiTheme="minorHAnsi" w:hAnsiTheme="minorHAnsi"/>
                <w:sz w:val="22"/>
                <w:szCs w:val="22"/>
                <w:lang w:eastAsia="en-CA"/>
              </w:rPr>
            </w:pPr>
            <w:r>
              <w:rPr>
                <w:rFonts w:asciiTheme="minorHAnsi" w:hAnsiTheme="minorHAnsi"/>
                <w:sz w:val="22"/>
                <w:szCs w:val="22"/>
                <w:lang w:eastAsia="en-CA"/>
              </w:rPr>
              <w:t>Ariel.Employment = FileDerived.Employment</w:t>
            </w:r>
          </w:p>
          <w:p w14:paraId="49DF2BD0" w14:textId="77777777" w:rsidR="00AE7E43" w:rsidRDefault="00AE7E43" w:rsidP="00AE7E43">
            <w:pPr>
              <w:rPr>
                <w:rFonts w:asciiTheme="minorHAnsi" w:hAnsiTheme="minorHAnsi"/>
                <w:sz w:val="22"/>
                <w:szCs w:val="22"/>
                <w:lang w:val="en-US" w:eastAsia="en-CA"/>
              </w:rPr>
            </w:pPr>
            <w:r>
              <w:rPr>
                <w:rFonts w:asciiTheme="minorHAnsi" w:hAnsiTheme="minorHAnsi"/>
                <w:sz w:val="22"/>
                <w:szCs w:val="22"/>
                <w:lang w:val="en-US" w:eastAsia="en-CA"/>
              </w:rPr>
              <w:t xml:space="preserve">And </w:t>
            </w:r>
          </w:p>
          <w:p w14:paraId="5B0EF640" w14:textId="064AB356" w:rsidR="000C71F4" w:rsidRPr="000C71F4" w:rsidRDefault="000C71F4" w:rsidP="000C71F4">
            <w:pPr>
              <w:rPr>
                <w:rFonts w:asciiTheme="minorHAnsi" w:hAnsiTheme="minorHAnsi" w:cs="Segoe UI"/>
                <w:b/>
                <w:bCs/>
                <w:sz w:val="22"/>
                <w:szCs w:val="22"/>
              </w:rPr>
            </w:pPr>
            <w:r>
              <w:rPr>
                <w:rFonts w:asciiTheme="minorHAnsi" w:hAnsiTheme="minorHAnsi" w:cs="Segoe UI"/>
                <w:b/>
                <w:bCs/>
                <w:sz w:val="22"/>
                <w:szCs w:val="22"/>
              </w:rPr>
              <w:t>{</w:t>
            </w:r>
          </w:p>
          <w:p w14:paraId="6809E69D" w14:textId="1BAF3FF9" w:rsidR="000C71F4" w:rsidRPr="000C71F4" w:rsidRDefault="000C71F4" w:rsidP="000C71F4">
            <w:pPr>
              <w:rPr>
                <w:rFonts w:asciiTheme="minorHAnsi" w:hAnsiTheme="minorHAnsi" w:cs="Segoe UI"/>
                <w:sz w:val="22"/>
                <w:szCs w:val="22"/>
              </w:rPr>
            </w:pPr>
            <w:r w:rsidRPr="000C71F4">
              <w:rPr>
                <w:rFonts w:asciiTheme="minorHAnsi" w:hAnsiTheme="minorHAnsi" w:cs="Segoe UI"/>
                <w:sz w:val="22"/>
                <w:szCs w:val="22"/>
              </w:rPr>
              <w:t>File.LeaveType C*  &lt;&gt; Ariel.LeaveType NC* (according to table below)</w:t>
            </w:r>
          </w:p>
          <w:p w14:paraId="5EE10E6B" w14:textId="35961AFE" w:rsidR="000C71F4" w:rsidRPr="000C71F4" w:rsidRDefault="000C71F4" w:rsidP="000C71F4">
            <w:pPr>
              <w:rPr>
                <w:rFonts w:asciiTheme="minorHAnsi" w:hAnsiTheme="minorHAnsi" w:cs="Segoe UI"/>
                <w:sz w:val="22"/>
                <w:szCs w:val="22"/>
              </w:rPr>
            </w:pPr>
            <w:r w:rsidRPr="000C71F4">
              <w:rPr>
                <w:rFonts w:asciiTheme="minorHAnsi" w:hAnsiTheme="minorHAnsi" w:cs="Segoe UI"/>
                <w:sz w:val="22"/>
                <w:szCs w:val="22"/>
              </w:rPr>
              <w:t>And</w:t>
            </w:r>
          </w:p>
          <w:p w14:paraId="7AF30299" w14:textId="0A3955DC" w:rsidR="000C71F4" w:rsidRPr="000C71F4" w:rsidRDefault="000C71F4" w:rsidP="000C71F4">
            <w:pPr>
              <w:rPr>
                <w:rFonts w:asciiTheme="minorHAnsi" w:hAnsiTheme="minorHAnsi" w:cs="Segoe UI"/>
                <w:sz w:val="22"/>
                <w:szCs w:val="22"/>
              </w:rPr>
            </w:pPr>
            <w:r w:rsidRPr="000C71F4">
              <w:rPr>
                <w:rFonts w:asciiTheme="minorHAnsi" w:hAnsiTheme="minorHAnsi" w:cs="Segoe UI"/>
                <w:sz w:val="22"/>
                <w:szCs w:val="22"/>
              </w:rPr>
              <w:t>Aiel.StartDate &lt;=  File.EndDate</w:t>
            </w:r>
          </w:p>
          <w:p w14:paraId="57B79EB8" w14:textId="447A8A1A" w:rsidR="000C71F4" w:rsidRPr="000C71F4" w:rsidRDefault="000C71F4" w:rsidP="000C71F4">
            <w:pPr>
              <w:rPr>
                <w:rFonts w:asciiTheme="minorHAnsi" w:hAnsiTheme="minorHAnsi" w:cs="Segoe UI"/>
                <w:sz w:val="22"/>
                <w:szCs w:val="22"/>
              </w:rPr>
            </w:pPr>
            <w:r w:rsidRPr="000C71F4">
              <w:rPr>
                <w:rFonts w:asciiTheme="minorHAnsi" w:hAnsiTheme="minorHAnsi" w:cs="Segoe UI"/>
                <w:sz w:val="22"/>
                <w:szCs w:val="22"/>
              </w:rPr>
              <w:t>An</w:t>
            </w:r>
            <w:r>
              <w:rPr>
                <w:rFonts w:asciiTheme="minorHAnsi" w:hAnsiTheme="minorHAnsi" w:cs="Segoe UI"/>
                <w:sz w:val="22"/>
                <w:szCs w:val="22"/>
              </w:rPr>
              <w:t>d</w:t>
            </w:r>
          </w:p>
          <w:p w14:paraId="3A50CB57" w14:textId="77777777" w:rsidR="000C71F4" w:rsidRPr="000C71F4" w:rsidRDefault="000C71F4" w:rsidP="000C71F4">
            <w:pPr>
              <w:rPr>
                <w:rFonts w:asciiTheme="minorHAnsi" w:hAnsiTheme="minorHAnsi" w:cs="Segoe UI"/>
                <w:sz w:val="22"/>
                <w:szCs w:val="22"/>
              </w:rPr>
            </w:pPr>
            <w:r w:rsidRPr="000C71F4">
              <w:rPr>
                <w:rFonts w:asciiTheme="minorHAnsi" w:hAnsiTheme="minorHAnsi" w:cs="Segoe UI"/>
                <w:sz w:val="22"/>
                <w:szCs w:val="22"/>
              </w:rPr>
              <w:t xml:space="preserve">Ariel.EndDate &gt;= File.StartDate + 1 day </w:t>
            </w:r>
          </w:p>
          <w:p w14:paraId="4895A1EB" w14:textId="77777777" w:rsidR="000C71F4" w:rsidRDefault="000C71F4" w:rsidP="000C71F4">
            <w:pPr>
              <w:rPr>
                <w:rFonts w:asciiTheme="minorHAnsi" w:hAnsiTheme="minorHAnsi" w:cs="Segoe UI"/>
                <w:sz w:val="22"/>
                <w:szCs w:val="22"/>
              </w:rPr>
            </w:pPr>
            <w:r>
              <w:rPr>
                <w:rFonts w:asciiTheme="minorHAnsi" w:hAnsiTheme="minorHAnsi" w:cs="Segoe UI"/>
                <w:sz w:val="22"/>
                <w:szCs w:val="22"/>
              </w:rPr>
              <w:t>}</w:t>
            </w:r>
          </w:p>
          <w:p w14:paraId="7ACEABA7" w14:textId="2FF02A02" w:rsidR="000C71F4" w:rsidRPr="000C71F4" w:rsidRDefault="000C71F4" w:rsidP="000C71F4">
            <w:pPr>
              <w:rPr>
                <w:rFonts w:asciiTheme="minorHAnsi" w:hAnsiTheme="minorHAnsi" w:cs="Segoe UI"/>
                <w:sz w:val="22"/>
                <w:szCs w:val="22"/>
              </w:rPr>
            </w:pPr>
            <w:r>
              <w:rPr>
                <w:rFonts w:asciiTheme="minorHAnsi" w:hAnsiTheme="minorHAnsi" w:cs="Segoe UI"/>
                <w:sz w:val="22"/>
                <w:szCs w:val="22"/>
              </w:rPr>
              <w:t>Or</w:t>
            </w:r>
          </w:p>
          <w:p w14:paraId="2F71A1FE" w14:textId="07D18BF2" w:rsidR="000C71F4" w:rsidRPr="000C71F4" w:rsidRDefault="000C71F4" w:rsidP="000C71F4">
            <w:pPr>
              <w:rPr>
                <w:rFonts w:asciiTheme="minorHAnsi" w:hAnsiTheme="minorHAnsi" w:cs="Segoe UI"/>
                <w:b/>
                <w:bCs/>
                <w:sz w:val="22"/>
                <w:szCs w:val="22"/>
              </w:rPr>
            </w:pPr>
            <w:r>
              <w:rPr>
                <w:rFonts w:asciiTheme="minorHAnsi" w:hAnsiTheme="minorHAnsi" w:cs="Segoe UI"/>
                <w:b/>
                <w:bCs/>
                <w:sz w:val="22"/>
                <w:szCs w:val="22"/>
              </w:rPr>
              <w:t>{</w:t>
            </w:r>
          </w:p>
          <w:p w14:paraId="35605D26" w14:textId="63D95416" w:rsidR="000C71F4" w:rsidRPr="00AE7E43" w:rsidRDefault="000C71F4" w:rsidP="000C71F4">
            <w:pPr>
              <w:rPr>
                <w:rFonts w:asciiTheme="minorHAnsi" w:hAnsiTheme="minorHAnsi" w:cs="Segoe UI"/>
                <w:sz w:val="22"/>
                <w:szCs w:val="22"/>
              </w:rPr>
            </w:pPr>
            <w:r w:rsidRPr="00AE7E43">
              <w:rPr>
                <w:rFonts w:asciiTheme="minorHAnsi" w:hAnsiTheme="minorHAnsi" w:cs="Segoe UI"/>
                <w:sz w:val="22"/>
                <w:szCs w:val="22"/>
              </w:rPr>
              <w:t>File.LeaveType C* = Ariel.LeaveType NC* (</w:t>
            </w:r>
            <w:r w:rsidR="00AE7E43" w:rsidRPr="000C71F4">
              <w:rPr>
                <w:rFonts w:asciiTheme="minorHAnsi" w:hAnsiTheme="minorHAnsi" w:cs="Segoe UI"/>
                <w:sz w:val="22"/>
                <w:szCs w:val="22"/>
              </w:rPr>
              <w:t>according to table below</w:t>
            </w:r>
            <w:r w:rsidRPr="00AE7E43">
              <w:rPr>
                <w:rFonts w:asciiTheme="minorHAnsi" w:hAnsiTheme="minorHAnsi" w:cs="Segoe UI"/>
                <w:sz w:val="22"/>
                <w:szCs w:val="22"/>
              </w:rPr>
              <w:t>)</w:t>
            </w:r>
          </w:p>
          <w:p w14:paraId="4CE24668" w14:textId="03A64E74" w:rsidR="000C71F4" w:rsidRPr="000176EC" w:rsidRDefault="000C71F4" w:rsidP="000C71F4">
            <w:pPr>
              <w:rPr>
                <w:rFonts w:asciiTheme="minorHAnsi" w:hAnsiTheme="minorHAnsi" w:cs="Segoe UI"/>
                <w:sz w:val="22"/>
                <w:szCs w:val="22"/>
              </w:rPr>
            </w:pPr>
            <w:r w:rsidRPr="000176EC">
              <w:rPr>
                <w:rFonts w:asciiTheme="minorHAnsi" w:hAnsiTheme="minorHAnsi" w:cs="Segoe UI"/>
                <w:sz w:val="22"/>
                <w:szCs w:val="22"/>
              </w:rPr>
              <w:t>And</w:t>
            </w:r>
          </w:p>
          <w:p w14:paraId="1FB3E830" w14:textId="77777777" w:rsidR="000C71F4" w:rsidRPr="000176EC" w:rsidRDefault="000C71F4" w:rsidP="000C71F4">
            <w:pPr>
              <w:rPr>
                <w:rFonts w:asciiTheme="minorHAnsi" w:hAnsiTheme="minorHAnsi" w:cs="Segoe UI"/>
                <w:sz w:val="22"/>
                <w:szCs w:val="22"/>
              </w:rPr>
            </w:pPr>
            <w:r w:rsidRPr="000176EC">
              <w:rPr>
                <w:rFonts w:asciiTheme="minorHAnsi" w:hAnsiTheme="minorHAnsi" w:cs="Segoe UI"/>
                <w:sz w:val="22"/>
                <w:szCs w:val="22"/>
              </w:rPr>
              <w:t xml:space="preserve">Ariel.StartDate &lt;&gt;  File.StartDate </w:t>
            </w:r>
          </w:p>
          <w:p w14:paraId="53DF3C33" w14:textId="449AFED5" w:rsidR="000C71F4" w:rsidRPr="000C71F4" w:rsidRDefault="000C71F4" w:rsidP="000C71F4">
            <w:pPr>
              <w:rPr>
                <w:rFonts w:asciiTheme="minorHAnsi" w:hAnsiTheme="minorHAnsi" w:cs="Segoe UI"/>
                <w:sz w:val="22"/>
                <w:szCs w:val="22"/>
              </w:rPr>
            </w:pPr>
            <w:r w:rsidRPr="000C71F4">
              <w:rPr>
                <w:rFonts w:asciiTheme="minorHAnsi" w:hAnsiTheme="minorHAnsi" w:cs="Segoe UI"/>
                <w:sz w:val="22"/>
                <w:szCs w:val="22"/>
              </w:rPr>
              <w:t>And</w:t>
            </w:r>
          </w:p>
          <w:p w14:paraId="3615444C" w14:textId="77777777" w:rsidR="000C71F4" w:rsidRPr="000C71F4" w:rsidRDefault="000C71F4" w:rsidP="000C71F4">
            <w:pPr>
              <w:rPr>
                <w:rFonts w:asciiTheme="minorHAnsi" w:hAnsiTheme="minorHAnsi" w:cs="Segoe UI"/>
                <w:sz w:val="22"/>
                <w:szCs w:val="22"/>
              </w:rPr>
            </w:pPr>
            <w:r w:rsidRPr="000C71F4">
              <w:rPr>
                <w:rFonts w:asciiTheme="minorHAnsi" w:hAnsiTheme="minorHAnsi" w:cs="Segoe UI"/>
                <w:sz w:val="22"/>
                <w:szCs w:val="22"/>
              </w:rPr>
              <w:t>Ariel.StartDate &lt;=  File.EndDate</w:t>
            </w:r>
          </w:p>
          <w:p w14:paraId="68E9F44B" w14:textId="7FBCC176" w:rsidR="000C71F4" w:rsidRPr="000C71F4" w:rsidRDefault="000C71F4" w:rsidP="000C71F4">
            <w:pPr>
              <w:rPr>
                <w:rFonts w:asciiTheme="minorHAnsi" w:hAnsiTheme="minorHAnsi" w:cs="Segoe UI"/>
                <w:sz w:val="22"/>
                <w:szCs w:val="22"/>
              </w:rPr>
            </w:pPr>
            <w:r w:rsidRPr="000C71F4">
              <w:rPr>
                <w:rFonts w:asciiTheme="minorHAnsi" w:hAnsiTheme="minorHAnsi" w:cs="Segoe UI"/>
                <w:sz w:val="22"/>
                <w:szCs w:val="22"/>
              </w:rPr>
              <w:t>And</w:t>
            </w:r>
          </w:p>
          <w:p w14:paraId="724DD588" w14:textId="77777777" w:rsidR="000C71F4" w:rsidRPr="000C71F4" w:rsidRDefault="000C71F4" w:rsidP="000C71F4">
            <w:pPr>
              <w:rPr>
                <w:rFonts w:asciiTheme="minorHAnsi" w:hAnsiTheme="minorHAnsi" w:cs="Segoe UI"/>
                <w:sz w:val="22"/>
                <w:szCs w:val="22"/>
                <w:lang w:val="en-US"/>
              </w:rPr>
            </w:pPr>
            <w:r w:rsidRPr="000C71F4">
              <w:rPr>
                <w:rFonts w:asciiTheme="minorHAnsi" w:hAnsiTheme="minorHAnsi" w:cs="Segoe UI"/>
                <w:sz w:val="22"/>
                <w:szCs w:val="22"/>
                <w:lang w:val="en-US"/>
              </w:rPr>
              <w:t xml:space="preserve">Ariel.EndDate &gt;= File.StartDate + 1 day </w:t>
            </w:r>
          </w:p>
          <w:p w14:paraId="2F05BF03" w14:textId="0756BE5D" w:rsidR="000C71F4" w:rsidRPr="000C71F4" w:rsidRDefault="000C71F4" w:rsidP="000C71F4">
            <w:pPr>
              <w:rPr>
                <w:rFonts w:asciiTheme="minorHAnsi" w:hAnsiTheme="minorHAnsi" w:cs="Segoe UI"/>
                <w:sz w:val="22"/>
                <w:szCs w:val="22"/>
                <w:lang w:val="en-US"/>
              </w:rPr>
            </w:pPr>
            <w:r>
              <w:rPr>
                <w:rFonts w:asciiTheme="minorHAnsi" w:hAnsiTheme="minorHAnsi" w:cs="Segoe UI"/>
                <w:sz w:val="22"/>
                <w:szCs w:val="22"/>
                <w:lang w:val="en-US"/>
              </w:rPr>
              <w:t>}</w:t>
            </w:r>
          </w:p>
          <w:p w14:paraId="0A7DB2A1" w14:textId="047A722C" w:rsidR="000C71F4" w:rsidRPr="00AE7E43" w:rsidRDefault="000C71F4" w:rsidP="000C71F4">
            <w:pPr>
              <w:rPr>
                <w:rFonts w:asciiTheme="minorHAnsi" w:hAnsiTheme="minorHAnsi" w:cs="Segoe UI"/>
                <w:bCs/>
                <w:sz w:val="22"/>
                <w:szCs w:val="22"/>
              </w:rPr>
            </w:pPr>
            <w:r w:rsidRPr="00AE7E43">
              <w:rPr>
                <w:rFonts w:asciiTheme="minorHAnsi" w:hAnsiTheme="minorHAnsi" w:cs="Segoe UI"/>
                <w:bCs/>
                <w:sz w:val="22"/>
                <w:szCs w:val="22"/>
              </w:rPr>
              <w:t>Or</w:t>
            </w:r>
          </w:p>
          <w:p w14:paraId="55EA6F20" w14:textId="77777777" w:rsidR="000C71F4" w:rsidRPr="00AE7E43" w:rsidRDefault="000C71F4" w:rsidP="000C71F4">
            <w:pPr>
              <w:rPr>
                <w:rFonts w:asciiTheme="minorHAnsi" w:hAnsiTheme="minorHAnsi" w:cs="Segoe UI"/>
                <w:sz w:val="22"/>
                <w:szCs w:val="22"/>
              </w:rPr>
            </w:pPr>
            <w:r w:rsidRPr="00AE7E43">
              <w:rPr>
                <w:rFonts w:asciiTheme="minorHAnsi" w:hAnsiTheme="minorHAnsi" w:cs="Segoe UI"/>
                <w:sz w:val="22"/>
                <w:szCs w:val="22"/>
              </w:rPr>
              <w:t>{</w:t>
            </w:r>
          </w:p>
          <w:p w14:paraId="133A8A7B" w14:textId="5E9E8EF7" w:rsidR="000C71F4" w:rsidRPr="00AE7E43" w:rsidRDefault="000C71F4" w:rsidP="000C71F4">
            <w:pPr>
              <w:rPr>
                <w:rFonts w:asciiTheme="minorHAnsi" w:hAnsiTheme="minorHAnsi" w:cs="Segoe UI"/>
                <w:sz w:val="22"/>
                <w:szCs w:val="22"/>
              </w:rPr>
            </w:pPr>
            <w:r w:rsidRPr="00AE7E43">
              <w:rPr>
                <w:rFonts w:asciiTheme="minorHAnsi" w:hAnsiTheme="minorHAnsi" w:cs="Segoe UI"/>
                <w:sz w:val="22"/>
                <w:szCs w:val="22"/>
              </w:rPr>
              <w:t>File.LeaveType C* = Ariel.LeaveType NC* (</w:t>
            </w:r>
            <w:r w:rsidR="00AE7E43" w:rsidRPr="000C71F4">
              <w:rPr>
                <w:rFonts w:asciiTheme="minorHAnsi" w:hAnsiTheme="minorHAnsi" w:cs="Segoe UI"/>
                <w:sz w:val="22"/>
                <w:szCs w:val="22"/>
              </w:rPr>
              <w:t>according to table below</w:t>
            </w:r>
            <w:r w:rsidRPr="00AE7E43">
              <w:rPr>
                <w:rFonts w:asciiTheme="minorHAnsi" w:hAnsiTheme="minorHAnsi" w:cs="Segoe UI"/>
                <w:sz w:val="22"/>
                <w:szCs w:val="22"/>
              </w:rPr>
              <w:t>)</w:t>
            </w:r>
          </w:p>
          <w:p w14:paraId="47DF48CE" w14:textId="3412F269" w:rsidR="000C71F4" w:rsidRPr="000176EC" w:rsidRDefault="000C71F4" w:rsidP="000C71F4">
            <w:pPr>
              <w:rPr>
                <w:rFonts w:asciiTheme="minorHAnsi" w:hAnsiTheme="minorHAnsi" w:cs="Segoe UI"/>
                <w:sz w:val="22"/>
                <w:szCs w:val="22"/>
              </w:rPr>
            </w:pPr>
            <w:r w:rsidRPr="000176EC">
              <w:rPr>
                <w:rFonts w:asciiTheme="minorHAnsi" w:hAnsiTheme="minorHAnsi" w:cs="Segoe UI"/>
                <w:sz w:val="22"/>
                <w:szCs w:val="22"/>
              </w:rPr>
              <w:t>And</w:t>
            </w:r>
          </w:p>
          <w:p w14:paraId="5BF8E28C" w14:textId="77777777" w:rsidR="000C71F4" w:rsidRPr="000176EC" w:rsidRDefault="000C71F4" w:rsidP="000C71F4">
            <w:pPr>
              <w:rPr>
                <w:rFonts w:asciiTheme="minorHAnsi" w:hAnsiTheme="minorHAnsi" w:cs="Segoe UI"/>
                <w:sz w:val="22"/>
                <w:szCs w:val="22"/>
              </w:rPr>
            </w:pPr>
            <w:r w:rsidRPr="000176EC">
              <w:rPr>
                <w:rFonts w:asciiTheme="minorHAnsi" w:hAnsiTheme="minorHAnsi" w:cs="Segoe UI"/>
                <w:sz w:val="22"/>
                <w:szCs w:val="22"/>
              </w:rPr>
              <w:t xml:space="preserve">Ariel.StartDate =  File.StartDate </w:t>
            </w:r>
          </w:p>
          <w:p w14:paraId="7617FB49" w14:textId="7FB9B1F5" w:rsidR="000C71F4" w:rsidRPr="000176EC" w:rsidRDefault="000C71F4" w:rsidP="000C71F4">
            <w:pPr>
              <w:rPr>
                <w:rFonts w:asciiTheme="minorHAnsi" w:hAnsiTheme="minorHAnsi" w:cs="Segoe UI"/>
                <w:sz w:val="22"/>
                <w:szCs w:val="22"/>
              </w:rPr>
            </w:pPr>
            <w:r w:rsidRPr="000176EC">
              <w:rPr>
                <w:rFonts w:asciiTheme="minorHAnsi" w:hAnsiTheme="minorHAnsi" w:cs="Segoe UI"/>
                <w:sz w:val="22"/>
                <w:szCs w:val="22"/>
              </w:rPr>
              <w:t>And</w:t>
            </w:r>
          </w:p>
          <w:p w14:paraId="111004FA" w14:textId="77777777" w:rsidR="000C71F4" w:rsidRPr="000176EC" w:rsidRDefault="000C71F4" w:rsidP="000C71F4">
            <w:pPr>
              <w:rPr>
                <w:rFonts w:asciiTheme="minorHAnsi" w:hAnsiTheme="minorHAnsi" w:cs="Segoe UI"/>
                <w:sz w:val="22"/>
                <w:szCs w:val="22"/>
              </w:rPr>
            </w:pPr>
            <w:r w:rsidRPr="000176EC">
              <w:rPr>
                <w:rFonts w:asciiTheme="minorHAnsi" w:hAnsiTheme="minorHAnsi" w:cs="Segoe UI"/>
                <w:sz w:val="22"/>
                <w:szCs w:val="22"/>
              </w:rPr>
              <w:t>Ariel.EndDate &lt;&gt; 2200-12-31</w:t>
            </w:r>
          </w:p>
          <w:p w14:paraId="2E9B9C0D" w14:textId="05F0CB12" w:rsidR="000C71F4" w:rsidRPr="000176EC" w:rsidRDefault="000C71F4" w:rsidP="000C71F4">
            <w:pPr>
              <w:rPr>
                <w:rFonts w:asciiTheme="minorHAnsi" w:hAnsiTheme="minorHAnsi" w:cs="Segoe UI"/>
                <w:sz w:val="22"/>
                <w:szCs w:val="22"/>
              </w:rPr>
            </w:pPr>
            <w:r w:rsidRPr="000176EC">
              <w:rPr>
                <w:rFonts w:asciiTheme="minorHAnsi" w:hAnsiTheme="minorHAnsi" w:cs="Segoe UI"/>
                <w:sz w:val="22"/>
                <w:szCs w:val="22"/>
              </w:rPr>
              <w:t>And</w:t>
            </w:r>
          </w:p>
          <w:p w14:paraId="22BE5F2A" w14:textId="77777777" w:rsidR="000C71F4" w:rsidRPr="000176EC" w:rsidRDefault="000C71F4" w:rsidP="000C71F4">
            <w:pPr>
              <w:rPr>
                <w:rFonts w:asciiTheme="minorHAnsi" w:hAnsiTheme="minorHAnsi" w:cs="Segoe UI"/>
                <w:sz w:val="22"/>
                <w:szCs w:val="22"/>
              </w:rPr>
            </w:pPr>
            <w:r w:rsidRPr="000176EC">
              <w:rPr>
                <w:rFonts w:asciiTheme="minorHAnsi" w:hAnsiTheme="minorHAnsi" w:cs="Segoe UI"/>
                <w:sz w:val="22"/>
                <w:szCs w:val="22"/>
              </w:rPr>
              <w:t>Ariel.EndDate &lt;&gt; File.EndDate + 1 day</w:t>
            </w:r>
          </w:p>
          <w:p w14:paraId="68910455" w14:textId="1E601DE7" w:rsidR="000C71F4" w:rsidRPr="000C71F4" w:rsidRDefault="000C71F4" w:rsidP="000C71F4">
            <w:pPr>
              <w:rPr>
                <w:rFonts w:asciiTheme="minorHAnsi" w:hAnsiTheme="minorHAnsi" w:cs="Segoe UI"/>
                <w:sz w:val="22"/>
                <w:szCs w:val="22"/>
                <w:lang w:val="fr-CA"/>
              </w:rPr>
            </w:pPr>
            <w:r>
              <w:rPr>
                <w:rFonts w:asciiTheme="minorHAnsi" w:hAnsiTheme="minorHAnsi" w:cs="Segoe UI"/>
                <w:sz w:val="22"/>
                <w:szCs w:val="22"/>
                <w:lang w:val="fr-CA"/>
              </w:rPr>
              <w:t>}</w:t>
            </w:r>
          </w:p>
          <w:p w14:paraId="12B7E1AE" w14:textId="46576EE3" w:rsidR="000C71F4" w:rsidRDefault="00AE7E43" w:rsidP="000C71F4">
            <w:pPr>
              <w:rPr>
                <w:rFonts w:asciiTheme="minorHAnsi" w:hAnsiTheme="minorHAnsi" w:cs="Segoe UI"/>
                <w:sz w:val="22"/>
                <w:szCs w:val="22"/>
                <w:lang w:val="fr-CA"/>
              </w:rPr>
            </w:pPr>
            <w:r>
              <w:rPr>
                <w:rFonts w:asciiTheme="minorHAnsi" w:hAnsiTheme="minorHAnsi" w:cs="Segoe UI"/>
                <w:sz w:val="22"/>
                <w:szCs w:val="22"/>
                <w:lang w:val="fr-CA"/>
              </w:rPr>
              <w:t>Where :</w:t>
            </w:r>
          </w:p>
          <w:tbl>
            <w:tblPr>
              <w:tblW w:w="3990" w:type="dxa"/>
              <w:tblInd w:w="720" w:type="dxa"/>
              <w:tblLayout w:type="fixed"/>
              <w:tblCellMar>
                <w:left w:w="0" w:type="dxa"/>
                <w:right w:w="0" w:type="dxa"/>
              </w:tblCellMar>
              <w:tblLook w:val="04A0" w:firstRow="1" w:lastRow="0" w:firstColumn="1" w:lastColumn="0" w:noHBand="0" w:noVBand="1"/>
            </w:tblPr>
            <w:tblGrid>
              <w:gridCol w:w="2004"/>
              <w:gridCol w:w="1986"/>
            </w:tblGrid>
            <w:tr w:rsidR="000C71F4" w:rsidRPr="000C71F4" w14:paraId="26FDC3D7" w14:textId="77777777" w:rsidTr="000C71F4">
              <w:tc>
                <w:tcPr>
                  <w:tcW w:w="2004"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33597A3F"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File.LeaveType</w:t>
                  </w:r>
                </w:p>
              </w:tc>
              <w:tc>
                <w:tcPr>
                  <w:tcW w:w="1986"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hideMark/>
                </w:tcPr>
                <w:p w14:paraId="0AB398E8"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Ariel.LeaveType</w:t>
                  </w:r>
                </w:p>
              </w:tc>
            </w:tr>
            <w:tr w:rsidR="000C71F4" w:rsidRPr="000C71F4" w14:paraId="333B30CE" w14:textId="77777777" w:rsidTr="000C71F4">
              <w:tc>
                <w:tcPr>
                  <w:tcW w:w="20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4ED47D"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01 (CRH)</w:t>
                  </w:r>
                </w:p>
              </w:tc>
              <w:tc>
                <w:tcPr>
                  <w:tcW w:w="1986" w:type="dxa"/>
                  <w:tcBorders>
                    <w:top w:val="nil"/>
                    <w:left w:val="nil"/>
                    <w:bottom w:val="single" w:sz="8" w:space="0" w:color="auto"/>
                    <w:right w:val="single" w:sz="8" w:space="0" w:color="auto"/>
                  </w:tcBorders>
                  <w:tcMar>
                    <w:top w:w="0" w:type="dxa"/>
                    <w:left w:w="108" w:type="dxa"/>
                    <w:bottom w:w="0" w:type="dxa"/>
                    <w:right w:w="108" w:type="dxa"/>
                  </w:tcMar>
                  <w:hideMark/>
                </w:tcPr>
                <w:p w14:paraId="1B3AA0E5"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NCH</w:t>
                  </w:r>
                </w:p>
              </w:tc>
            </w:tr>
            <w:tr w:rsidR="000C71F4" w:rsidRPr="000C71F4" w14:paraId="5E364BCA" w14:textId="77777777" w:rsidTr="000C71F4">
              <w:tc>
                <w:tcPr>
                  <w:tcW w:w="20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CC30D9"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02 (CRF)</w:t>
                  </w:r>
                </w:p>
              </w:tc>
              <w:tc>
                <w:tcPr>
                  <w:tcW w:w="1986" w:type="dxa"/>
                  <w:tcBorders>
                    <w:top w:val="nil"/>
                    <w:left w:val="nil"/>
                    <w:bottom w:val="single" w:sz="8" w:space="0" w:color="auto"/>
                    <w:right w:val="single" w:sz="8" w:space="0" w:color="auto"/>
                  </w:tcBorders>
                  <w:tcMar>
                    <w:top w:w="0" w:type="dxa"/>
                    <w:left w:w="108" w:type="dxa"/>
                    <w:bottom w:w="0" w:type="dxa"/>
                    <w:right w:w="108" w:type="dxa"/>
                  </w:tcMar>
                  <w:hideMark/>
                </w:tcPr>
                <w:p w14:paraId="347A986D"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NCF</w:t>
                  </w:r>
                </w:p>
              </w:tc>
            </w:tr>
            <w:tr w:rsidR="000C71F4" w:rsidRPr="000C71F4" w14:paraId="0D97141F" w14:textId="77777777" w:rsidTr="000C71F4">
              <w:tc>
                <w:tcPr>
                  <w:tcW w:w="20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066095"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03 (CRP)</w:t>
                  </w:r>
                </w:p>
              </w:tc>
              <w:tc>
                <w:tcPr>
                  <w:tcW w:w="1986" w:type="dxa"/>
                  <w:tcBorders>
                    <w:top w:val="nil"/>
                    <w:left w:val="nil"/>
                    <w:bottom w:val="single" w:sz="8" w:space="0" w:color="auto"/>
                    <w:right w:val="single" w:sz="8" w:space="0" w:color="auto"/>
                  </w:tcBorders>
                  <w:tcMar>
                    <w:top w:w="0" w:type="dxa"/>
                    <w:left w:w="108" w:type="dxa"/>
                    <w:bottom w:w="0" w:type="dxa"/>
                    <w:right w:w="108" w:type="dxa"/>
                  </w:tcMar>
                  <w:hideMark/>
                </w:tcPr>
                <w:p w14:paraId="63B40E57"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NCP</w:t>
                  </w:r>
                </w:p>
              </w:tc>
            </w:tr>
            <w:tr w:rsidR="000C71F4" w:rsidRPr="000C71F4" w14:paraId="1416B317" w14:textId="77777777" w:rsidTr="000C71F4">
              <w:tc>
                <w:tcPr>
                  <w:tcW w:w="20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EBAE0B"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04 (CRS)</w:t>
                  </w:r>
                </w:p>
              </w:tc>
              <w:tc>
                <w:tcPr>
                  <w:tcW w:w="1986" w:type="dxa"/>
                  <w:tcBorders>
                    <w:top w:val="nil"/>
                    <w:left w:val="nil"/>
                    <w:bottom w:val="single" w:sz="8" w:space="0" w:color="auto"/>
                    <w:right w:val="single" w:sz="8" w:space="0" w:color="auto"/>
                  </w:tcBorders>
                  <w:tcMar>
                    <w:top w:w="0" w:type="dxa"/>
                    <w:left w:w="108" w:type="dxa"/>
                    <w:bottom w:w="0" w:type="dxa"/>
                    <w:right w:w="108" w:type="dxa"/>
                  </w:tcMar>
                  <w:hideMark/>
                </w:tcPr>
                <w:p w14:paraId="2780D276"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NCS</w:t>
                  </w:r>
                </w:p>
              </w:tc>
            </w:tr>
            <w:tr w:rsidR="000C71F4" w:rsidRPr="000C71F4" w14:paraId="469F8B91" w14:textId="77777777" w:rsidTr="000C71F4">
              <w:tc>
                <w:tcPr>
                  <w:tcW w:w="20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E13200"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05 (CRR)</w:t>
                  </w:r>
                </w:p>
              </w:tc>
              <w:tc>
                <w:tcPr>
                  <w:tcW w:w="1986" w:type="dxa"/>
                  <w:tcBorders>
                    <w:top w:val="nil"/>
                    <w:left w:val="nil"/>
                    <w:bottom w:val="single" w:sz="8" w:space="0" w:color="auto"/>
                    <w:right w:val="single" w:sz="8" w:space="0" w:color="auto"/>
                  </w:tcBorders>
                  <w:tcMar>
                    <w:top w:w="0" w:type="dxa"/>
                    <w:left w:w="108" w:type="dxa"/>
                    <w:bottom w:w="0" w:type="dxa"/>
                    <w:right w:w="108" w:type="dxa"/>
                  </w:tcMar>
                  <w:hideMark/>
                </w:tcPr>
                <w:p w14:paraId="6B481020"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NCR</w:t>
                  </w:r>
                </w:p>
              </w:tc>
            </w:tr>
            <w:tr w:rsidR="000C71F4" w:rsidRPr="000C71F4" w14:paraId="7D14EABD" w14:textId="77777777" w:rsidTr="000C71F4">
              <w:tc>
                <w:tcPr>
                  <w:tcW w:w="20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BA21C0"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06 (CRE)</w:t>
                  </w:r>
                </w:p>
              </w:tc>
              <w:tc>
                <w:tcPr>
                  <w:tcW w:w="1986" w:type="dxa"/>
                  <w:tcBorders>
                    <w:top w:val="nil"/>
                    <w:left w:val="nil"/>
                    <w:bottom w:val="single" w:sz="8" w:space="0" w:color="auto"/>
                    <w:right w:val="single" w:sz="8" w:space="0" w:color="auto"/>
                  </w:tcBorders>
                  <w:tcMar>
                    <w:top w:w="0" w:type="dxa"/>
                    <w:left w:w="108" w:type="dxa"/>
                    <w:bottom w:w="0" w:type="dxa"/>
                    <w:right w:w="108" w:type="dxa"/>
                  </w:tcMar>
                  <w:hideMark/>
                </w:tcPr>
                <w:p w14:paraId="0CADA80E"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NCE</w:t>
                  </w:r>
                </w:p>
              </w:tc>
            </w:tr>
            <w:tr w:rsidR="000C71F4" w:rsidRPr="000C71F4" w14:paraId="50929E6E" w14:textId="77777777" w:rsidTr="000C71F4">
              <w:tc>
                <w:tcPr>
                  <w:tcW w:w="20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7E43B5"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07 (CRO)</w:t>
                  </w:r>
                </w:p>
              </w:tc>
              <w:tc>
                <w:tcPr>
                  <w:tcW w:w="1986" w:type="dxa"/>
                  <w:tcBorders>
                    <w:top w:val="nil"/>
                    <w:left w:val="nil"/>
                    <w:bottom w:val="single" w:sz="8" w:space="0" w:color="auto"/>
                    <w:right w:val="single" w:sz="8" w:space="0" w:color="auto"/>
                  </w:tcBorders>
                  <w:tcMar>
                    <w:top w:w="0" w:type="dxa"/>
                    <w:left w:w="108" w:type="dxa"/>
                    <w:bottom w:w="0" w:type="dxa"/>
                    <w:right w:w="108" w:type="dxa"/>
                  </w:tcMar>
                  <w:hideMark/>
                </w:tcPr>
                <w:p w14:paraId="54F83192" w14:textId="77777777" w:rsidR="000C71F4" w:rsidRPr="000C71F4" w:rsidRDefault="000C71F4">
                  <w:pPr>
                    <w:pStyle w:val="ListParagraph"/>
                    <w:spacing w:before="0" w:after="0" w:line="240" w:lineRule="auto"/>
                    <w:ind w:left="0"/>
                    <w:jc w:val="center"/>
                    <w:rPr>
                      <w:rFonts w:asciiTheme="minorHAnsi" w:hAnsiTheme="minorHAnsi"/>
                      <w:sz w:val="22"/>
                      <w:szCs w:val="22"/>
                    </w:rPr>
                  </w:pPr>
                  <w:r w:rsidRPr="000C71F4">
                    <w:rPr>
                      <w:rFonts w:asciiTheme="minorHAnsi" w:hAnsiTheme="minorHAnsi"/>
                      <w:sz w:val="22"/>
                      <w:szCs w:val="22"/>
                    </w:rPr>
                    <w:t>NCO</w:t>
                  </w:r>
                </w:p>
              </w:tc>
            </w:tr>
          </w:tbl>
          <w:p w14:paraId="0D6012DD" w14:textId="77777777" w:rsidR="00E96EF7" w:rsidRDefault="00E96EF7" w:rsidP="000C71F4">
            <w:pPr>
              <w:autoSpaceDE w:val="0"/>
              <w:autoSpaceDN w:val="0"/>
              <w:adjustRightInd w:val="0"/>
              <w:spacing w:before="0" w:after="0" w:line="240" w:lineRule="auto"/>
              <w:ind w:left="0"/>
              <w:rPr>
                <w:rFonts w:asciiTheme="minorHAnsi" w:hAnsiTheme="minorHAnsi"/>
                <w:sz w:val="22"/>
                <w:szCs w:val="22"/>
                <w:lang w:val="en-US" w:eastAsia="en-CA"/>
              </w:rPr>
            </w:pPr>
          </w:p>
          <w:p w14:paraId="36C96A71" w14:textId="26DE53C6" w:rsidR="000C71F4" w:rsidRPr="0081668A" w:rsidRDefault="000C71F4" w:rsidP="00AE7E43">
            <w:pPr>
              <w:autoSpaceDE w:val="0"/>
              <w:autoSpaceDN w:val="0"/>
              <w:adjustRightInd w:val="0"/>
              <w:spacing w:before="0" w:after="0" w:line="240" w:lineRule="auto"/>
              <w:ind w:left="0"/>
              <w:rPr>
                <w:rFonts w:asciiTheme="minorHAnsi" w:hAnsiTheme="minorHAnsi"/>
                <w:sz w:val="22"/>
                <w:szCs w:val="22"/>
                <w:lang w:val="en-US" w:eastAsia="en-CA"/>
              </w:rPr>
            </w:pPr>
          </w:p>
        </w:tc>
      </w:tr>
      <w:tr w:rsidR="00E96EF7" w:rsidRPr="00A61AB1" w14:paraId="2111B671"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AC9C486" w14:textId="1DB5F552"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647" w:type="dxa"/>
            <w:tcBorders>
              <w:top w:val="single" w:sz="4" w:space="0" w:color="auto"/>
              <w:left w:val="single" w:sz="4" w:space="0" w:color="auto"/>
              <w:bottom w:val="single" w:sz="4" w:space="0" w:color="auto"/>
              <w:right w:val="single" w:sz="4" w:space="0" w:color="auto"/>
            </w:tcBorders>
            <w:vAlign w:val="center"/>
          </w:tcPr>
          <w:p w14:paraId="1985120A" w14:textId="77777777" w:rsidR="00E96EF7" w:rsidRPr="0013251A" w:rsidRDefault="00E96EF7" w:rsidP="00010D2F">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E96EF7" w:rsidRPr="00A61AB1" w14:paraId="5FCFEB19"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F90D85B"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647" w:type="dxa"/>
            <w:tcBorders>
              <w:top w:val="single" w:sz="4" w:space="0" w:color="auto"/>
              <w:left w:val="single" w:sz="4" w:space="0" w:color="auto"/>
              <w:bottom w:val="single" w:sz="4" w:space="0" w:color="auto"/>
              <w:right w:val="single" w:sz="4" w:space="0" w:color="auto"/>
            </w:tcBorders>
            <w:vAlign w:val="center"/>
          </w:tcPr>
          <w:p w14:paraId="32C8E397" w14:textId="52813881" w:rsidR="0013281F" w:rsidRPr="0013281F" w:rsidRDefault="003558D5" w:rsidP="00010D2F">
            <w:pPr>
              <w:pStyle w:val="NormalWeb"/>
              <w:spacing w:line="276" w:lineRule="auto"/>
              <w:rPr>
                <w:rFonts w:asciiTheme="minorHAnsi" w:hAnsiTheme="minorHAnsi"/>
                <w:color w:val="000000"/>
                <w:sz w:val="22"/>
                <w:szCs w:val="22"/>
                <w:lang w:val="en-CA"/>
              </w:rPr>
            </w:pPr>
            <w:r w:rsidRPr="0081668A">
              <w:rPr>
                <w:rFonts w:asciiTheme="minorHAnsi" w:hAnsiTheme="minorHAnsi"/>
                <w:color w:val="000000"/>
                <w:sz w:val="22"/>
                <w:szCs w:val="22"/>
                <w:lang w:val="en-CA"/>
              </w:rPr>
              <w:t xml:space="preserve">The reported </w:t>
            </w:r>
            <w:r>
              <w:rPr>
                <w:rFonts w:asciiTheme="minorHAnsi" w:hAnsiTheme="minorHAnsi"/>
                <w:color w:val="000000"/>
                <w:sz w:val="22"/>
                <w:szCs w:val="22"/>
                <w:lang w:val="en-CA"/>
              </w:rPr>
              <w:t>{0}</w:t>
            </w:r>
            <w:r w:rsidRPr="0081668A">
              <w:rPr>
                <w:rFonts w:asciiTheme="minorHAnsi" w:hAnsiTheme="minorHAnsi"/>
                <w:color w:val="000000"/>
                <w:sz w:val="22"/>
                <w:szCs w:val="22"/>
                <w:lang w:val="en-CA"/>
              </w:rPr>
              <w:t xml:space="preserve"> </w:t>
            </w:r>
            <w:r w:rsidR="00E96EF7" w:rsidRPr="0081668A">
              <w:rPr>
                <w:rFonts w:asciiTheme="minorHAnsi" w:hAnsiTheme="minorHAnsi"/>
                <w:color w:val="000000"/>
                <w:sz w:val="22"/>
                <w:szCs w:val="22"/>
                <w:lang w:val="en-CA"/>
              </w:rPr>
              <w:t xml:space="preserve">starting </w:t>
            </w:r>
            <w:r w:rsidR="00E96EF7">
              <w:rPr>
                <w:rFonts w:asciiTheme="minorHAnsi" w:hAnsiTheme="minorHAnsi"/>
                <w:color w:val="000000"/>
                <w:sz w:val="22"/>
                <w:szCs w:val="22"/>
                <w:lang w:val="en-CA"/>
              </w:rPr>
              <w:t>{1}</w:t>
            </w:r>
            <w:r w:rsidR="00E96EF7" w:rsidRPr="0081668A">
              <w:rPr>
                <w:rFonts w:asciiTheme="minorHAnsi" w:hAnsiTheme="minorHAnsi"/>
                <w:color w:val="000000"/>
                <w:sz w:val="22"/>
                <w:szCs w:val="22"/>
                <w:lang w:val="en-CA"/>
              </w:rPr>
              <w:t xml:space="preserve"> and ending </w:t>
            </w:r>
            <w:r w:rsidR="00E96EF7">
              <w:rPr>
                <w:rFonts w:asciiTheme="minorHAnsi" w:hAnsiTheme="minorHAnsi"/>
                <w:color w:val="000000"/>
                <w:sz w:val="22"/>
                <w:szCs w:val="22"/>
                <w:lang w:val="en-CA"/>
              </w:rPr>
              <w:t xml:space="preserve">{2} </w:t>
            </w:r>
            <w:r w:rsidR="00E96EF7" w:rsidRPr="0081668A">
              <w:rPr>
                <w:rFonts w:asciiTheme="minorHAnsi" w:hAnsiTheme="minorHAnsi"/>
                <w:color w:val="000000"/>
                <w:sz w:val="22"/>
                <w:szCs w:val="22"/>
                <w:lang w:val="en-CA"/>
              </w:rPr>
              <w:t xml:space="preserve">overlaps with </w:t>
            </w:r>
            <w:r w:rsidR="0013281F">
              <w:rPr>
                <w:rFonts w:asciiTheme="minorHAnsi" w:hAnsiTheme="minorHAnsi"/>
                <w:color w:val="000000"/>
                <w:sz w:val="22"/>
                <w:szCs w:val="22"/>
                <w:lang w:val="en-CA"/>
              </w:rPr>
              <w:t xml:space="preserve">a </w:t>
            </w:r>
            <w:r w:rsidR="00E96EF7" w:rsidRPr="0081668A">
              <w:rPr>
                <w:rFonts w:asciiTheme="minorHAnsi" w:hAnsiTheme="minorHAnsi"/>
                <w:color w:val="000000"/>
                <w:sz w:val="22"/>
                <w:szCs w:val="22"/>
                <w:lang w:val="en-CA"/>
              </w:rPr>
              <w:t>previously reported</w:t>
            </w:r>
            <w:r w:rsidR="0013281F">
              <w:rPr>
                <w:rFonts w:asciiTheme="minorHAnsi" w:hAnsiTheme="minorHAnsi"/>
                <w:color w:val="000000"/>
                <w:sz w:val="22"/>
                <w:szCs w:val="22"/>
                <w:lang w:val="en-CA"/>
              </w:rPr>
              <w:t xml:space="preserve"> non-contributory leave. </w:t>
            </w:r>
            <w:r w:rsidR="00321C3A" w:rsidRPr="00321C3A">
              <w:rPr>
                <w:rFonts w:asciiTheme="minorHAnsi" w:hAnsiTheme="minorHAnsi"/>
                <w:color w:val="000000"/>
                <w:sz w:val="22"/>
                <w:szCs w:val="22"/>
                <w:lang w:val="en-CA"/>
              </w:rPr>
              <w:t>Please correct the leave type and/or leave dates, or correct previously reported leave information in the non-contributory leave section.</w:t>
            </w:r>
          </w:p>
        </w:tc>
      </w:tr>
      <w:tr w:rsidR="00E96EF7" w:rsidRPr="00A61AB1" w14:paraId="7B4D368B"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67B16B7"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B235540"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647" w:type="dxa"/>
            <w:tcBorders>
              <w:top w:val="single" w:sz="4" w:space="0" w:color="auto"/>
              <w:left w:val="single" w:sz="4" w:space="0" w:color="auto"/>
              <w:bottom w:val="single" w:sz="4" w:space="0" w:color="auto"/>
              <w:right w:val="single" w:sz="4" w:space="0" w:color="auto"/>
            </w:tcBorders>
            <w:vAlign w:val="center"/>
          </w:tcPr>
          <w:p w14:paraId="158A723C" w14:textId="15D82AB2" w:rsidR="00E96EF7" w:rsidRPr="00B464B9" w:rsidRDefault="0013281F" w:rsidP="00010D2F">
            <w:pPr>
              <w:spacing w:before="60" w:after="60"/>
              <w:ind w:left="0"/>
              <w:rPr>
                <w:rFonts w:asciiTheme="minorHAnsi" w:hAnsiTheme="minorHAnsi"/>
                <w:sz w:val="22"/>
                <w:szCs w:val="22"/>
                <w:lang w:eastAsia="en-CA"/>
              </w:rPr>
            </w:pPr>
            <w:r>
              <w:rPr>
                <w:rFonts w:ascii="Segoe UI" w:hAnsi="Segoe UI" w:cs="Segoe UI"/>
              </w:rPr>
              <w:t>The reported contributory leave overlaps with a previously reported non-contributory leave. Please correct the leave type and/or leave dates, or correct previously reported leave information in the non-contributory leave section.</w:t>
            </w:r>
          </w:p>
        </w:tc>
      </w:tr>
      <w:tr w:rsidR="00E96EF7" w:rsidRPr="0085712F" w14:paraId="25450A10"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C326F07" w14:textId="77777777" w:rsidR="00E96EF7" w:rsidRPr="0085712F" w:rsidRDefault="00E96EF7" w:rsidP="00010D2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647" w:type="dxa"/>
            <w:tcBorders>
              <w:top w:val="single" w:sz="4" w:space="0" w:color="auto"/>
              <w:left w:val="single" w:sz="4" w:space="0" w:color="auto"/>
              <w:bottom w:val="single" w:sz="4" w:space="0" w:color="auto"/>
              <w:right w:val="single" w:sz="4" w:space="0" w:color="auto"/>
            </w:tcBorders>
            <w:vAlign w:val="center"/>
          </w:tcPr>
          <w:p w14:paraId="15DA350A" w14:textId="77777777" w:rsidR="00E96EF7" w:rsidRDefault="00E96EF7" w:rsidP="00010D2F">
            <w:pPr>
              <w:spacing w:before="60" w:after="60"/>
              <w:ind w:left="0"/>
              <w:rPr>
                <w:rFonts w:asciiTheme="minorHAnsi" w:hAnsiTheme="minorHAnsi"/>
                <w:sz w:val="22"/>
                <w:szCs w:val="22"/>
                <w:lang w:eastAsia="en-CA"/>
              </w:rPr>
            </w:pPr>
            <w:r>
              <w:rPr>
                <w:rFonts w:asciiTheme="minorHAnsi" w:hAnsiTheme="minorHAnsi"/>
                <w:sz w:val="22"/>
                <w:szCs w:val="22"/>
                <w:lang w:eastAsia="en-CA"/>
              </w:rPr>
              <w:t>0: File.LeaveType</w:t>
            </w:r>
          </w:p>
          <w:p w14:paraId="6F317DC6" w14:textId="77777777" w:rsidR="00E96EF7" w:rsidRDefault="00E96EF7" w:rsidP="00010D2F">
            <w:pPr>
              <w:spacing w:before="60" w:after="60"/>
              <w:ind w:left="0"/>
              <w:rPr>
                <w:rFonts w:asciiTheme="minorHAnsi" w:hAnsiTheme="minorHAnsi"/>
                <w:sz w:val="22"/>
                <w:szCs w:val="22"/>
                <w:lang w:eastAsia="en-CA"/>
              </w:rPr>
            </w:pPr>
            <w:r>
              <w:rPr>
                <w:rFonts w:asciiTheme="minorHAnsi" w:hAnsiTheme="minorHAnsi"/>
                <w:sz w:val="22"/>
                <w:szCs w:val="22"/>
                <w:lang w:eastAsia="en-CA"/>
              </w:rPr>
              <w:t>1: File.LeaveStartDate (MM-DD-YYYY)</w:t>
            </w:r>
          </w:p>
          <w:p w14:paraId="443E4E0C" w14:textId="73D3B661" w:rsidR="00E96EF7" w:rsidRPr="009C43D2" w:rsidRDefault="00E96EF7" w:rsidP="0013281F">
            <w:pPr>
              <w:spacing w:before="60" w:after="60"/>
              <w:ind w:left="0"/>
              <w:rPr>
                <w:rFonts w:asciiTheme="minorHAnsi" w:hAnsiTheme="minorHAnsi" w:cs="Calibri"/>
                <w:color w:val="auto"/>
                <w:sz w:val="22"/>
                <w:szCs w:val="22"/>
              </w:rPr>
            </w:pPr>
            <w:r>
              <w:rPr>
                <w:rFonts w:asciiTheme="minorHAnsi" w:hAnsiTheme="minorHAnsi"/>
                <w:sz w:val="22"/>
                <w:szCs w:val="22"/>
                <w:lang w:eastAsia="en-CA"/>
              </w:rPr>
              <w:t>2. File.LeaveEndDate (MM-DD-YYYY) or “Not Reported” when blank</w:t>
            </w:r>
          </w:p>
        </w:tc>
      </w:tr>
      <w:tr w:rsidR="00E96EF7" w:rsidRPr="0085712F" w14:paraId="19BCF61C"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9FCA46" w14:textId="77777777" w:rsidR="00E96EF7" w:rsidRPr="0085712F" w:rsidRDefault="00E96EF7" w:rsidP="00010D2F">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647" w:type="dxa"/>
            <w:tcBorders>
              <w:top w:val="single" w:sz="4" w:space="0" w:color="auto"/>
              <w:left w:val="single" w:sz="4" w:space="0" w:color="auto"/>
              <w:bottom w:val="single" w:sz="4" w:space="0" w:color="auto"/>
              <w:right w:val="single" w:sz="4" w:space="0" w:color="auto"/>
            </w:tcBorders>
            <w:vAlign w:val="center"/>
          </w:tcPr>
          <w:p w14:paraId="611FBDB0" w14:textId="77777777" w:rsidR="00E96EF7" w:rsidRPr="006100CE" w:rsidRDefault="00E96EF7" w:rsidP="00010D2F">
            <w:pPr>
              <w:spacing w:before="60" w:after="60" w:line="240" w:lineRule="auto"/>
              <w:ind w:left="0"/>
              <w:rPr>
                <w:rFonts w:asciiTheme="minorHAnsi" w:hAnsiTheme="minorHAnsi"/>
                <w:sz w:val="22"/>
                <w:szCs w:val="22"/>
                <w:lang w:eastAsia="en-CA"/>
              </w:rPr>
            </w:pPr>
            <w:r w:rsidRPr="00783B59">
              <w:rPr>
                <w:rFonts w:asciiTheme="minorHAnsi" w:hAnsiTheme="minorHAnsi"/>
                <w:sz w:val="22"/>
                <w:szCs w:val="22"/>
                <w:lang w:eastAsia="en-CA"/>
              </w:rPr>
              <w:t>1. Newly reported leave information is correct. Please change previously reported leave(s).</w:t>
            </w:r>
          </w:p>
        </w:tc>
      </w:tr>
      <w:tr w:rsidR="00E96EF7" w:rsidRPr="0085712F" w14:paraId="78F6F5CC"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13A5C9A"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647" w:type="dxa"/>
            <w:tcBorders>
              <w:top w:val="single" w:sz="4" w:space="0" w:color="auto"/>
              <w:left w:val="single" w:sz="4" w:space="0" w:color="auto"/>
              <w:bottom w:val="single" w:sz="4" w:space="0" w:color="auto"/>
              <w:right w:val="single" w:sz="4" w:space="0" w:color="auto"/>
            </w:tcBorders>
            <w:vAlign w:val="center"/>
          </w:tcPr>
          <w:p w14:paraId="36FF3DE9" w14:textId="7760368C" w:rsidR="00E96EF7" w:rsidRPr="006100CE" w:rsidRDefault="00E96EF7" w:rsidP="00010D2F">
            <w:pPr>
              <w:spacing w:before="60" w:after="60" w:line="240" w:lineRule="auto"/>
              <w:ind w:left="0"/>
              <w:rPr>
                <w:rFonts w:asciiTheme="minorHAnsi" w:hAnsiTheme="minorHAnsi"/>
                <w:sz w:val="22"/>
                <w:szCs w:val="22"/>
                <w:lang w:eastAsia="en-CA"/>
              </w:rPr>
            </w:pPr>
          </w:p>
        </w:tc>
      </w:tr>
      <w:tr w:rsidR="00E96EF7" w:rsidRPr="00FA2BEB" w14:paraId="711C9AF2" w14:textId="77777777" w:rsidTr="00010D2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409CD4" w14:textId="77777777" w:rsidR="00E96EF7" w:rsidRDefault="00E96EF7" w:rsidP="00010D2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ACD4550" w14:textId="77777777" w:rsidR="00E96EF7" w:rsidRPr="0085712F" w:rsidRDefault="00E96EF7" w:rsidP="00010D2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647" w:type="dxa"/>
            <w:tcBorders>
              <w:top w:val="single" w:sz="4" w:space="0" w:color="auto"/>
              <w:left w:val="single" w:sz="4" w:space="0" w:color="auto"/>
              <w:bottom w:val="single" w:sz="4" w:space="0" w:color="auto"/>
              <w:right w:val="single" w:sz="4" w:space="0" w:color="auto"/>
            </w:tcBorders>
            <w:vAlign w:val="center"/>
          </w:tcPr>
          <w:p w14:paraId="3A497D4E" w14:textId="111651BC" w:rsidR="00C83D37" w:rsidRDefault="00C83D37" w:rsidP="001774C5">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20180301:</w:t>
            </w:r>
          </w:p>
          <w:p w14:paraId="3441775B" w14:textId="4682AC44" w:rsidR="00C83D37" w:rsidRPr="00B3646A" w:rsidRDefault="00C83D37" w:rsidP="003410B0">
            <w:pPr>
              <w:pStyle w:val="ListParagraph"/>
              <w:numPr>
                <w:ilvl w:val="0"/>
                <w:numId w:val="8"/>
              </w:numPr>
              <w:rPr>
                <w:rFonts w:asciiTheme="minorHAnsi" w:hAnsiTheme="minorHAnsi"/>
                <w:sz w:val="22"/>
                <w:szCs w:val="22"/>
                <w:lang w:eastAsia="en-CA"/>
              </w:rPr>
            </w:pPr>
            <w:r w:rsidRPr="00B3646A">
              <w:rPr>
                <w:rFonts w:asciiTheme="minorHAnsi" w:hAnsiTheme="minorHAnsi"/>
                <w:sz w:val="22"/>
                <w:szCs w:val="22"/>
                <w:lang w:val="en-US" w:eastAsia="en-CA"/>
              </w:rPr>
              <w:t xml:space="preserve">Replaced </w:t>
            </w:r>
            <w:r>
              <w:rPr>
                <w:rFonts w:asciiTheme="minorHAnsi" w:hAnsiTheme="minorHAnsi"/>
                <w:sz w:val="22"/>
                <w:szCs w:val="22"/>
                <w:lang w:val="en-US" w:eastAsia="en-CA"/>
              </w:rPr>
              <w:t xml:space="preserve">condition </w:t>
            </w:r>
            <w:r w:rsidRPr="00B3646A">
              <w:rPr>
                <w:rFonts w:asciiTheme="minorHAnsi" w:hAnsiTheme="minorHAnsi"/>
                <w:sz w:val="22"/>
                <w:szCs w:val="22"/>
                <w:lang w:val="en-US" w:eastAsia="en-CA"/>
              </w:rPr>
              <w:t>“</w:t>
            </w:r>
            <w:r w:rsidRPr="00B3646A">
              <w:rPr>
                <w:rFonts w:asciiTheme="minorHAnsi" w:hAnsiTheme="minorHAnsi"/>
                <w:sz w:val="22"/>
                <w:szCs w:val="22"/>
                <w:lang w:eastAsia="en-CA"/>
              </w:rPr>
              <w:t>Ariel.Employer = File.Employer</w:t>
            </w:r>
            <w:r>
              <w:rPr>
                <w:rFonts w:asciiTheme="minorHAnsi" w:hAnsiTheme="minorHAnsi"/>
                <w:sz w:val="22"/>
                <w:szCs w:val="22"/>
                <w:lang w:eastAsia="en-CA"/>
              </w:rPr>
              <w:t xml:space="preserve">” by </w:t>
            </w:r>
            <w:r w:rsidR="00B3646A">
              <w:rPr>
                <w:rFonts w:asciiTheme="minorHAnsi" w:hAnsiTheme="minorHAnsi"/>
                <w:sz w:val="22"/>
                <w:szCs w:val="22"/>
                <w:lang w:eastAsia="en-CA"/>
              </w:rPr>
              <w:t xml:space="preserve">Ariel.Employment = FileDerived.Employment following reception of ALM </w:t>
            </w:r>
            <w:r w:rsidR="00B3646A" w:rsidRPr="00B3646A">
              <w:rPr>
                <w:rFonts w:asciiTheme="minorHAnsi" w:hAnsiTheme="minorHAnsi"/>
                <w:sz w:val="22"/>
                <w:szCs w:val="22"/>
                <w:lang w:eastAsia="en-CA"/>
              </w:rPr>
              <w:t>25231</w:t>
            </w:r>
            <w:r w:rsidR="00B3646A">
              <w:rPr>
                <w:rFonts w:asciiTheme="minorHAnsi" w:hAnsiTheme="minorHAnsi"/>
                <w:sz w:val="22"/>
                <w:szCs w:val="22"/>
                <w:lang w:eastAsia="en-CA"/>
              </w:rPr>
              <w:t xml:space="preserve"> / TFS </w:t>
            </w:r>
            <w:r w:rsidR="00B3646A" w:rsidRPr="00B3646A">
              <w:rPr>
                <w:rFonts w:asciiTheme="minorHAnsi" w:hAnsiTheme="minorHAnsi"/>
                <w:sz w:val="22"/>
                <w:szCs w:val="22"/>
                <w:lang w:eastAsia="en-CA"/>
              </w:rPr>
              <w:t>28665</w:t>
            </w:r>
            <w:r w:rsidR="00B3646A">
              <w:rPr>
                <w:rFonts w:asciiTheme="minorHAnsi" w:hAnsiTheme="minorHAnsi"/>
                <w:sz w:val="22"/>
                <w:szCs w:val="22"/>
                <w:lang w:eastAsia="en-CA"/>
              </w:rPr>
              <w:t xml:space="preserve"> where we were only matchin</w:t>
            </w:r>
            <w:r w:rsidR="00002990">
              <w:rPr>
                <w:rFonts w:asciiTheme="minorHAnsi" w:hAnsiTheme="minorHAnsi"/>
                <w:sz w:val="22"/>
                <w:szCs w:val="22"/>
                <w:lang w:eastAsia="en-CA"/>
              </w:rPr>
              <w:t>g</w:t>
            </w:r>
            <w:r w:rsidR="00B3646A">
              <w:rPr>
                <w:rFonts w:asciiTheme="minorHAnsi" w:hAnsiTheme="minorHAnsi"/>
                <w:sz w:val="22"/>
                <w:szCs w:val="22"/>
                <w:lang w:eastAsia="en-CA"/>
              </w:rPr>
              <w:t xml:space="preserve"> on Employer Code and incoming break was overlapping with a break in older employment (same employer code).</w:t>
            </w:r>
          </w:p>
          <w:p w14:paraId="0388353B" w14:textId="77777777" w:rsidR="001774C5" w:rsidRDefault="001774C5" w:rsidP="001774C5">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CS 20171114: </w:t>
            </w:r>
          </w:p>
          <w:p w14:paraId="7CF19C97" w14:textId="77777777" w:rsidR="00840B04" w:rsidRDefault="00840B04"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Added validation to Full Office spec during R14.2 because validation was retested during Full Office activities.</w:t>
            </w:r>
          </w:p>
          <w:p w14:paraId="215265EB" w14:textId="5C1139E0" w:rsidR="005F0D40" w:rsidRPr="00783B59" w:rsidRDefault="005F0D40"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Please note that the current wording and parameters is what we are capable of extracting for this message. The HOOPP Passport file will need to be updated.</w:t>
            </w:r>
          </w:p>
        </w:tc>
      </w:tr>
    </w:tbl>
    <w:p w14:paraId="47F882D7" w14:textId="68181C83" w:rsidR="00E96EF7" w:rsidRDefault="00E96EF7" w:rsidP="00E96EF7">
      <w:pPr>
        <w:spacing w:before="0" w:after="0" w:line="240" w:lineRule="auto"/>
        <w:ind w:left="0"/>
        <w:rPr>
          <w:lang w:val="en-US"/>
        </w:rPr>
      </w:pPr>
    </w:p>
    <w:p w14:paraId="6F24E4E4" w14:textId="42335837" w:rsidR="00753C5D" w:rsidRDefault="00753C5D">
      <w:pPr>
        <w:spacing w:before="0" w:after="0" w:line="240" w:lineRule="auto"/>
        <w:ind w:left="0"/>
        <w:rPr>
          <w:b/>
          <w:smallCaps/>
          <w:sz w:val="24"/>
        </w:rPr>
      </w:pPr>
      <w:r>
        <w:rPr>
          <w:b/>
          <w:smallCaps/>
          <w:sz w:val="24"/>
        </w:rPr>
        <w:br w:type="page"/>
      </w:r>
    </w:p>
    <w:p w14:paraId="0CDA6335" w14:textId="77777777" w:rsidR="00306169" w:rsidRPr="006B06A8" w:rsidRDefault="00306169" w:rsidP="00306169">
      <w:pPr>
        <w:pStyle w:val="Heading3"/>
      </w:pPr>
      <w:r w:rsidRPr="006B06A8">
        <w:t>Validation –</w:t>
      </w:r>
      <w:r w:rsidR="007423A2">
        <w:t xml:space="preserve"> D</w:t>
      </w:r>
      <w:r w:rsidR="007B2437">
        <w:t>uplicate Retirement N</w:t>
      </w:r>
      <w:r>
        <w:t>otice</w:t>
      </w:r>
    </w:p>
    <w:p w14:paraId="311CAD30" w14:textId="77777777" w:rsidR="00306169" w:rsidRPr="006B06A8" w:rsidRDefault="00306169" w:rsidP="00753C5D">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306169" w14:paraId="44FC5D7F"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42CE879" w14:textId="77777777" w:rsidR="00306169" w:rsidRDefault="00306169"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9DF4239" w14:textId="77777777" w:rsidR="00306169" w:rsidRPr="00AB05E0" w:rsidRDefault="00306169" w:rsidP="00627910">
            <w:pPr>
              <w:pStyle w:val="Heading1"/>
              <w:rPr>
                <w:lang w:val="en-US"/>
              </w:rPr>
            </w:pPr>
            <w:bookmarkStart w:id="547" w:name="_Toc479243662"/>
            <w:bookmarkStart w:id="548" w:name="_Toc43372885"/>
            <w:r w:rsidRPr="00AB05E0">
              <w:rPr>
                <w:lang w:val="en-US"/>
              </w:rPr>
              <w:t>B1</w:t>
            </w:r>
            <w:r w:rsidR="001079FB">
              <w:rPr>
                <w:lang w:val="en-US"/>
              </w:rPr>
              <w:t>3</w:t>
            </w:r>
            <w:r>
              <w:rPr>
                <w:lang w:val="en-US"/>
              </w:rPr>
              <w:t>8</w:t>
            </w:r>
            <w:r w:rsidRPr="00AB05E0">
              <w:rPr>
                <w:lang w:val="en-US"/>
              </w:rPr>
              <w:t>_</w:t>
            </w:r>
            <w:r w:rsidR="007423A2">
              <w:rPr>
                <w:lang w:val="en-US"/>
              </w:rPr>
              <w:t>D</w:t>
            </w:r>
            <w:r>
              <w:rPr>
                <w:lang w:val="en-US"/>
              </w:rPr>
              <w:t>uplicate</w:t>
            </w:r>
            <w:r w:rsidR="0029784B">
              <w:rPr>
                <w:lang w:val="en-US"/>
              </w:rPr>
              <w:t>R</w:t>
            </w:r>
            <w:r>
              <w:rPr>
                <w:lang w:val="en-US"/>
              </w:rPr>
              <w:t>etirement</w:t>
            </w:r>
            <w:r w:rsidR="0029784B">
              <w:rPr>
                <w:lang w:val="en-US"/>
              </w:rPr>
              <w:t>N</w:t>
            </w:r>
            <w:r>
              <w:rPr>
                <w:lang w:val="en-US"/>
              </w:rPr>
              <w:t>otice</w:t>
            </w:r>
            <w:bookmarkEnd w:id="547"/>
            <w:bookmarkEnd w:id="548"/>
          </w:p>
        </w:tc>
      </w:tr>
      <w:tr w:rsidR="009162F8" w14:paraId="2830117F"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09BB458" w14:textId="77777777" w:rsidR="009162F8" w:rsidRDefault="009162F8"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0625A54" w14:textId="6AB2E1A7" w:rsidR="009162F8" w:rsidRDefault="00B83F50"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5561</w:t>
            </w:r>
          </w:p>
        </w:tc>
      </w:tr>
      <w:tr w:rsidR="0081139B" w14:paraId="3D04DE5D"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607542" w14:textId="7ED36894" w:rsidR="0081139B" w:rsidRDefault="0081139B"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97F203F" w14:textId="0F5FEAF5" w:rsidR="0081139B" w:rsidRDefault="0081139B"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9162F8" w14:paraId="68E381C1"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1C0BD4" w14:textId="77777777" w:rsidR="009162F8" w:rsidRDefault="009162F8"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9FEA3EC" w14:textId="77777777" w:rsidR="009162F8" w:rsidRDefault="009162F8"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E0509A">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306169" w14:paraId="647A707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AF5ADF7" w14:textId="77777777" w:rsidR="00306169" w:rsidRDefault="00C01237"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E1FC94D" w14:textId="77777777" w:rsidR="00306169" w:rsidRPr="0086002A" w:rsidRDefault="002A65F8"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Retirement Notice</w:t>
            </w:r>
          </w:p>
        </w:tc>
      </w:tr>
      <w:tr w:rsidR="00306169" w14:paraId="624BBC5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38F80B" w14:textId="77777777" w:rsidR="00306169" w:rsidRDefault="00306169"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C909909" w14:textId="77777777" w:rsidR="00306169" w:rsidRDefault="00306169"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306169" w14:paraId="2F44D450"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E856027" w14:textId="77777777" w:rsidR="00306169" w:rsidRDefault="00306169"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DC66607" w14:textId="77777777" w:rsidR="00306169" w:rsidRPr="00B464B9" w:rsidRDefault="00306169"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F47FB3" w:rsidRPr="00A61AB1" w14:paraId="4E4E0EA5"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91DC9F"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CC9BE9E"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2A27ACF" w14:textId="77777777" w:rsidR="00F47FB3" w:rsidRPr="00C301FC" w:rsidRDefault="00F47FB3" w:rsidP="0056314A">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i</w:t>
            </w:r>
            <w:r w:rsidRPr="009842AF">
              <w:rPr>
                <w:rFonts w:asciiTheme="minorHAnsi" w:hAnsiTheme="minorHAnsi"/>
                <w:sz w:val="22"/>
                <w:szCs w:val="22"/>
                <w:lang w:eastAsia="en-CA"/>
              </w:rPr>
              <w:t xml:space="preserve">f </w:t>
            </w:r>
            <w:r w:rsidRPr="00306169">
              <w:rPr>
                <w:rFonts w:asciiTheme="minorHAnsi" w:hAnsiTheme="minorHAnsi"/>
                <w:sz w:val="22"/>
                <w:szCs w:val="22"/>
                <w:lang w:eastAsia="en-CA"/>
              </w:rPr>
              <w:t>Duplicate Retirement Notice received.</w:t>
            </w:r>
          </w:p>
        </w:tc>
      </w:tr>
      <w:tr w:rsidR="00F47FB3" w:rsidRPr="009151F9" w14:paraId="1D4B6B5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394B9AB"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BA393EA" w14:textId="77777777" w:rsidR="00BC1461" w:rsidRDefault="00BC1461" w:rsidP="00BF11E7">
            <w:pPr>
              <w:ind w:left="0"/>
              <w:rPr>
                <w:rFonts w:asciiTheme="minorHAnsi" w:hAnsiTheme="minorHAnsi"/>
                <w:sz w:val="22"/>
                <w:szCs w:val="22"/>
                <w:lang w:eastAsia="en-CA"/>
              </w:rPr>
            </w:pPr>
            <w:r>
              <w:rPr>
                <w:rFonts w:asciiTheme="minorHAnsi" w:hAnsiTheme="minorHAnsi"/>
                <w:sz w:val="22"/>
                <w:szCs w:val="22"/>
                <w:lang w:eastAsia="en-CA"/>
              </w:rPr>
              <w:t>Reject member if:</w:t>
            </w:r>
          </w:p>
          <w:p w14:paraId="6D6E33B9" w14:textId="77777777" w:rsidR="00BC1461" w:rsidRDefault="00BC1461" w:rsidP="00BF11E7">
            <w:pPr>
              <w:ind w:left="0"/>
              <w:rPr>
                <w:rFonts w:asciiTheme="minorHAnsi" w:hAnsiTheme="minorHAnsi"/>
                <w:sz w:val="22"/>
                <w:szCs w:val="22"/>
                <w:lang w:eastAsia="en-CA"/>
              </w:rPr>
            </w:pPr>
            <w:r>
              <w:rPr>
                <w:rFonts w:asciiTheme="minorHAnsi" w:hAnsiTheme="minorHAnsi"/>
                <w:sz w:val="22"/>
                <w:szCs w:val="22"/>
                <w:lang w:eastAsia="en-CA"/>
              </w:rPr>
              <w:t>File.Employer = Ariel.Employer and</w:t>
            </w:r>
          </w:p>
          <w:p w14:paraId="37C3377E" w14:textId="77777777" w:rsidR="00F269D9" w:rsidRDefault="00BC1461" w:rsidP="00BF11E7">
            <w:pPr>
              <w:ind w:left="0"/>
              <w:rPr>
                <w:rFonts w:asciiTheme="minorHAnsi" w:hAnsiTheme="minorHAnsi"/>
                <w:sz w:val="22"/>
                <w:szCs w:val="22"/>
                <w:lang w:eastAsia="en-CA"/>
              </w:rPr>
            </w:pPr>
            <w:r>
              <w:rPr>
                <w:rFonts w:asciiTheme="minorHAnsi" w:hAnsiTheme="minorHAnsi"/>
                <w:sz w:val="22"/>
                <w:szCs w:val="22"/>
                <w:lang w:eastAsia="en-CA"/>
              </w:rPr>
              <w:t>Ariel.Employment.</w:t>
            </w:r>
            <w:r w:rsidR="00F269D9">
              <w:rPr>
                <w:rFonts w:asciiTheme="minorHAnsi" w:hAnsiTheme="minorHAnsi"/>
                <w:sz w:val="22"/>
                <w:szCs w:val="22"/>
                <w:lang w:eastAsia="en-CA"/>
              </w:rPr>
              <w:t>Other</w:t>
            </w:r>
            <w:r>
              <w:rPr>
                <w:rFonts w:asciiTheme="minorHAnsi" w:hAnsiTheme="minorHAnsi"/>
                <w:sz w:val="22"/>
                <w:szCs w:val="22"/>
                <w:lang w:eastAsia="en-CA"/>
              </w:rPr>
              <w:t xml:space="preserve">Information &lt;&gt; Null </w:t>
            </w:r>
          </w:p>
          <w:p w14:paraId="5734BD34" w14:textId="77777777" w:rsidR="00F47FB3" w:rsidRPr="00411EBD" w:rsidRDefault="00F47FB3" w:rsidP="00BC1461">
            <w:pPr>
              <w:ind w:left="0"/>
              <w:rPr>
                <w:rFonts w:asciiTheme="minorHAnsi" w:hAnsiTheme="minorHAnsi"/>
                <w:sz w:val="22"/>
                <w:szCs w:val="22"/>
                <w:lang w:eastAsia="en-CA"/>
              </w:rPr>
            </w:pPr>
          </w:p>
        </w:tc>
      </w:tr>
      <w:tr w:rsidR="00DC48A8" w:rsidRPr="00A61AB1" w14:paraId="29409859"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613D85" w14:textId="77777777" w:rsidR="00DC48A8" w:rsidRDefault="00DC48A8"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A820683" w14:textId="77777777" w:rsidR="00DC48A8" w:rsidRPr="00240927" w:rsidRDefault="00BC1461" w:rsidP="00FA043A">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306169" w:rsidRPr="00A61AB1" w14:paraId="06810C86"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E21501F" w14:textId="77777777" w:rsidR="00306169" w:rsidRDefault="00F50E57"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F0B7B2B" w14:textId="77777777" w:rsidR="00306169" w:rsidRPr="00A72B28" w:rsidRDefault="00240927" w:rsidP="00FA043A">
            <w:pPr>
              <w:pStyle w:val="NormalWeb"/>
              <w:spacing w:line="276" w:lineRule="auto"/>
              <w:rPr>
                <w:rFonts w:asciiTheme="minorHAnsi" w:hAnsiTheme="minorHAnsi"/>
                <w:color w:val="000000"/>
                <w:sz w:val="22"/>
                <w:szCs w:val="22"/>
                <w:lang w:val="en-CA"/>
              </w:rPr>
            </w:pPr>
            <w:r w:rsidRPr="00240927">
              <w:rPr>
                <w:rFonts w:asciiTheme="minorHAnsi" w:hAnsiTheme="minorHAnsi"/>
                <w:color w:val="000000"/>
                <w:sz w:val="22"/>
                <w:szCs w:val="22"/>
                <w:lang w:val="en-CA"/>
              </w:rPr>
              <w:t xml:space="preserve">A retirement </w:t>
            </w:r>
            <w:r w:rsidR="004E6E3A">
              <w:rPr>
                <w:rFonts w:asciiTheme="minorHAnsi" w:hAnsiTheme="minorHAnsi"/>
                <w:color w:val="000000"/>
                <w:sz w:val="22"/>
                <w:szCs w:val="22"/>
                <w:lang w:val="en-CA"/>
              </w:rPr>
              <w:t xml:space="preserve">notice </w:t>
            </w:r>
            <w:r w:rsidRPr="00240927">
              <w:rPr>
                <w:rFonts w:asciiTheme="minorHAnsi" w:hAnsiTheme="minorHAnsi"/>
                <w:color w:val="000000"/>
                <w:sz w:val="22"/>
                <w:szCs w:val="22"/>
                <w:lang w:val="en-CA"/>
              </w:rPr>
              <w:t>has already been reported for this member with a</w:t>
            </w:r>
            <w:r w:rsidR="00A21D6F">
              <w:rPr>
                <w:rFonts w:asciiTheme="minorHAnsi" w:hAnsiTheme="minorHAnsi"/>
                <w:color w:val="000000"/>
                <w:sz w:val="22"/>
                <w:szCs w:val="22"/>
                <w:lang w:val="en-CA"/>
              </w:rPr>
              <w:t>n</w:t>
            </w:r>
            <w:r w:rsidRPr="00240927">
              <w:rPr>
                <w:rFonts w:asciiTheme="minorHAnsi" w:hAnsiTheme="minorHAnsi"/>
                <w:color w:val="000000"/>
                <w:sz w:val="22"/>
                <w:szCs w:val="22"/>
                <w:lang w:val="en-CA"/>
              </w:rPr>
              <w:t xml:space="preserve"> Employment End Date of [</w:t>
            </w:r>
            <w:r w:rsidR="00E07DCE">
              <w:rPr>
                <w:rFonts w:asciiTheme="minorHAnsi" w:hAnsiTheme="minorHAnsi"/>
                <w:color w:val="000000"/>
                <w:sz w:val="22"/>
                <w:szCs w:val="22"/>
                <w:lang w:val="en-CA"/>
              </w:rPr>
              <w:t>0</w:t>
            </w:r>
            <w:r w:rsidRPr="00240927">
              <w:rPr>
                <w:rFonts w:asciiTheme="minorHAnsi" w:hAnsiTheme="minorHAnsi"/>
                <w:color w:val="000000"/>
                <w:sz w:val="22"/>
                <w:szCs w:val="22"/>
                <w:lang w:val="en-CA"/>
              </w:rPr>
              <w:t>].  If this date is incorrect, please call HOOPP.</w:t>
            </w:r>
          </w:p>
        </w:tc>
      </w:tr>
      <w:tr w:rsidR="00306169" w:rsidRPr="00A61AB1" w14:paraId="2B9102F7"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FCA1360" w14:textId="77777777" w:rsidR="005F43FC"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656012D" w14:textId="77777777" w:rsidR="00306169"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C77D0C5" w14:textId="77777777" w:rsidR="00306169" w:rsidRPr="00B464B9" w:rsidRDefault="00240927" w:rsidP="00AB522D">
            <w:pPr>
              <w:spacing w:before="60" w:after="60"/>
              <w:ind w:left="0"/>
              <w:rPr>
                <w:rFonts w:asciiTheme="minorHAnsi" w:hAnsiTheme="minorHAnsi"/>
                <w:sz w:val="22"/>
                <w:szCs w:val="22"/>
                <w:lang w:eastAsia="en-CA"/>
              </w:rPr>
            </w:pPr>
            <w:r w:rsidRPr="00240927">
              <w:rPr>
                <w:rFonts w:asciiTheme="minorHAnsi" w:hAnsiTheme="minorHAnsi"/>
                <w:sz w:val="22"/>
                <w:szCs w:val="22"/>
              </w:rPr>
              <w:t xml:space="preserve">A retirement </w:t>
            </w:r>
            <w:r w:rsidR="004E6E3A">
              <w:rPr>
                <w:rFonts w:asciiTheme="minorHAnsi" w:hAnsiTheme="minorHAnsi"/>
                <w:sz w:val="22"/>
                <w:szCs w:val="22"/>
              </w:rPr>
              <w:t xml:space="preserve">notice </w:t>
            </w:r>
            <w:r w:rsidRPr="00240927">
              <w:rPr>
                <w:rFonts w:asciiTheme="minorHAnsi" w:hAnsiTheme="minorHAnsi"/>
                <w:sz w:val="22"/>
                <w:szCs w:val="22"/>
              </w:rPr>
              <w:t>has already been reported for this member</w:t>
            </w:r>
            <w:r w:rsidR="00E07DCE">
              <w:rPr>
                <w:rFonts w:asciiTheme="minorHAnsi" w:hAnsiTheme="minorHAnsi"/>
                <w:sz w:val="22"/>
                <w:szCs w:val="22"/>
              </w:rPr>
              <w:t xml:space="preserve">. </w:t>
            </w:r>
            <w:r w:rsidR="00F269D9" w:rsidRPr="00240927">
              <w:rPr>
                <w:rFonts w:asciiTheme="minorHAnsi" w:hAnsiTheme="minorHAnsi"/>
                <w:sz w:val="22"/>
                <w:szCs w:val="22"/>
              </w:rPr>
              <w:t>If this date is incorrect, please call HOOPP.</w:t>
            </w:r>
          </w:p>
        </w:tc>
      </w:tr>
      <w:tr w:rsidR="00306169" w:rsidRPr="0085712F" w14:paraId="7A90EDB3"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52B78B2" w14:textId="77777777" w:rsidR="00306169" w:rsidRPr="0085712F" w:rsidRDefault="00306169" w:rsidP="00FA043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FC242FF" w14:textId="77777777" w:rsidR="00306169" w:rsidRPr="009C43D2" w:rsidRDefault="00306169" w:rsidP="00E07DCE">
            <w:pPr>
              <w:spacing w:before="60" w:after="60"/>
              <w:ind w:left="0"/>
              <w:rPr>
                <w:rFonts w:asciiTheme="minorHAnsi" w:hAnsiTheme="minorHAnsi" w:cs="Calibri"/>
                <w:color w:val="auto"/>
                <w:sz w:val="22"/>
                <w:szCs w:val="22"/>
              </w:rPr>
            </w:pPr>
            <w:r>
              <w:rPr>
                <w:rFonts w:asciiTheme="minorHAnsi" w:hAnsiTheme="minorHAnsi" w:cs="Calibri"/>
                <w:color w:val="auto"/>
                <w:sz w:val="22"/>
                <w:szCs w:val="22"/>
              </w:rPr>
              <w:t xml:space="preserve">0: </w:t>
            </w:r>
            <w:r w:rsidR="009162F8">
              <w:rPr>
                <w:rFonts w:asciiTheme="minorHAnsi" w:hAnsiTheme="minorHAnsi"/>
                <w:sz w:val="22"/>
                <w:szCs w:val="22"/>
                <w:lang w:eastAsia="en-CA"/>
              </w:rPr>
              <w:t>Ariel</w:t>
            </w:r>
            <w:r>
              <w:rPr>
                <w:rFonts w:asciiTheme="minorHAnsi" w:hAnsiTheme="minorHAnsi"/>
                <w:sz w:val="22"/>
                <w:szCs w:val="22"/>
                <w:lang w:eastAsia="en-CA"/>
              </w:rPr>
              <w:t>. EmploymentEndDate</w:t>
            </w:r>
          </w:p>
        </w:tc>
      </w:tr>
      <w:tr w:rsidR="00306169" w:rsidRPr="0085712F" w14:paraId="734D31DC"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4FBEDA8" w14:textId="77777777" w:rsidR="00306169" w:rsidRPr="0085712F" w:rsidRDefault="00306169" w:rsidP="00FA043A">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sidR="005B6168">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FD902CC" w14:textId="77777777" w:rsidR="00306169" w:rsidRPr="006100CE" w:rsidRDefault="00BC1461"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272A25" w:rsidRPr="0085712F" w14:paraId="7093554F"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7EB889" w14:textId="77777777" w:rsidR="00272A25" w:rsidRDefault="00272A25"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F7A4419" w14:textId="77777777" w:rsidR="00272A25" w:rsidRPr="006100CE" w:rsidRDefault="00272A25" w:rsidP="00FA043A">
            <w:pPr>
              <w:spacing w:before="60" w:after="60" w:line="240" w:lineRule="auto"/>
              <w:ind w:left="0"/>
              <w:rPr>
                <w:rFonts w:asciiTheme="minorHAnsi" w:hAnsiTheme="minorHAnsi"/>
                <w:sz w:val="22"/>
                <w:szCs w:val="22"/>
                <w:lang w:eastAsia="en-CA"/>
              </w:rPr>
            </w:pPr>
          </w:p>
        </w:tc>
      </w:tr>
      <w:tr w:rsidR="00306169" w:rsidRPr="00BF11E7" w14:paraId="7B601D3B"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F3CBCEC" w14:textId="77777777" w:rsidR="0044312E" w:rsidRDefault="0044312E"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8288213" w14:textId="77777777" w:rsidR="00306169" w:rsidRPr="0085712F" w:rsidRDefault="0044312E"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512F2AA" w14:textId="77777777" w:rsidR="00C26B4E" w:rsidRDefault="00C26B4E" w:rsidP="002347E2">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20170410:</w:t>
            </w:r>
          </w:p>
          <w:p w14:paraId="42F41C7B" w14:textId="77777777" w:rsidR="00C26B4E" w:rsidRDefault="00C26B4E"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The “Other Information” field is employer specific therefore it will not prevent future Retirement Notices to come in if member is re-enrolled. Alias to report this back to Clare and confirm if we are ok.</w:t>
            </w:r>
          </w:p>
          <w:p w14:paraId="29F5616B" w14:textId="77777777" w:rsidR="00C26B4E" w:rsidRPr="00C26B4E" w:rsidRDefault="00C26B4E"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Vipin confirms that Ariel DB is not updated when the retirement case is cancelled on the service portal.</w:t>
            </w:r>
            <w:r w:rsidR="00991E4F">
              <w:rPr>
                <w:rFonts w:asciiTheme="minorHAnsi" w:hAnsiTheme="minorHAnsi"/>
                <w:sz w:val="22"/>
                <w:szCs w:val="22"/>
                <w:lang w:val="en-US" w:eastAsia="en-CA"/>
              </w:rPr>
              <w:t xml:space="preserve"> Ariel would need to be updated manually in this case.</w:t>
            </w:r>
          </w:p>
          <w:p w14:paraId="45A70B54" w14:textId="77777777" w:rsidR="00C26B4E" w:rsidRDefault="00C26B4E" w:rsidP="002347E2">
            <w:pPr>
              <w:spacing w:before="60" w:after="60" w:line="240" w:lineRule="auto"/>
              <w:ind w:left="0"/>
              <w:rPr>
                <w:rFonts w:asciiTheme="minorHAnsi" w:hAnsiTheme="minorHAnsi"/>
                <w:sz w:val="22"/>
                <w:szCs w:val="22"/>
                <w:lang w:val="en-US" w:eastAsia="en-CA"/>
              </w:rPr>
            </w:pPr>
          </w:p>
          <w:p w14:paraId="346A7DF7" w14:textId="77777777" w:rsidR="002347E2" w:rsidRDefault="002347E2" w:rsidP="002347E2">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20170330</w:t>
            </w:r>
            <w:r w:rsidRPr="005255C9">
              <w:rPr>
                <w:rFonts w:asciiTheme="minorHAnsi" w:hAnsiTheme="minorHAnsi"/>
                <w:sz w:val="22"/>
                <w:szCs w:val="22"/>
                <w:lang w:val="en-US" w:eastAsia="en-CA"/>
              </w:rPr>
              <w:t xml:space="preserve">: </w:t>
            </w:r>
          </w:p>
          <w:p w14:paraId="746F4E82" w14:textId="77777777" w:rsidR="002347E2" w:rsidRDefault="002347E2"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If the “other info” date is never deleted and the mbr is re-enrolled, wont this val trigger and prevent the ER from submitting another (valid) retirement notice for this mbr’s second declaration of retirement?  </w:t>
            </w:r>
          </w:p>
          <w:p w14:paraId="6D23D300" w14:textId="77777777" w:rsidR="00B516FB" w:rsidRDefault="00B516FB"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I have asked Vijay from MS to follow up on this as well and let me know what will happen.  I have created XMO Tracking Log ID 527.</w:t>
            </w:r>
          </w:p>
          <w:p w14:paraId="126297EC" w14:textId="77777777" w:rsidR="002347E2" w:rsidRDefault="002347E2" w:rsidP="007B48B9">
            <w:pPr>
              <w:spacing w:before="60" w:after="60" w:line="240" w:lineRule="auto"/>
              <w:ind w:left="0"/>
              <w:rPr>
                <w:rFonts w:asciiTheme="minorHAnsi" w:hAnsiTheme="minorHAnsi"/>
                <w:sz w:val="22"/>
                <w:szCs w:val="22"/>
                <w:lang w:val="en-US" w:eastAsia="en-CA"/>
              </w:rPr>
            </w:pPr>
          </w:p>
          <w:p w14:paraId="6B6AE204" w14:textId="77777777" w:rsidR="009162F8" w:rsidRDefault="009162F8" w:rsidP="007B48B9">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20170404:</w:t>
            </w:r>
          </w:p>
          <w:p w14:paraId="7E6DB6E0" w14:textId="77777777" w:rsidR="009162F8" w:rsidRDefault="009162F8"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We are never deleting the “other Info” in the employment record.</w:t>
            </w:r>
          </w:p>
          <w:p w14:paraId="520DA04B" w14:textId="77777777" w:rsidR="009162F8" w:rsidRDefault="00696A08"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What do you mean by a cancellation of a retirement? A rehire?</w:t>
            </w:r>
          </w:p>
          <w:p w14:paraId="6FCB2CE4" w14:textId="77777777" w:rsidR="009162F8" w:rsidRPr="009162F8" w:rsidRDefault="009162F8"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As for a rehire of a pensioner or a member who is D-NCT , you would have to consult the rehire scenarios to see what we do with the employment and membership records.</w:t>
            </w:r>
          </w:p>
          <w:p w14:paraId="60862A40" w14:textId="77777777" w:rsidR="009162F8" w:rsidRDefault="009162F8" w:rsidP="007B48B9">
            <w:pPr>
              <w:spacing w:before="60" w:after="60" w:line="240" w:lineRule="auto"/>
              <w:ind w:left="0"/>
              <w:rPr>
                <w:rFonts w:asciiTheme="minorHAnsi" w:hAnsiTheme="minorHAnsi"/>
                <w:sz w:val="22"/>
                <w:szCs w:val="22"/>
                <w:lang w:val="en-US" w:eastAsia="en-CA"/>
              </w:rPr>
            </w:pPr>
          </w:p>
          <w:p w14:paraId="160FCA2B" w14:textId="77777777" w:rsidR="007B48B9" w:rsidRDefault="007B48B9" w:rsidP="007B48B9">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20170330</w:t>
            </w:r>
            <w:r w:rsidRPr="005255C9">
              <w:rPr>
                <w:rFonts w:asciiTheme="minorHAnsi" w:hAnsiTheme="minorHAnsi"/>
                <w:sz w:val="22"/>
                <w:szCs w:val="22"/>
                <w:lang w:val="en-US" w:eastAsia="en-CA"/>
              </w:rPr>
              <w:t xml:space="preserve">: </w:t>
            </w:r>
          </w:p>
          <w:p w14:paraId="76CBA331" w14:textId="77777777" w:rsidR="007B48B9" w:rsidRPr="00696A08" w:rsidRDefault="007B48B9"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Based on the proposed val logic what will happen if retirement notice is initially submitted and then the retirement is cancelled?  Will the </w:t>
            </w:r>
            <w:r>
              <w:rPr>
                <w:rFonts w:asciiTheme="minorHAnsi" w:hAnsiTheme="minorHAnsi"/>
                <w:sz w:val="22"/>
                <w:szCs w:val="22"/>
                <w:lang w:eastAsia="en-CA"/>
              </w:rPr>
              <w:t>Ariel.Employment.OtherInformation get cleared?</w:t>
            </w:r>
          </w:p>
          <w:p w14:paraId="7D408B41" w14:textId="77777777" w:rsidR="007B48B9" w:rsidRPr="00696A08" w:rsidRDefault="007B48B9"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Based on the proposed val logic what will happen if mbr is retired, then returns to work (active) at the same ER, then a second retirement notice is submitted (at a later date when Mbr retires a second time)?  </w:t>
            </w:r>
          </w:p>
          <w:p w14:paraId="302B3194" w14:textId="77777777" w:rsidR="007B48B9" w:rsidRDefault="007B48B9" w:rsidP="0064261F">
            <w:pPr>
              <w:spacing w:before="60" w:after="60" w:line="240" w:lineRule="auto"/>
              <w:ind w:left="0"/>
              <w:rPr>
                <w:rFonts w:asciiTheme="minorHAnsi" w:hAnsiTheme="minorHAnsi"/>
                <w:sz w:val="22"/>
                <w:szCs w:val="22"/>
                <w:lang w:val="en-US" w:eastAsia="en-CA"/>
              </w:rPr>
            </w:pPr>
          </w:p>
          <w:p w14:paraId="0419C313" w14:textId="77777777" w:rsidR="00F269D9" w:rsidRDefault="00F269D9" w:rsidP="0064261F">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20170327:</w:t>
            </w:r>
          </w:p>
          <w:p w14:paraId="6B5D6E3E" w14:textId="77777777" w:rsidR="00F269D9" w:rsidRPr="00F269D9" w:rsidRDefault="00F269D9"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Message B103 removed and B138 kept. Check will be done at the Employer level and not at the membership level.</w:t>
            </w:r>
          </w:p>
          <w:p w14:paraId="7A5B1F28" w14:textId="77777777" w:rsidR="00F269D9" w:rsidRDefault="00F269D9" w:rsidP="0064261F">
            <w:pPr>
              <w:spacing w:before="60" w:after="60" w:line="240" w:lineRule="auto"/>
              <w:ind w:left="0"/>
              <w:rPr>
                <w:rFonts w:asciiTheme="minorHAnsi" w:hAnsiTheme="minorHAnsi"/>
                <w:sz w:val="22"/>
                <w:szCs w:val="22"/>
                <w:lang w:val="en-US" w:eastAsia="en-CA"/>
              </w:rPr>
            </w:pPr>
          </w:p>
          <w:p w14:paraId="14C72B42" w14:textId="77777777" w:rsidR="0064261F" w:rsidRDefault="0064261F" w:rsidP="0064261F">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20170322</w:t>
            </w:r>
            <w:r w:rsidRPr="005255C9">
              <w:rPr>
                <w:rFonts w:asciiTheme="minorHAnsi" w:hAnsiTheme="minorHAnsi"/>
                <w:sz w:val="22"/>
                <w:szCs w:val="22"/>
                <w:lang w:val="en-US" w:eastAsia="en-CA"/>
              </w:rPr>
              <w:t xml:space="preserve">: </w:t>
            </w:r>
          </w:p>
          <w:p w14:paraId="37D341D8" w14:textId="77777777" w:rsidR="0064261F" w:rsidRDefault="0064261F"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Please see comments for val B103.</w:t>
            </w:r>
          </w:p>
          <w:p w14:paraId="3E91BE28" w14:textId="77777777" w:rsidR="0064261F" w:rsidRDefault="0064261F"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Similar to Val B103.  However, val B103 was a MS OOTB val.    </w:t>
            </w:r>
          </w:p>
          <w:p w14:paraId="7838D154" w14:textId="77777777" w:rsidR="0064261F" w:rsidRDefault="0064261F"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Can MS please provide additional details as to what this val B103 was supposed to be doing?  </w:t>
            </w:r>
          </w:p>
          <w:p w14:paraId="36C38AB0" w14:textId="77777777" w:rsidR="0064261F" w:rsidRDefault="0064261F"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If this val is doing the same as val B103, this val B103 can be removed.  </w:t>
            </w:r>
          </w:p>
          <w:p w14:paraId="06AC4F7E" w14:textId="77777777" w:rsidR="0064261F" w:rsidRDefault="0064261F"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I believe val B138 has already be implemented?  </w:t>
            </w:r>
          </w:p>
          <w:p w14:paraId="1B72482D" w14:textId="77777777" w:rsidR="0064261F" w:rsidRDefault="0064261F" w:rsidP="0064261F">
            <w:pPr>
              <w:spacing w:before="60" w:after="60" w:line="240" w:lineRule="auto"/>
              <w:ind w:left="0"/>
              <w:rPr>
                <w:rFonts w:asciiTheme="minorHAnsi" w:hAnsiTheme="minorHAnsi"/>
                <w:sz w:val="22"/>
                <w:szCs w:val="22"/>
                <w:lang w:val="en-US" w:eastAsia="en-CA"/>
              </w:rPr>
            </w:pPr>
          </w:p>
          <w:p w14:paraId="0A47B10E" w14:textId="77777777" w:rsidR="00606FE1" w:rsidRPr="00BF11E7" w:rsidRDefault="004F3677" w:rsidP="0064261F">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MS 20170224</w:t>
            </w:r>
            <w:r w:rsidR="00BF11E7" w:rsidRPr="00BF11E7">
              <w:rPr>
                <w:rFonts w:asciiTheme="minorHAnsi" w:hAnsiTheme="minorHAnsi"/>
                <w:sz w:val="22"/>
                <w:szCs w:val="22"/>
                <w:lang w:val="en-US" w:eastAsia="en-CA"/>
              </w:rPr>
              <w:t>: What is the difference between</w:t>
            </w:r>
            <w:r w:rsidR="00606FE1" w:rsidRPr="00BF11E7">
              <w:rPr>
                <w:color w:val="auto"/>
                <w:lang w:val="en-US"/>
              </w:rPr>
              <w:t xml:space="preserve"> B103 et B138?</w:t>
            </w:r>
          </w:p>
        </w:tc>
      </w:tr>
    </w:tbl>
    <w:p w14:paraId="314E54A6" w14:textId="77777777" w:rsidR="00306169" w:rsidRPr="00BF11E7" w:rsidRDefault="00306169" w:rsidP="009527EA">
      <w:pPr>
        <w:rPr>
          <w:lang w:val="en-US"/>
        </w:rPr>
      </w:pPr>
    </w:p>
    <w:p w14:paraId="251233A8" w14:textId="77777777" w:rsidR="00875E8A" w:rsidRPr="00BF11E7" w:rsidRDefault="00875E8A">
      <w:pPr>
        <w:spacing w:before="0" w:after="0" w:line="240" w:lineRule="auto"/>
        <w:ind w:left="0"/>
        <w:rPr>
          <w:b/>
          <w:smallCaps/>
          <w:sz w:val="24"/>
          <w:lang w:val="en-US"/>
        </w:rPr>
      </w:pPr>
      <w:r w:rsidRPr="00BF11E7">
        <w:rPr>
          <w:lang w:val="en-US"/>
        </w:rPr>
        <w:br w:type="page"/>
      </w:r>
    </w:p>
    <w:p w14:paraId="46547538" w14:textId="77777777" w:rsidR="00875E8A" w:rsidRPr="006B06A8" w:rsidRDefault="00875E8A" w:rsidP="00875E8A">
      <w:pPr>
        <w:pStyle w:val="Heading3"/>
      </w:pPr>
      <w:r w:rsidRPr="006B06A8">
        <w:t>Validation –</w:t>
      </w:r>
      <w:r w:rsidR="00B068B4">
        <w:t xml:space="preserve"> Employment End Date</w:t>
      </w:r>
      <w:r>
        <w:t xml:space="preserve"> </w:t>
      </w:r>
      <w:r w:rsidR="00B068B4">
        <w:t>Same As Initially Reported</w:t>
      </w:r>
      <w:r w:rsidR="00827B34">
        <w:t xml:space="preserve"> </w:t>
      </w:r>
    </w:p>
    <w:p w14:paraId="3121C03C" w14:textId="77777777" w:rsidR="00875E8A" w:rsidRPr="006B06A8" w:rsidRDefault="00875E8A" w:rsidP="000176EC">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75E8A" w14:paraId="1F1C126F" w14:textId="77777777" w:rsidTr="00B8401A">
        <w:trPr>
          <w:trHeight w:val="844"/>
        </w:trPr>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D87DEF" w14:textId="77777777" w:rsidR="00875E8A" w:rsidRDefault="00875E8A"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A64263E" w14:textId="77777777" w:rsidR="00875E8A" w:rsidRPr="00AB05E0" w:rsidRDefault="00875E8A" w:rsidP="00627910">
            <w:pPr>
              <w:pStyle w:val="Heading1"/>
              <w:rPr>
                <w:lang w:val="en-US"/>
              </w:rPr>
            </w:pPr>
            <w:bookmarkStart w:id="549" w:name="_Toc479243663"/>
            <w:bookmarkStart w:id="550" w:name="_Toc43372886"/>
            <w:r w:rsidRPr="00AB05E0">
              <w:rPr>
                <w:lang w:val="en-US"/>
              </w:rPr>
              <w:t>B1</w:t>
            </w:r>
            <w:r w:rsidR="0056314A">
              <w:rPr>
                <w:lang w:val="en-US"/>
              </w:rPr>
              <w:t>39</w:t>
            </w:r>
            <w:r w:rsidRPr="00AB05E0">
              <w:rPr>
                <w:lang w:val="en-US"/>
              </w:rPr>
              <w:t>_</w:t>
            </w:r>
            <w:r>
              <w:rPr>
                <w:lang w:val="en-US"/>
              </w:rPr>
              <w:t>E</w:t>
            </w:r>
            <w:r w:rsidRPr="00AB05E0">
              <w:rPr>
                <w:lang w:val="en-US"/>
              </w:rPr>
              <w:t>mployment</w:t>
            </w:r>
            <w:r>
              <w:rPr>
                <w:lang w:val="en-US"/>
              </w:rPr>
              <w:t>End</w:t>
            </w:r>
            <w:r w:rsidR="00A9525A">
              <w:rPr>
                <w:lang w:val="en-US"/>
              </w:rPr>
              <w:t>D</w:t>
            </w:r>
            <w:r w:rsidRPr="00AB05E0">
              <w:rPr>
                <w:lang w:val="en-US"/>
              </w:rPr>
              <w:t>ate</w:t>
            </w:r>
            <w:r w:rsidR="00A9525A">
              <w:rPr>
                <w:lang w:val="en-US"/>
              </w:rPr>
              <w:t>S</w:t>
            </w:r>
            <w:r w:rsidR="001079FB">
              <w:rPr>
                <w:lang w:val="en-US"/>
              </w:rPr>
              <w:t>ame</w:t>
            </w:r>
            <w:r w:rsidR="00A9525A">
              <w:rPr>
                <w:lang w:val="en-US"/>
              </w:rPr>
              <w:t>A</w:t>
            </w:r>
            <w:r w:rsidR="001079FB">
              <w:rPr>
                <w:lang w:val="en-US"/>
              </w:rPr>
              <w:t>s</w:t>
            </w:r>
            <w:r w:rsidR="00A9525A">
              <w:rPr>
                <w:lang w:val="en-US"/>
              </w:rPr>
              <w:t>I</w:t>
            </w:r>
            <w:r w:rsidR="001079FB">
              <w:rPr>
                <w:lang w:val="en-US"/>
              </w:rPr>
              <w:t>nitially</w:t>
            </w:r>
            <w:r w:rsidR="00A9525A">
              <w:rPr>
                <w:lang w:val="en-US"/>
              </w:rPr>
              <w:t>R</w:t>
            </w:r>
            <w:r w:rsidR="001079FB">
              <w:rPr>
                <w:lang w:val="en-US"/>
              </w:rPr>
              <w:t>eported</w:t>
            </w:r>
            <w:bookmarkEnd w:id="549"/>
            <w:bookmarkEnd w:id="550"/>
          </w:p>
        </w:tc>
      </w:tr>
      <w:tr w:rsidR="00A7280D" w14:paraId="694EB633"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FBF41C"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6D08A18" w14:textId="6B87B748" w:rsidR="00A7280D" w:rsidRDefault="006323C2"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2492</w:t>
            </w:r>
          </w:p>
        </w:tc>
      </w:tr>
      <w:tr w:rsidR="00596F24" w14:paraId="11C51D9F"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F19816B" w14:textId="520E170E" w:rsidR="00596F24" w:rsidRDefault="00596F24"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086E327" w14:textId="01975A11" w:rsidR="00596F24" w:rsidRDefault="00596F24"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377B8570"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B0A98F"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3657D10" w14:textId="77777777" w:rsidR="00A7280D" w:rsidRDefault="00E44649"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E0509A">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4EE3BF90"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8BADD20"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3C1DA62" w14:textId="77777777" w:rsidR="00A7280D" w:rsidRPr="001B72EF" w:rsidRDefault="00A7280D"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Events</w:t>
            </w:r>
          </w:p>
        </w:tc>
      </w:tr>
      <w:tr w:rsidR="00A7280D" w14:paraId="4A9867F6"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38C89D"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774E596" w14:textId="6DB5DC05" w:rsidR="00A7280D" w:rsidRDefault="00947306"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Warning</w:t>
            </w:r>
          </w:p>
        </w:tc>
      </w:tr>
      <w:tr w:rsidR="00A7280D" w14:paraId="47866EC7"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D9123F"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99DD879" w14:textId="77777777" w:rsidR="00A7280D" w:rsidRPr="00B464B9" w:rsidRDefault="00A7280D"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61178E85"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549373"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6A95D5F"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A6FE0FF" w14:textId="77777777" w:rsidR="00A7280D" w:rsidRPr="00C301FC" w:rsidRDefault="00A7280D" w:rsidP="00827B34">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i</w:t>
            </w:r>
            <w:r w:rsidRPr="009842AF">
              <w:rPr>
                <w:rFonts w:asciiTheme="minorHAnsi" w:hAnsiTheme="minorHAnsi"/>
                <w:sz w:val="22"/>
                <w:szCs w:val="22"/>
                <w:lang w:eastAsia="en-CA"/>
              </w:rPr>
              <w:t xml:space="preserve">f </w:t>
            </w:r>
            <w:r w:rsidRPr="0056314A">
              <w:rPr>
                <w:rFonts w:asciiTheme="minorHAnsi" w:hAnsiTheme="minorHAnsi"/>
                <w:sz w:val="22"/>
                <w:szCs w:val="22"/>
                <w:lang w:eastAsia="en-CA"/>
              </w:rPr>
              <w:t>Empl</w:t>
            </w:r>
            <w:r>
              <w:rPr>
                <w:rFonts w:asciiTheme="minorHAnsi" w:hAnsiTheme="minorHAnsi"/>
                <w:sz w:val="22"/>
                <w:szCs w:val="22"/>
                <w:lang w:eastAsia="en-CA"/>
              </w:rPr>
              <w:t>o</w:t>
            </w:r>
            <w:r w:rsidRPr="0056314A">
              <w:rPr>
                <w:rFonts w:asciiTheme="minorHAnsi" w:hAnsiTheme="minorHAnsi"/>
                <w:sz w:val="22"/>
                <w:szCs w:val="22"/>
                <w:lang w:eastAsia="en-CA"/>
              </w:rPr>
              <w:t>yment End Date initially reported via EV1-Ret must equal the Employment End Date reported via EV2-RETFN.</w:t>
            </w:r>
          </w:p>
        </w:tc>
      </w:tr>
      <w:tr w:rsidR="00A7280D" w:rsidRPr="009151F9" w14:paraId="3CE3CFF9"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FC37622"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BD97DDA" w14:textId="77777777" w:rsidR="00BB4DD7" w:rsidRDefault="00BB4DD7" w:rsidP="00BB4DD7">
            <w:pPr>
              <w:ind w:left="0"/>
              <w:rPr>
                <w:rFonts w:asciiTheme="minorHAnsi" w:hAnsiTheme="minorHAnsi"/>
                <w:sz w:val="22"/>
                <w:szCs w:val="22"/>
                <w:lang w:eastAsia="en-CA"/>
              </w:rPr>
            </w:pPr>
            <w:r>
              <w:rPr>
                <w:rFonts w:asciiTheme="minorHAnsi" w:hAnsiTheme="minorHAnsi"/>
                <w:sz w:val="22"/>
                <w:szCs w:val="22"/>
                <w:lang w:eastAsia="en-CA"/>
              </w:rPr>
              <w:t>Trigger Warning if:</w:t>
            </w:r>
          </w:p>
          <w:p w14:paraId="40F6538C" w14:textId="77777777" w:rsidR="00596F24" w:rsidRDefault="00596F24" w:rsidP="00596F24">
            <w:pPr>
              <w:ind w:left="1440"/>
              <w:rPr>
                <w:rFonts w:asciiTheme="minorHAnsi" w:hAnsiTheme="minorHAnsi"/>
                <w:sz w:val="22"/>
                <w:szCs w:val="22"/>
                <w:lang w:eastAsia="en-CA"/>
              </w:rPr>
            </w:pPr>
            <w:r>
              <w:rPr>
                <w:rFonts w:asciiTheme="minorHAnsi" w:hAnsiTheme="minorHAnsi"/>
                <w:sz w:val="22"/>
                <w:szCs w:val="22"/>
                <w:lang w:eastAsia="en-CA"/>
              </w:rPr>
              <w:t>File.Employer = Ariel.Employer</w:t>
            </w:r>
          </w:p>
          <w:p w14:paraId="19320746" w14:textId="77777777" w:rsidR="00596F24" w:rsidRPr="006473E3" w:rsidRDefault="00596F24" w:rsidP="00596F24">
            <w:pPr>
              <w:ind w:left="1440"/>
              <w:rPr>
                <w:rFonts w:asciiTheme="minorHAnsi" w:hAnsiTheme="minorHAnsi"/>
                <w:sz w:val="22"/>
                <w:szCs w:val="22"/>
                <w:u w:val="single"/>
                <w:lang w:eastAsia="en-CA"/>
              </w:rPr>
            </w:pPr>
            <w:r w:rsidRPr="006473E3">
              <w:rPr>
                <w:rFonts w:asciiTheme="minorHAnsi" w:hAnsiTheme="minorHAnsi"/>
                <w:sz w:val="22"/>
                <w:szCs w:val="22"/>
                <w:lang w:eastAsia="en-CA"/>
              </w:rPr>
              <w:t>And</w:t>
            </w:r>
          </w:p>
          <w:p w14:paraId="22995F4B" w14:textId="77777777" w:rsidR="00A7280D" w:rsidRPr="006473E3" w:rsidRDefault="00A7280D" w:rsidP="00F8158E">
            <w:pPr>
              <w:ind w:left="1440"/>
              <w:rPr>
                <w:rFonts w:asciiTheme="minorHAnsi" w:hAnsiTheme="minorHAnsi"/>
                <w:sz w:val="22"/>
                <w:szCs w:val="22"/>
                <w:lang w:eastAsia="en-CA"/>
              </w:rPr>
            </w:pPr>
            <w:r w:rsidRPr="006473E3">
              <w:rPr>
                <w:rFonts w:asciiTheme="minorHAnsi" w:hAnsiTheme="minorHAnsi"/>
                <w:sz w:val="22"/>
                <w:szCs w:val="22"/>
                <w:lang w:eastAsia="en-CA"/>
              </w:rPr>
              <w:t>File.EventType=RETFIN</w:t>
            </w:r>
          </w:p>
          <w:p w14:paraId="70E99344" w14:textId="77777777" w:rsidR="00A7280D" w:rsidRPr="006473E3" w:rsidRDefault="00A7280D" w:rsidP="00F8158E">
            <w:pPr>
              <w:ind w:left="1440"/>
              <w:rPr>
                <w:rFonts w:asciiTheme="minorHAnsi" w:hAnsiTheme="minorHAnsi"/>
                <w:sz w:val="22"/>
                <w:szCs w:val="22"/>
                <w:u w:val="single"/>
                <w:lang w:eastAsia="en-CA"/>
              </w:rPr>
            </w:pPr>
            <w:r w:rsidRPr="006473E3">
              <w:rPr>
                <w:rFonts w:asciiTheme="minorHAnsi" w:hAnsiTheme="minorHAnsi"/>
                <w:sz w:val="22"/>
                <w:szCs w:val="22"/>
                <w:lang w:eastAsia="en-CA"/>
              </w:rPr>
              <w:t>And</w:t>
            </w:r>
          </w:p>
          <w:p w14:paraId="4BC37B6F" w14:textId="77777777" w:rsidR="00A7280D" w:rsidRPr="006473E3" w:rsidRDefault="00A7280D" w:rsidP="00E85493">
            <w:pPr>
              <w:ind w:left="1440"/>
              <w:rPr>
                <w:rFonts w:asciiTheme="minorHAnsi" w:hAnsiTheme="minorHAnsi"/>
                <w:sz w:val="22"/>
                <w:szCs w:val="22"/>
                <w:lang w:eastAsia="en-CA"/>
              </w:rPr>
            </w:pPr>
            <w:r w:rsidRPr="006473E3">
              <w:rPr>
                <w:rFonts w:asciiTheme="minorHAnsi" w:hAnsiTheme="minorHAnsi"/>
                <w:sz w:val="22"/>
                <w:szCs w:val="22"/>
                <w:lang w:eastAsia="en-CA"/>
              </w:rPr>
              <w:t xml:space="preserve">File.EmploymentEndDate &lt;&gt; Ariel.TerminationDate for most recent Employment for that Employer </w:t>
            </w:r>
          </w:p>
          <w:p w14:paraId="2563222C" w14:textId="77777777" w:rsidR="00A7280D" w:rsidRPr="006473E3" w:rsidRDefault="00A7280D" w:rsidP="00E85493">
            <w:pPr>
              <w:ind w:left="1440"/>
              <w:rPr>
                <w:rFonts w:asciiTheme="minorHAnsi" w:hAnsiTheme="minorHAnsi"/>
                <w:sz w:val="22"/>
                <w:szCs w:val="22"/>
                <w:lang w:eastAsia="en-CA"/>
              </w:rPr>
            </w:pPr>
            <w:r w:rsidRPr="006473E3">
              <w:rPr>
                <w:rFonts w:asciiTheme="minorHAnsi" w:hAnsiTheme="minorHAnsi"/>
                <w:sz w:val="22"/>
                <w:szCs w:val="22"/>
                <w:lang w:eastAsia="en-CA"/>
              </w:rPr>
              <w:t>And</w:t>
            </w:r>
          </w:p>
          <w:p w14:paraId="61018558" w14:textId="77777777" w:rsidR="00A7280D" w:rsidRDefault="00A7280D" w:rsidP="00916081">
            <w:pPr>
              <w:ind w:left="1440"/>
              <w:rPr>
                <w:rFonts w:asciiTheme="minorHAnsi" w:hAnsiTheme="minorHAnsi"/>
                <w:sz w:val="22"/>
                <w:szCs w:val="22"/>
                <w:lang w:eastAsia="en-CA"/>
              </w:rPr>
            </w:pPr>
            <w:r w:rsidRPr="006473E3">
              <w:rPr>
                <w:rFonts w:asciiTheme="minorHAnsi" w:hAnsiTheme="minorHAnsi"/>
                <w:sz w:val="22"/>
                <w:szCs w:val="22"/>
                <w:lang w:eastAsia="en-CA"/>
              </w:rPr>
              <w:t>Ariel.TerminationType=RET</w:t>
            </w:r>
          </w:p>
          <w:p w14:paraId="55D14930" w14:textId="77777777" w:rsidR="00947306" w:rsidRDefault="00947306" w:rsidP="00916081">
            <w:pPr>
              <w:ind w:left="1440"/>
              <w:rPr>
                <w:rFonts w:asciiTheme="minorHAnsi" w:hAnsiTheme="minorHAnsi"/>
                <w:sz w:val="22"/>
                <w:szCs w:val="22"/>
                <w:lang w:eastAsia="en-CA"/>
              </w:rPr>
            </w:pPr>
            <w:r>
              <w:rPr>
                <w:rFonts w:asciiTheme="minorHAnsi" w:hAnsiTheme="minorHAnsi"/>
                <w:sz w:val="22"/>
                <w:szCs w:val="22"/>
                <w:lang w:eastAsia="en-CA"/>
              </w:rPr>
              <w:t xml:space="preserve">*In this instance a Calculation Indicator should be created = Change in Employment End Date for Retirement scenario </w:t>
            </w:r>
          </w:p>
          <w:p w14:paraId="6722CB72" w14:textId="5BC9E97C" w:rsidR="00947306" w:rsidRPr="00411EBD" w:rsidRDefault="00947306" w:rsidP="00916081">
            <w:pPr>
              <w:ind w:left="1440"/>
              <w:rPr>
                <w:rFonts w:asciiTheme="minorHAnsi" w:hAnsiTheme="minorHAnsi"/>
                <w:sz w:val="22"/>
                <w:szCs w:val="22"/>
                <w:lang w:eastAsia="en-CA"/>
              </w:rPr>
            </w:pPr>
            <w:r>
              <w:rPr>
                <w:rFonts w:asciiTheme="minorHAnsi" w:hAnsiTheme="minorHAnsi"/>
                <w:sz w:val="22"/>
                <w:szCs w:val="22"/>
                <w:lang w:eastAsia="en-CA"/>
              </w:rPr>
              <w:t>*QAM to be created flagging members with the transaction indicator above.</w:t>
            </w:r>
          </w:p>
        </w:tc>
      </w:tr>
      <w:tr w:rsidR="00A7280D" w:rsidRPr="00A61AB1" w14:paraId="5E7A661D"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AE4B18"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B837DB5" w14:textId="4119A2F4" w:rsidR="00A7280D" w:rsidRPr="004E515E" w:rsidRDefault="008F60B0" w:rsidP="00386DB0">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7280D" w:rsidRPr="00A61AB1" w14:paraId="49E2A219"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8AC4CD1"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50B9F15" w14:textId="01FEED62" w:rsidR="00A7280D" w:rsidRPr="00A72B28" w:rsidRDefault="00A7280D" w:rsidP="00EA6AB9">
            <w:pPr>
              <w:pStyle w:val="NormalWeb"/>
              <w:spacing w:line="276" w:lineRule="auto"/>
              <w:rPr>
                <w:rFonts w:asciiTheme="minorHAnsi" w:hAnsiTheme="minorHAnsi"/>
                <w:color w:val="000000"/>
                <w:sz w:val="22"/>
                <w:szCs w:val="22"/>
                <w:lang w:val="en-CA"/>
              </w:rPr>
            </w:pPr>
            <w:r w:rsidRPr="004E515E">
              <w:rPr>
                <w:rFonts w:asciiTheme="minorHAnsi" w:hAnsiTheme="minorHAnsi"/>
                <w:color w:val="000000"/>
                <w:sz w:val="22"/>
                <w:szCs w:val="22"/>
                <w:lang w:val="en-CA"/>
              </w:rPr>
              <w:t xml:space="preserve">The Employment End Date </w:t>
            </w:r>
            <w:r>
              <w:rPr>
                <w:rFonts w:asciiTheme="minorHAnsi" w:hAnsiTheme="minorHAnsi"/>
                <w:color w:val="000000"/>
                <w:sz w:val="22"/>
                <w:szCs w:val="22"/>
                <w:lang w:val="en-CA"/>
              </w:rPr>
              <w:t xml:space="preserve">for this retirement </w:t>
            </w:r>
            <w:r w:rsidRPr="004E515E">
              <w:rPr>
                <w:rFonts w:asciiTheme="minorHAnsi" w:hAnsiTheme="minorHAnsi"/>
                <w:color w:val="000000"/>
                <w:sz w:val="22"/>
                <w:szCs w:val="22"/>
                <w:lang w:val="en-CA"/>
              </w:rPr>
              <w:t>was previously reported as {</w:t>
            </w:r>
            <w:r>
              <w:rPr>
                <w:rFonts w:asciiTheme="minorHAnsi" w:hAnsiTheme="minorHAnsi"/>
                <w:color w:val="000000"/>
                <w:sz w:val="22"/>
                <w:szCs w:val="22"/>
                <w:lang w:val="en-CA"/>
              </w:rPr>
              <w:t>0</w:t>
            </w:r>
            <w:r w:rsidRPr="004E515E">
              <w:rPr>
                <w:rFonts w:asciiTheme="minorHAnsi" w:hAnsiTheme="minorHAnsi"/>
                <w:color w:val="000000"/>
                <w:sz w:val="22"/>
                <w:szCs w:val="22"/>
                <w:lang w:val="en-CA"/>
              </w:rPr>
              <w:t xml:space="preserve">}.  If the Employment End Date has changed, please </w:t>
            </w:r>
            <w:r w:rsidR="00EA6AB9">
              <w:rPr>
                <w:rFonts w:asciiTheme="minorHAnsi" w:hAnsiTheme="minorHAnsi"/>
                <w:color w:val="000000"/>
                <w:sz w:val="22"/>
                <w:szCs w:val="22"/>
                <w:lang w:val="en-CA"/>
              </w:rPr>
              <w:t>provide an override reason</w:t>
            </w:r>
            <w:r w:rsidRPr="004E515E">
              <w:rPr>
                <w:rFonts w:asciiTheme="minorHAnsi" w:hAnsiTheme="minorHAnsi"/>
                <w:color w:val="000000"/>
                <w:sz w:val="22"/>
                <w:szCs w:val="22"/>
                <w:lang w:val="en-CA"/>
              </w:rPr>
              <w:t>.</w:t>
            </w:r>
          </w:p>
        </w:tc>
      </w:tr>
      <w:tr w:rsidR="00A7280D" w:rsidRPr="00A61AB1" w14:paraId="4A47EB43"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6717F23"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B272454"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7A97059" w14:textId="73E09E1A" w:rsidR="00A7280D" w:rsidRPr="00B464B9" w:rsidRDefault="00A7280D" w:rsidP="00EA6AB9">
            <w:pPr>
              <w:spacing w:before="60" w:after="60"/>
              <w:ind w:left="0"/>
              <w:rPr>
                <w:rFonts w:asciiTheme="minorHAnsi" w:hAnsiTheme="minorHAnsi"/>
                <w:sz w:val="22"/>
                <w:szCs w:val="22"/>
                <w:lang w:eastAsia="en-CA"/>
              </w:rPr>
            </w:pPr>
            <w:r w:rsidRPr="004E515E">
              <w:rPr>
                <w:rFonts w:asciiTheme="minorHAnsi" w:hAnsiTheme="minorHAnsi"/>
                <w:sz w:val="22"/>
                <w:szCs w:val="22"/>
                <w:lang w:eastAsia="en-CA"/>
              </w:rPr>
              <w:t>The Employment End Date</w:t>
            </w:r>
            <w:r>
              <w:rPr>
                <w:rFonts w:asciiTheme="minorHAnsi" w:hAnsiTheme="minorHAnsi"/>
                <w:sz w:val="22"/>
                <w:szCs w:val="22"/>
                <w:lang w:eastAsia="en-CA"/>
              </w:rPr>
              <w:t xml:space="preserve"> provided</w:t>
            </w:r>
            <w:r w:rsidRPr="004E515E">
              <w:rPr>
                <w:rFonts w:asciiTheme="minorHAnsi" w:hAnsiTheme="minorHAnsi"/>
                <w:sz w:val="22"/>
                <w:szCs w:val="22"/>
                <w:lang w:eastAsia="en-CA"/>
              </w:rPr>
              <w:t xml:space="preserve"> </w:t>
            </w:r>
            <w:r>
              <w:rPr>
                <w:rFonts w:asciiTheme="minorHAnsi" w:hAnsiTheme="minorHAnsi"/>
                <w:sz w:val="22"/>
                <w:szCs w:val="22"/>
                <w:lang w:eastAsia="en-CA"/>
              </w:rPr>
              <w:t xml:space="preserve">for this retirement is different than </w:t>
            </w:r>
            <w:r w:rsidRPr="004E515E">
              <w:rPr>
                <w:rFonts w:asciiTheme="minorHAnsi" w:hAnsiTheme="minorHAnsi"/>
                <w:sz w:val="22"/>
                <w:szCs w:val="22"/>
                <w:lang w:eastAsia="en-CA"/>
              </w:rPr>
              <w:t>was previously</w:t>
            </w:r>
            <w:r>
              <w:rPr>
                <w:rFonts w:asciiTheme="minorHAnsi" w:hAnsiTheme="minorHAnsi"/>
                <w:sz w:val="22"/>
                <w:szCs w:val="22"/>
                <w:lang w:eastAsia="en-CA"/>
              </w:rPr>
              <w:t xml:space="preserve"> reported</w:t>
            </w:r>
            <w:r w:rsidRPr="004E515E">
              <w:rPr>
                <w:rFonts w:asciiTheme="minorHAnsi" w:hAnsiTheme="minorHAnsi"/>
                <w:sz w:val="22"/>
                <w:szCs w:val="22"/>
                <w:lang w:eastAsia="en-CA"/>
              </w:rPr>
              <w:t xml:space="preserve">.  </w:t>
            </w:r>
          </w:p>
        </w:tc>
      </w:tr>
      <w:tr w:rsidR="00A7280D" w:rsidRPr="0085712F" w14:paraId="2D195A7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4193684" w14:textId="77777777" w:rsidR="00A7280D" w:rsidRPr="0085712F" w:rsidRDefault="00A7280D" w:rsidP="00FA043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64D433E" w14:textId="77777777" w:rsidR="00A7280D" w:rsidRPr="009C43D2" w:rsidRDefault="00A7280D" w:rsidP="0076663E">
            <w:pPr>
              <w:spacing w:before="60" w:after="60"/>
              <w:ind w:left="0"/>
              <w:rPr>
                <w:rFonts w:asciiTheme="minorHAnsi" w:hAnsiTheme="minorHAnsi" w:cs="Calibri"/>
                <w:color w:val="auto"/>
                <w:sz w:val="22"/>
                <w:szCs w:val="22"/>
              </w:rPr>
            </w:pPr>
            <w:r>
              <w:rPr>
                <w:rFonts w:asciiTheme="minorHAnsi" w:hAnsiTheme="minorHAnsi" w:cs="Calibri"/>
                <w:color w:val="auto"/>
                <w:sz w:val="22"/>
                <w:szCs w:val="22"/>
              </w:rPr>
              <w:t xml:space="preserve">0: </w:t>
            </w:r>
            <w:r>
              <w:rPr>
                <w:rFonts w:asciiTheme="minorHAnsi" w:hAnsiTheme="minorHAnsi"/>
                <w:sz w:val="22"/>
                <w:szCs w:val="22"/>
                <w:lang w:eastAsia="en-CA"/>
              </w:rPr>
              <w:t xml:space="preserve">EmploymentEndDate </w:t>
            </w:r>
            <w:r w:rsidRPr="00F7688B">
              <w:rPr>
                <w:rFonts w:asciiTheme="minorHAnsi" w:hAnsiTheme="minorHAnsi"/>
                <w:sz w:val="22"/>
                <w:szCs w:val="22"/>
                <w:lang w:eastAsia="en-CA"/>
              </w:rPr>
              <w:t>initially reported via EV1-Ret</w:t>
            </w:r>
          </w:p>
        </w:tc>
      </w:tr>
      <w:tr w:rsidR="00A7280D" w:rsidRPr="0085712F" w14:paraId="01D6C36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B0893B" w14:textId="77777777" w:rsidR="00A7280D" w:rsidRPr="0085712F" w:rsidRDefault="00A7280D" w:rsidP="00FA043A">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F8D7BE4" w14:textId="26E6768E" w:rsidR="00A7280D" w:rsidRPr="006100CE" w:rsidRDefault="00947306" w:rsidP="00EA6AB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Yes, </w:t>
            </w:r>
            <w:r w:rsidR="00EA6AB9">
              <w:rPr>
                <w:rFonts w:asciiTheme="minorHAnsi" w:hAnsiTheme="minorHAnsi"/>
                <w:sz w:val="22"/>
                <w:szCs w:val="22"/>
                <w:lang w:eastAsia="en-CA"/>
              </w:rPr>
              <w:t>E</w:t>
            </w:r>
            <w:r>
              <w:rPr>
                <w:rFonts w:asciiTheme="minorHAnsi" w:hAnsiTheme="minorHAnsi"/>
                <w:sz w:val="22"/>
                <w:szCs w:val="22"/>
                <w:lang w:eastAsia="en-CA"/>
              </w:rPr>
              <w:t xml:space="preserve">mployment </w:t>
            </w:r>
            <w:r w:rsidR="00EA6AB9">
              <w:rPr>
                <w:rFonts w:asciiTheme="minorHAnsi" w:hAnsiTheme="minorHAnsi"/>
                <w:sz w:val="22"/>
                <w:szCs w:val="22"/>
                <w:lang w:eastAsia="en-CA"/>
              </w:rPr>
              <w:t>E</w:t>
            </w:r>
            <w:r>
              <w:rPr>
                <w:rFonts w:asciiTheme="minorHAnsi" w:hAnsiTheme="minorHAnsi"/>
                <w:sz w:val="22"/>
                <w:szCs w:val="22"/>
                <w:lang w:eastAsia="en-CA"/>
              </w:rPr>
              <w:t xml:space="preserve">nd </w:t>
            </w:r>
            <w:r w:rsidR="00EA6AB9">
              <w:rPr>
                <w:rFonts w:asciiTheme="minorHAnsi" w:hAnsiTheme="minorHAnsi"/>
                <w:sz w:val="22"/>
                <w:szCs w:val="22"/>
                <w:lang w:eastAsia="en-CA"/>
              </w:rPr>
              <w:t>D</w:t>
            </w:r>
            <w:r>
              <w:rPr>
                <w:rFonts w:asciiTheme="minorHAnsi" w:hAnsiTheme="minorHAnsi"/>
                <w:sz w:val="22"/>
                <w:szCs w:val="22"/>
                <w:lang w:eastAsia="en-CA"/>
              </w:rPr>
              <w:t>ate has changed from originally reported value.</w:t>
            </w:r>
          </w:p>
        </w:tc>
      </w:tr>
      <w:tr w:rsidR="00A7280D" w:rsidRPr="0085712F" w14:paraId="6A473786"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131DA3"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364BA2E" w14:textId="77777777" w:rsidR="00A7280D" w:rsidRPr="006100CE" w:rsidRDefault="00A7280D" w:rsidP="00FA043A">
            <w:pPr>
              <w:spacing w:before="60" w:after="60" w:line="240" w:lineRule="auto"/>
              <w:ind w:left="0"/>
              <w:rPr>
                <w:rFonts w:asciiTheme="minorHAnsi" w:hAnsiTheme="minorHAnsi"/>
                <w:sz w:val="22"/>
                <w:szCs w:val="22"/>
                <w:lang w:eastAsia="en-CA"/>
              </w:rPr>
            </w:pPr>
          </w:p>
        </w:tc>
      </w:tr>
      <w:tr w:rsidR="00A7280D" w:rsidRPr="008A0650" w14:paraId="6EC18DAC"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29EE17"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89FBD19"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79D72D9" w14:textId="3DD9AF16" w:rsidR="00596F24" w:rsidRDefault="00596F24" w:rsidP="00270B2A">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20170913:</w:t>
            </w:r>
          </w:p>
          <w:p w14:paraId="7E4BD28F" w14:textId="7E3B1844" w:rsidR="00596F24" w:rsidRDefault="00596F24" w:rsidP="003410B0">
            <w:pPr>
              <w:pStyle w:val="ListParagraph"/>
              <w:numPr>
                <w:ilvl w:val="0"/>
                <w:numId w:val="8"/>
              </w:numPr>
              <w:rPr>
                <w:rFonts w:asciiTheme="minorHAnsi" w:hAnsiTheme="minorHAnsi"/>
                <w:sz w:val="22"/>
                <w:szCs w:val="22"/>
                <w:lang w:eastAsia="en-CA"/>
              </w:rPr>
            </w:pPr>
            <w:r w:rsidRPr="00596F24">
              <w:rPr>
                <w:rFonts w:asciiTheme="minorHAnsi" w:hAnsiTheme="minorHAnsi"/>
                <w:sz w:val="22"/>
                <w:szCs w:val="22"/>
                <w:lang w:val="en-US" w:eastAsia="en-CA"/>
              </w:rPr>
              <w:t xml:space="preserve">Added initial condition of </w:t>
            </w:r>
            <w:r w:rsidRPr="00596F24">
              <w:rPr>
                <w:rFonts w:asciiTheme="minorHAnsi" w:hAnsiTheme="minorHAnsi"/>
                <w:sz w:val="22"/>
                <w:szCs w:val="22"/>
                <w:lang w:eastAsia="en-CA"/>
              </w:rPr>
              <w:t>File.Employer = Ariel.Employer</w:t>
            </w:r>
          </w:p>
          <w:p w14:paraId="6064F532" w14:textId="77777777" w:rsidR="00596F24" w:rsidRPr="00596F24" w:rsidRDefault="00596F24" w:rsidP="00596F24">
            <w:pPr>
              <w:ind w:left="1440"/>
              <w:rPr>
                <w:rFonts w:asciiTheme="minorHAnsi" w:hAnsiTheme="minorHAnsi"/>
                <w:sz w:val="22"/>
                <w:szCs w:val="22"/>
                <w:lang w:eastAsia="en-CA"/>
              </w:rPr>
            </w:pPr>
          </w:p>
          <w:p w14:paraId="44EFFF72" w14:textId="77777777" w:rsidR="00596F24" w:rsidRDefault="006F326A" w:rsidP="00270B2A">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MR 20170815: </w:t>
            </w:r>
          </w:p>
          <w:p w14:paraId="5024EEA0" w14:textId="28F1A83C" w:rsidR="006F326A" w:rsidRPr="00596F24" w:rsidRDefault="006F326A" w:rsidP="003410B0">
            <w:pPr>
              <w:pStyle w:val="ListParagraph"/>
              <w:numPr>
                <w:ilvl w:val="0"/>
                <w:numId w:val="8"/>
              </w:numPr>
              <w:spacing w:before="60" w:after="60" w:line="240" w:lineRule="auto"/>
              <w:rPr>
                <w:rFonts w:asciiTheme="minorHAnsi" w:hAnsiTheme="minorHAnsi"/>
                <w:sz w:val="22"/>
                <w:szCs w:val="22"/>
                <w:lang w:val="en-US" w:eastAsia="en-CA"/>
              </w:rPr>
            </w:pPr>
            <w:r w:rsidRPr="00596F24">
              <w:rPr>
                <w:rFonts w:asciiTheme="minorHAnsi" w:hAnsiTheme="minorHAnsi"/>
                <w:sz w:val="22"/>
                <w:szCs w:val="22"/>
                <w:lang w:val="en-US" w:eastAsia="en-CA"/>
              </w:rPr>
              <w:t>Updated Validation Logic to specify ‘Trigger Warning if:’</w:t>
            </w:r>
          </w:p>
          <w:p w14:paraId="33E34385" w14:textId="77777777" w:rsidR="006F326A" w:rsidRDefault="006F326A" w:rsidP="00270B2A">
            <w:pPr>
              <w:spacing w:before="60" w:after="60" w:line="240" w:lineRule="auto"/>
              <w:ind w:left="0"/>
              <w:rPr>
                <w:rFonts w:asciiTheme="minorHAnsi" w:hAnsiTheme="minorHAnsi"/>
                <w:sz w:val="22"/>
                <w:szCs w:val="22"/>
                <w:lang w:val="en-US" w:eastAsia="en-CA"/>
              </w:rPr>
            </w:pPr>
          </w:p>
          <w:p w14:paraId="1D4E5E21" w14:textId="41569CC8" w:rsidR="00270B2A" w:rsidRDefault="00270B2A" w:rsidP="00270B2A">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20170518:</w:t>
            </w:r>
          </w:p>
          <w:p w14:paraId="63F0FA57" w14:textId="77777777" w:rsidR="00270B2A" w:rsidRDefault="00270B2A"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New wording has been provided.</w:t>
            </w:r>
          </w:p>
          <w:p w14:paraId="3EECCBAC" w14:textId="27CF62DC" w:rsidR="00270B2A" w:rsidRDefault="00270B2A"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Ready for sign off.  </w:t>
            </w:r>
          </w:p>
          <w:p w14:paraId="0E440DCB" w14:textId="77777777" w:rsidR="00270B2A" w:rsidRDefault="00270B2A" w:rsidP="00270B2A">
            <w:pPr>
              <w:spacing w:before="60" w:after="60" w:line="240" w:lineRule="auto"/>
              <w:ind w:left="0"/>
              <w:rPr>
                <w:rFonts w:asciiTheme="minorHAnsi" w:hAnsiTheme="minorHAnsi"/>
                <w:sz w:val="22"/>
                <w:szCs w:val="22"/>
                <w:lang w:val="en-US" w:eastAsia="en-CA"/>
              </w:rPr>
            </w:pPr>
          </w:p>
          <w:p w14:paraId="71E2BB09" w14:textId="65E7FA02" w:rsidR="00947306" w:rsidRDefault="00947306" w:rsidP="00742706">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201705</w:t>
            </w:r>
            <w:r w:rsidR="001176B6">
              <w:rPr>
                <w:rFonts w:asciiTheme="minorHAnsi" w:hAnsiTheme="minorHAnsi"/>
                <w:sz w:val="22"/>
                <w:szCs w:val="22"/>
                <w:lang w:val="en-US" w:eastAsia="en-CA"/>
              </w:rPr>
              <w:t>09:</w:t>
            </w:r>
          </w:p>
          <w:p w14:paraId="0F6F1531" w14:textId="6CEC0BE3" w:rsidR="001176B6" w:rsidRDefault="001176B6"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HOOPP to confirm exact wording of message and override reason.</w:t>
            </w:r>
          </w:p>
          <w:p w14:paraId="077AC075" w14:textId="7475BA15" w:rsidR="001176B6" w:rsidRPr="00345D72" w:rsidRDefault="001176B6"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Ready for sign-off.</w:t>
            </w:r>
          </w:p>
          <w:p w14:paraId="222E3059" w14:textId="77777777" w:rsidR="00947306" w:rsidRDefault="00947306" w:rsidP="00742706">
            <w:pPr>
              <w:spacing w:before="60" w:after="60" w:line="240" w:lineRule="auto"/>
              <w:ind w:left="0"/>
              <w:rPr>
                <w:rFonts w:asciiTheme="minorHAnsi" w:hAnsiTheme="minorHAnsi"/>
                <w:sz w:val="22"/>
                <w:szCs w:val="22"/>
                <w:lang w:val="en-US" w:eastAsia="en-CA"/>
              </w:rPr>
            </w:pPr>
          </w:p>
          <w:p w14:paraId="6E81F9F5" w14:textId="77777777" w:rsidR="00602C1C" w:rsidRDefault="00602C1C" w:rsidP="00742706">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200170425:</w:t>
            </w:r>
          </w:p>
          <w:p w14:paraId="0B5F2744" w14:textId="4F5FB20B" w:rsidR="00602C1C" w:rsidRDefault="00602C1C"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 QUAM cannot be set-up for this and we would need to make this validation an Error.</w:t>
            </w:r>
          </w:p>
          <w:p w14:paraId="55227F40" w14:textId="4F5FB20B" w:rsidR="00602C1C" w:rsidRPr="00602C1C" w:rsidRDefault="00602C1C"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Ready for sign-off.</w:t>
            </w:r>
          </w:p>
          <w:p w14:paraId="532652A1" w14:textId="77777777" w:rsidR="009E75DC" w:rsidRDefault="009E75DC" w:rsidP="00742706">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20170419:</w:t>
            </w:r>
          </w:p>
          <w:p w14:paraId="003CCF92" w14:textId="77777777" w:rsidR="009E75DC" w:rsidRDefault="00C26F73"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When a change in Employment End Date (RETFIN) r</w:t>
            </w:r>
            <w:r w:rsidR="009E75DC">
              <w:rPr>
                <w:rFonts w:asciiTheme="minorHAnsi" w:hAnsiTheme="minorHAnsi"/>
                <w:sz w:val="22"/>
                <w:szCs w:val="22"/>
                <w:lang w:val="en-US" w:eastAsia="en-CA"/>
              </w:rPr>
              <w:t>ight now the benefit re-evaluation flag is activated and a case is opened in CRM however a calculation is not triggered.</w:t>
            </w:r>
          </w:p>
          <w:p w14:paraId="37F3C8CA" w14:textId="77777777" w:rsidR="009E75DC" w:rsidRDefault="009E75DC"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Clare suggests if a QUAM exists for this scenario then we can change this validation to a Warning.</w:t>
            </w:r>
          </w:p>
          <w:p w14:paraId="1E6AC26E" w14:textId="77777777" w:rsidR="009E75DC" w:rsidRDefault="009E75DC"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Vipin to check with Nicolas and to provide screen shots of what occurs in CRM and in Ariel DB (what is the impact on preliminary </w:t>
            </w:r>
            <w:r w:rsidR="00C26F73">
              <w:rPr>
                <w:rFonts w:asciiTheme="minorHAnsi" w:hAnsiTheme="minorHAnsi"/>
                <w:sz w:val="22"/>
                <w:szCs w:val="22"/>
                <w:lang w:val="en-US" w:eastAsia="en-CA"/>
              </w:rPr>
              <w:t xml:space="preserve">or final </w:t>
            </w:r>
            <w:r>
              <w:rPr>
                <w:rFonts w:asciiTheme="minorHAnsi" w:hAnsiTheme="minorHAnsi"/>
                <w:sz w:val="22"/>
                <w:szCs w:val="22"/>
                <w:lang w:val="en-US" w:eastAsia="en-CA"/>
              </w:rPr>
              <w:t>calculation that already exists).</w:t>
            </w:r>
          </w:p>
          <w:p w14:paraId="00B1BE0C" w14:textId="77777777" w:rsidR="009E75DC" w:rsidRDefault="009E75DC" w:rsidP="00742706">
            <w:pPr>
              <w:spacing w:before="60" w:after="60" w:line="240" w:lineRule="auto"/>
              <w:ind w:left="0"/>
              <w:rPr>
                <w:rFonts w:asciiTheme="minorHAnsi" w:hAnsiTheme="minorHAnsi"/>
                <w:sz w:val="22"/>
                <w:szCs w:val="22"/>
                <w:lang w:val="en-US" w:eastAsia="en-CA"/>
              </w:rPr>
            </w:pPr>
          </w:p>
          <w:p w14:paraId="3DD47BCC" w14:textId="77777777" w:rsidR="00742706" w:rsidRDefault="00742706" w:rsidP="00742706">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20170418:</w:t>
            </w:r>
          </w:p>
          <w:p w14:paraId="1B9E05BF" w14:textId="77777777" w:rsidR="00742706" w:rsidRDefault="00742706"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Still waiting for test results from MS (Vipin) as per below.  This was also discussed in the recent MS Event Ret Final Data Workshop, where MS (Nicola) mentioned that if a different employment end date is provided that the CRM workflow would get stopped</w:t>
            </w:r>
            <w:r w:rsidR="000709E4">
              <w:rPr>
                <w:rFonts w:asciiTheme="minorHAnsi" w:hAnsiTheme="minorHAnsi"/>
                <w:sz w:val="22"/>
                <w:szCs w:val="22"/>
                <w:lang w:val="en-US" w:eastAsia="en-CA"/>
              </w:rPr>
              <w:t xml:space="preserve"> via QUAM, but no definitive answer was provided</w:t>
            </w:r>
            <w:r>
              <w:rPr>
                <w:rFonts w:asciiTheme="minorHAnsi" w:hAnsiTheme="minorHAnsi"/>
                <w:sz w:val="22"/>
                <w:szCs w:val="22"/>
                <w:lang w:val="en-US" w:eastAsia="en-CA"/>
              </w:rPr>
              <w:t xml:space="preserve">.  Once MS can confirm what will happen if a different employment end </w:t>
            </w:r>
            <w:r w:rsidR="000709E4">
              <w:rPr>
                <w:rFonts w:asciiTheme="minorHAnsi" w:hAnsiTheme="minorHAnsi"/>
                <w:sz w:val="22"/>
                <w:szCs w:val="22"/>
                <w:lang w:val="en-US" w:eastAsia="en-CA"/>
              </w:rPr>
              <w:t xml:space="preserve">date is provided this val may need to be updated.  If a different employment can be handled and the worksflow stops for review (in a que) this val will change to a warning.    </w:t>
            </w:r>
          </w:p>
          <w:p w14:paraId="184F3E04" w14:textId="77777777" w:rsidR="00742706" w:rsidRDefault="00742706" w:rsidP="00C84F9D">
            <w:pPr>
              <w:spacing w:before="60" w:after="60" w:line="240" w:lineRule="auto"/>
              <w:ind w:left="0"/>
              <w:rPr>
                <w:rFonts w:asciiTheme="minorHAnsi" w:hAnsiTheme="minorHAnsi"/>
                <w:sz w:val="22"/>
                <w:szCs w:val="22"/>
                <w:lang w:val="en-US" w:eastAsia="en-CA"/>
              </w:rPr>
            </w:pPr>
          </w:p>
          <w:p w14:paraId="330AD9D3" w14:textId="77777777" w:rsidR="00A7280D" w:rsidRDefault="00A7280D" w:rsidP="00C84F9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20170406:</w:t>
            </w:r>
          </w:p>
          <w:p w14:paraId="42533A3C" w14:textId="77777777" w:rsidR="00A7280D"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Vipin is currently running tests to see if the benefit re-evaluation flag is triggered in Ariel DB when we get a change in the Event Date or Event Type.</w:t>
            </w:r>
          </w:p>
          <w:p w14:paraId="0DEDEDAF" w14:textId="77777777" w:rsidR="00A7280D"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Then we have to see what is occurring in CRM.</w:t>
            </w:r>
          </w:p>
          <w:p w14:paraId="7BC41CE6" w14:textId="77777777" w:rsidR="00A7280D" w:rsidRPr="00E0509A"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MS to provide details by Friday April 7, 2017</w:t>
            </w:r>
          </w:p>
          <w:p w14:paraId="2D95AAF4" w14:textId="77777777" w:rsidR="00A7280D" w:rsidRDefault="00A7280D" w:rsidP="00C84F9D">
            <w:pPr>
              <w:spacing w:before="60" w:after="60" w:line="240" w:lineRule="auto"/>
              <w:ind w:left="0"/>
              <w:rPr>
                <w:rFonts w:asciiTheme="minorHAnsi" w:hAnsiTheme="minorHAnsi"/>
                <w:sz w:val="22"/>
                <w:szCs w:val="22"/>
                <w:lang w:val="en-US" w:eastAsia="en-CA"/>
              </w:rPr>
            </w:pPr>
          </w:p>
          <w:p w14:paraId="61CC0ECE" w14:textId="77777777" w:rsidR="00A7280D" w:rsidRDefault="00A7280D" w:rsidP="00C84F9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20170404:</w:t>
            </w:r>
          </w:p>
          <w:p w14:paraId="6C60EF91" w14:textId="77777777" w:rsidR="00A7280D"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Right now if the Employment End Date or Event Type changes the new date/event type is updated to Ariel DB. </w:t>
            </w:r>
          </w:p>
          <w:p w14:paraId="5DD37BBE" w14:textId="77777777" w:rsidR="00A7280D" w:rsidRPr="00603971"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This update does not impact the initial Case 1 that was created in CRM. It will create a Case #2 (separate parent) but these will error out because a case #1 is already in motion. They are 2 separate work flows and there is no interaction between the two. Screen shots to be provided by Vijay. </w:t>
            </w:r>
          </w:p>
          <w:p w14:paraId="153F21C9" w14:textId="77777777" w:rsidR="00A7280D" w:rsidRPr="00DE45DB"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Is the benefit re-evaluation flag triggered in Ariel DB in this instance? MS to confirm.</w:t>
            </w:r>
          </w:p>
          <w:p w14:paraId="31FFD5DE" w14:textId="77777777" w:rsidR="00A7280D" w:rsidRDefault="00A7280D" w:rsidP="00C84F9D">
            <w:pPr>
              <w:spacing w:before="60" w:after="60" w:line="240" w:lineRule="auto"/>
              <w:ind w:left="0"/>
              <w:rPr>
                <w:rFonts w:asciiTheme="minorHAnsi" w:hAnsiTheme="minorHAnsi"/>
                <w:sz w:val="22"/>
                <w:szCs w:val="22"/>
                <w:lang w:val="en-US" w:eastAsia="en-CA"/>
              </w:rPr>
            </w:pPr>
          </w:p>
          <w:p w14:paraId="3EBC61D1" w14:textId="77777777" w:rsidR="00A7280D" w:rsidRDefault="00A7280D" w:rsidP="00C84F9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20170403:</w:t>
            </w:r>
          </w:p>
          <w:p w14:paraId="5C01634B" w14:textId="77777777" w:rsidR="00A7280D"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Take away to test if change in retirement date is received through Events what occurs on the employer portal and CRM workflow side. We also need to test a change in Event Type.</w:t>
            </w:r>
          </w:p>
          <w:p w14:paraId="3C4B2251" w14:textId="77777777" w:rsidR="00A7280D"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Behavior to be confirmed prior to sign-off.</w:t>
            </w:r>
          </w:p>
          <w:p w14:paraId="297050BF" w14:textId="77777777" w:rsidR="00A7280D"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sidRPr="00B101B8">
              <w:rPr>
                <w:rFonts w:asciiTheme="minorHAnsi" w:hAnsiTheme="minorHAnsi"/>
                <w:sz w:val="22"/>
                <w:szCs w:val="22"/>
                <w:lang w:val="en-US" w:eastAsia="en-CA"/>
              </w:rPr>
              <w:t>We can confirm that B5 would trigger in the scenario explained by Alias on 20170330 below.</w:t>
            </w:r>
          </w:p>
          <w:p w14:paraId="54D688A0" w14:textId="77777777" w:rsidR="00A7280D" w:rsidRPr="00B101B8"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B5 validation will need to be re-visited to let the death come through (Item 12 in the current B5 validation will need to be updated with removal of DECFIN processing and behavior in CRM workflow will need to be confirmed)</w:t>
            </w:r>
          </w:p>
          <w:p w14:paraId="454448C7" w14:textId="77777777" w:rsidR="00A7280D" w:rsidRDefault="00A7280D" w:rsidP="00C84F9D">
            <w:pPr>
              <w:spacing w:before="60" w:after="60" w:line="240" w:lineRule="auto"/>
              <w:ind w:left="0"/>
              <w:rPr>
                <w:rFonts w:asciiTheme="minorHAnsi" w:hAnsiTheme="minorHAnsi"/>
                <w:sz w:val="22"/>
                <w:szCs w:val="22"/>
                <w:lang w:val="en-US" w:eastAsia="en-CA"/>
              </w:rPr>
            </w:pPr>
          </w:p>
          <w:p w14:paraId="67A8CE49" w14:textId="77777777" w:rsidR="00A7280D" w:rsidRDefault="00A7280D" w:rsidP="00C84F9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20170330</w:t>
            </w:r>
            <w:r w:rsidRPr="008A0650">
              <w:rPr>
                <w:rFonts w:asciiTheme="minorHAnsi" w:hAnsiTheme="minorHAnsi"/>
                <w:sz w:val="22"/>
                <w:szCs w:val="22"/>
                <w:lang w:val="en-US" w:eastAsia="en-CA"/>
              </w:rPr>
              <w:t xml:space="preserve">: </w:t>
            </w:r>
          </w:p>
          <w:p w14:paraId="51FEB81C" w14:textId="77777777" w:rsidR="00A7280D" w:rsidRPr="00C84F9D" w:rsidRDefault="00A7280D" w:rsidP="003410B0">
            <w:pPr>
              <w:pStyle w:val="ListParagraph"/>
              <w:numPr>
                <w:ilvl w:val="0"/>
                <w:numId w:val="8"/>
              </w:numPr>
              <w:rPr>
                <w:rFonts w:asciiTheme="minorHAnsi" w:hAnsiTheme="minorHAnsi"/>
                <w:sz w:val="22"/>
                <w:szCs w:val="22"/>
                <w:lang w:val="en-US" w:eastAsia="en-CA"/>
              </w:rPr>
            </w:pPr>
            <w:r w:rsidRPr="00C84F9D">
              <w:rPr>
                <w:rFonts w:asciiTheme="minorHAnsi" w:hAnsiTheme="minorHAnsi"/>
                <w:sz w:val="22"/>
                <w:szCs w:val="22"/>
                <w:lang w:val="en-US" w:eastAsia="en-CA"/>
              </w:rPr>
              <w:t>B5 should cover the scenario where the event type is changing.  However, let’s have a discussion to review how val B5 will behave for a concurrent mbr who is A and has term date at one ER (not yet DNCT) and the ER is reporting a different event type?</w:t>
            </w:r>
          </w:p>
          <w:p w14:paraId="33E9F219" w14:textId="77777777" w:rsidR="00A7280D" w:rsidRDefault="00A7280D" w:rsidP="001E2D2C">
            <w:pPr>
              <w:ind w:left="0"/>
              <w:rPr>
                <w:rFonts w:asciiTheme="minorHAnsi" w:hAnsiTheme="minorHAnsi"/>
                <w:sz w:val="22"/>
                <w:szCs w:val="22"/>
                <w:lang w:val="en-US" w:eastAsia="en-CA"/>
              </w:rPr>
            </w:pPr>
          </w:p>
          <w:p w14:paraId="30F98073" w14:textId="77777777" w:rsidR="00A7280D" w:rsidRPr="008A0650" w:rsidRDefault="00A7280D" w:rsidP="001E2D2C">
            <w:pPr>
              <w:ind w:left="0"/>
              <w:rPr>
                <w:rFonts w:asciiTheme="minorHAnsi" w:hAnsiTheme="minorHAnsi"/>
                <w:sz w:val="22"/>
                <w:szCs w:val="22"/>
                <w:lang w:val="en-US" w:eastAsia="en-CA"/>
              </w:rPr>
            </w:pPr>
            <w:r w:rsidRPr="008A0650">
              <w:rPr>
                <w:rFonts w:asciiTheme="minorHAnsi" w:hAnsiTheme="minorHAnsi"/>
                <w:sz w:val="22"/>
                <w:szCs w:val="22"/>
                <w:lang w:val="en-US" w:eastAsia="en-CA"/>
              </w:rPr>
              <w:t xml:space="preserve">MS 20170224: </w:t>
            </w:r>
            <w:r>
              <w:rPr>
                <w:rFonts w:asciiTheme="minorHAnsi" w:hAnsiTheme="minorHAnsi"/>
                <w:sz w:val="22"/>
                <w:szCs w:val="22"/>
                <w:lang w:val="en-US" w:eastAsia="en-CA"/>
              </w:rPr>
              <w:t>Do we need a V</w:t>
            </w:r>
            <w:r w:rsidRPr="008A0650">
              <w:rPr>
                <w:rFonts w:asciiTheme="minorHAnsi" w:hAnsiTheme="minorHAnsi"/>
                <w:sz w:val="22"/>
                <w:szCs w:val="22"/>
                <w:lang w:val="en-US" w:eastAsia="en-CA"/>
              </w:rPr>
              <w:t>alidation to catch if the Event Type has changed?</w:t>
            </w:r>
            <w:r>
              <w:rPr>
                <w:rFonts w:asciiTheme="minorHAnsi" w:hAnsiTheme="minorHAnsi"/>
                <w:sz w:val="22"/>
                <w:szCs w:val="22"/>
                <w:lang w:val="en-US" w:eastAsia="en-CA"/>
              </w:rPr>
              <w:t xml:space="preserve"> Or should this be captured in Validation B5?</w:t>
            </w:r>
          </w:p>
        </w:tc>
      </w:tr>
    </w:tbl>
    <w:p w14:paraId="1264EDC8" w14:textId="2EC0C4E2" w:rsidR="001E2D2C" w:rsidRDefault="001E2D2C">
      <w:pPr>
        <w:spacing w:before="0" w:after="0" w:line="240" w:lineRule="auto"/>
        <w:ind w:left="0"/>
        <w:rPr>
          <w:b/>
          <w:smallCaps/>
          <w:sz w:val="24"/>
          <w:lang w:val="en-US"/>
        </w:rPr>
      </w:pPr>
    </w:p>
    <w:p w14:paraId="4502D385" w14:textId="77777777" w:rsidR="001E2D2C" w:rsidRDefault="001E2D2C" w:rsidP="001E2D2C">
      <w:pPr>
        <w:rPr>
          <w:lang w:val="en-US"/>
        </w:rPr>
      </w:pPr>
      <w:r>
        <w:rPr>
          <w:lang w:val="en-US"/>
        </w:rPr>
        <w:br w:type="page"/>
      </w:r>
    </w:p>
    <w:p w14:paraId="18796232" w14:textId="77777777" w:rsidR="00015781" w:rsidRPr="008A0650" w:rsidRDefault="00015781">
      <w:pPr>
        <w:spacing w:before="0" w:after="0" w:line="240" w:lineRule="auto"/>
        <w:ind w:left="0"/>
        <w:rPr>
          <w:b/>
          <w:smallCaps/>
          <w:sz w:val="24"/>
          <w:lang w:val="en-US"/>
        </w:rPr>
      </w:pPr>
    </w:p>
    <w:p w14:paraId="03B8D995" w14:textId="77777777" w:rsidR="0056314A" w:rsidRPr="006B06A8" w:rsidRDefault="0056314A" w:rsidP="0056314A">
      <w:pPr>
        <w:pStyle w:val="Heading3"/>
      </w:pPr>
      <w:r w:rsidRPr="006B06A8">
        <w:t>Validation –</w:t>
      </w:r>
      <w:r>
        <w:t xml:space="preserve"> </w:t>
      </w:r>
      <w:r w:rsidR="007B2437">
        <w:t>Leave Date Before Business T</w:t>
      </w:r>
      <w:r w:rsidR="00B84165">
        <w:t>olerance</w:t>
      </w:r>
    </w:p>
    <w:p w14:paraId="657FCC32" w14:textId="77777777" w:rsidR="0056314A" w:rsidRPr="006B06A8" w:rsidRDefault="0056314A" w:rsidP="000176EC">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6314A" w14:paraId="7B7E065E"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2C9744D" w14:textId="77777777" w:rsidR="0056314A" w:rsidRDefault="0056314A"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57F9B85" w14:textId="77777777" w:rsidR="0056314A" w:rsidRPr="00AB05E0" w:rsidRDefault="0056314A" w:rsidP="00642773">
            <w:pPr>
              <w:pStyle w:val="Heading1"/>
              <w:rPr>
                <w:lang w:val="en-US"/>
              </w:rPr>
            </w:pPr>
            <w:bookmarkStart w:id="551" w:name="_Toc479243664"/>
            <w:bookmarkStart w:id="552" w:name="_Toc43372887"/>
            <w:r w:rsidRPr="00AB05E0">
              <w:rPr>
                <w:lang w:val="en-US"/>
              </w:rPr>
              <w:t>B1</w:t>
            </w:r>
            <w:r>
              <w:rPr>
                <w:lang w:val="en-US"/>
              </w:rPr>
              <w:t>40</w:t>
            </w:r>
            <w:r w:rsidRPr="00AB05E0">
              <w:rPr>
                <w:lang w:val="en-US"/>
              </w:rPr>
              <w:t>_</w:t>
            </w:r>
            <w:r w:rsidR="00B84165">
              <w:rPr>
                <w:lang w:val="en-US"/>
              </w:rPr>
              <w:t>Leave</w:t>
            </w:r>
            <w:r w:rsidR="001A4374">
              <w:rPr>
                <w:lang w:val="en-US"/>
              </w:rPr>
              <w:t>D</w:t>
            </w:r>
            <w:r w:rsidR="00B84165">
              <w:rPr>
                <w:lang w:val="en-US"/>
              </w:rPr>
              <w:t>ate</w:t>
            </w:r>
            <w:r w:rsidR="001A4374">
              <w:rPr>
                <w:lang w:val="en-US"/>
              </w:rPr>
              <w:t>B</w:t>
            </w:r>
            <w:r w:rsidR="00B84165">
              <w:rPr>
                <w:lang w:val="en-US"/>
              </w:rPr>
              <w:t>efore</w:t>
            </w:r>
            <w:r w:rsidR="001A4374">
              <w:rPr>
                <w:lang w:val="en-US"/>
              </w:rPr>
              <w:t>B</w:t>
            </w:r>
            <w:r w:rsidR="00B84165">
              <w:rPr>
                <w:lang w:val="en-US"/>
              </w:rPr>
              <w:t>usiness</w:t>
            </w:r>
            <w:r w:rsidR="001A4374">
              <w:rPr>
                <w:lang w:val="en-US"/>
              </w:rPr>
              <w:t>T</w:t>
            </w:r>
            <w:r w:rsidR="00B84165">
              <w:rPr>
                <w:lang w:val="en-US"/>
              </w:rPr>
              <w:t>olerance</w:t>
            </w:r>
            <w:bookmarkEnd w:id="551"/>
            <w:bookmarkEnd w:id="552"/>
          </w:p>
        </w:tc>
      </w:tr>
      <w:tr w:rsidR="00A7280D" w14:paraId="54F281B4"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CC7482C"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4289BEB" w14:textId="3E72D750" w:rsidR="00A7280D" w:rsidRDefault="006323C2"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6541</w:t>
            </w:r>
          </w:p>
        </w:tc>
      </w:tr>
      <w:tr w:rsidR="0081139B" w14:paraId="25AC605B"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CCBBA4" w14:textId="60F936D5" w:rsidR="0081139B" w:rsidRDefault="0081139B"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6473AEC" w14:textId="53B976EC" w:rsidR="0081139B" w:rsidRDefault="0081139B"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4D622B39"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66AFA1"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C6C9A23" w14:textId="77777777" w:rsidR="00A7280D" w:rsidRDefault="000709E4"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E0509A">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6A58F8C7"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A2102DF"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F7804B1" w14:textId="77777777" w:rsidR="00A7280D" w:rsidRPr="00B464B9" w:rsidRDefault="00A7280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Contributory Leaves (Remittance)</w:t>
            </w:r>
          </w:p>
        </w:tc>
      </w:tr>
      <w:tr w:rsidR="00A7280D" w14:paraId="2616B39C"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24CDB82"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98DF5AD" w14:textId="77777777" w:rsidR="00A7280D" w:rsidRDefault="00A7280D"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42CCABB2"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FF51F45"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9BD6B5E" w14:textId="77777777" w:rsidR="00A7280D" w:rsidRPr="00B464B9" w:rsidRDefault="00A7280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7504D78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E3AE7F"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9AA0803"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B025F0B" w14:textId="77777777" w:rsidR="00A7280D" w:rsidRPr="00C301FC" w:rsidRDefault="00A7280D" w:rsidP="002B287E">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i</w:t>
            </w:r>
            <w:r w:rsidRPr="009842AF">
              <w:rPr>
                <w:rFonts w:asciiTheme="minorHAnsi" w:hAnsiTheme="minorHAnsi"/>
                <w:sz w:val="22"/>
                <w:szCs w:val="22"/>
                <w:lang w:eastAsia="en-CA"/>
              </w:rPr>
              <w:t xml:space="preserve">f </w:t>
            </w:r>
            <w:r>
              <w:rPr>
                <w:rFonts w:asciiTheme="minorHAnsi" w:hAnsiTheme="minorHAnsi"/>
                <w:sz w:val="22"/>
                <w:szCs w:val="22"/>
                <w:lang w:eastAsia="en-CA"/>
              </w:rPr>
              <w:t xml:space="preserve">system date is &gt; </w:t>
            </w:r>
            <w:r w:rsidRPr="00386DB0">
              <w:rPr>
                <w:rFonts w:asciiTheme="minorHAnsi" w:hAnsiTheme="minorHAnsi"/>
                <w:sz w:val="22"/>
                <w:szCs w:val="22"/>
                <w:lang w:eastAsia="en-CA"/>
              </w:rPr>
              <w:t xml:space="preserve">7 months from the Leave End </w:t>
            </w:r>
            <w:r>
              <w:rPr>
                <w:rFonts w:asciiTheme="minorHAnsi" w:hAnsiTheme="minorHAnsi"/>
                <w:sz w:val="22"/>
                <w:szCs w:val="22"/>
                <w:lang w:eastAsia="en-CA"/>
              </w:rPr>
              <w:t>Date.</w:t>
            </w:r>
          </w:p>
        </w:tc>
      </w:tr>
      <w:tr w:rsidR="00A7280D" w:rsidRPr="009151F9" w14:paraId="0C297622"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5CD282A"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A8AB018" w14:textId="77777777" w:rsidR="00A7280D" w:rsidRDefault="00A7280D" w:rsidP="00DE0D03">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75926494" w14:textId="1F976029" w:rsidR="00DC0E04" w:rsidRPr="00411EBD" w:rsidRDefault="00A7280D" w:rsidP="00DC0E04">
            <w:pPr>
              <w:ind w:left="0"/>
              <w:rPr>
                <w:rFonts w:asciiTheme="minorHAnsi" w:hAnsiTheme="minorHAnsi"/>
                <w:sz w:val="22"/>
                <w:szCs w:val="22"/>
                <w:lang w:eastAsia="en-CA"/>
              </w:rPr>
            </w:pPr>
            <w:r>
              <w:rPr>
                <w:rFonts w:asciiTheme="minorHAnsi" w:hAnsiTheme="minorHAnsi"/>
                <w:sz w:val="22"/>
                <w:szCs w:val="22"/>
                <w:lang w:eastAsia="en-CA"/>
              </w:rPr>
              <w:t xml:space="preserve">                             File.ExecutionDate &gt; File.LeaveEndDate + 7 months </w:t>
            </w:r>
            <w:r w:rsidR="00DC0E04">
              <w:rPr>
                <w:rFonts w:asciiTheme="minorHAnsi" w:hAnsiTheme="minorHAnsi"/>
                <w:sz w:val="22"/>
                <w:szCs w:val="22"/>
                <w:lang w:eastAsia="en-CA"/>
              </w:rPr>
              <w:t xml:space="preserve"> </w:t>
            </w:r>
          </w:p>
        </w:tc>
      </w:tr>
      <w:tr w:rsidR="00A7280D" w:rsidRPr="00A61AB1" w14:paraId="251B6F4D"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A5AD47"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7F535BD" w14:textId="0F8D3B7E" w:rsidR="00A7280D" w:rsidRPr="00386DB0" w:rsidRDefault="008F60B0" w:rsidP="00DE0D03">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7280D" w:rsidRPr="00A61AB1" w14:paraId="0CE9E3F8"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8899612"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14EF3C0" w14:textId="77777777" w:rsidR="00A7280D" w:rsidRPr="00A72B28" w:rsidRDefault="00A7280D" w:rsidP="00DE0D03">
            <w:pPr>
              <w:pStyle w:val="NormalWeb"/>
              <w:spacing w:line="276" w:lineRule="auto"/>
              <w:rPr>
                <w:rFonts w:asciiTheme="minorHAnsi" w:hAnsiTheme="minorHAnsi"/>
                <w:color w:val="000000"/>
                <w:sz w:val="22"/>
                <w:szCs w:val="22"/>
                <w:lang w:val="en-CA"/>
              </w:rPr>
            </w:pPr>
            <w:r w:rsidRPr="00386DB0">
              <w:rPr>
                <w:rFonts w:asciiTheme="minorHAnsi" w:hAnsiTheme="minorHAnsi"/>
                <w:color w:val="000000"/>
                <w:sz w:val="22"/>
                <w:szCs w:val="22"/>
                <w:lang w:val="en-CA"/>
              </w:rPr>
              <w:t>Lump Sum Contributions for this leave can no longer be submitted to HOOPP.  Please contact HOOPP for further information.</w:t>
            </w:r>
          </w:p>
        </w:tc>
      </w:tr>
      <w:tr w:rsidR="00A7280D" w:rsidRPr="00A61AB1" w14:paraId="2572DF10"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3DB650F"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2C09A43"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1EABD75" w14:textId="77777777" w:rsidR="00A7280D" w:rsidRPr="00B464B9" w:rsidRDefault="00A7280D" w:rsidP="00DE0D03">
            <w:pPr>
              <w:spacing w:before="60" w:after="60"/>
              <w:ind w:left="0"/>
              <w:rPr>
                <w:rFonts w:asciiTheme="minorHAnsi" w:hAnsiTheme="minorHAnsi"/>
                <w:sz w:val="22"/>
                <w:szCs w:val="22"/>
                <w:lang w:eastAsia="en-CA"/>
              </w:rPr>
            </w:pPr>
            <w:r w:rsidRPr="00386DB0">
              <w:rPr>
                <w:rFonts w:asciiTheme="minorHAnsi" w:hAnsiTheme="minorHAnsi"/>
                <w:sz w:val="22"/>
                <w:szCs w:val="22"/>
              </w:rPr>
              <w:t>Lump Sum Contributions for this leave can no longer be submitted to HOOPP.  Please contact HOOPP for further information.</w:t>
            </w:r>
          </w:p>
        </w:tc>
      </w:tr>
      <w:tr w:rsidR="00A7280D" w:rsidRPr="0085712F" w14:paraId="521684C8"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2E42D13" w14:textId="77777777" w:rsidR="00A7280D" w:rsidRPr="0085712F" w:rsidRDefault="00A7280D" w:rsidP="00DE0D03">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6A20E97" w14:textId="77777777" w:rsidR="00A7280D" w:rsidRPr="009C43D2" w:rsidRDefault="00A7280D" w:rsidP="002B287E">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A7280D" w:rsidRPr="0085712F" w14:paraId="1FF94ED7"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F0C2E6"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371CE04" w14:textId="77777777" w:rsidR="00A7280D" w:rsidRPr="006100CE" w:rsidRDefault="00A7280D"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182E7113"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A524A59"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DBADACD" w14:textId="03CC9AC5" w:rsidR="00A7280D" w:rsidRDefault="00A7280D"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ER Would only end up in this scenario if they have added the leave via LSC-REM prior to leave ED plus 7months, does not submit LSC-REM, then tries</w:t>
            </w:r>
            <w:r w:rsidR="00DC0E04">
              <w:rPr>
                <w:rFonts w:asciiTheme="minorHAnsi" w:hAnsiTheme="minorHAnsi"/>
                <w:sz w:val="22"/>
                <w:szCs w:val="22"/>
                <w:lang w:eastAsia="en-CA"/>
              </w:rPr>
              <w:t xml:space="preserve"> </w:t>
            </w:r>
            <w:r>
              <w:rPr>
                <w:rFonts w:asciiTheme="minorHAnsi" w:hAnsiTheme="minorHAnsi"/>
                <w:sz w:val="22"/>
                <w:szCs w:val="22"/>
                <w:lang w:eastAsia="en-CA"/>
              </w:rPr>
              <w:t xml:space="preserve">and submits this LSC-REM where the submission date is now greater than leave ED plus 7months.  </w:t>
            </w:r>
          </w:p>
          <w:p w14:paraId="3468D8D8" w14:textId="77777777" w:rsidR="00DC0E04" w:rsidRDefault="00DC0E04" w:rsidP="00DE0D03">
            <w:pPr>
              <w:spacing w:before="60" w:after="60" w:line="240" w:lineRule="auto"/>
              <w:ind w:left="0"/>
              <w:rPr>
                <w:rFonts w:asciiTheme="minorHAnsi" w:hAnsiTheme="minorHAnsi"/>
                <w:sz w:val="22"/>
                <w:szCs w:val="22"/>
                <w:lang w:eastAsia="en-CA"/>
              </w:rPr>
            </w:pPr>
          </w:p>
          <w:p w14:paraId="2644CFCF" w14:textId="7C964DA6" w:rsidR="00DC0E04" w:rsidRDefault="005C6C4B"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Example for the determination of 7 months:</w:t>
            </w:r>
          </w:p>
          <w:p w14:paraId="2C10CF12" w14:textId="081FD2D7" w:rsidR="00DC0E04" w:rsidRDefault="00DC0E04" w:rsidP="00DE0D03">
            <w:pPr>
              <w:spacing w:before="60" w:after="60" w:line="240" w:lineRule="auto"/>
              <w:ind w:left="0"/>
              <w:rPr>
                <w:color w:val="1F497D"/>
              </w:rPr>
            </w:pPr>
            <w:r>
              <w:t>Leave End Date = Jan 15, 2017.</w:t>
            </w:r>
          </w:p>
          <w:p w14:paraId="53C040C3" w14:textId="77777777" w:rsidR="00DC0E04" w:rsidRPr="008F60B0" w:rsidRDefault="00DC0E04" w:rsidP="00DC0E04">
            <w:pPr>
              <w:ind w:left="0"/>
              <w:rPr>
                <w:color w:val="auto"/>
              </w:rPr>
            </w:pPr>
            <w:r w:rsidRPr="008F60B0">
              <w:rPr>
                <w:color w:val="auto"/>
              </w:rPr>
              <w:t>Leave end Date + monthly equivalent of 7 months which equals; which equals Aug 15, 2017.</w:t>
            </w:r>
          </w:p>
          <w:p w14:paraId="770E4BF7" w14:textId="77777777" w:rsidR="00DC0E04" w:rsidRDefault="00DC0E04" w:rsidP="00DE0D03">
            <w:pPr>
              <w:spacing w:before="60" w:after="60" w:line="240" w:lineRule="auto"/>
              <w:ind w:left="0"/>
              <w:rPr>
                <w:color w:val="1F497D"/>
              </w:rPr>
            </w:pPr>
          </w:p>
          <w:p w14:paraId="01FB13AC" w14:textId="6EE36FCC" w:rsidR="00DC0E04" w:rsidRPr="006100CE" w:rsidRDefault="00DC0E04" w:rsidP="00DE0D03">
            <w:pPr>
              <w:spacing w:before="60" w:after="60" w:line="240" w:lineRule="auto"/>
              <w:ind w:left="0"/>
              <w:rPr>
                <w:rFonts w:asciiTheme="minorHAnsi" w:hAnsiTheme="minorHAnsi"/>
                <w:sz w:val="22"/>
                <w:szCs w:val="22"/>
                <w:lang w:eastAsia="en-CA"/>
              </w:rPr>
            </w:pPr>
          </w:p>
        </w:tc>
      </w:tr>
      <w:tr w:rsidR="00A7280D" w:rsidRPr="0085712F" w14:paraId="3A8F94DA"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B4933C"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2815184"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1EADAE8" w14:textId="77777777" w:rsidR="001E1CA8" w:rsidRDefault="005C6C4B" w:rsidP="001A5AC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MR 20170905: </w:t>
            </w:r>
          </w:p>
          <w:p w14:paraId="4621244C" w14:textId="2443E644" w:rsidR="00A7280D" w:rsidRPr="001E1CA8" w:rsidRDefault="005C6C4B" w:rsidP="003410B0">
            <w:pPr>
              <w:pStyle w:val="ListParagraph"/>
              <w:numPr>
                <w:ilvl w:val="0"/>
                <w:numId w:val="8"/>
              </w:numPr>
              <w:spacing w:before="60" w:after="60" w:line="240" w:lineRule="auto"/>
              <w:rPr>
                <w:rFonts w:asciiTheme="minorHAnsi" w:hAnsiTheme="minorHAnsi"/>
                <w:sz w:val="22"/>
                <w:szCs w:val="22"/>
                <w:lang w:val="en-US" w:eastAsia="en-CA"/>
              </w:rPr>
            </w:pPr>
            <w:r w:rsidRPr="001E1CA8">
              <w:rPr>
                <w:rFonts w:asciiTheme="minorHAnsi" w:hAnsiTheme="minorHAnsi"/>
                <w:sz w:val="22"/>
                <w:szCs w:val="22"/>
                <w:lang w:val="en-US" w:eastAsia="en-CA"/>
              </w:rPr>
              <w:t>A precision in HOOPP Additional Info of how to determine ‘7 months’ has been added.</w:t>
            </w:r>
            <w:r w:rsidR="000E2E54" w:rsidRPr="001E1CA8">
              <w:rPr>
                <w:rFonts w:asciiTheme="minorHAnsi" w:hAnsiTheme="minorHAnsi"/>
                <w:sz w:val="22"/>
                <w:szCs w:val="22"/>
                <w:lang w:val="en-US" w:eastAsia="en-CA"/>
              </w:rPr>
              <w:t xml:space="preserve"> Email confirmation from Alias (20170814).</w:t>
            </w:r>
          </w:p>
          <w:p w14:paraId="4DF7A442" w14:textId="77777777" w:rsidR="005C6C4B" w:rsidRDefault="005C6C4B" w:rsidP="001A5ACD">
            <w:pPr>
              <w:spacing w:before="60" w:after="60" w:line="240" w:lineRule="auto"/>
              <w:ind w:left="0"/>
              <w:rPr>
                <w:rFonts w:asciiTheme="minorHAnsi" w:hAnsiTheme="minorHAnsi"/>
                <w:sz w:val="22"/>
                <w:szCs w:val="22"/>
                <w:lang w:val="en-US" w:eastAsia="en-CA"/>
              </w:rPr>
            </w:pPr>
          </w:p>
          <w:p w14:paraId="007A4E4E" w14:textId="77777777" w:rsidR="00A7280D" w:rsidRDefault="00A7280D" w:rsidP="001A5AC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20170403:</w:t>
            </w:r>
          </w:p>
          <w:p w14:paraId="6F1ABFE1" w14:textId="77777777" w:rsidR="00A7280D" w:rsidRPr="009759D8"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When we say File.ExecutionDate it is the date the Remittance-Contributory Leaves data is being processed on the ER Portal.</w:t>
            </w:r>
          </w:p>
          <w:p w14:paraId="704007C2" w14:textId="77777777" w:rsidR="00A7280D" w:rsidRDefault="00A7280D" w:rsidP="001A5ACD">
            <w:pPr>
              <w:spacing w:before="60" w:after="60" w:line="240" w:lineRule="auto"/>
              <w:ind w:left="0"/>
              <w:rPr>
                <w:rFonts w:asciiTheme="minorHAnsi" w:hAnsiTheme="minorHAnsi"/>
                <w:sz w:val="22"/>
                <w:szCs w:val="22"/>
                <w:lang w:val="en-US" w:eastAsia="en-CA"/>
              </w:rPr>
            </w:pPr>
          </w:p>
          <w:p w14:paraId="63768DF1" w14:textId="77777777" w:rsidR="00A7280D" w:rsidRDefault="00A7280D" w:rsidP="001A5AC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20170330</w:t>
            </w:r>
            <w:r w:rsidRPr="008A0650">
              <w:rPr>
                <w:rFonts w:asciiTheme="minorHAnsi" w:hAnsiTheme="minorHAnsi"/>
                <w:sz w:val="22"/>
                <w:szCs w:val="22"/>
                <w:lang w:val="en-US" w:eastAsia="en-CA"/>
              </w:rPr>
              <w:t xml:space="preserve">: </w:t>
            </w:r>
          </w:p>
          <w:p w14:paraId="5630491D"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The val logic that references remittance status should not apply here.  This was logic taken from current system, based on how the applicable “in progress” remittance status.  However, we should have a quick discussion to confirm that it is no longer applicable.</w:t>
            </w:r>
          </w:p>
          <w:p w14:paraId="1571D353"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The val logic that references FA start date should not apply here.  This was logic taken from current system, based on how leaves were being stored.  However, we should have a quick discussion to confirm that it is no longer applicable.</w:t>
            </w:r>
          </w:p>
          <w:p w14:paraId="4AC4DF4F" w14:textId="77777777" w:rsidR="00A7280D" w:rsidRDefault="00A7280D" w:rsidP="00600995">
            <w:pPr>
              <w:ind w:left="0"/>
              <w:rPr>
                <w:rFonts w:asciiTheme="minorHAnsi" w:hAnsiTheme="minorHAnsi"/>
                <w:sz w:val="22"/>
                <w:szCs w:val="22"/>
                <w:lang w:val="en-US" w:eastAsia="en-CA"/>
              </w:rPr>
            </w:pPr>
          </w:p>
          <w:p w14:paraId="7DB7B076" w14:textId="77777777" w:rsidR="00A7280D" w:rsidRDefault="00A7280D" w:rsidP="00600995">
            <w:pPr>
              <w:ind w:left="0"/>
              <w:rPr>
                <w:rFonts w:asciiTheme="minorHAnsi" w:hAnsiTheme="minorHAnsi"/>
                <w:sz w:val="22"/>
                <w:szCs w:val="22"/>
                <w:lang w:eastAsia="en-CA"/>
              </w:rPr>
            </w:pPr>
            <w:r>
              <w:rPr>
                <w:rFonts w:asciiTheme="minorHAnsi" w:hAnsiTheme="minorHAnsi"/>
                <w:sz w:val="22"/>
                <w:szCs w:val="22"/>
                <w:lang w:val="en-US" w:eastAsia="en-CA"/>
              </w:rPr>
              <w:t>MS 20170224</w:t>
            </w:r>
            <w:r w:rsidRPr="00600995">
              <w:rPr>
                <w:rFonts w:asciiTheme="minorHAnsi" w:hAnsiTheme="minorHAnsi"/>
                <w:sz w:val="22"/>
                <w:szCs w:val="22"/>
                <w:lang w:val="en-US" w:eastAsia="en-CA"/>
              </w:rPr>
              <w:t xml:space="preserve">: </w:t>
            </w:r>
            <w:r>
              <w:rPr>
                <w:rFonts w:asciiTheme="minorHAnsi" w:hAnsiTheme="minorHAnsi"/>
                <w:sz w:val="22"/>
                <w:szCs w:val="22"/>
                <w:lang w:val="en-US" w:eastAsia="en-CA"/>
              </w:rPr>
              <w:t>In the validation rule you state:</w:t>
            </w:r>
          </w:p>
          <w:p w14:paraId="0AF9AC1C" w14:textId="77777777" w:rsidR="00A7280D" w:rsidRPr="00600995"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Segoe UI" w:hAnsi="Segoe UI" w:cs="Segoe UI"/>
              </w:rPr>
              <w:t>If Remittance status = saved, and system date is &gt; 7 months from the Leave End date or Free Accrual start date.</w:t>
            </w:r>
          </w:p>
          <w:p w14:paraId="274C70C9" w14:textId="77777777" w:rsidR="00A7280D" w:rsidRPr="002B287E" w:rsidRDefault="00A7280D"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val="en-US" w:eastAsia="en-CA"/>
              </w:rPr>
              <w:t>We do not understand what (</w:t>
            </w:r>
            <w:r>
              <w:rPr>
                <w:rFonts w:ascii="Segoe UI" w:hAnsi="Segoe UI" w:cs="Segoe UI"/>
              </w:rPr>
              <w:t>Remittance status = saved) mean?  What does the LTD Accrual have to do with this validation?</w:t>
            </w:r>
          </w:p>
        </w:tc>
      </w:tr>
    </w:tbl>
    <w:p w14:paraId="314E5420" w14:textId="77777777" w:rsidR="001767EC" w:rsidRDefault="001767EC" w:rsidP="001767EC">
      <w:r>
        <w:br w:type="page"/>
      </w:r>
    </w:p>
    <w:p w14:paraId="24FE1CCE" w14:textId="77777777" w:rsidR="001767EC" w:rsidRPr="006B06A8" w:rsidRDefault="001767EC" w:rsidP="001767EC">
      <w:pPr>
        <w:pStyle w:val="Heading3"/>
      </w:pPr>
      <w:r w:rsidRPr="006B06A8">
        <w:t>Validation –</w:t>
      </w:r>
      <w:r>
        <w:t xml:space="preserve"> </w:t>
      </w:r>
      <w:r w:rsidR="007615C5">
        <w:t>Leave</w:t>
      </w:r>
      <w:r w:rsidR="00125F56">
        <w:t xml:space="preserve"> End Date VS</w:t>
      </w:r>
      <w:r w:rsidR="007615C5">
        <w:t xml:space="preserve"> </w:t>
      </w:r>
      <w:r w:rsidR="00125F56">
        <w:t>System Date</w:t>
      </w:r>
      <w:r>
        <w:t xml:space="preserve"> (To review)</w:t>
      </w:r>
    </w:p>
    <w:p w14:paraId="43A3C1C2" w14:textId="77777777" w:rsidR="001767EC" w:rsidRPr="000525FD" w:rsidRDefault="001767EC" w:rsidP="008F7661"/>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1767EC" w14:paraId="48B4DC91"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4D0EC8" w14:textId="77777777" w:rsidR="001767EC" w:rsidRDefault="001767EC"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33D10A8" w14:textId="77777777" w:rsidR="001767EC" w:rsidRPr="00D50A15" w:rsidRDefault="001767EC" w:rsidP="00642773">
            <w:pPr>
              <w:pStyle w:val="Heading1"/>
            </w:pPr>
            <w:bookmarkStart w:id="553" w:name="_Toc479243665"/>
            <w:bookmarkStart w:id="554" w:name="_Toc43372888"/>
            <w:r w:rsidRPr="00D50A15">
              <w:t>B141_</w:t>
            </w:r>
            <w:r w:rsidR="007615C5" w:rsidRPr="00D50A15">
              <w:t>Leave</w:t>
            </w:r>
            <w:r w:rsidRPr="00D50A15">
              <w:t>End</w:t>
            </w:r>
            <w:r w:rsidR="00BE7B9E" w:rsidRPr="00D50A15">
              <w:t>D</w:t>
            </w:r>
            <w:r w:rsidRPr="00D50A15">
              <w:t>ate</w:t>
            </w:r>
            <w:r w:rsidR="00BE7B9E" w:rsidRPr="00D50A15">
              <w:t>VSS</w:t>
            </w:r>
            <w:r w:rsidR="007615C5" w:rsidRPr="00D50A15">
              <w:t>ystem</w:t>
            </w:r>
            <w:r w:rsidR="00BE7B9E" w:rsidRPr="00D50A15">
              <w:t>D</w:t>
            </w:r>
            <w:r w:rsidR="007615C5" w:rsidRPr="00D50A15">
              <w:t>ate</w:t>
            </w:r>
            <w:r w:rsidR="00D50A15">
              <w:t xml:space="preserve"> (Removed)</w:t>
            </w:r>
            <w:bookmarkEnd w:id="553"/>
            <w:bookmarkEnd w:id="554"/>
          </w:p>
        </w:tc>
      </w:tr>
      <w:tr w:rsidR="00A7280D" w14:paraId="1208755E"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D7E70DA"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6BC54A7" w14:textId="33016BA8" w:rsidR="00A7280D" w:rsidRPr="00D50A15" w:rsidRDefault="00D747D6" w:rsidP="0016780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TBD</w:t>
            </w:r>
          </w:p>
        </w:tc>
      </w:tr>
      <w:tr w:rsidR="00A7280D" w14:paraId="14153FC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8B63CC"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23808258" w14:textId="08EA7A1A" w:rsidR="00A7280D" w:rsidRPr="00D50A15" w:rsidRDefault="00D747D6" w:rsidP="0016780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D747D6">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3D155BB2"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E3BF4DC"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D2D474F" w14:textId="77777777" w:rsidR="00A7280D" w:rsidRPr="00D50A15" w:rsidRDefault="00A7280D" w:rsidP="0016780E">
            <w:pPr>
              <w:spacing w:before="60" w:after="60" w:line="240" w:lineRule="auto"/>
              <w:ind w:left="0"/>
              <w:rPr>
                <w:rFonts w:asciiTheme="minorHAnsi" w:eastAsia="Times New Roman" w:hAnsiTheme="minorHAnsi" w:cs="Calibri"/>
                <w:color w:val="auto"/>
                <w:sz w:val="22"/>
                <w:szCs w:val="22"/>
                <w:lang w:eastAsia="en-CA"/>
              </w:rPr>
            </w:pPr>
            <w:r w:rsidRPr="00D50A15">
              <w:rPr>
                <w:rFonts w:asciiTheme="minorHAnsi" w:eastAsia="Times New Roman" w:hAnsiTheme="minorHAnsi" w:cs="Calibri"/>
                <w:color w:val="auto"/>
                <w:sz w:val="22"/>
                <w:szCs w:val="22"/>
                <w:lang w:eastAsia="en-CA"/>
              </w:rPr>
              <w:t>Contributory Leave (Remittance)</w:t>
            </w:r>
          </w:p>
        </w:tc>
      </w:tr>
      <w:tr w:rsidR="00A7280D" w14:paraId="21294F1F"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6B85C4"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2F7A2B1" w14:textId="77777777" w:rsidR="00A7280D" w:rsidRPr="00D50A15" w:rsidRDefault="00A7280D" w:rsidP="00FA043A">
            <w:pPr>
              <w:spacing w:before="60" w:after="60" w:line="240" w:lineRule="auto"/>
              <w:ind w:left="0"/>
              <w:rPr>
                <w:rFonts w:asciiTheme="minorHAnsi" w:hAnsiTheme="minorHAnsi"/>
                <w:strike/>
                <w:sz w:val="22"/>
                <w:szCs w:val="22"/>
                <w:lang w:eastAsia="en-CA"/>
              </w:rPr>
            </w:pPr>
            <w:r w:rsidRPr="00D50A15">
              <w:rPr>
                <w:rFonts w:asciiTheme="minorHAnsi" w:hAnsiTheme="minorHAnsi"/>
                <w:strike/>
                <w:sz w:val="22"/>
                <w:szCs w:val="22"/>
                <w:lang w:eastAsia="en-CA"/>
              </w:rPr>
              <w:t xml:space="preserve">Warning </w:t>
            </w:r>
          </w:p>
        </w:tc>
      </w:tr>
      <w:tr w:rsidR="00A7280D" w14:paraId="56D1A0F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8CD249D"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1027866" w14:textId="77777777" w:rsidR="00A7280D" w:rsidRPr="00D50A15" w:rsidRDefault="00A7280D" w:rsidP="00FA043A">
            <w:pPr>
              <w:spacing w:before="60" w:after="60" w:line="240" w:lineRule="auto"/>
              <w:ind w:left="0"/>
              <w:rPr>
                <w:rFonts w:asciiTheme="minorHAnsi" w:eastAsia="Times New Roman" w:hAnsiTheme="minorHAnsi" w:cs="Calibri"/>
                <w:strike/>
                <w:color w:val="auto"/>
                <w:sz w:val="22"/>
                <w:szCs w:val="22"/>
                <w:lang w:eastAsia="en-CA"/>
              </w:rPr>
            </w:pPr>
            <w:r w:rsidRPr="00E0509A">
              <w:rPr>
                <w:rFonts w:asciiTheme="minorHAnsi" w:hAnsiTheme="minorHAnsi"/>
                <w:strike/>
                <w:sz w:val="22"/>
                <w:szCs w:val="22"/>
                <w:lang w:eastAsia="en-CA"/>
              </w:rPr>
              <w:t>Public</w:t>
            </w:r>
          </w:p>
        </w:tc>
      </w:tr>
      <w:tr w:rsidR="00A7280D" w:rsidRPr="00A61AB1" w14:paraId="1D923A42"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19219C"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62B48F8"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59B3021" w14:textId="77777777" w:rsidR="00A7280D" w:rsidRPr="00D50A15" w:rsidRDefault="00A7280D" w:rsidP="00F168CA">
            <w:pPr>
              <w:ind w:left="0"/>
              <w:rPr>
                <w:rFonts w:asciiTheme="minorHAnsi" w:hAnsiTheme="minorHAnsi"/>
                <w:strike/>
                <w:sz w:val="22"/>
                <w:szCs w:val="22"/>
                <w:lang w:val="en-US" w:eastAsia="en-CA"/>
              </w:rPr>
            </w:pPr>
            <w:r w:rsidRPr="00E0509A">
              <w:rPr>
                <w:rFonts w:asciiTheme="minorHAnsi" w:hAnsiTheme="minorHAnsi"/>
                <w:strike/>
                <w:sz w:val="22"/>
                <w:szCs w:val="22"/>
                <w:lang w:eastAsia="en-CA"/>
              </w:rPr>
              <w:t>Specific validation to verify if leave end date + 6months &lt; System date is &lt; leave end date + 7months</w:t>
            </w:r>
          </w:p>
        </w:tc>
      </w:tr>
      <w:tr w:rsidR="00A7280D" w:rsidRPr="009151F9" w14:paraId="5417C807"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DD1A868"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F365AA0" w14:textId="77777777" w:rsidR="00A7280D" w:rsidRPr="00E0509A" w:rsidRDefault="00A7280D" w:rsidP="00FA043A">
            <w:pPr>
              <w:ind w:left="0"/>
              <w:rPr>
                <w:rFonts w:asciiTheme="minorHAnsi" w:hAnsiTheme="minorHAnsi"/>
                <w:strike/>
                <w:sz w:val="22"/>
                <w:szCs w:val="22"/>
                <w:lang w:eastAsia="en-CA"/>
              </w:rPr>
            </w:pPr>
            <w:r w:rsidRPr="00E0509A">
              <w:rPr>
                <w:rFonts w:asciiTheme="minorHAnsi" w:hAnsiTheme="minorHAnsi"/>
                <w:strike/>
                <w:sz w:val="22"/>
                <w:szCs w:val="22"/>
                <w:lang w:eastAsia="en-CA"/>
              </w:rPr>
              <w:t>Produce warning if:</w:t>
            </w:r>
          </w:p>
          <w:p w14:paraId="233F727C" w14:textId="77777777" w:rsidR="00A7280D" w:rsidRPr="00D50A15" w:rsidRDefault="00A7280D" w:rsidP="003D7DC3">
            <w:pPr>
              <w:ind w:left="1440"/>
              <w:rPr>
                <w:rFonts w:asciiTheme="minorHAnsi" w:hAnsiTheme="minorHAnsi"/>
                <w:strike/>
                <w:sz w:val="22"/>
                <w:szCs w:val="22"/>
                <w:lang w:eastAsia="en-CA"/>
              </w:rPr>
            </w:pPr>
            <w:r w:rsidRPr="00E0509A">
              <w:rPr>
                <w:rFonts w:asciiTheme="minorHAnsi" w:hAnsiTheme="minorHAnsi"/>
                <w:strike/>
                <w:sz w:val="22"/>
                <w:szCs w:val="22"/>
                <w:lang w:eastAsia="en-CA"/>
              </w:rPr>
              <w:t xml:space="preserve">File.LeaveEndDate + 6 months &lt; File.ExecutionDate &lt; File.LeaveEndDate + 7 months </w:t>
            </w:r>
          </w:p>
        </w:tc>
      </w:tr>
      <w:tr w:rsidR="00A7280D" w:rsidRPr="00A61AB1" w14:paraId="1D1C526A"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F618B3D"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C275CB4" w14:textId="77777777" w:rsidR="00A7280D" w:rsidRPr="00D50A15" w:rsidRDefault="00A7280D" w:rsidP="007615C5">
            <w:pPr>
              <w:spacing w:before="60" w:after="60"/>
              <w:ind w:left="0"/>
              <w:rPr>
                <w:rFonts w:asciiTheme="minorHAnsi" w:hAnsiTheme="minorHAnsi"/>
                <w:strike/>
                <w:sz w:val="22"/>
                <w:szCs w:val="22"/>
              </w:rPr>
            </w:pPr>
          </w:p>
        </w:tc>
      </w:tr>
      <w:tr w:rsidR="00A7280D" w:rsidRPr="00A61AB1" w14:paraId="6F8C0953"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2926AFF"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61FA536" w14:textId="77777777" w:rsidR="00A7280D" w:rsidRPr="00D50A15" w:rsidRDefault="00A7280D" w:rsidP="007615C5">
            <w:pPr>
              <w:spacing w:before="60" w:after="60"/>
              <w:ind w:left="0"/>
              <w:rPr>
                <w:rFonts w:asciiTheme="minorHAnsi" w:hAnsiTheme="minorHAnsi"/>
                <w:strike/>
                <w:sz w:val="22"/>
                <w:szCs w:val="22"/>
              </w:rPr>
            </w:pPr>
            <w:r w:rsidRPr="00D50A15">
              <w:rPr>
                <w:rFonts w:asciiTheme="minorHAnsi" w:hAnsiTheme="minorHAnsi"/>
                <w:strike/>
                <w:sz w:val="22"/>
                <w:szCs w:val="22"/>
              </w:rPr>
              <w:t xml:space="preserve">HOOPP policy states that Lump Sum Contributions must be reported within 6 months from the end of the leave.  You are trying to report contributions for a leave outside that 6month window.  In order to report contributions for this leave to HOOPP please provide an explanation. </w:t>
            </w:r>
          </w:p>
          <w:p w14:paraId="2711C3AA" w14:textId="77777777" w:rsidR="00A7280D" w:rsidRPr="00D50A15" w:rsidRDefault="00A7280D" w:rsidP="007615C5">
            <w:pPr>
              <w:pStyle w:val="NormalWeb"/>
              <w:spacing w:line="276" w:lineRule="auto"/>
              <w:rPr>
                <w:rFonts w:asciiTheme="minorHAnsi" w:hAnsiTheme="minorHAnsi"/>
                <w:strike/>
                <w:color w:val="000000"/>
                <w:sz w:val="22"/>
                <w:szCs w:val="22"/>
                <w:lang w:val="en-US"/>
              </w:rPr>
            </w:pPr>
            <w:r w:rsidRPr="00D50A15">
              <w:rPr>
                <w:rFonts w:asciiTheme="minorHAnsi" w:hAnsiTheme="minorHAnsi"/>
                <w:strike/>
                <w:sz w:val="22"/>
                <w:szCs w:val="22"/>
                <w:lang w:val="en-US"/>
              </w:rPr>
              <w:t>Note: You may be contacted by HOOPP in regards to this transaction.</w:t>
            </w:r>
          </w:p>
        </w:tc>
      </w:tr>
      <w:tr w:rsidR="00A7280D" w:rsidRPr="00A61AB1" w14:paraId="53A2569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A4EBAAC"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95C4CB2"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4F73E4E" w14:textId="265AF676" w:rsidR="00A7280D" w:rsidRPr="00E0509A" w:rsidRDefault="00A7280D" w:rsidP="007615C5">
            <w:pPr>
              <w:spacing w:before="60" w:after="60"/>
              <w:ind w:left="0"/>
              <w:rPr>
                <w:rFonts w:asciiTheme="minorHAnsi" w:hAnsiTheme="minorHAnsi"/>
                <w:strike/>
                <w:sz w:val="22"/>
                <w:szCs w:val="22"/>
              </w:rPr>
            </w:pPr>
            <w:r w:rsidRPr="00E0509A">
              <w:rPr>
                <w:rFonts w:asciiTheme="minorHAnsi" w:hAnsiTheme="minorHAnsi"/>
                <w:strike/>
                <w:sz w:val="22"/>
                <w:szCs w:val="22"/>
              </w:rPr>
              <w:t xml:space="preserve">HOOPP policy states that Lump Sum Contributions must be reported within 6 months from the end of the leave.  You are trying to report contributions for a leave outside that 6month window.  In order to report contributions for this leave to HOOPP please provide an explanation. </w:t>
            </w:r>
          </w:p>
          <w:p w14:paraId="6C1DF08E" w14:textId="77777777" w:rsidR="00A7280D" w:rsidRPr="00D50A15" w:rsidRDefault="00A7280D" w:rsidP="007615C5">
            <w:pPr>
              <w:spacing w:before="60" w:after="60"/>
              <w:ind w:left="0"/>
              <w:rPr>
                <w:rFonts w:asciiTheme="minorHAnsi" w:hAnsiTheme="minorHAnsi"/>
                <w:strike/>
                <w:sz w:val="22"/>
                <w:szCs w:val="22"/>
                <w:lang w:eastAsia="en-CA"/>
              </w:rPr>
            </w:pPr>
            <w:r w:rsidRPr="00E0509A">
              <w:rPr>
                <w:rFonts w:asciiTheme="minorHAnsi" w:hAnsiTheme="minorHAnsi"/>
                <w:strike/>
                <w:sz w:val="22"/>
                <w:szCs w:val="22"/>
              </w:rPr>
              <w:t>Note: You may be contacted by HOOPP in regards to this transaction.</w:t>
            </w:r>
          </w:p>
        </w:tc>
      </w:tr>
      <w:tr w:rsidR="00A7280D" w:rsidRPr="0085712F" w14:paraId="645E98B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5E0EB59" w14:textId="77777777" w:rsidR="00A7280D" w:rsidRPr="0085712F" w:rsidRDefault="00A7280D" w:rsidP="00FA043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0B17EE9" w14:textId="77777777" w:rsidR="00A7280D" w:rsidRPr="00D50A15" w:rsidRDefault="00A7280D" w:rsidP="00364DCC">
            <w:pPr>
              <w:ind w:left="1440"/>
              <w:rPr>
                <w:rFonts w:asciiTheme="minorHAnsi" w:hAnsiTheme="minorHAnsi" w:cs="Calibri"/>
                <w:strike/>
                <w:color w:val="auto"/>
                <w:sz w:val="22"/>
                <w:szCs w:val="22"/>
              </w:rPr>
            </w:pPr>
          </w:p>
        </w:tc>
      </w:tr>
      <w:tr w:rsidR="00A7280D" w:rsidRPr="0085712F" w14:paraId="7D54C06F"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15B039" w14:textId="77777777" w:rsidR="00A7280D" w:rsidRPr="0085712F" w:rsidRDefault="00A7280D" w:rsidP="00FA043A">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7164B55" w14:textId="77777777" w:rsidR="00A7280D" w:rsidRPr="00D50A15" w:rsidRDefault="00A7280D" w:rsidP="00FA043A">
            <w:pPr>
              <w:spacing w:before="60" w:after="60" w:line="240" w:lineRule="auto"/>
              <w:ind w:left="0"/>
              <w:rPr>
                <w:rFonts w:asciiTheme="minorHAnsi" w:hAnsiTheme="minorHAnsi"/>
                <w:strike/>
                <w:sz w:val="22"/>
                <w:szCs w:val="22"/>
                <w:lang w:eastAsia="en-CA"/>
              </w:rPr>
            </w:pPr>
            <w:r w:rsidRPr="00E0509A">
              <w:rPr>
                <w:rFonts w:asciiTheme="minorHAnsi" w:hAnsiTheme="minorHAnsi"/>
                <w:strike/>
                <w:sz w:val="22"/>
                <w:szCs w:val="22"/>
                <w:lang w:eastAsia="en-CA"/>
              </w:rPr>
              <w:t>Other - Please provide explanation.</w:t>
            </w:r>
          </w:p>
        </w:tc>
      </w:tr>
      <w:tr w:rsidR="00A7280D" w:rsidRPr="0085712F" w14:paraId="2DD1EE5A"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676A3F"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563B98C" w14:textId="77777777" w:rsidR="00A7280D" w:rsidRPr="00D50A15" w:rsidRDefault="00A7280D" w:rsidP="00FA043A">
            <w:pPr>
              <w:spacing w:before="60" w:after="60" w:line="240" w:lineRule="auto"/>
              <w:ind w:left="0"/>
              <w:rPr>
                <w:rFonts w:asciiTheme="minorHAnsi" w:hAnsiTheme="minorHAnsi"/>
                <w:strike/>
                <w:sz w:val="22"/>
                <w:szCs w:val="22"/>
                <w:lang w:eastAsia="en-CA"/>
              </w:rPr>
            </w:pPr>
            <w:r w:rsidRPr="00E0509A">
              <w:rPr>
                <w:rFonts w:asciiTheme="minorHAnsi" w:hAnsiTheme="minorHAnsi"/>
                <w:strike/>
                <w:sz w:val="22"/>
                <w:szCs w:val="22"/>
                <w:lang w:eastAsia="en-CA"/>
              </w:rPr>
              <w:t>For discussion</w:t>
            </w:r>
          </w:p>
        </w:tc>
      </w:tr>
      <w:tr w:rsidR="00A7280D" w:rsidRPr="0085712F" w14:paraId="2E381ECD"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B1B8E7"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20F5753"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195EA17" w14:textId="77777777" w:rsidR="00A7280D" w:rsidRDefault="00A7280D" w:rsidP="001A5ACD">
            <w:pPr>
              <w:spacing w:before="60" w:after="60" w:line="240" w:lineRule="auto"/>
              <w:ind w:left="0"/>
              <w:rPr>
                <w:rFonts w:asciiTheme="minorHAnsi" w:hAnsiTheme="minorHAnsi"/>
                <w:sz w:val="22"/>
                <w:szCs w:val="22"/>
                <w:lang w:val="en-US" w:eastAsia="en-CA"/>
              </w:rPr>
            </w:pPr>
          </w:p>
          <w:p w14:paraId="6F422D26" w14:textId="77777777" w:rsidR="00A7280D" w:rsidRDefault="00A7280D" w:rsidP="001A5AC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20170403:</w:t>
            </w:r>
          </w:p>
          <w:p w14:paraId="58CAFEDE" w14:textId="77777777" w:rsidR="00A7280D" w:rsidRPr="00B147C6"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Agreed that validation should be removed.</w:t>
            </w:r>
          </w:p>
          <w:p w14:paraId="7EA07DF6" w14:textId="77777777" w:rsidR="00A7280D" w:rsidRDefault="00A7280D" w:rsidP="001A5ACD">
            <w:pPr>
              <w:spacing w:before="60" w:after="60" w:line="240" w:lineRule="auto"/>
              <w:ind w:left="0"/>
              <w:rPr>
                <w:rFonts w:asciiTheme="minorHAnsi" w:hAnsiTheme="minorHAnsi"/>
                <w:sz w:val="22"/>
                <w:szCs w:val="22"/>
                <w:lang w:val="en-US" w:eastAsia="en-CA"/>
              </w:rPr>
            </w:pPr>
          </w:p>
          <w:p w14:paraId="6E0D351C" w14:textId="77777777" w:rsidR="00A7280D" w:rsidRDefault="00A7280D" w:rsidP="001A5AC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20170330</w:t>
            </w:r>
            <w:r w:rsidRPr="008A0650">
              <w:rPr>
                <w:rFonts w:asciiTheme="minorHAnsi" w:hAnsiTheme="minorHAnsi"/>
                <w:sz w:val="22"/>
                <w:szCs w:val="22"/>
                <w:lang w:val="en-US" w:eastAsia="en-CA"/>
              </w:rPr>
              <w:t xml:space="preserve">: </w:t>
            </w:r>
          </w:p>
          <w:p w14:paraId="0BBB5EFF" w14:textId="77777777" w:rsidR="00A7280D" w:rsidRPr="006100CE" w:rsidRDefault="00A7280D" w:rsidP="003410B0">
            <w:pPr>
              <w:pStyle w:val="ListParagraph"/>
              <w:numPr>
                <w:ilvl w:val="0"/>
                <w:numId w:val="8"/>
              </w:numPr>
              <w:rPr>
                <w:rFonts w:asciiTheme="minorHAnsi" w:hAnsiTheme="minorHAnsi"/>
                <w:sz w:val="22"/>
                <w:szCs w:val="22"/>
                <w:lang w:eastAsia="en-CA"/>
              </w:rPr>
            </w:pPr>
            <w:r>
              <w:rPr>
                <w:rFonts w:asciiTheme="minorHAnsi" w:hAnsiTheme="minorHAnsi"/>
                <w:sz w:val="22"/>
                <w:szCs w:val="22"/>
                <w:lang w:val="en-US" w:eastAsia="en-CA"/>
              </w:rPr>
              <w:t xml:space="preserve">I’m proposing to remove this warning, still waiting on confirmation.  </w:t>
            </w:r>
          </w:p>
        </w:tc>
      </w:tr>
    </w:tbl>
    <w:p w14:paraId="1A5F4C47" w14:textId="77777777" w:rsidR="002A2D44" w:rsidRDefault="002A2D44" w:rsidP="00E15750">
      <w:pPr>
        <w:spacing w:before="0" w:after="0" w:line="240" w:lineRule="auto"/>
        <w:ind w:left="0"/>
      </w:pPr>
    </w:p>
    <w:p w14:paraId="016FE607" w14:textId="77777777" w:rsidR="004574BE" w:rsidRDefault="004574BE">
      <w:pPr>
        <w:spacing w:before="0" w:after="0" w:line="240" w:lineRule="auto"/>
        <w:ind w:left="0"/>
      </w:pPr>
      <w:r>
        <w:br w:type="page"/>
      </w:r>
    </w:p>
    <w:p w14:paraId="50EA7AF9" w14:textId="77777777" w:rsidR="004574BE" w:rsidRPr="006B06A8" w:rsidRDefault="004574BE" w:rsidP="004574BE">
      <w:pPr>
        <w:pStyle w:val="Heading3"/>
        <w:rPr>
          <w:rFonts w:ascii="Calibri" w:hAnsi="Calibri" w:cs="Calibri"/>
          <w:lang w:val="en-US"/>
        </w:rPr>
      </w:pPr>
      <w:r w:rsidRPr="006B06A8">
        <w:t xml:space="preserve">Validation – </w:t>
      </w:r>
      <w:r w:rsidRPr="00DB50FD">
        <w:t>Contributory Service cannot exceed period of non-contributory leave</w:t>
      </w:r>
    </w:p>
    <w:p w14:paraId="520A9DEB" w14:textId="77777777" w:rsidR="004574BE" w:rsidRPr="004574BE" w:rsidRDefault="004574BE" w:rsidP="004574BE">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4574BE" w14:paraId="62038E6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59272B"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340A4EB" w14:textId="745EDB48" w:rsidR="004574BE" w:rsidRPr="000862E2" w:rsidRDefault="004574BE" w:rsidP="000836DD">
            <w:pPr>
              <w:pStyle w:val="Heading1"/>
            </w:pPr>
            <w:bookmarkStart w:id="555" w:name="_Toc43372889"/>
            <w:r w:rsidRPr="00B464B9">
              <w:rPr>
                <w:rFonts w:cs="Calibri"/>
              </w:rPr>
              <w:t>B</w:t>
            </w:r>
            <w:r>
              <w:rPr>
                <w:rFonts w:cs="Calibri"/>
              </w:rPr>
              <w:t>145A_ExceedPeriod</w:t>
            </w:r>
            <w:bookmarkEnd w:id="555"/>
          </w:p>
        </w:tc>
      </w:tr>
      <w:tr w:rsidR="004574BE" w14:paraId="65A6E04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D7C019B"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9567A83" w14:textId="2B6320D1" w:rsidR="004574BE" w:rsidRPr="000862E2" w:rsidRDefault="004574BE"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5770</w:t>
            </w:r>
          </w:p>
        </w:tc>
      </w:tr>
      <w:tr w:rsidR="004574BE" w14:paraId="5BB621D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F8260B"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3D84AB0" w14:textId="4DFFE104" w:rsidR="004574BE" w:rsidRDefault="00246D33"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4574BE" w14:paraId="2A999F1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53D487D"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B12C843" w14:textId="7896CED7" w:rsidR="004574BE" w:rsidRPr="00B464B9" w:rsidRDefault="00C43E0C"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C43E0C">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4574BE" w14:paraId="11B9DB9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277F1CA"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E83CF71" w14:textId="69093D74" w:rsidR="004574BE" w:rsidRPr="009675FB" w:rsidRDefault="003E46EF" w:rsidP="000836DD">
            <w:pPr>
              <w:spacing w:before="60" w:after="60" w:line="240" w:lineRule="auto"/>
              <w:ind w:left="0"/>
              <w:rPr>
                <w:rFonts w:asciiTheme="minorHAnsi" w:hAnsiTheme="minorHAnsi"/>
                <w:color w:val="auto"/>
                <w:sz w:val="22"/>
                <w:szCs w:val="22"/>
                <w:lang w:eastAsia="en-CA"/>
              </w:rPr>
            </w:pPr>
            <w:r>
              <w:rPr>
                <w:rFonts w:asciiTheme="minorHAnsi" w:hAnsiTheme="minorHAnsi" w:cs="Calibri"/>
                <w:sz w:val="22"/>
                <w:szCs w:val="22"/>
                <w:lang w:eastAsia="en-CA"/>
              </w:rPr>
              <w:t>Contributory Leaves</w:t>
            </w:r>
            <w:r w:rsidRPr="00625AEC">
              <w:rPr>
                <w:rFonts w:asciiTheme="minorHAnsi" w:hAnsiTheme="minorHAnsi" w:cs="Calibri"/>
                <w:sz w:val="22"/>
                <w:szCs w:val="22"/>
                <w:lang w:eastAsia="en-CA"/>
              </w:rPr>
              <w:t xml:space="preserve"> (</w:t>
            </w:r>
            <w:r>
              <w:rPr>
                <w:rFonts w:asciiTheme="minorHAnsi" w:hAnsiTheme="minorHAnsi" w:cs="Calibri"/>
                <w:sz w:val="22"/>
                <w:szCs w:val="22"/>
                <w:lang w:eastAsia="en-CA"/>
              </w:rPr>
              <w:t>Remittance)</w:t>
            </w:r>
          </w:p>
        </w:tc>
      </w:tr>
      <w:tr w:rsidR="004574BE" w14:paraId="3B0A3FA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2A433E"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A626003" w14:textId="77777777" w:rsidR="004574BE" w:rsidRDefault="004574BE"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4574BE" w14:paraId="592A5EF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33917CE"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052F269" w14:textId="77777777" w:rsidR="004574BE" w:rsidRPr="00B464B9" w:rsidRDefault="004574BE"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4574BE" w:rsidRPr="00A61AB1" w14:paraId="37F22DB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891140"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A67ABF4"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63C721A" w14:textId="7D57E67E" w:rsidR="004574BE" w:rsidRPr="00C301FC" w:rsidRDefault="003E46EF" w:rsidP="000836DD">
            <w:pPr>
              <w:ind w:left="0"/>
              <w:rPr>
                <w:rFonts w:asciiTheme="minorHAnsi" w:hAnsiTheme="minorHAnsi"/>
                <w:sz w:val="22"/>
                <w:szCs w:val="22"/>
                <w:lang w:val="en-US" w:eastAsia="en-CA"/>
              </w:rPr>
            </w:pPr>
            <w:r w:rsidRPr="00DB50FD">
              <w:rPr>
                <w:rFonts w:asciiTheme="minorHAnsi" w:hAnsiTheme="minorHAnsi"/>
                <w:sz w:val="22"/>
                <w:szCs w:val="22"/>
                <w:lang w:eastAsia="en-CA"/>
              </w:rPr>
              <w:t xml:space="preserve">Reported Service for the reporting year cannot exceed the period of the Non-Contributory Leave associated to the reporting year plus (ALT).  </w:t>
            </w:r>
          </w:p>
        </w:tc>
      </w:tr>
      <w:tr w:rsidR="00CE5C90" w:rsidRPr="009151F9" w14:paraId="48685CB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0D03F8F" w14:textId="77777777" w:rsidR="00CE5C90" w:rsidRDefault="00CE5C90" w:rsidP="00CE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BF7EB4D" w14:textId="77777777" w:rsidR="00CE5C90" w:rsidRPr="00CE5C90" w:rsidRDefault="00CE5C90" w:rsidP="00CE5C90">
            <w:pPr>
              <w:rPr>
                <w:rFonts w:asciiTheme="minorHAnsi" w:hAnsiTheme="minorHAnsi"/>
                <w:color w:val="auto"/>
                <w:sz w:val="22"/>
                <w:szCs w:val="22"/>
                <w:lang w:eastAsia="en-CA"/>
              </w:rPr>
            </w:pPr>
          </w:p>
          <w:p w14:paraId="610AA849"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LeaveStartDate = File.LeaveStartDate</w:t>
            </w:r>
          </w:p>
          <w:p w14:paraId="70E6E503"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LeaveEndDate = File.LeaveEndDate</w:t>
            </w:r>
          </w:p>
          <w:p w14:paraId="64ECA4E4" w14:textId="77777777" w:rsidR="00CE5C90" w:rsidRPr="00CE5C90" w:rsidRDefault="00CE5C90" w:rsidP="00CE5C90">
            <w:pPr>
              <w:rPr>
                <w:rFonts w:asciiTheme="minorHAnsi" w:hAnsiTheme="minorHAnsi"/>
                <w:color w:val="auto"/>
                <w:sz w:val="22"/>
                <w:szCs w:val="22"/>
                <w:lang w:eastAsia="en-CA"/>
              </w:rPr>
            </w:pPr>
          </w:p>
          <w:p w14:paraId="657EA1F5" w14:textId="6FC234FE" w:rsid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 xml:space="preserve">// </w:t>
            </w:r>
            <w:r w:rsidRPr="00CE5C90">
              <w:rPr>
                <w:rFonts w:asciiTheme="minorHAnsi" w:hAnsiTheme="minorHAnsi"/>
                <w:i/>
                <w:color w:val="auto"/>
                <w:sz w:val="22"/>
                <w:szCs w:val="22"/>
                <w:lang w:eastAsia="en-CA"/>
              </w:rPr>
              <w:t>Adjust Start and End dates so the period we consider only covers the File.Year, even if the break starts and/or ends before or after the File.Year.</w:t>
            </w:r>
            <w:r w:rsidRPr="00CE5C90">
              <w:rPr>
                <w:rFonts w:asciiTheme="minorHAnsi" w:hAnsiTheme="minorHAnsi"/>
                <w:color w:val="auto"/>
                <w:sz w:val="22"/>
                <w:szCs w:val="22"/>
                <w:lang w:eastAsia="en-CA"/>
              </w:rPr>
              <w:t xml:space="preserve"> //</w:t>
            </w:r>
          </w:p>
          <w:p w14:paraId="0877E98A" w14:textId="77777777" w:rsidR="00F36959" w:rsidRPr="00CE5C90" w:rsidRDefault="00F36959" w:rsidP="00CE5C90">
            <w:pPr>
              <w:rPr>
                <w:rFonts w:asciiTheme="minorHAnsi" w:hAnsiTheme="minorHAnsi"/>
                <w:color w:val="auto"/>
                <w:sz w:val="22"/>
                <w:szCs w:val="22"/>
                <w:lang w:eastAsia="en-CA"/>
              </w:rPr>
            </w:pPr>
          </w:p>
          <w:p w14:paraId="461819C2"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If (File.LeaveStartDate &lt; (File.Year)-01-01 {</w:t>
            </w:r>
          </w:p>
          <w:p w14:paraId="25A0F494"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ab/>
              <w:t>LeaveStartDate = (File.Year)-01-01</w:t>
            </w:r>
          </w:p>
          <w:p w14:paraId="2AD3A816"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w:t>
            </w:r>
          </w:p>
          <w:p w14:paraId="14E41110"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If (LeaveStartDate &gt; (File.Year)-12-31) {</w:t>
            </w:r>
          </w:p>
          <w:p w14:paraId="0C6F47B7"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ab/>
              <w:t>LeaveStartDate = (File.Year)-12-31</w:t>
            </w:r>
          </w:p>
          <w:p w14:paraId="241EF419"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w:t>
            </w:r>
          </w:p>
          <w:p w14:paraId="52873AE6"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If (LeaveEndDate &lt; (File.Year)-01-01) {</w:t>
            </w:r>
          </w:p>
          <w:p w14:paraId="28EB5EE6"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ab/>
              <w:t>LeaveEndDate = (File.Year)-01-01</w:t>
            </w:r>
          </w:p>
          <w:p w14:paraId="68A4731F"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w:t>
            </w:r>
          </w:p>
          <w:p w14:paraId="07E156BD"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If (LeaveEndDate &gt; (File.Year)-12-31) {</w:t>
            </w:r>
          </w:p>
          <w:p w14:paraId="6AC94868"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ab/>
              <w:t>LeaveEndDate = (File.Year)-12-31</w:t>
            </w:r>
          </w:p>
          <w:p w14:paraId="46EB9D04"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w:t>
            </w:r>
          </w:p>
          <w:p w14:paraId="57F37732"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BreakInDays = LeaveEndDate - LeaveStartDate</w:t>
            </w:r>
          </w:p>
          <w:p w14:paraId="3230A3B7"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 xml:space="preserve">{ </w:t>
            </w:r>
          </w:p>
          <w:p w14:paraId="0F056233"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If BreakInDays = 0,  MaxService = 0</w:t>
            </w:r>
          </w:p>
          <w:p w14:paraId="5C94F347" w14:textId="77777777" w:rsidR="00CE5C90" w:rsidRPr="00CE5C90" w:rsidRDefault="00CE5C90" w:rsidP="00CE5C90">
            <w:pPr>
              <w:rPr>
                <w:color w:val="auto"/>
              </w:rPr>
            </w:pPr>
            <w:r w:rsidRPr="00CE5C90">
              <w:rPr>
                <w:rFonts w:asciiTheme="minorHAnsi" w:hAnsiTheme="minorHAnsi"/>
                <w:color w:val="auto"/>
                <w:sz w:val="22"/>
                <w:szCs w:val="22"/>
                <w:lang w:eastAsia="en-CA"/>
              </w:rPr>
              <w:t xml:space="preserve">Else, If (BreakInDays &gt; 0) </w:t>
            </w:r>
            <w:r w:rsidRPr="00CE5C90">
              <w:rPr>
                <w:color w:val="auto"/>
              </w:rPr>
              <w:t xml:space="preserve"> </w:t>
            </w:r>
          </w:p>
          <w:p w14:paraId="5945BFD6" w14:textId="77777777" w:rsidR="00CE5C90" w:rsidRPr="00CE5C90" w:rsidRDefault="00CE5C90" w:rsidP="00CE5C90">
            <w:pPr>
              <w:ind w:left="1064"/>
              <w:rPr>
                <w:rFonts w:asciiTheme="minorHAnsi" w:hAnsiTheme="minorHAnsi"/>
                <w:color w:val="auto"/>
                <w:sz w:val="22"/>
                <w:szCs w:val="22"/>
                <w:lang w:eastAsia="en-CA"/>
              </w:rPr>
            </w:pPr>
            <w:r w:rsidRPr="00CE5C90">
              <w:rPr>
                <w:color w:val="auto"/>
              </w:rPr>
              <w:t xml:space="preserve">OR </w:t>
            </w:r>
            <w:r w:rsidRPr="00CE5C90">
              <w:rPr>
                <w:rFonts w:asciiTheme="minorHAnsi" w:hAnsiTheme="minorHAnsi"/>
                <w:color w:val="auto"/>
                <w:sz w:val="22"/>
                <w:szCs w:val="22"/>
                <w:lang w:eastAsia="en-CA"/>
              </w:rPr>
              <w:t>BreakInDays = 0 and { LeaveStartDate = (File.Year)-12-31 or LeaveEndDate = (File.Year)-01-01 }</w:t>
            </w:r>
          </w:p>
          <w:p w14:paraId="63DD54CC" w14:textId="77777777" w:rsidR="00CE5C90" w:rsidRPr="00CE5C90" w:rsidRDefault="00CE5C90" w:rsidP="00CE5C90">
            <w:pPr>
              <w:rPr>
                <w:rFonts w:asciiTheme="minorHAnsi" w:hAnsiTheme="minorHAnsi"/>
                <w:color w:val="auto"/>
                <w:sz w:val="22"/>
                <w:szCs w:val="22"/>
                <w:lang w:eastAsia="en-CA"/>
              </w:rPr>
            </w:pPr>
          </w:p>
          <w:p w14:paraId="3D0B1111"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ab/>
            </w:r>
            <w:commentRangeStart w:id="556"/>
            <w:commentRangeStart w:id="557"/>
            <w:r w:rsidRPr="00CE5C90">
              <w:rPr>
                <w:rFonts w:asciiTheme="minorHAnsi" w:hAnsiTheme="minorHAnsi"/>
                <w:color w:val="auto"/>
                <w:sz w:val="22"/>
                <w:szCs w:val="22"/>
                <w:lang w:eastAsia="en-CA"/>
              </w:rPr>
              <w:t>BreakInDays</w:t>
            </w:r>
            <w:commentRangeEnd w:id="556"/>
            <w:r w:rsidRPr="00CE5C90">
              <w:rPr>
                <w:rStyle w:val="CommentReference"/>
                <w:rFonts w:asciiTheme="minorHAnsi" w:hAnsiTheme="minorHAnsi"/>
                <w:color w:val="auto"/>
                <w:sz w:val="22"/>
                <w:szCs w:val="22"/>
                <w:lang w:eastAsia="en-CA"/>
              </w:rPr>
              <w:commentReference w:id="556"/>
            </w:r>
            <w:commentRangeEnd w:id="557"/>
            <w:r w:rsidRPr="00CE5C90">
              <w:rPr>
                <w:rStyle w:val="CommentReference"/>
                <w:rFonts w:asciiTheme="minorHAnsi" w:hAnsiTheme="minorHAnsi"/>
                <w:color w:val="auto"/>
                <w:sz w:val="22"/>
                <w:szCs w:val="22"/>
                <w:lang w:eastAsia="en-CA"/>
              </w:rPr>
              <w:commentReference w:id="557"/>
            </w:r>
            <w:r w:rsidRPr="00CE5C90">
              <w:rPr>
                <w:rFonts w:asciiTheme="minorHAnsi" w:hAnsiTheme="minorHAnsi"/>
                <w:color w:val="auto"/>
                <w:sz w:val="22"/>
                <w:szCs w:val="22"/>
                <w:lang w:eastAsia="en-CA"/>
              </w:rPr>
              <w:t xml:space="preserve"> = BreakInDays + 1</w:t>
            </w:r>
            <w:r w:rsidRPr="00CE5C90">
              <w:rPr>
                <w:color w:val="auto"/>
              </w:rPr>
              <w:t xml:space="preserve"> </w:t>
            </w:r>
          </w:p>
          <w:p w14:paraId="6C9A95C9"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ab/>
            </w:r>
          </w:p>
          <w:p w14:paraId="01712D58"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ab/>
              <w:t>MaxService = Roundup(BreakInDays / [(File.Year)-12-31- (File.Year)-01-01 + 1] * 52, 2)  + Tolerance</w:t>
            </w:r>
            <w:r w:rsidRPr="00CE5C90">
              <w:rPr>
                <w:rFonts w:asciiTheme="minorHAnsi" w:hAnsiTheme="minorHAnsi"/>
                <w:color w:val="auto"/>
                <w:sz w:val="22"/>
                <w:szCs w:val="22"/>
                <w:lang w:eastAsia="en-CA"/>
              </w:rPr>
              <w:br/>
              <w:t>}</w:t>
            </w:r>
          </w:p>
          <w:p w14:paraId="6DE53D0B" w14:textId="77777777" w:rsidR="00CE5C90" w:rsidRPr="00CE5C90" w:rsidRDefault="00CE5C90" w:rsidP="00CE5C90">
            <w:pPr>
              <w:rPr>
                <w:rFonts w:asciiTheme="minorHAnsi" w:hAnsiTheme="minorHAnsi"/>
                <w:color w:val="auto"/>
                <w:sz w:val="22"/>
                <w:szCs w:val="22"/>
                <w:lang w:eastAsia="en-CA"/>
              </w:rPr>
            </w:pPr>
          </w:p>
          <w:p w14:paraId="0E63B20E" w14:textId="77777777" w:rsidR="00CE5C90" w:rsidRPr="00CE5C90" w:rsidRDefault="00CE5C90" w:rsidP="00CE5C90">
            <w:pPr>
              <w:rPr>
                <w:rFonts w:asciiTheme="minorHAnsi" w:hAnsiTheme="minorHAnsi"/>
                <w:color w:val="auto"/>
                <w:sz w:val="22"/>
                <w:szCs w:val="22"/>
                <w:lang w:eastAsia="en-CA"/>
              </w:rPr>
            </w:pPr>
            <w:r w:rsidRPr="00CE5C90">
              <w:rPr>
                <w:rFonts w:asciiTheme="minorHAnsi" w:hAnsiTheme="minorHAnsi"/>
                <w:color w:val="auto"/>
                <w:sz w:val="22"/>
                <w:szCs w:val="22"/>
                <w:lang w:eastAsia="en-CA"/>
              </w:rPr>
              <w:t>ReportedService = (File.TotalWeeksPaid * 100) / File.PctOfNormalEarnings</w:t>
            </w:r>
          </w:p>
          <w:p w14:paraId="21B2870C" w14:textId="77777777" w:rsidR="00CE5C90" w:rsidRPr="00CE5C90" w:rsidRDefault="00CE5C90" w:rsidP="00CE5C90">
            <w:pPr>
              <w:rPr>
                <w:rFonts w:asciiTheme="minorHAnsi" w:hAnsiTheme="minorHAnsi"/>
                <w:color w:val="auto"/>
                <w:sz w:val="22"/>
                <w:szCs w:val="22"/>
                <w:lang w:val="en-US" w:eastAsia="en-CA"/>
              </w:rPr>
            </w:pPr>
            <w:r w:rsidRPr="00CE5C90">
              <w:rPr>
                <w:rFonts w:asciiTheme="minorHAnsi" w:hAnsiTheme="minorHAnsi"/>
                <w:color w:val="auto"/>
                <w:sz w:val="22"/>
                <w:szCs w:val="22"/>
                <w:lang w:val="en-US" w:eastAsia="en-CA"/>
              </w:rPr>
              <w:t>Tolerance = 3.00 weeks</w:t>
            </w:r>
          </w:p>
          <w:p w14:paraId="58F3A788" w14:textId="77777777" w:rsidR="00CE5C90" w:rsidRPr="00CE5C90" w:rsidRDefault="00CE5C90" w:rsidP="00CE5C90">
            <w:pPr>
              <w:rPr>
                <w:rFonts w:asciiTheme="minorHAnsi" w:hAnsiTheme="minorHAnsi"/>
                <w:color w:val="auto"/>
                <w:sz w:val="22"/>
                <w:szCs w:val="22"/>
                <w:lang w:val="en-US" w:eastAsia="en-CA"/>
              </w:rPr>
            </w:pPr>
          </w:p>
          <w:p w14:paraId="166EF3E3" w14:textId="77777777" w:rsidR="00CE5C90" w:rsidRPr="00CE5C90" w:rsidRDefault="00CE5C90" w:rsidP="00CE5C90">
            <w:pPr>
              <w:rPr>
                <w:rFonts w:asciiTheme="minorHAnsi" w:hAnsiTheme="minorHAnsi"/>
                <w:color w:val="auto"/>
                <w:sz w:val="22"/>
                <w:szCs w:val="22"/>
                <w:lang w:val="en-US" w:eastAsia="en-CA"/>
              </w:rPr>
            </w:pPr>
            <w:r w:rsidRPr="00CE5C90">
              <w:rPr>
                <w:rFonts w:asciiTheme="minorHAnsi" w:hAnsiTheme="minorHAnsi"/>
                <w:color w:val="auto"/>
                <w:sz w:val="22"/>
                <w:szCs w:val="22"/>
                <w:lang w:val="en-US" w:eastAsia="en-CA"/>
              </w:rPr>
              <w:t xml:space="preserve">Trigger an error If: ReportedService &gt; MaxService </w:t>
            </w:r>
          </w:p>
          <w:p w14:paraId="398EF906" w14:textId="77777777" w:rsidR="00CE5C90" w:rsidRPr="00CE5C90" w:rsidRDefault="00CE5C90" w:rsidP="00CE5C90">
            <w:pPr>
              <w:rPr>
                <w:rFonts w:asciiTheme="minorHAnsi" w:hAnsiTheme="minorHAnsi"/>
                <w:color w:val="auto"/>
                <w:sz w:val="22"/>
                <w:szCs w:val="22"/>
                <w:lang w:val="en-US" w:eastAsia="en-CA"/>
              </w:rPr>
            </w:pPr>
          </w:p>
          <w:p w14:paraId="1DC9239F" w14:textId="6B351CA5" w:rsidR="00CE5C90" w:rsidRPr="00CE5C90" w:rsidRDefault="00CE5C90" w:rsidP="00CE5C90">
            <w:pPr>
              <w:rPr>
                <w:rFonts w:asciiTheme="minorHAnsi" w:hAnsiTheme="minorHAnsi"/>
                <w:color w:val="auto"/>
                <w:sz w:val="22"/>
                <w:szCs w:val="22"/>
                <w:lang w:val="en-US" w:eastAsia="en-CA"/>
              </w:rPr>
            </w:pPr>
          </w:p>
        </w:tc>
      </w:tr>
      <w:tr w:rsidR="004574BE" w:rsidRPr="00A61AB1" w14:paraId="17709D5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BA6732"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815CD45" w14:textId="2817077A" w:rsidR="004574BE" w:rsidRPr="00A762CE" w:rsidRDefault="003E46EF"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val="en-US" w:eastAsia="en-CA"/>
              </w:rPr>
              <w:t>Tolerance = (3</w:t>
            </w:r>
            <w:r w:rsidRPr="00AE47E5">
              <w:rPr>
                <w:rFonts w:asciiTheme="minorHAnsi" w:hAnsiTheme="minorHAnsi"/>
                <w:sz w:val="22"/>
                <w:szCs w:val="22"/>
                <w:lang w:val="en-US" w:eastAsia="en-CA"/>
              </w:rPr>
              <w:t>) weeks</w:t>
            </w:r>
          </w:p>
        </w:tc>
      </w:tr>
      <w:tr w:rsidR="004574BE" w:rsidRPr="00A61AB1" w14:paraId="10412B1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65010AE"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89CBE66" w14:textId="7D94B43C" w:rsidR="004574BE" w:rsidRPr="00C365E8" w:rsidRDefault="003E46EF" w:rsidP="000836DD">
            <w:pPr>
              <w:pStyle w:val="NormalWeb"/>
              <w:spacing w:line="276" w:lineRule="auto"/>
              <w:rPr>
                <w:rFonts w:asciiTheme="minorHAnsi" w:hAnsiTheme="minorHAnsi"/>
                <w:color w:val="000000"/>
                <w:sz w:val="22"/>
                <w:szCs w:val="22"/>
                <w:lang w:val="en-US"/>
              </w:rPr>
            </w:pPr>
            <w:r w:rsidRPr="00A632AE">
              <w:rPr>
                <w:rFonts w:asciiTheme="minorHAnsi" w:hAnsiTheme="minorHAnsi"/>
                <w:color w:val="000000"/>
                <w:sz w:val="22"/>
                <w:szCs w:val="22"/>
                <w:lang w:val="en-US"/>
              </w:rPr>
              <w:t>The reported Weeks Paid for the {</w:t>
            </w:r>
            <w:r>
              <w:rPr>
                <w:rFonts w:asciiTheme="minorHAnsi" w:hAnsiTheme="minorHAnsi"/>
                <w:color w:val="000000"/>
                <w:sz w:val="22"/>
                <w:szCs w:val="22"/>
                <w:lang w:val="en-US"/>
              </w:rPr>
              <w:t>2</w:t>
            </w:r>
            <w:r w:rsidRPr="00A632AE">
              <w:rPr>
                <w:rFonts w:asciiTheme="minorHAnsi" w:hAnsiTheme="minorHAnsi"/>
                <w:color w:val="000000"/>
                <w:sz w:val="22"/>
                <w:szCs w:val="22"/>
                <w:lang w:val="en-US"/>
              </w:rPr>
              <w:t>} starting {</w:t>
            </w:r>
            <w:r>
              <w:rPr>
                <w:rFonts w:asciiTheme="minorHAnsi" w:hAnsiTheme="minorHAnsi"/>
                <w:color w:val="000000"/>
                <w:sz w:val="22"/>
                <w:szCs w:val="22"/>
                <w:lang w:val="en-US"/>
              </w:rPr>
              <w:t>3</w:t>
            </w:r>
            <w:r w:rsidRPr="00A632AE">
              <w:rPr>
                <w:rFonts w:asciiTheme="minorHAnsi" w:hAnsiTheme="minorHAnsi"/>
                <w:color w:val="000000"/>
                <w:sz w:val="22"/>
                <w:szCs w:val="22"/>
                <w:lang w:val="en-US"/>
              </w:rPr>
              <w:t>} exceed the {</w:t>
            </w:r>
            <w:r>
              <w:rPr>
                <w:rFonts w:asciiTheme="minorHAnsi" w:hAnsiTheme="minorHAnsi"/>
                <w:color w:val="000000"/>
                <w:sz w:val="22"/>
                <w:szCs w:val="22"/>
                <w:lang w:val="en-US"/>
              </w:rPr>
              <w:t>4</w:t>
            </w:r>
            <w:r w:rsidRPr="00A632AE">
              <w:rPr>
                <w:rFonts w:asciiTheme="minorHAnsi" w:hAnsiTheme="minorHAnsi"/>
                <w:color w:val="000000"/>
                <w:sz w:val="22"/>
                <w:szCs w:val="22"/>
                <w:lang w:val="en-US"/>
              </w:rPr>
              <w:t>} contributory weeks available for this leave in {</w:t>
            </w:r>
            <w:r>
              <w:rPr>
                <w:rFonts w:asciiTheme="minorHAnsi" w:hAnsiTheme="minorHAnsi"/>
                <w:color w:val="000000"/>
                <w:sz w:val="22"/>
                <w:szCs w:val="22"/>
                <w:lang w:val="en-US"/>
              </w:rPr>
              <w:t>5</w:t>
            </w:r>
            <w:r w:rsidRPr="00A632AE">
              <w:rPr>
                <w:rFonts w:asciiTheme="minorHAnsi" w:hAnsiTheme="minorHAnsi"/>
                <w:color w:val="000000"/>
                <w:sz w:val="22"/>
                <w:szCs w:val="22"/>
                <w:lang w:val="en-US"/>
              </w:rPr>
              <w:t>}.</w:t>
            </w:r>
          </w:p>
        </w:tc>
      </w:tr>
      <w:tr w:rsidR="004574BE" w:rsidRPr="00A61AB1" w14:paraId="64533A5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F1E071D"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E03B881"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FCA05F4" w14:textId="19B978C1" w:rsidR="004574BE" w:rsidRPr="00B464B9" w:rsidRDefault="003E46EF" w:rsidP="000836DD">
            <w:pPr>
              <w:spacing w:before="60" w:after="60"/>
              <w:ind w:left="0"/>
              <w:rPr>
                <w:rFonts w:asciiTheme="minorHAnsi" w:hAnsiTheme="minorHAnsi"/>
                <w:sz w:val="22"/>
                <w:szCs w:val="22"/>
                <w:lang w:eastAsia="en-CA"/>
              </w:rPr>
            </w:pPr>
            <w:r w:rsidRPr="00A632AE">
              <w:rPr>
                <w:rFonts w:asciiTheme="minorHAnsi" w:hAnsiTheme="minorHAnsi"/>
                <w:sz w:val="22"/>
                <w:szCs w:val="22"/>
                <w:lang w:val="en-US"/>
              </w:rPr>
              <w:t>The reported We</w:t>
            </w:r>
            <w:r>
              <w:rPr>
                <w:rFonts w:asciiTheme="minorHAnsi" w:hAnsiTheme="minorHAnsi"/>
                <w:sz w:val="22"/>
                <w:szCs w:val="22"/>
                <w:lang w:val="en-US"/>
              </w:rPr>
              <w:t xml:space="preserve">eks Paid for the </w:t>
            </w:r>
            <w:r w:rsidRPr="00A632AE">
              <w:rPr>
                <w:rFonts w:asciiTheme="minorHAnsi" w:hAnsiTheme="minorHAnsi"/>
                <w:sz w:val="22"/>
                <w:szCs w:val="22"/>
                <w:lang w:val="en-US"/>
              </w:rPr>
              <w:t xml:space="preserve">Non-Contributory Leave </w:t>
            </w:r>
            <w:r>
              <w:rPr>
                <w:rFonts w:asciiTheme="minorHAnsi" w:hAnsiTheme="minorHAnsi"/>
                <w:sz w:val="22"/>
                <w:szCs w:val="22"/>
                <w:lang w:val="en-US"/>
              </w:rPr>
              <w:t xml:space="preserve">exceed the </w:t>
            </w:r>
            <w:r w:rsidRPr="00A632AE">
              <w:rPr>
                <w:rFonts w:asciiTheme="minorHAnsi" w:hAnsiTheme="minorHAnsi"/>
                <w:sz w:val="22"/>
                <w:szCs w:val="22"/>
                <w:lang w:val="en-US"/>
              </w:rPr>
              <w:t>contributory wee</w:t>
            </w:r>
            <w:r>
              <w:rPr>
                <w:rFonts w:asciiTheme="minorHAnsi" w:hAnsiTheme="minorHAnsi"/>
                <w:sz w:val="22"/>
                <w:szCs w:val="22"/>
                <w:lang w:val="en-US"/>
              </w:rPr>
              <w:t>ks available for this leave in the Reporting Year</w:t>
            </w:r>
            <w:r w:rsidRPr="00A632AE">
              <w:rPr>
                <w:rFonts w:asciiTheme="minorHAnsi" w:hAnsiTheme="minorHAnsi"/>
                <w:sz w:val="22"/>
                <w:szCs w:val="22"/>
                <w:lang w:val="en-US"/>
              </w:rPr>
              <w:t>.</w:t>
            </w:r>
          </w:p>
        </w:tc>
      </w:tr>
      <w:tr w:rsidR="004574BE" w:rsidRPr="0085712F" w14:paraId="65E47DC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7F2914B" w14:textId="77777777" w:rsidR="004574BE" w:rsidRPr="0085712F" w:rsidRDefault="004574BE"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8816762" w14:textId="77777777" w:rsidR="00F82BDF" w:rsidRPr="0030793A" w:rsidRDefault="00F82BDF" w:rsidP="00F82BDF">
            <w:pPr>
              <w:spacing w:before="60" w:after="60"/>
              <w:rPr>
                <w:rFonts w:asciiTheme="minorHAnsi" w:hAnsiTheme="minorHAnsi" w:cs="Calibri"/>
                <w:sz w:val="22"/>
                <w:szCs w:val="22"/>
              </w:rPr>
            </w:pPr>
            <w:r w:rsidRPr="0030793A">
              <w:rPr>
                <w:rFonts w:asciiTheme="minorHAnsi" w:hAnsiTheme="minorHAnsi" w:cs="Calibri"/>
                <w:sz w:val="22"/>
                <w:szCs w:val="22"/>
              </w:rPr>
              <w:t xml:space="preserve">{2} : </w:t>
            </w:r>
            <w:r w:rsidRPr="00A632AE">
              <w:rPr>
                <w:rFonts w:asciiTheme="minorHAnsi" w:hAnsiTheme="minorHAnsi"/>
                <w:sz w:val="22"/>
                <w:szCs w:val="22"/>
                <w:lang w:val="en-US"/>
              </w:rPr>
              <w:t>Non-Contributory Leave Type</w:t>
            </w:r>
          </w:p>
          <w:p w14:paraId="17680561" w14:textId="77777777" w:rsidR="00F82BDF" w:rsidRPr="0030793A" w:rsidRDefault="00F82BDF" w:rsidP="00F82BDF">
            <w:pPr>
              <w:spacing w:before="60" w:after="60"/>
              <w:rPr>
                <w:rFonts w:asciiTheme="minorHAnsi" w:hAnsiTheme="minorHAnsi" w:cs="Calibri"/>
                <w:sz w:val="22"/>
                <w:szCs w:val="22"/>
              </w:rPr>
            </w:pPr>
            <w:r w:rsidRPr="0030793A">
              <w:rPr>
                <w:rFonts w:asciiTheme="minorHAnsi" w:hAnsiTheme="minorHAnsi" w:cs="Calibri"/>
                <w:sz w:val="22"/>
                <w:szCs w:val="22"/>
              </w:rPr>
              <w:t>{3} :</w:t>
            </w:r>
            <w:r w:rsidRPr="00A632AE">
              <w:rPr>
                <w:rFonts w:asciiTheme="minorHAnsi" w:hAnsiTheme="minorHAnsi"/>
                <w:sz w:val="22"/>
                <w:szCs w:val="22"/>
                <w:lang w:val="en-US"/>
              </w:rPr>
              <w:t xml:space="preserve"> Non-Contributory Leave Start Date</w:t>
            </w:r>
          </w:p>
          <w:p w14:paraId="0CA30793" w14:textId="77777777" w:rsidR="00F82BDF" w:rsidRPr="0030793A" w:rsidRDefault="00F82BDF" w:rsidP="00F82BDF">
            <w:pPr>
              <w:spacing w:before="60" w:after="60"/>
              <w:rPr>
                <w:rFonts w:asciiTheme="minorHAnsi" w:hAnsiTheme="minorHAnsi" w:cs="Calibri"/>
                <w:sz w:val="22"/>
                <w:szCs w:val="22"/>
              </w:rPr>
            </w:pPr>
            <w:r w:rsidRPr="0030793A">
              <w:rPr>
                <w:rFonts w:asciiTheme="minorHAnsi" w:hAnsiTheme="minorHAnsi" w:cs="Calibri"/>
                <w:sz w:val="22"/>
                <w:szCs w:val="22"/>
              </w:rPr>
              <w:t>{4} :</w:t>
            </w:r>
            <w:r w:rsidRPr="00A632AE">
              <w:rPr>
                <w:rFonts w:asciiTheme="minorHAnsi" w:hAnsiTheme="minorHAnsi"/>
                <w:sz w:val="22"/>
                <w:szCs w:val="22"/>
                <w:lang w:val="en-US"/>
              </w:rPr>
              <w:t xml:space="preserve"> Non-Contributory Leave Period</w:t>
            </w:r>
          </w:p>
          <w:p w14:paraId="4EB3E1A6" w14:textId="4B76C78C" w:rsidR="004574BE" w:rsidRPr="009C43D2" w:rsidRDefault="00F82BDF" w:rsidP="00F82BDF">
            <w:pPr>
              <w:ind w:left="0"/>
              <w:rPr>
                <w:rFonts w:asciiTheme="minorHAnsi" w:hAnsiTheme="minorHAnsi" w:cs="Calibri"/>
                <w:color w:val="auto"/>
                <w:sz w:val="22"/>
                <w:szCs w:val="22"/>
              </w:rPr>
            </w:pPr>
            <w:r>
              <w:rPr>
                <w:rFonts w:asciiTheme="minorHAnsi" w:hAnsiTheme="minorHAnsi" w:cs="Calibri"/>
                <w:sz w:val="22"/>
                <w:szCs w:val="22"/>
              </w:rPr>
              <w:t xml:space="preserve">          </w:t>
            </w:r>
            <w:r w:rsidRPr="0030793A">
              <w:rPr>
                <w:rFonts w:asciiTheme="minorHAnsi" w:hAnsiTheme="minorHAnsi" w:cs="Calibri"/>
                <w:sz w:val="22"/>
                <w:szCs w:val="22"/>
              </w:rPr>
              <w:t>{5} :</w:t>
            </w:r>
            <w:r>
              <w:rPr>
                <w:rFonts w:asciiTheme="minorHAnsi" w:hAnsiTheme="minorHAnsi" w:cs="Calibri"/>
                <w:sz w:val="22"/>
                <w:szCs w:val="22"/>
              </w:rPr>
              <w:t xml:space="preserve"> </w:t>
            </w:r>
            <w:r w:rsidRPr="00A632AE">
              <w:rPr>
                <w:rFonts w:asciiTheme="minorHAnsi" w:hAnsiTheme="minorHAnsi"/>
                <w:sz w:val="22"/>
                <w:szCs w:val="22"/>
                <w:lang w:val="en-US"/>
              </w:rPr>
              <w:t>Reporting Year</w:t>
            </w:r>
          </w:p>
        </w:tc>
      </w:tr>
      <w:tr w:rsidR="004574BE" w:rsidRPr="0085712F" w14:paraId="65BF595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9BB6C9B" w14:textId="77777777" w:rsidR="004574BE" w:rsidRPr="0085712F" w:rsidRDefault="004574BE"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6423A31" w14:textId="77777777" w:rsidR="004574BE" w:rsidRPr="006100CE" w:rsidRDefault="004574BE"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4574BE" w:rsidRPr="0085712F" w14:paraId="5AA6F27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D456D1"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51390CE" w14:textId="77777777" w:rsidR="004574BE" w:rsidRPr="006100CE" w:rsidRDefault="004574BE" w:rsidP="000836DD">
            <w:pPr>
              <w:spacing w:before="60" w:after="60" w:line="240" w:lineRule="auto"/>
              <w:ind w:left="0"/>
              <w:rPr>
                <w:rFonts w:asciiTheme="minorHAnsi" w:hAnsiTheme="minorHAnsi"/>
                <w:sz w:val="22"/>
                <w:szCs w:val="22"/>
                <w:lang w:eastAsia="en-CA"/>
              </w:rPr>
            </w:pPr>
          </w:p>
        </w:tc>
      </w:tr>
      <w:tr w:rsidR="004574BE" w:rsidRPr="0085712F" w14:paraId="10B6ACD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B1CCCD" w14:textId="77777777" w:rsidR="004574BE" w:rsidRDefault="004574BE"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D0AA612" w14:textId="77777777" w:rsidR="004574BE" w:rsidRPr="0085712F" w:rsidRDefault="004574BE"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E5204DE" w14:textId="12048AAE" w:rsidR="00CE5C90" w:rsidRDefault="00CE5C90" w:rsidP="00CE5C90">
            <w:pPr>
              <w:spacing w:before="60" w:after="60" w:line="240" w:lineRule="auto"/>
              <w:ind w:left="0"/>
              <w:rPr>
                <w:rFonts w:asciiTheme="minorHAnsi" w:hAnsiTheme="minorHAnsi"/>
                <w:color w:val="FF0000"/>
                <w:sz w:val="22"/>
                <w:szCs w:val="22"/>
                <w:lang w:eastAsia="en-CA"/>
              </w:rPr>
            </w:pPr>
            <w:r>
              <w:rPr>
                <w:rFonts w:asciiTheme="minorHAnsi" w:hAnsiTheme="minorHAnsi"/>
                <w:color w:val="FF0000"/>
                <w:sz w:val="22"/>
                <w:szCs w:val="22"/>
                <w:lang w:eastAsia="en-CA"/>
              </w:rPr>
              <w:t>YK 20190923</w:t>
            </w:r>
            <w:r w:rsidRPr="008F5EB7">
              <w:rPr>
                <w:rFonts w:asciiTheme="minorHAnsi" w:hAnsiTheme="minorHAnsi"/>
                <w:color w:val="FF0000"/>
                <w:sz w:val="22"/>
                <w:szCs w:val="22"/>
                <w:lang w:eastAsia="en-CA"/>
              </w:rPr>
              <w:t xml:space="preserve"> : </w:t>
            </w:r>
          </w:p>
          <w:p w14:paraId="5544E91E" w14:textId="035BA345" w:rsidR="00CE5C90" w:rsidRPr="00CE5C90" w:rsidRDefault="00CE5C90" w:rsidP="00CE5C90">
            <w:pPr>
              <w:pStyle w:val="ListParagraph"/>
              <w:numPr>
                <w:ilvl w:val="0"/>
                <w:numId w:val="32"/>
              </w:numPr>
              <w:spacing w:before="60" w:after="60" w:line="240" w:lineRule="auto"/>
              <w:rPr>
                <w:rFonts w:asciiTheme="minorHAnsi" w:hAnsiTheme="minorHAnsi"/>
                <w:sz w:val="22"/>
                <w:szCs w:val="22"/>
                <w:lang w:eastAsia="en-CA"/>
              </w:rPr>
            </w:pPr>
            <w:r w:rsidRPr="00CE5C90">
              <w:rPr>
                <w:rFonts w:asciiTheme="minorHAnsi" w:hAnsiTheme="minorHAnsi"/>
                <w:sz w:val="22"/>
                <w:szCs w:val="22"/>
                <w:lang w:eastAsia="en-CA"/>
              </w:rPr>
              <w:t>Update made to validation logic in order to target the File.Year provided only and make sure that the validation is triggered when the year provided is not included in the period covered by the leave selected.</w:t>
            </w:r>
            <w:r>
              <w:rPr>
                <w:rFonts w:asciiTheme="minorHAnsi" w:hAnsiTheme="minorHAnsi"/>
                <w:sz w:val="22"/>
                <w:szCs w:val="22"/>
                <w:lang w:eastAsia="en-CA"/>
              </w:rPr>
              <w:t xml:space="preserve"> See </w:t>
            </w:r>
            <w:r w:rsidRPr="00CE5C90">
              <w:rPr>
                <w:rFonts w:asciiTheme="minorHAnsi" w:hAnsiTheme="minorHAnsi"/>
                <w:sz w:val="22"/>
                <w:szCs w:val="22"/>
                <w:lang w:eastAsia="en-CA"/>
              </w:rPr>
              <w:t>VSTS 360160 &amp; VSTS 360165</w:t>
            </w:r>
            <w:r>
              <w:rPr>
                <w:rFonts w:asciiTheme="minorHAnsi" w:hAnsiTheme="minorHAnsi"/>
                <w:sz w:val="22"/>
                <w:szCs w:val="22"/>
                <w:lang w:eastAsia="en-CA"/>
              </w:rPr>
              <w:t>.</w:t>
            </w:r>
          </w:p>
          <w:p w14:paraId="3C2DC333" w14:textId="77777777" w:rsidR="00CE5C90" w:rsidRDefault="00CE5C90" w:rsidP="00F93DA0">
            <w:pPr>
              <w:spacing w:before="60" w:after="60" w:line="240" w:lineRule="auto"/>
              <w:ind w:left="0"/>
              <w:rPr>
                <w:rFonts w:asciiTheme="minorHAnsi" w:hAnsiTheme="minorHAnsi"/>
                <w:sz w:val="22"/>
                <w:szCs w:val="22"/>
                <w:lang w:eastAsia="en-CA"/>
              </w:rPr>
            </w:pPr>
          </w:p>
          <w:p w14:paraId="21FBDCB8" w14:textId="1296BF18"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564F438D" w14:textId="77777777" w:rsidR="00F93DA0" w:rsidRPr="00E8794C" w:rsidRDefault="00F93DA0" w:rsidP="003410B0">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5156F9B6" w14:textId="77777777" w:rsidR="004574BE" w:rsidRPr="00CA5805" w:rsidRDefault="004574BE" w:rsidP="000836DD">
            <w:pPr>
              <w:spacing w:before="60" w:after="60" w:line="240" w:lineRule="auto"/>
              <w:ind w:left="0"/>
              <w:rPr>
                <w:rFonts w:asciiTheme="minorHAnsi" w:hAnsiTheme="minorHAnsi"/>
                <w:sz w:val="22"/>
                <w:szCs w:val="22"/>
                <w:lang w:eastAsia="en-CA"/>
              </w:rPr>
            </w:pPr>
          </w:p>
        </w:tc>
      </w:tr>
    </w:tbl>
    <w:p w14:paraId="4B12436C" w14:textId="77777777" w:rsidR="004574BE" w:rsidRDefault="004574BE" w:rsidP="004574BE">
      <w:pPr>
        <w:spacing w:before="0" w:after="0" w:line="240" w:lineRule="auto"/>
        <w:ind w:left="0"/>
      </w:pPr>
    </w:p>
    <w:p w14:paraId="316CA192" w14:textId="139976D1" w:rsidR="002A2D44" w:rsidRDefault="002A2D44">
      <w:pPr>
        <w:spacing w:before="0" w:after="0" w:line="240" w:lineRule="auto"/>
        <w:ind w:left="0"/>
      </w:pPr>
      <w:r>
        <w:br w:type="page"/>
      </w:r>
    </w:p>
    <w:p w14:paraId="1B550E6D" w14:textId="77777777" w:rsidR="00AC7C70" w:rsidRDefault="00AC7C70" w:rsidP="00AC7C70">
      <w:pPr>
        <w:pStyle w:val="Heading3"/>
      </w:pPr>
      <w:r>
        <w:t>Validation – Contributory Service cannot exceed Multi-Year period of non-contributory leave</w:t>
      </w:r>
    </w:p>
    <w:p w14:paraId="2917357B" w14:textId="77777777" w:rsidR="00AC7C70" w:rsidRPr="00C542A5" w:rsidRDefault="00AC7C70" w:rsidP="00AC7C70"/>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C7C70" w14:paraId="0EB25B9A"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A6B66E7"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0557A71B" w14:textId="77777777" w:rsidR="00AC7C70" w:rsidRPr="007E257A" w:rsidRDefault="00AC7C70" w:rsidP="00B345FA">
            <w:pPr>
              <w:pStyle w:val="Heading1"/>
              <w:rPr>
                <w:rFonts w:cs="Calibri"/>
                <w:color w:val="auto"/>
              </w:rPr>
            </w:pPr>
            <w:bookmarkStart w:id="558" w:name="_Toc43372890"/>
            <w:r w:rsidRPr="00BE1995">
              <w:rPr>
                <w:lang w:val="en-US"/>
              </w:rPr>
              <w:t>B</w:t>
            </w:r>
            <w:r>
              <w:rPr>
                <w:lang w:val="en-US"/>
              </w:rPr>
              <w:t>145b</w:t>
            </w:r>
            <w:r>
              <w:rPr>
                <w:rFonts w:cs="Calibri"/>
              </w:rPr>
              <w:t xml:space="preserve"> _MultiYearExceedPeriod</w:t>
            </w:r>
            <w:bookmarkEnd w:id="558"/>
          </w:p>
        </w:tc>
      </w:tr>
      <w:tr w:rsidR="00AC7C70" w14:paraId="026FEF5D"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B70DD89"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3EFD29E" w14:textId="77777777" w:rsidR="00AC7C70" w:rsidRDefault="00AC7C70" w:rsidP="00B345FA">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5198</w:t>
            </w:r>
          </w:p>
        </w:tc>
      </w:tr>
      <w:tr w:rsidR="00AC7C70" w14:paraId="3CF1024F"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3E6ED8"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52F26D1" w14:textId="747BF122" w:rsidR="00AC7C70" w:rsidRDefault="00246D33" w:rsidP="00B345FA">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Data Import</w:t>
            </w:r>
          </w:p>
        </w:tc>
      </w:tr>
      <w:tr w:rsidR="00AC7C70" w14:paraId="4E8AF38B"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4F25723"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005834C" w14:textId="77777777" w:rsidR="00AC7C70" w:rsidRDefault="00AC7C70" w:rsidP="00B345FA">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AC7C70" w14:paraId="2C5C3DFF"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ADFBC7"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4A0EACC" w14:textId="77777777" w:rsidR="00AC7C70" w:rsidRPr="007E257A" w:rsidRDefault="00AC7C70" w:rsidP="00B345FA">
            <w:pPr>
              <w:spacing w:before="60" w:after="60" w:line="240" w:lineRule="auto"/>
              <w:ind w:left="0"/>
              <w:rPr>
                <w:rFonts w:asciiTheme="minorHAnsi" w:hAnsiTheme="minorHAnsi" w:cs="Calibri"/>
                <w:color w:val="auto"/>
                <w:sz w:val="22"/>
                <w:szCs w:val="22"/>
              </w:rPr>
            </w:pPr>
            <w:r>
              <w:rPr>
                <w:rFonts w:asciiTheme="minorHAnsi" w:eastAsia="Times New Roman" w:hAnsiTheme="minorHAnsi" w:cs="Calibri"/>
                <w:color w:val="auto"/>
                <w:sz w:val="22"/>
                <w:szCs w:val="22"/>
                <w:lang w:eastAsia="en-CA"/>
              </w:rPr>
              <w:t>Contributory Leaves (Remittance)</w:t>
            </w:r>
          </w:p>
        </w:tc>
      </w:tr>
      <w:tr w:rsidR="00AC7C70" w14:paraId="2E61B794"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9C327B7"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ED78DA4" w14:textId="77777777" w:rsidR="00AC7C70" w:rsidRPr="00B464B9" w:rsidRDefault="00AC7C70" w:rsidP="00B345FA">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AC7C70" w14:paraId="298DD220"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5CC6AED"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E2EEED9" w14:textId="77777777" w:rsidR="00AC7C70" w:rsidRPr="00B464B9" w:rsidRDefault="00AC7C70" w:rsidP="00B345FA">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AC7C70" w:rsidRPr="00A61AB1" w14:paraId="47D38893"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C2E08E"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F2D73A4"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DBA1C10" w14:textId="77777777" w:rsidR="00AC7C70" w:rsidRDefault="00AC7C70" w:rsidP="00B345FA">
            <w:pPr>
              <w:ind w:left="0"/>
              <w:rPr>
                <w:rFonts w:asciiTheme="minorHAnsi" w:hAnsiTheme="minorHAnsi"/>
                <w:sz w:val="22"/>
                <w:szCs w:val="22"/>
                <w:lang w:eastAsia="en-CA"/>
              </w:rPr>
            </w:pPr>
            <w:r w:rsidRPr="009B7906">
              <w:rPr>
                <w:rFonts w:asciiTheme="minorHAnsi" w:hAnsiTheme="minorHAnsi"/>
                <w:sz w:val="22"/>
                <w:szCs w:val="22"/>
                <w:lang w:eastAsia="en-CA"/>
              </w:rPr>
              <w:t>Contributory Service cannot exceed period of non-contributory leave period associated to reporting year plus the Acceptable Leave Tolerance (ALT).</w:t>
            </w:r>
          </w:p>
        </w:tc>
      </w:tr>
      <w:tr w:rsidR="00AC7C70" w:rsidRPr="00575A54" w14:paraId="68189E83"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92B456C"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C1307CB" w14:textId="77777777" w:rsidR="00AC7C70" w:rsidRDefault="00AC7C70" w:rsidP="00B345FA">
            <w:pPr>
              <w:ind w:left="0"/>
              <w:rPr>
                <w:rFonts w:asciiTheme="minorHAnsi" w:hAnsiTheme="minorHAnsi"/>
                <w:sz w:val="22"/>
                <w:szCs w:val="22"/>
                <w:lang w:eastAsia="en-CA"/>
              </w:rPr>
            </w:pPr>
            <w:r>
              <w:rPr>
                <w:rFonts w:asciiTheme="minorHAnsi" w:hAnsiTheme="minorHAnsi"/>
                <w:sz w:val="22"/>
                <w:szCs w:val="22"/>
                <w:lang w:eastAsia="en-CA"/>
              </w:rPr>
              <w:t>Reject the member in the input file if:</w:t>
            </w:r>
          </w:p>
          <w:p w14:paraId="43241F78" w14:textId="5BC45E0E" w:rsidR="00AC7C70" w:rsidRDefault="00EF7388" w:rsidP="00EF7388">
            <w:pPr>
              <w:spacing w:before="0" w:after="0" w:line="240" w:lineRule="auto"/>
              <w:ind w:left="0"/>
              <w:rPr>
                <w:rFonts w:asciiTheme="minorHAnsi" w:hAnsiTheme="minorHAnsi"/>
                <w:sz w:val="22"/>
                <w:szCs w:val="22"/>
                <w:lang w:eastAsia="en-CA"/>
              </w:rPr>
            </w:pPr>
            <w:r>
              <w:rPr>
                <w:rFonts w:asciiTheme="minorHAnsi" w:hAnsiTheme="minorHAnsi"/>
                <w:sz w:val="22"/>
                <w:szCs w:val="22"/>
                <w:lang w:eastAsia="en-CA"/>
              </w:rPr>
              <w:t>Prior to R15:</w:t>
            </w:r>
          </w:p>
          <w:p w14:paraId="1759207F" w14:textId="77777777" w:rsidR="00EF7388" w:rsidRPr="00EF7388" w:rsidRDefault="00EF7388" w:rsidP="00EF7388">
            <w:pPr>
              <w:spacing w:before="0" w:after="0" w:line="240" w:lineRule="auto"/>
              <w:ind w:left="0"/>
              <w:rPr>
                <w:rFonts w:asciiTheme="minorHAnsi" w:hAnsiTheme="minorHAnsi"/>
                <w:sz w:val="22"/>
                <w:szCs w:val="22"/>
                <w:lang w:eastAsia="en-CA"/>
              </w:rPr>
            </w:pPr>
          </w:p>
          <w:p w14:paraId="0590ED52" w14:textId="77777777" w:rsidR="00EF7388" w:rsidRPr="00EF7388" w:rsidRDefault="00EF7388" w:rsidP="00EF7388">
            <w:pPr>
              <w:autoSpaceDE w:val="0"/>
              <w:autoSpaceDN w:val="0"/>
              <w:adjustRightInd w:val="0"/>
              <w:spacing w:before="0" w:after="0" w:line="240" w:lineRule="auto"/>
              <w:ind w:left="720"/>
              <w:rPr>
                <w:rFonts w:asciiTheme="minorHAnsi" w:hAnsiTheme="minorHAnsi"/>
                <w:sz w:val="22"/>
                <w:szCs w:val="22"/>
                <w:lang w:eastAsia="en-CA"/>
              </w:rPr>
            </w:pPr>
            <w:r w:rsidRPr="00EF7388">
              <w:rPr>
                <w:rFonts w:asciiTheme="minorHAnsi" w:hAnsiTheme="minorHAnsi"/>
                <w:sz w:val="22"/>
                <w:szCs w:val="22"/>
                <w:lang w:eastAsia="en-CA"/>
              </w:rPr>
              <w:t>Year(File.StartDate) &lt;&gt; Year(File.EndDate)</w:t>
            </w:r>
          </w:p>
          <w:p w14:paraId="23ED23FB" w14:textId="77777777" w:rsidR="00EF7388" w:rsidRPr="00EF7388" w:rsidRDefault="00EF7388" w:rsidP="00EF7388">
            <w:pPr>
              <w:autoSpaceDE w:val="0"/>
              <w:autoSpaceDN w:val="0"/>
              <w:adjustRightInd w:val="0"/>
              <w:spacing w:before="0" w:after="0" w:line="240" w:lineRule="auto"/>
              <w:ind w:left="720"/>
              <w:rPr>
                <w:rFonts w:asciiTheme="minorHAnsi" w:hAnsiTheme="minorHAnsi"/>
                <w:sz w:val="22"/>
                <w:szCs w:val="22"/>
                <w:lang w:eastAsia="en-CA"/>
              </w:rPr>
            </w:pPr>
            <w:r w:rsidRPr="00EF7388">
              <w:rPr>
                <w:rFonts w:asciiTheme="minorHAnsi" w:hAnsiTheme="minorHAnsi"/>
                <w:sz w:val="22"/>
                <w:szCs w:val="22"/>
                <w:lang w:eastAsia="en-CA"/>
              </w:rPr>
              <w:t>AND</w:t>
            </w:r>
          </w:p>
          <w:p w14:paraId="5B8A08B5" w14:textId="77777777" w:rsidR="00EF7388" w:rsidRPr="00EF7388" w:rsidRDefault="00EF7388" w:rsidP="00EF7388">
            <w:pPr>
              <w:autoSpaceDE w:val="0"/>
              <w:autoSpaceDN w:val="0"/>
              <w:adjustRightInd w:val="0"/>
              <w:spacing w:before="0" w:after="0" w:line="240" w:lineRule="auto"/>
              <w:ind w:left="720"/>
              <w:rPr>
                <w:rFonts w:asciiTheme="minorHAnsi" w:hAnsiTheme="minorHAnsi"/>
                <w:sz w:val="22"/>
                <w:szCs w:val="22"/>
                <w:lang w:eastAsia="en-CA"/>
              </w:rPr>
            </w:pPr>
            <w:r w:rsidRPr="00EF7388">
              <w:rPr>
                <w:rFonts w:asciiTheme="minorHAnsi" w:hAnsiTheme="minorHAnsi"/>
                <w:sz w:val="22"/>
                <w:szCs w:val="22"/>
                <w:lang w:eastAsia="en-CA"/>
              </w:rPr>
              <w:t>ServiceTotal &gt; RoundUp(ServiceMax, 2) + Tolerance</w:t>
            </w:r>
          </w:p>
          <w:p w14:paraId="597CEE41" w14:textId="77777777" w:rsidR="00EF7388" w:rsidRPr="00EF7388" w:rsidRDefault="00EF7388" w:rsidP="00EF7388">
            <w:pPr>
              <w:autoSpaceDE w:val="0"/>
              <w:autoSpaceDN w:val="0"/>
              <w:adjustRightInd w:val="0"/>
              <w:spacing w:before="0" w:after="0" w:line="240" w:lineRule="auto"/>
              <w:ind w:left="0"/>
              <w:rPr>
                <w:rFonts w:asciiTheme="minorHAnsi" w:hAnsiTheme="minorHAnsi"/>
                <w:sz w:val="22"/>
                <w:szCs w:val="22"/>
                <w:lang w:eastAsia="en-CA"/>
              </w:rPr>
            </w:pPr>
            <w:r w:rsidRPr="00EF7388">
              <w:rPr>
                <w:rFonts w:asciiTheme="minorHAnsi" w:hAnsiTheme="minorHAnsi"/>
                <w:sz w:val="22"/>
                <w:szCs w:val="22"/>
                <w:lang w:eastAsia="en-CA"/>
              </w:rPr>
              <w:t> </w:t>
            </w:r>
          </w:p>
          <w:p w14:paraId="28CD2009" w14:textId="77777777" w:rsidR="00EF7388" w:rsidRPr="00EF7388" w:rsidRDefault="00EF7388" w:rsidP="00EF7388">
            <w:pPr>
              <w:autoSpaceDE w:val="0"/>
              <w:autoSpaceDN w:val="0"/>
              <w:adjustRightInd w:val="0"/>
              <w:spacing w:before="0" w:after="0" w:line="240" w:lineRule="auto"/>
              <w:ind w:left="720"/>
              <w:rPr>
                <w:rFonts w:asciiTheme="minorHAnsi" w:hAnsiTheme="minorHAnsi"/>
                <w:sz w:val="22"/>
                <w:szCs w:val="22"/>
                <w:lang w:eastAsia="en-CA"/>
              </w:rPr>
            </w:pPr>
            <w:r w:rsidRPr="00EF7388">
              <w:rPr>
                <w:rFonts w:asciiTheme="minorHAnsi" w:hAnsiTheme="minorHAnsi"/>
                <w:sz w:val="22"/>
                <w:szCs w:val="22"/>
                <w:lang w:eastAsia="en-CA"/>
              </w:rPr>
              <w:t>Where :</w:t>
            </w:r>
          </w:p>
          <w:p w14:paraId="6052CCBD" w14:textId="77777777" w:rsidR="00EF7388" w:rsidRPr="00EF7388" w:rsidRDefault="00EF7388" w:rsidP="00EF7388">
            <w:pPr>
              <w:autoSpaceDE w:val="0"/>
              <w:autoSpaceDN w:val="0"/>
              <w:adjustRightInd w:val="0"/>
              <w:spacing w:before="0" w:after="0" w:line="240" w:lineRule="auto"/>
              <w:ind w:left="720"/>
              <w:rPr>
                <w:rFonts w:asciiTheme="minorHAnsi" w:hAnsiTheme="minorHAnsi"/>
                <w:sz w:val="22"/>
                <w:szCs w:val="22"/>
                <w:lang w:eastAsia="en-CA"/>
              </w:rPr>
            </w:pPr>
            <w:r w:rsidRPr="00EF7388">
              <w:rPr>
                <w:rFonts w:asciiTheme="minorHAnsi" w:hAnsiTheme="minorHAnsi"/>
                <w:sz w:val="22"/>
                <w:szCs w:val="22"/>
                <w:lang w:eastAsia="en-CA"/>
              </w:rPr>
              <w:t>{</w:t>
            </w:r>
          </w:p>
          <w:p w14:paraId="638555D6" w14:textId="77777777" w:rsidR="00EF7388" w:rsidRPr="00EF7388" w:rsidRDefault="00EF7388" w:rsidP="00EF7388">
            <w:pPr>
              <w:autoSpaceDE w:val="0"/>
              <w:autoSpaceDN w:val="0"/>
              <w:adjustRightInd w:val="0"/>
              <w:spacing w:before="0" w:after="0" w:line="240" w:lineRule="auto"/>
              <w:ind w:left="737"/>
              <w:rPr>
                <w:rFonts w:asciiTheme="minorHAnsi" w:hAnsiTheme="minorHAnsi"/>
                <w:sz w:val="22"/>
                <w:szCs w:val="22"/>
                <w:lang w:eastAsia="en-CA"/>
              </w:rPr>
            </w:pPr>
            <w:r w:rsidRPr="00EF7388">
              <w:rPr>
                <w:rFonts w:asciiTheme="minorHAnsi" w:hAnsiTheme="minorHAnsi"/>
                <w:sz w:val="22"/>
                <w:szCs w:val="22"/>
                <w:lang w:eastAsia="en-CA"/>
              </w:rPr>
              <w:t>ServiceTotal = 0</w:t>
            </w:r>
          </w:p>
          <w:p w14:paraId="0D3AD128" w14:textId="77777777" w:rsidR="00EF7388" w:rsidRPr="00EF7388" w:rsidRDefault="00EF7388" w:rsidP="00EF7388">
            <w:pPr>
              <w:autoSpaceDE w:val="0"/>
              <w:autoSpaceDN w:val="0"/>
              <w:adjustRightInd w:val="0"/>
              <w:spacing w:before="0" w:after="0" w:line="240" w:lineRule="auto"/>
              <w:ind w:left="737"/>
              <w:rPr>
                <w:rFonts w:asciiTheme="minorHAnsi" w:hAnsiTheme="minorHAnsi"/>
                <w:sz w:val="22"/>
                <w:szCs w:val="22"/>
                <w:lang w:eastAsia="en-CA"/>
              </w:rPr>
            </w:pPr>
            <w:r w:rsidRPr="00EF7388">
              <w:rPr>
                <w:rFonts w:asciiTheme="minorHAnsi" w:hAnsiTheme="minorHAnsi"/>
                <w:sz w:val="22"/>
                <w:szCs w:val="22"/>
                <w:lang w:eastAsia="en-CA"/>
              </w:rPr>
              <w:t>ServiceMax = 0</w:t>
            </w:r>
          </w:p>
          <w:p w14:paraId="247699EA" w14:textId="77777777" w:rsidR="00EF7388" w:rsidRPr="00EF7388" w:rsidRDefault="00EF7388" w:rsidP="00EF7388">
            <w:pPr>
              <w:autoSpaceDE w:val="0"/>
              <w:autoSpaceDN w:val="0"/>
              <w:adjustRightInd w:val="0"/>
              <w:spacing w:before="0" w:after="0" w:line="240" w:lineRule="auto"/>
              <w:ind w:left="737"/>
              <w:rPr>
                <w:rFonts w:asciiTheme="minorHAnsi" w:hAnsiTheme="minorHAnsi"/>
                <w:sz w:val="22"/>
                <w:szCs w:val="22"/>
                <w:lang w:eastAsia="en-CA"/>
              </w:rPr>
            </w:pPr>
            <w:r w:rsidRPr="00EF7388">
              <w:rPr>
                <w:rFonts w:asciiTheme="minorHAnsi" w:hAnsiTheme="minorHAnsi"/>
                <w:sz w:val="22"/>
                <w:szCs w:val="22"/>
                <w:lang w:eastAsia="en-CA"/>
              </w:rPr>
              <w:t> </w:t>
            </w:r>
          </w:p>
          <w:p w14:paraId="74FB6A31" w14:textId="77777777" w:rsidR="00EF7388" w:rsidRPr="00EF7388" w:rsidRDefault="00EF7388" w:rsidP="00EF7388">
            <w:pPr>
              <w:autoSpaceDE w:val="0"/>
              <w:autoSpaceDN w:val="0"/>
              <w:adjustRightInd w:val="0"/>
              <w:spacing w:before="0" w:after="0" w:line="240" w:lineRule="auto"/>
              <w:ind w:left="737"/>
              <w:rPr>
                <w:rFonts w:asciiTheme="minorHAnsi" w:hAnsiTheme="minorHAnsi"/>
                <w:sz w:val="22"/>
                <w:szCs w:val="22"/>
                <w:lang w:eastAsia="en-CA"/>
              </w:rPr>
            </w:pPr>
            <w:r w:rsidRPr="00EF7388">
              <w:rPr>
                <w:rFonts w:asciiTheme="minorHAnsi" w:hAnsiTheme="minorHAnsi"/>
                <w:sz w:val="22"/>
                <w:szCs w:val="22"/>
                <w:lang w:eastAsia="en-CA"/>
              </w:rPr>
              <w:t>For every Transaction Record in the File with matching File.StartDate and File.EndDate</w:t>
            </w:r>
          </w:p>
          <w:p w14:paraId="6C25BEE0" w14:textId="77777777" w:rsidR="00EF7388" w:rsidRPr="00EF7388" w:rsidRDefault="00EF7388" w:rsidP="00EF7388">
            <w:pPr>
              <w:autoSpaceDE w:val="0"/>
              <w:autoSpaceDN w:val="0"/>
              <w:adjustRightInd w:val="0"/>
              <w:spacing w:before="0" w:after="0" w:line="240" w:lineRule="auto"/>
              <w:ind w:left="1417"/>
              <w:rPr>
                <w:rFonts w:asciiTheme="minorHAnsi" w:hAnsiTheme="minorHAnsi"/>
                <w:sz w:val="22"/>
                <w:szCs w:val="22"/>
                <w:lang w:eastAsia="en-CA"/>
              </w:rPr>
            </w:pPr>
            <w:r w:rsidRPr="00EF7388">
              <w:rPr>
                <w:rFonts w:asciiTheme="minorHAnsi" w:hAnsiTheme="minorHAnsi"/>
                <w:sz w:val="22"/>
                <w:szCs w:val="22"/>
                <w:lang w:eastAsia="en-CA"/>
              </w:rPr>
              <w:t>{</w:t>
            </w:r>
          </w:p>
          <w:p w14:paraId="7F1898EC" w14:textId="77777777" w:rsidR="00EF7388" w:rsidRPr="00EF7388" w:rsidRDefault="00EF7388" w:rsidP="00EF7388">
            <w:pPr>
              <w:autoSpaceDE w:val="0"/>
              <w:autoSpaceDN w:val="0"/>
              <w:adjustRightInd w:val="0"/>
              <w:spacing w:before="0" w:after="0" w:line="240" w:lineRule="auto"/>
              <w:ind w:left="1417"/>
              <w:rPr>
                <w:rFonts w:asciiTheme="minorHAnsi" w:hAnsiTheme="minorHAnsi"/>
                <w:sz w:val="22"/>
                <w:szCs w:val="22"/>
                <w:lang w:eastAsia="en-CA"/>
              </w:rPr>
            </w:pPr>
            <w:r w:rsidRPr="00EF7388">
              <w:rPr>
                <w:rFonts w:asciiTheme="minorHAnsi" w:hAnsiTheme="minorHAnsi"/>
                <w:sz w:val="22"/>
                <w:szCs w:val="22"/>
                <w:lang w:eastAsia="en-CA"/>
              </w:rPr>
              <w:t xml:space="preserve">ServiceTotal = ServiceTotal + (File.TotalWeeksPaid/File.PctOfNormalEarnings) </w:t>
            </w:r>
          </w:p>
          <w:p w14:paraId="6DAF982F" w14:textId="77777777" w:rsidR="00EF7388" w:rsidRPr="00EF7388" w:rsidRDefault="00EF7388" w:rsidP="00EF7388">
            <w:pPr>
              <w:autoSpaceDE w:val="0"/>
              <w:autoSpaceDN w:val="0"/>
              <w:adjustRightInd w:val="0"/>
              <w:spacing w:before="0" w:after="0" w:line="240" w:lineRule="auto"/>
              <w:ind w:left="1417"/>
              <w:rPr>
                <w:rFonts w:asciiTheme="minorHAnsi" w:hAnsiTheme="minorHAnsi"/>
                <w:sz w:val="22"/>
                <w:szCs w:val="22"/>
                <w:lang w:eastAsia="en-CA"/>
              </w:rPr>
            </w:pPr>
            <w:r w:rsidRPr="00EF7388">
              <w:rPr>
                <w:rFonts w:asciiTheme="minorHAnsi" w:hAnsiTheme="minorHAnsi"/>
                <w:sz w:val="22"/>
                <w:szCs w:val="22"/>
                <w:lang w:eastAsia="en-CA"/>
              </w:rPr>
              <w:t>}</w:t>
            </w:r>
          </w:p>
          <w:p w14:paraId="046E260F" w14:textId="77777777" w:rsidR="00EF7388" w:rsidRPr="00EF7388" w:rsidRDefault="00EF7388" w:rsidP="00EF7388">
            <w:pPr>
              <w:autoSpaceDE w:val="0"/>
              <w:autoSpaceDN w:val="0"/>
              <w:adjustRightInd w:val="0"/>
              <w:spacing w:before="0" w:after="0" w:line="240" w:lineRule="auto"/>
              <w:ind w:left="737"/>
              <w:rPr>
                <w:rFonts w:asciiTheme="minorHAnsi" w:hAnsiTheme="minorHAnsi"/>
                <w:sz w:val="22"/>
                <w:szCs w:val="22"/>
                <w:lang w:eastAsia="en-CA"/>
              </w:rPr>
            </w:pPr>
            <w:r w:rsidRPr="00EF7388">
              <w:rPr>
                <w:rFonts w:asciiTheme="minorHAnsi" w:hAnsiTheme="minorHAnsi"/>
                <w:sz w:val="22"/>
                <w:szCs w:val="22"/>
                <w:lang w:eastAsia="en-CA"/>
              </w:rPr>
              <w:t>For every CalculationYear from Year(File.StartDate) to Year(File.EndDate) {</w:t>
            </w:r>
          </w:p>
          <w:p w14:paraId="10B6BEFB" w14:textId="77777777" w:rsidR="00EF7388" w:rsidRPr="00EF7388" w:rsidRDefault="00EF7388" w:rsidP="00EF7388">
            <w:pPr>
              <w:autoSpaceDE w:val="0"/>
              <w:autoSpaceDN w:val="0"/>
              <w:adjustRightInd w:val="0"/>
              <w:spacing w:before="0" w:after="0" w:line="240" w:lineRule="auto"/>
              <w:ind w:left="1417"/>
              <w:rPr>
                <w:rFonts w:asciiTheme="minorHAnsi" w:hAnsiTheme="minorHAnsi"/>
                <w:sz w:val="22"/>
                <w:szCs w:val="22"/>
                <w:lang w:eastAsia="en-CA"/>
              </w:rPr>
            </w:pPr>
            <w:r w:rsidRPr="00EF7388">
              <w:rPr>
                <w:rFonts w:asciiTheme="minorHAnsi" w:hAnsiTheme="minorHAnsi"/>
                <w:sz w:val="22"/>
                <w:szCs w:val="22"/>
                <w:lang w:eastAsia="en-CA"/>
              </w:rPr>
              <w:t>YearStart = Max(File.StartDate; (CalculationYear)-01-01)</w:t>
            </w:r>
          </w:p>
          <w:p w14:paraId="4DC95922" w14:textId="77777777" w:rsidR="00EF7388" w:rsidRPr="00EF7388" w:rsidRDefault="00EF7388" w:rsidP="00EF7388">
            <w:pPr>
              <w:autoSpaceDE w:val="0"/>
              <w:autoSpaceDN w:val="0"/>
              <w:adjustRightInd w:val="0"/>
              <w:spacing w:before="0" w:after="0" w:line="240" w:lineRule="auto"/>
              <w:ind w:left="1417"/>
              <w:rPr>
                <w:rFonts w:asciiTheme="minorHAnsi" w:hAnsiTheme="minorHAnsi"/>
                <w:sz w:val="22"/>
                <w:szCs w:val="22"/>
                <w:lang w:eastAsia="en-CA"/>
              </w:rPr>
            </w:pPr>
            <w:r w:rsidRPr="00EF7388">
              <w:rPr>
                <w:rFonts w:asciiTheme="minorHAnsi" w:hAnsiTheme="minorHAnsi"/>
                <w:sz w:val="22"/>
                <w:szCs w:val="22"/>
                <w:lang w:eastAsia="en-CA"/>
              </w:rPr>
              <w:t>YearEnd = Min(File.EndDate; (CalculationYear)-12-31)</w:t>
            </w:r>
          </w:p>
          <w:p w14:paraId="406D3ECD" w14:textId="77777777" w:rsidR="00EF7388" w:rsidRPr="00EF7388" w:rsidRDefault="00EF7388" w:rsidP="00EF7388">
            <w:pPr>
              <w:autoSpaceDE w:val="0"/>
              <w:autoSpaceDN w:val="0"/>
              <w:adjustRightInd w:val="0"/>
              <w:spacing w:before="0" w:after="0" w:line="240" w:lineRule="auto"/>
              <w:ind w:left="1417"/>
              <w:rPr>
                <w:rFonts w:asciiTheme="minorHAnsi" w:hAnsiTheme="minorHAnsi"/>
                <w:sz w:val="22"/>
                <w:szCs w:val="22"/>
                <w:lang w:eastAsia="en-CA"/>
              </w:rPr>
            </w:pPr>
            <w:r w:rsidRPr="00EF7388">
              <w:rPr>
                <w:rFonts w:asciiTheme="minorHAnsi" w:hAnsiTheme="minorHAnsi"/>
                <w:sz w:val="22"/>
                <w:szCs w:val="22"/>
                <w:lang w:eastAsia="en-CA"/>
              </w:rPr>
              <w:t>ServiceMax = ServiceMax + (YearEnd - YearStart + 1) / ((CalculationYear)-12-31 - (CalculationYear)-01-01 + 1) * 52</w:t>
            </w:r>
          </w:p>
          <w:p w14:paraId="3A0F02F5" w14:textId="77777777" w:rsidR="00EF7388" w:rsidRPr="005E0C6C" w:rsidRDefault="00EF7388" w:rsidP="00EF7388">
            <w:pPr>
              <w:autoSpaceDE w:val="0"/>
              <w:autoSpaceDN w:val="0"/>
              <w:adjustRightInd w:val="0"/>
              <w:spacing w:before="0" w:after="0" w:line="240" w:lineRule="auto"/>
              <w:ind w:left="5760"/>
              <w:rPr>
                <w:rFonts w:eastAsia="Times New Roman" w:cs="Arial"/>
                <w:color w:val="auto"/>
                <w:sz w:val="16"/>
                <w:szCs w:val="16"/>
                <w:lang w:eastAsia="fr-CA"/>
              </w:rPr>
            </w:pPr>
            <w:r w:rsidRPr="005E0C6C">
              <w:rPr>
                <w:rFonts w:eastAsia="Times New Roman" w:cs="Arial"/>
                <w:color w:val="auto"/>
                <w:sz w:val="16"/>
                <w:szCs w:val="16"/>
                <w:lang w:eastAsia="fr-CA"/>
              </w:rPr>
              <w:t>}</w:t>
            </w:r>
          </w:p>
          <w:p w14:paraId="4337C8DB" w14:textId="6CF14B97" w:rsidR="00EF7388" w:rsidRDefault="00EF7388" w:rsidP="00EF7388">
            <w:pPr>
              <w:spacing w:before="0" w:after="0" w:line="240" w:lineRule="auto"/>
              <w:ind w:left="0" w:firstLine="742"/>
              <w:rPr>
                <w:rFonts w:asciiTheme="minorHAnsi" w:hAnsiTheme="minorHAnsi"/>
                <w:sz w:val="22"/>
                <w:szCs w:val="22"/>
                <w:lang w:eastAsia="en-CA"/>
              </w:rPr>
            </w:pPr>
            <w:r w:rsidRPr="005E0C6C">
              <w:rPr>
                <w:rFonts w:eastAsia="Times New Roman" w:cs="Arial"/>
                <w:color w:val="auto"/>
                <w:sz w:val="16"/>
                <w:szCs w:val="16"/>
                <w:lang w:eastAsia="fr-CA"/>
              </w:rPr>
              <w:t>}</w:t>
            </w:r>
          </w:p>
          <w:p w14:paraId="690C6E2C" w14:textId="77777777" w:rsidR="00EF7388" w:rsidRDefault="00EF7388" w:rsidP="00561F08">
            <w:pPr>
              <w:spacing w:before="0" w:after="0" w:line="240" w:lineRule="auto"/>
              <w:ind w:left="0"/>
              <w:rPr>
                <w:rFonts w:asciiTheme="minorHAnsi" w:hAnsiTheme="minorHAnsi"/>
                <w:sz w:val="22"/>
                <w:szCs w:val="22"/>
                <w:lang w:eastAsia="en-CA"/>
              </w:rPr>
            </w:pPr>
          </w:p>
          <w:p w14:paraId="7CD754ED" w14:textId="77777777" w:rsidR="00EF7388" w:rsidRDefault="00EF7388" w:rsidP="00EF7388">
            <w:pPr>
              <w:spacing w:before="0" w:after="0" w:line="240" w:lineRule="auto"/>
              <w:ind w:left="0"/>
              <w:rPr>
                <w:rFonts w:asciiTheme="minorHAnsi" w:hAnsiTheme="minorHAnsi"/>
                <w:sz w:val="22"/>
                <w:szCs w:val="22"/>
                <w:lang w:eastAsia="en-CA"/>
              </w:rPr>
            </w:pPr>
            <w:r>
              <w:rPr>
                <w:rFonts w:asciiTheme="minorHAnsi" w:hAnsiTheme="minorHAnsi"/>
                <w:sz w:val="22"/>
                <w:szCs w:val="22"/>
                <w:lang w:eastAsia="en-CA"/>
              </w:rPr>
              <w:t>As of R15:</w:t>
            </w:r>
          </w:p>
          <w:p w14:paraId="5AD684B5" w14:textId="77777777" w:rsidR="00EF7388" w:rsidRDefault="00EF7388" w:rsidP="00561F08">
            <w:pPr>
              <w:spacing w:before="0" w:after="0" w:line="240" w:lineRule="auto"/>
              <w:ind w:left="0"/>
              <w:rPr>
                <w:rFonts w:asciiTheme="minorHAnsi" w:hAnsiTheme="minorHAnsi"/>
                <w:sz w:val="22"/>
                <w:szCs w:val="22"/>
                <w:lang w:eastAsia="en-CA"/>
              </w:rPr>
            </w:pPr>
          </w:p>
          <w:p w14:paraId="479803C9" w14:textId="77777777" w:rsidR="00EF7388" w:rsidRPr="00EF7388" w:rsidRDefault="00EF7388" w:rsidP="00561F08">
            <w:pPr>
              <w:autoSpaceDE w:val="0"/>
              <w:autoSpaceDN w:val="0"/>
              <w:adjustRightInd w:val="0"/>
              <w:spacing w:before="0" w:after="0" w:line="240" w:lineRule="auto"/>
              <w:ind w:left="720"/>
              <w:rPr>
                <w:rFonts w:asciiTheme="minorHAnsi" w:hAnsiTheme="minorHAnsi"/>
                <w:sz w:val="22"/>
                <w:szCs w:val="22"/>
                <w:lang w:eastAsia="en-CA"/>
              </w:rPr>
            </w:pPr>
            <w:r w:rsidRPr="00EF7388">
              <w:rPr>
                <w:rFonts w:asciiTheme="minorHAnsi" w:hAnsiTheme="minorHAnsi"/>
                <w:sz w:val="22"/>
                <w:szCs w:val="22"/>
                <w:lang w:eastAsia="en-CA"/>
              </w:rPr>
              <w:t>Year(File.StartDate) &lt;&gt; Year(File.EndDate)</w:t>
            </w:r>
          </w:p>
          <w:p w14:paraId="062B939E" w14:textId="77777777" w:rsidR="00EF7388" w:rsidRPr="00EF7388" w:rsidRDefault="00EF7388" w:rsidP="00561F08">
            <w:pPr>
              <w:autoSpaceDE w:val="0"/>
              <w:autoSpaceDN w:val="0"/>
              <w:adjustRightInd w:val="0"/>
              <w:spacing w:before="0" w:after="0" w:line="240" w:lineRule="auto"/>
              <w:ind w:left="720"/>
              <w:rPr>
                <w:rFonts w:asciiTheme="minorHAnsi" w:hAnsiTheme="minorHAnsi"/>
                <w:sz w:val="22"/>
                <w:szCs w:val="22"/>
                <w:lang w:eastAsia="en-CA"/>
              </w:rPr>
            </w:pPr>
            <w:r w:rsidRPr="00EF7388">
              <w:rPr>
                <w:rFonts w:asciiTheme="minorHAnsi" w:hAnsiTheme="minorHAnsi"/>
                <w:sz w:val="22"/>
                <w:szCs w:val="22"/>
                <w:lang w:eastAsia="en-CA"/>
              </w:rPr>
              <w:t xml:space="preserve">AND </w:t>
            </w:r>
          </w:p>
          <w:p w14:paraId="18D78011" w14:textId="77777777" w:rsidR="00561F08" w:rsidRDefault="00561F08" w:rsidP="00561F08">
            <w:pPr>
              <w:spacing w:before="0" w:after="0" w:line="240" w:lineRule="auto"/>
              <w:ind w:left="0" w:firstLine="742"/>
              <w:rPr>
                <w:rFonts w:asciiTheme="minorHAnsi" w:hAnsiTheme="minorHAnsi"/>
                <w:sz w:val="22"/>
                <w:szCs w:val="22"/>
                <w:lang w:eastAsia="en-CA"/>
              </w:rPr>
            </w:pPr>
            <w:r w:rsidRPr="00CC3A87">
              <w:rPr>
                <w:rFonts w:asciiTheme="minorHAnsi" w:hAnsiTheme="minorHAnsi"/>
                <w:sz w:val="22"/>
                <w:szCs w:val="22"/>
                <w:lang w:eastAsia="en-CA"/>
              </w:rPr>
              <w:t>File.TotalWee</w:t>
            </w:r>
            <w:r>
              <w:rPr>
                <w:rFonts w:asciiTheme="minorHAnsi" w:hAnsiTheme="minorHAnsi"/>
                <w:sz w:val="22"/>
                <w:szCs w:val="22"/>
                <w:lang w:eastAsia="en-CA"/>
              </w:rPr>
              <w:t>ksPaid/File.PctOfNormalEarnings</w:t>
            </w:r>
          </w:p>
          <w:p w14:paraId="1E58DD67" w14:textId="77777777" w:rsidR="00561F08" w:rsidRDefault="00561F08" w:rsidP="00561F08">
            <w:pPr>
              <w:spacing w:before="0" w:after="0" w:line="240" w:lineRule="auto"/>
              <w:ind w:left="0" w:firstLine="742"/>
              <w:rPr>
                <w:rFonts w:asciiTheme="minorHAnsi" w:hAnsiTheme="minorHAnsi"/>
                <w:sz w:val="22"/>
                <w:szCs w:val="22"/>
                <w:lang w:eastAsia="en-CA"/>
              </w:rPr>
            </w:pPr>
            <w:r>
              <w:rPr>
                <w:rFonts w:asciiTheme="minorHAnsi" w:hAnsiTheme="minorHAnsi"/>
                <w:sz w:val="22"/>
                <w:szCs w:val="22"/>
                <w:lang w:eastAsia="en-CA"/>
              </w:rPr>
              <w:t>&gt;</w:t>
            </w:r>
          </w:p>
          <w:p w14:paraId="523267FF" w14:textId="77777777" w:rsidR="00561F08" w:rsidRDefault="00561F08" w:rsidP="00561F08">
            <w:pPr>
              <w:spacing w:before="0" w:after="0" w:line="240" w:lineRule="auto"/>
              <w:ind w:left="742"/>
              <w:rPr>
                <w:rFonts w:asciiTheme="minorHAnsi" w:hAnsiTheme="minorHAnsi"/>
                <w:color w:val="auto"/>
                <w:sz w:val="22"/>
                <w:szCs w:val="22"/>
                <w:lang w:eastAsia="en-CA"/>
              </w:rPr>
            </w:pPr>
            <w:r>
              <w:rPr>
                <w:rFonts w:asciiTheme="minorHAnsi" w:hAnsiTheme="minorHAnsi"/>
                <w:sz w:val="22"/>
                <w:szCs w:val="22"/>
                <w:lang w:eastAsia="en-CA"/>
              </w:rPr>
              <w:t>RoundUp</w:t>
            </w:r>
            <w:r>
              <w:rPr>
                <w:rFonts w:asciiTheme="minorHAnsi" w:hAnsiTheme="minorHAnsi"/>
                <w:sz w:val="22"/>
                <w:szCs w:val="22"/>
                <w:lang w:val="en-US" w:eastAsia="en-CA"/>
              </w:rPr>
              <w:t>[</w:t>
            </w:r>
            <w:r w:rsidRPr="00016A5D">
              <w:rPr>
                <w:rFonts w:asciiTheme="minorHAnsi" w:hAnsiTheme="minorHAnsi"/>
                <w:sz w:val="22"/>
                <w:szCs w:val="22"/>
                <w:lang w:val="en-US" w:eastAsia="en-CA"/>
              </w:rPr>
              <w:t>{(LeaveEnd – LeaveStart + 1 day) / (Year(LeaveStart)-12-31 – Year(LeaveStart)-01-01 + 1 day}*52); 2]</w:t>
            </w:r>
          </w:p>
          <w:p w14:paraId="72CC8896" w14:textId="77777777" w:rsidR="00561F08" w:rsidRDefault="00561F08" w:rsidP="00561F08">
            <w:pPr>
              <w:spacing w:before="0" w:after="0" w:line="240" w:lineRule="auto"/>
              <w:ind w:left="0" w:firstLine="742"/>
              <w:rPr>
                <w:rFonts w:asciiTheme="minorHAnsi" w:hAnsiTheme="minorHAnsi"/>
                <w:color w:val="auto"/>
                <w:sz w:val="22"/>
                <w:szCs w:val="22"/>
                <w:lang w:eastAsia="en-CA"/>
              </w:rPr>
            </w:pPr>
          </w:p>
          <w:p w14:paraId="2BA0D25D" w14:textId="77777777" w:rsidR="00561F08" w:rsidRDefault="00561F08" w:rsidP="00561F08">
            <w:pPr>
              <w:spacing w:before="0" w:after="0" w:line="240" w:lineRule="auto"/>
              <w:ind w:left="0" w:firstLine="742"/>
              <w:rPr>
                <w:rFonts w:asciiTheme="minorHAnsi" w:hAnsiTheme="minorHAnsi"/>
                <w:color w:val="auto"/>
                <w:sz w:val="22"/>
                <w:szCs w:val="22"/>
                <w:u w:val="single"/>
                <w:lang w:eastAsia="en-CA"/>
              </w:rPr>
            </w:pPr>
            <w:r w:rsidRPr="002A39C3">
              <w:rPr>
                <w:rFonts w:asciiTheme="minorHAnsi" w:hAnsiTheme="minorHAnsi"/>
                <w:color w:val="auto"/>
                <w:sz w:val="22"/>
                <w:szCs w:val="22"/>
                <w:u w:val="single"/>
                <w:lang w:eastAsia="en-CA"/>
              </w:rPr>
              <w:t xml:space="preserve">Where: </w:t>
            </w:r>
          </w:p>
          <w:p w14:paraId="53B2F49A" w14:textId="77777777" w:rsidR="00561F08" w:rsidRPr="002A39C3" w:rsidRDefault="00561F08" w:rsidP="00561F08">
            <w:pPr>
              <w:spacing w:before="0" w:after="0" w:line="240" w:lineRule="auto"/>
              <w:ind w:left="0" w:firstLine="742"/>
              <w:rPr>
                <w:rFonts w:asciiTheme="minorHAnsi" w:hAnsiTheme="minorHAnsi"/>
                <w:b/>
                <w:sz w:val="22"/>
                <w:szCs w:val="22"/>
                <w:lang w:eastAsia="en-CA"/>
              </w:rPr>
            </w:pPr>
            <w:r w:rsidRPr="002A39C3">
              <w:rPr>
                <w:rFonts w:asciiTheme="minorHAnsi" w:hAnsiTheme="minorHAnsi"/>
                <w:b/>
                <w:sz w:val="22"/>
                <w:szCs w:val="22"/>
                <w:lang w:eastAsia="en-CA"/>
              </w:rPr>
              <w:t>LeaveStart =</w:t>
            </w:r>
          </w:p>
          <w:p w14:paraId="135EA857" w14:textId="5B5A262C" w:rsidR="00561F08" w:rsidRDefault="00561F08" w:rsidP="00561F08">
            <w:pPr>
              <w:spacing w:before="0" w:after="0" w:line="240" w:lineRule="auto"/>
              <w:ind w:left="0" w:firstLine="1168"/>
              <w:rPr>
                <w:rFonts w:asciiTheme="minorHAnsi" w:hAnsiTheme="minorHAnsi"/>
                <w:sz w:val="22"/>
                <w:szCs w:val="22"/>
                <w:lang w:val="en-US"/>
              </w:rPr>
            </w:pPr>
            <w:r>
              <w:rPr>
                <w:rFonts w:asciiTheme="minorHAnsi" w:hAnsiTheme="minorHAnsi"/>
                <w:sz w:val="22"/>
                <w:szCs w:val="22"/>
                <w:lang w:eastAsia="en-CA"/>
              </w:rPr>
              <w:t xml:space="preserve">{ If </w:t>
            </w:r>
            <w:r w:rsidRPr="005D2871">
              <w:rPr>
                <w:rFonts w:asciiTheme="minorHAnsi" w:hAnsiTheme="minorHAnsi"/>
                <w:sz w:val="22"/>
                <w:szCs w:val="22"/>
                <w:lang w:eastAsia="en-CA"/>
              </w:rPr>
              <w:t>Year(File.</w:t>
            </w:r>
            <w:r>
              <w:rPr>
                <w:rFonts w:asciiTheme="minorHAnsi" w:hAnsiTheme="minorHAnsi"/>
                <w:sz w:val="22"/>
                <w:szCs w:val="22"/>
                <w:lang w:eastAsia="en-CA"/>
              </w:rPr>
              <w:t>LeaveStartDate) &lt;</w:t>
            </w:r>
            <w:r w:rsidRPr="005D2871">
              <w:rPr>
                <w:rFonts w:asciiTheme="minorHAnsi" w:hAnsiTheme="minorHAnsi"/>
                <w:sz w:val="22"/>
                <w:szCs w:val="22"/>
                <w:lang w:eastAsia="en-CA"/>
              </w:rPr>
              <w:t xml:space="preserve"> </w:t>
            </w:r>
            <w:r w:rsidRPr="00BF6B90">
              <w:rPr>
                <w:rFonts w:asciiTheme="minorHAnsi" w:hAnsiTheme="minorHAnsi"/>
                <w:sz w:val="22"/>
                <w:szCs w:val="22"/>
                <w:lang w:val="en-US"/>
              </w:rPr>
              <w:t>Year(</w:t>
            </w:r>
            <w:r w:rsidR="00016A5D">
              <w:rPr>
                <w:rFonts w:asciiTheme="minorHAnsi" w:hAnsiTheme="minorHAnsi"/>
                <w:sz w:val="22"/>
                <w:szCs w:val="22"/>
                <w:lang w:val="en-US"/>
              </w:rPr>
              <w:t>File.Year</w:t>
            </w:r>
            <w:r w:rsidRPr="00BF6B90">
              <w:rPr>
                <w:rFonts w:asciiTheme="minorHAnsi" w:hAnsiTheme="minorHAnsi"/>
                <w:sz w:val="22"/>
                <w:szCs w:val="22"/>
                <w:lang w:val="en-US"/>
              </w:rPr>
              <w:t>)</w:t>
            </w:r>
          </w:p>
          <w:p w14:paraId="316CD6C4" w14:textId="2C773F13" w:rsidR="00561F08" w:rsidRDefault="00561F08" w:rsidP="00561F08">
            <w:pPr>
              <w:spacing w:before="0" w:after="0" w:line="240" w:lineRule="auto"/>
              <w:ind w:left="0" w:firstLine="1735"/>
              <w:rPr>
                <w:rFonts w:asciiTheme="minorHAnsi" w:hAnsiTheme="minorHAnsi"/>
                <w:sz w:val="22"/>
                <w:szCs w:val="22"/>
                <w:lang w:eastAsia="en-CA"/>
              </w:rPr>
            </w:pPr>
            <w:r>
              <w:rPr>
                <w:rFonts w:asciiTheme="minorHAnsi" w:hAnsiTheme="minorHAnsi"/>
                <w:sz w:val="22"/>
                <w:szCs w:val="22"/>
                <w:lang w:val="en-US"/>
              </w:rPr>
              <w:t xml:space="preserve">= </w:t>
            </w:r>
            <w:r w:rsidRPr="005D2871">
              <w:rPr>
                <w:rFonts w:asciiTheme="minorHAnsi" w:hAnsiTheme="minorHAnsi"/>
                <w:sz w:val="22"/>
                <w:szCs w:val="22"/>
                <w:lang w:eastAsia="en-CA"/>
              </w:rPr>
              <w:t>Year(</w:t>
            </w:r>
            <w:r w:rsidR="00016A5D">
              <w:rPr>
                <w:rFonts w:asciiTheme="minorHAnsi" w:hAnsiTheme="minorHAnsi"/>
                <w:sz w:val="22"/>
                <w:szCs w:val="22"/>
                <w:lang w:val="en-US"/>
              </w:rPr>
              <w:t>File.Year</w:t>
            </w:r>
            <w:r w:rsidRPr="005D2871">
              <w:rPr>
                <w:rFonts w:asciiTheme="minorHAnsi" w:hAnsiTheme="minorHAnsi"/>
                <w:sz w:val="22"/>
                <w:szCs w:val="22"/>
                <w:lang w:eastAsia="en-CA"/>
              </w:rPr>
              <w:t>)-01-01</w:t>
            </w:r>
          </w:p>
          <w:p w14:paraId="3777E9C8" w14:textId="77777777" w:rsidR="00561F08" w:rsidRDefault="00561F08" w:rsidP="00561F08">
            <w:pPr>
              <w:spacing w:before="0" w:after="0" w:line="240" w:lineRule="auto"/>
              <w:ind w:left="0" w:firstLine="1309"/>
              <w:rPr>
                <w:rFonts w:asciiTheme="minorHAnsi" w:hAnsiTheme="minorHAnsi"/>
                <w:sz w:val="22"/>
                <w:szCs w:val="22"/>
                <w:lang w:eastAsia="en-CA"/>
              </w:rPr>
            </w:pPr>
            <w:r>
              <w:rPr>
                <w:rFonts w:asciiTheme="minorHAnsi" w:hAnsiTheme="minorHAnsi"/>
                <w:sz w:val="22"/>
                <w:szCs w:val="22"/>
                <w:lang w:eastAsia="en-CA"/>
              </w:rPr>
              <w:t xml:space="preserve">Else </w:t>
            </w:r>
          </w:p>
          <w:p w14:paraId="0E506990" w14:textId="77777777" w:rsidR="00561F08" w:rsidRDefault="00561F08" w:rsidP="00561F08">
            <w:pPr>
              <w:spacing w:before="0" w:after="0" w:line="240" w:lineRule="auto"/>
              <w:ind w:left="0" w:firstLine="1735"/>
              <w:rPr>
                <w:rFonts w:asciiTheme="minorHAnsi" w:hAnsiTheme="minorHAnsi"/>
                <w:sz w:val="22"/>
                <w:szCs w:val="22"/>
                <w:lang w:eastAsia="en-CA"/>
              </w:rPr>
            </w:pPr>
            <w:r>
              <w:rPr>
                <w:rFonts w:asciiTheme="minorHAnsi" w:hAnsiTheme="minorHAnsi"/>
                <w:sz w:val="22"/>
                <w:szCs w:val="22"/>
                <w:lang w:val="en-US"/>
              </w:rPr>
              <w:t xml:space="preserve">= </w:t>
            </w:r>
            <w:r w:rsidRPr="005D2871">
              <w:rPr>
                <w:rFonts w:asciiTheme="minorHAnsi" w:hAnsiTheme="minorHAnsi"/>
                <w:sz w:val="22"/>
                <w:szCs w:val="22"/>
                <w:lang w:eastAsia="en-CA"/>
              </w:rPr>
              <w:t>File.</w:t>
            </w:r>
            <w:r>
              <w:rPr>
                <w:rFonts w:asciiTheme="minorHAnsi" w:hAnsiTheme="minorHAnsi"/>
                <w:sz w:val="22"/>
                <w:szCs w:val="22"/>
                <w:lang w:eastAsia="en-CA"/>
              </w:rPr>
              <w:t>LeaveStartDate }</w:t>
            </w:r>
          </w:p>
          <w:p w14:paraId="3DEE6CDD" w14:textId="77777777" w:rsidR="00561F08" w:rsidRDefault="00561F08" w:rsidP="00561F08">
            <w:pPr>
              <w:spacing w:before="0" w:after="0" w:line="240" w:lineRule="auto"/>
              <w:rPr>
                <w:rFonts w:asciiTheme="minorHAnsi" w:hAnsiTheme="minorHAnsi"/>
                <w:sz w:val="22"/>
                <w:szCs w:val="22"/>
                <w:lang w:eastAsia="en-CA"/>
              </w:rPr>
            </w:pPr>
          </w:p>
          <w:p w14:paraId="7ED332EC" w14:textId="77777777" w:rsidR="00561F08" w:rsidRDefault="00561F08" w:rsidP="00561F08">
            <w:pPr>
              <w:spacing w:before="0" w:after="0" w:line="240" w:lineRule="auto"/>
              <w:ind w:left="0" w:firstLine="742"/>
              <w:rPr>
                <w:rFonts w:asciiTheme="minorHAnsi" w:hAnsiTheme="minorHAnsi"/>
                <w:b/>
                <w:sz w:val="22"/>
                <w:szCs w:val="22"/>
                <w:lang w:eastAsia="en-CA"/>
              </w:rPr>
            </w:pPr>
            <w:r w:rsidRPr="002A39C3">
              <w:rPr>
                <w:rFonts w:asciiTheme="minorHAnsi" w:hAnsiTheme="minorHAnsi"/>
                <w:b/>
                <w:sz w:val="22"/>
                <w:szCs w:val="22"/>
                <w:lang w:eastAsia="en-CA"/>
              </w:rPr>
              <w:t>LeaveEnd=</w:t>
            </w:r>
          </w:p>
          <w:p w14:paraId="0755835F" w14:textId="75BB949D" w:rsidR="00561F08" w:rsidRDefault="00561F08" w:rsidP="00561F08">
            <w:pPr>
              <w:spacing w:before="0" w:after="0" w:line="240" w:lineRule="auto"/>
              <w:ind w:left="0" w:firstLine="1168"/>
              <w:rPr>
                <w:rFonts w:asciiTheme="minorHAnsi" w:hAnsiTheme="minorHAnsi"/>
                <w:sz w:val="22"/>
                <w:szCs w:val="22"/>
                <w:lang w:val="en-US"/>
              </w:rPr>
            </w:pPr>
            <w:r>
              <w:rPr>
                <w:rFonts w:asciiTheme="minorHAnsi" w:hAnsiTheme="minorHAnsi"/>
                <w:sz w:val="22"/>
                <w:szCs w:val="22"/>
                <w:lang w:eastAsia="en-CA"/>
              </w:rPr>
              <w:t xml:space="preserve">{ If </w:t>
            </w:r>
            <w:r w:rsidRPr="005D2871">
              <w:rPr>
                <w:rFonts w:asciiTheme="minorHAnsi" w:hAnsiTheme="minorHAnsi"/>
                <w:sz w:val="22"/>
                <w:szCs w:val="22"/>
                <w:lang w:eastAsia="en-CA"/>
              </w:rPr>
              <w:t>Year(File.</w:t>
            </w:r>
            <w:r>
              <w:rPr>
                <w:rFonts w:asciiTheme="minorHAnsi" w:hAnsiTheme="minorHAnsi"/>
                <w:sz w:val="22"/>
                <w:szCs w:val="22"/>
                <w:lang w:eastAsia="en-CA"/>
              </w:rPr>
              <w:t>LeaveEndDate) &gt;</w:t>
            </w:r>
            <w:r w:rsidRPr="005D2871">
              <w:rPr>
                <w:rFonts w:asciiTheme="minorHAnsi" w:hAnsiTheme="minorHAnsi"/>
                <w:sz w:val="22"/>
                <w:szCs w:val="22"/>
                <w:lang w:eastAsia="en-CA"/>
              </w:rPr>
              <w:t xml:space="preserve"> </w:t>
            </w:r>
            <w:r w:rsidRPr="00BF6B90">
              <w:rPr>
                <w:rFonts w:asciiTheme="minorHAnsi" w:hAnsiTheme="minorHAnsi"/>
                <w:sz w:val="22"/>
                <w:szCs w:val="22"/>
                <w:lang w:val="en-US"/>
              </w:rPr>
              <w:t>Year(</w:t>
            </w:r>
            <w:r w:rsidR="00016A5D">
              <w:rPr>
                <w:rFonts w:asciiTheme="minorHAnsi" w:hAnsiTheme="minorHAnsi"/>
                <w:sz w:val="22"/>
                <w:szCs w:val="22"/>
                <w:lang w:val="en-US"/>
              </w:rPr>
              <w:t>File.Year</w:t>
            </w:r>
            <w:r w:rsidRPr="00BF6B90">
              <w:rPr>
                <w:rFonts w:asciiTheme="minorHAnsi" w:hAnsiTheme="minorHAnsi"/>
                <w:sz w:val="22"/>
                <w:szCs w:val="22"/>
                <w:lang w:val="en-US"/>
              </w:rPr>
              <w:t>)</w:t>
            </w:r>
          </w:p>
          <w:p w14:paraId="769D7BBF" w14:textId="38414DA3" w:rsidR="00561F08" w:rsidRDefault="00561F08" w:rsidP="00561F08">
            <w:pPr>
              <w:spacing w:before="0" w:after="0" w:line="240" w:lineRule="auto"/>
              <w:ind w:left="0" w:firstLine="1735"/>
              <w:rPr>
                <w:rFonts w:asciiTheme="minorHAnsi" w:hAnsiTheme="minorHAnsi"/>
                <w:sz w:val="22"/>
                <w:szCs w:val="22"/>
                <w:lang w:eastAsia="en-CA"/>
              </w:rPr>
            </w:pPr>
            <w:r>
              <w:rPr>
                <w:rFonts w:asciiTheme="minorHAnsi" w:hAnsiTheme="minorHAnsi"/>
                <w:sz w:val="22"/>
                <w:szCs w:val="22"/>
                <w:lang w:val="en-US"/>
              </w:rPr>
              <w:t xml:space="preserve">= </w:t>
            </w:r>
            <w:r w:rsidRPr="005D2871">
              <w:rPr>
                <w:rFonts w:asciiTheme="minorHAnsi" w:hAnsiTheme="minorHAnsi"/>
                <w:sz w:val="22"/>
                <w:szCs w:val="22"/>
                <w:lang w:eastAsia="en-CA"/>
              </w:rPr>
              <w:t>Year(</w:t>
            </w:r>
            <w:r w:rsidR="00016A5D">
              <w:rPr>
                <w:rFonts w:asciiTheme="minorHAnsi" w:hAnsiTheme="minorHAnsi"/>
                <w:sz w:val="22"/>
                <w:szCs w:val="22"/>
                <w:lang w:val="en-US"/>
              </w:rPr>
              <w:t>File.Year</w:t>
            </w:r>
            <w:r>
              <w:rPr>
                <w:rFonts w:asciiTheme="minorHAnsi" w:hAnsiTheme="minorHAnsi"/>
                <w:sz w:val="22"/>
                <w:szCs w:val="22"/>
                <w:lang w:eastAsia="en-CA"/>
              </w:rPr>
              <w:t>)-12-31</w:t>
            </w:r>
          </w:p>
          <w:p w14:paraId="12A13CFC" w14:textId="77777777" w:rsidR="00561F08" w:rsidRDefault="00561F08" w:rsidP="00561F08">
            <w:pPr>
              <w:spacing w:before="0" w:after="0" w:line="240" w:lineRule="auto"/>
              <w:ind w:left="0" w:firstLine="1309"/>
              <w:rPr>
                <w:rFonts w:asciiTheme="minorHAnsi" w:hAnsiTheme="minorHAnsi"/>
                <w:sz w:val="22"/>
                <w:szCs w:val="22"/>
                <w:lang w:eastAsia="en-CA"/>
              </w:rPr>
            </w:pPr>
            <w:r>
              <w:rPr>
                <w:rFonts w:asciiTheme="minorHAnsi" w:hAnsiTheme="minorHAnsi"/>
                <w:sz w:val="22"/>
                <w:szCs w:val="22"/>
                <w:lang w:eastAsia="en-CA"/>
              </w:rPr>
              <w:t xml:space="preserve">Else </w:t>
            </w:r>
          </w:p>
          <w:p w14:paraId="4EAD46EB" w14:textId="77777777" w:rsidR="00561F08" w:rsidRDefault="00561F08" w:rsidP="00561F08">
            <w:pPr>
              <w:spacing w:before="0" w:after="0" w:line="240" w:lineRule="auto"/>
              <w:ind w:left="0" w:firstLine="1735"/>
              <w:rPr>
                <w:rFonts w:asciiTheme="minorHAnsi" w:hAnsiTheme="minorHAnsi"/>
                <w:sz w:val="22"/>
                <w:szCs w:val="22"/>
                <w:lang w:eastAsia="en-CA"/>
              </w:rPr>
            </w:pPr>
            <w:r>
              <w:rPr>
                <w:rFonts w:asciiTheme="minorHAnsi" w:hAnsiTheme="minorHAnsi"/>
                <w:sz w:val="22"/>
                <w:szCs w:val="22"/>
                <w:lang w:val="en-US"/>
              </w:rPr>
              <w:t xml:space="preserve">= </w:t>
            </w:r>
            <w:r w:rsidRPr="005D2871">
              <w:rPr>
                <w:rFonts w:asciiTheme="minorHAnsi" w:hAnsiTheme="minorHAnsi"/>
                <w:sz w:val="22"/>
                <w:szCs w:val="22"/>
                <w:lang w:eastAsia="en-CA"/>
              </w:rPr>
              <w:t>File.</w:t>
            </w:r>
            <w:r>
              <w:rPr>
                <w:rFonts w:asciiTheme="minorHAnsi" w:hAnsiTheme="minorHAnsi"/>
                <w:sz w:val="22"/>
                <w:szCs w:val="22"/>
                <w:lang w:eastAsia="en-CA"/>
              </w:rPr>
              <w:t>LeaveEndDate }</w:t>
            </w:r>
          </w:p>
          <w:p w14:paraId="68868820" w14:textId="77777777" w:rsidR="00561F08" w:rsidRDefault="00561F08" w:rsidP="00561F08">
            <w:pPr>
              <w:spacing w:before="0" w:after="0" w:line="240" w:lineRule="auto"/>
              <w:ind w:left="0" w:firstLine="1735"/>
              <w:rPr>
                <w:rFonts w:asciiTheme="minorHAnsi" w:hAnsiTheme="minorHAnsi"/>
                <w:sz w:val="22"/>
                <w:szCs w:val="22"/>
                <w:lang w:eastAsia="en-CA"/>
              </w:rPr>
            </w:pPr>
          </w:p>
          <w:p w14:paraId="0C211CE7" w14:textId="77777777" w:rsidR="00561F08" w:rsidRDefault="00561F08" w:rsidP="00561F08">
            <w:pPr>
              <w:spacing w:before="0" w:after="0" w:line="240" w:lineRule="auto"/>
              <w:ind w:left="0"/>
              <w:rPr>
                <w:rFonts w:asciiTheme="minorHAnsi" w:hAnsiTheme="minorHAnsi"/>
                <w:sz w:val="22"/>
                <w:szCs w:val="22"/>
                <w:lang w:eastAsia="en-CA"/>
              </w:rPr>
            </w:pPr>
            <w:r>
              <w:t>***This should be done for each leave on the file (one by one ... nothing should be summed together)***</w:t>
            </w:r>
          </w:p>
          <w:p w14:paraId="4FE039DC" w14:textId="77777777" w:rsidR="00AC7C70" w:rsidRPr="0076295C" w:rsidRDefault="00AC7C70" w:rsidP="00B345FA">
            <w:pPr>
              <w:spacing w:before="0" w:after="0" w:line="240" w:lineRule="auto"/>
              <w:ind w:left="0" w:firstLine="1735"/>
              <w:rPr>
                <w:rFonts w:asciiTheme="minorHAnsi" w:hAnsiTheme="minorHAnsi"/>
                <w:sz w:val="22"/>
                <w:szCs w:val="22"/>
                <w:lang w:eastAsia="en-CA"/>
              </w:rPr>
            </w:pPr>
          </w:p>
        </w:tc>
      </w:tr>
      <w:tr w:rsidR="00AC7C70" w:rsidRPr="00A61AB1" w14:paraId="542885AF"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385EF85" w14:textId="72ADFB74"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4427253" w14:textId="6A5F93EB" w:rsidR="00AC7C70" w:rsidRDefault="00AC7C70" w:rsidP="00B345FA">
            <w:pPr>
              <w:spacing w:before="60" w:after="60"/>
              <w:ind w:left="0"/>
              <w:rPr>
                <w:rFonts w:asciiTheme="minorHAnsi" w:hAnsiTheme="minorHAnsi"/>
                <w:sz w:val="22"/>
                <w:szCs w:val="22"/>
                <w:lang w:eastAsia="en-CA"/>
              </w:rPr>
            </w:pPr>
            <w:r>
              <w:rPr>
                <w:rFonts w:asciiTheme="minorHAnsi" w:hAnsiTheme="minorHAnsi"/>
                <w:sz w:val="22"/>
                <w:szCs w:val="22"/>
                <w:lang w:eastAsia="en-CA"/>
              </w:rPr>
              <w:t>0 week</w:t>
            </w:r>
            <w:r w:rsidR="00EF7388">
              <w:rPr>
                <w:rFonts w:asciiTheme="minorHAnsi" w:hAnsiTheme="minorHAnsi"/>
                <w:sz w:val="22"/>
                <w:szCs w:val="22"/>
                <w:lang w:eastAsia="en-CA"/>
              </w:rPr>
              <w:t>s</w:t>
            </w:r>
          </w:p>
        </w:tc>
      </w:tr>
      <w:tr w:rsidR="00AC7C70" w:rsidRPr="00AC7C70" w14:paraId="42A258BF"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9D78DF"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0132C4E1"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38FFA67A" w14:textId="3DE121C4" w:rsidR="00AC7C70" w:rsidRPr="00614536" w:rsidRDefault="00EB44FA" w:rsidP="00EB44FA">
            <w:pPr>
              <w:pStyle w:val="NormalWeb"/>
              <w:spacing w:before="0" w:after="0"/>
              <w:rPr>
                <w:rFonts w:asciiTheme="minorHAnsi" w:hAnsiTheme="minorHAnsi"/>
                <w:color w:val="000000"/>
                <w:sz w:val="22"/>
                <w:szCs w:val="22"/>
                <w:lang w:val="en-US"/>
              </w:rPr>
            </w:pPr>
            <w:r w:rsidRPr="00AC7C70">
              <w:rPr>
                <w:rFonts w:asciiTheme="minorHAnsi" w:hAnsiTheme="minorHAnsi"/>
                <w:sz w:val="22"/>
                <w:szCs w:val="22"/>
                <w:lang w:val="en-US" w:eastAsia="en-CA"/>
              </w:rPr>
              <w:t xml:space="preserve">The </w:t>
            </w:r>
            <w:r>
              <w:rPr>
                <w:rFonts w:asciiTheme="minorHAnsi" w:hAnsiTheme="minorHAnsi"/>
                <w:sz w:val="22"/>
                <w:szCs w:val="22"/>
                <w:lang w:val="en-US" w:eastAsia="en-CA"/>
              </w:rPr>
              <w:t xml:space="preserve">total Weeks Paid </w:t>
            </w:r>
            <w:r w:rsidRPr="00AC7C70">
              <w:rPr>
                <w:rFonts w:asciiTheme="minorHAnsi" w:hAnsiTheme="minorHAnsi"/>
                <w:sz w:val="22"/>
                <w:szCs w:val="22"/>
                <w:lang w:val="en-US" w:eastAsia="en-CA"/>
              </w:rPr>
              <w:t xml:space="preserve">reported for the {1} starting {2} exceed the </w:t>
            </w:r>
            <w:r>
              <w:rPr>
                <w:rFonts w:asciiTheme="minorHAnsi" w:hAnsiTheme="minorHAnsi"/>
                <w:sz w:val="22"/>
                <w:szCs w:val="22"/>
                <w:lang w:val="en-US" w:eastAsia="en-CA"/>
              </w:rPr>
              <w:t xml:space="preserve">total amount of </w:t>
            </w:r>
            <w:r w:rsidRPr="00AC7C70">
              <w:rPr>
                <w:rFonts w:asciiTheme="minorHAnsi" w:hAnsiTheme="minorHAnsi"/>
                <w:sz w:val="22"/>
                <w:szCs w:val="22"/>
                <w:lang w:val="en-US" w:eastAsia="en-CA"/>
              </w:rPr>
              <w:t>{3} contributory weeks available for this leave.</w:t>
            </w:r>
          </w:p>
        </w:tc>
      </w:tr>
      <w:tr w:rsidR="00AC7C70" w:rsidRPr="00A61AB1" w14:paraId="7E01A075"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9335F04"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2D10F2A"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93FC1FB" w14:textId="77777777" w:rsidR="00AC7C70" w:rsidRPr="00FB70E4" w:rsidRDefault="00AC7C70" w:rsidP="00B345FA">
            <w:pPr>
              <w:spacing w:before="60" w:after="60"/>
              <w:ind w:left="0"/>
              <w:rPr>
                <w:rFonts w:asciiTheme="minorHAnsi" w:hAnsiTheme="minorHAnsi"/>
                <w:sz w:val="22"/>
                <w:szCs w:val="22"/>
                <w:lang w:eastAsia="en-CA"/>
              </w:rPr>
            </w:pPr>
            <w:r>
              <w:rPr>
                <w:rFonts w:asciiTheme="minorHAnsi" w:hAnsiTheme="minorHAnsi"/>
                <w:sz w:val="22"/>
                <w:szCs w:val="22"/>
                <w:lang w:val="en-US"/>
              </w:rPr>
              <w:t>The reported Weeks Paid for the Non-Contributory Leave exceed the contributory weeks available for this leave in the Reporting Year.</w:t>
            </w:r>
          </w:p>
        </w:tc>
      </w:tr>
      <w:tr w:rsidR="00AC7C70" w:rsidRPr="0085712F" w14:paraId="40D4D658"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75A663" w14:textId="77777777" w:rsidR="00AC7C70" w:rsidRPr="0085712F" w:rsidRDefault="00AC7C70" w:rsidP="00B345F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F7CDD6E" w14:textId="77777777" w:rsidR="00AC7C70" w:rsidRPr="0030793A" w:rsidRDefault="00AC7C70" w:rsidP="00B345FA">
            <w:pPr>
              <w:spacing w:before="60" w:after="60"/>
              <w:ind w:left="0"/>
              <w:rPr>
                <w:rFonts w:asciiTheme="minorHAnsi" w:hAnsiTheme="minorHAnsi" w:cs="Calibri"/>
                <w:sz w:val="22"/>
                <w:szCs w:val="22"/>
              </w:rPr>
            </w:pPr>
            <w:r w:rsidRPr="0030793A">
              <w:rPr>
                <w:rFonts w:asciiTheme="minorHAnsi" w:hAnsiTheme="minorHAnsi" w:cs="Calibri"/>
                <w:sz w:val="22"/>
                <w:szCs w:val="22"/>
              </w:rPr>
              <w:t>{</w:t>
            </w:r>
            <w:r>
              <w:rPr>
                <w:rFonts w:asciiTheme="minorHAnsi" w:hAnsiTheme="minorHAnsi" w:cs="Calibri"/>
                <w:sz w:val="22"/>
                <w:szCs w:val="22"/>
              </w:rPr>
              <w:t>1</w:t>
            </w:r>
            <w:r w:rsidRPr="0030793A">
              <w:rPr>
                <w:rFonts w:asciiTheme="minorHAnsi" w:hAnsiTheme="minorHAnsi" w:cs="Calibri"/>
                <w:sz w:val="22"/>
                <w:szCs w:val="22"/>
              </w:rPr>
              <w:t xml:space="preserve">} : </w:t>
            </w:r>
            <w:r w:rsidRPr="00A632AE">
              <w:rPr>
                <w:rFonts w:asciiTheme="minorHAnsi" w:hAnsiTheme="minorHAnsi"/>
                <w:sz w:val="22"/>
                <w:szCs w:val="22"/>
                <w:lang w:val="en-US"/>
              </w:rPr>
              <w:t>Non-Contributory Leave Type</w:t>
            </w:r>
          </w:p>
          <w:p w14:paraId="7447D160" w14:textId="77777777" w:rsidR="00AC7C70" w:rsidRPr="0076295C" w:rsidRDefault="00AC7C70" w:rsidP="00B345FA">
            <w:pPr>
              <w:spacing w:before="60" w:after="60"/>
              <w:ind w:left="0"/>
              <w:rPr>
                <w:rFonts w:asciiTheme="minorHAnsi" w:hAnsiTheme="minorHAnsi"/>
                <w:sz w:val="22"/>
                <w:szCs w:val="22"/>
                <w:lang w:val="en-US"/>
              </w:rPr>
            </w:pPr>
            <w:r w:rsidRPr="0030793A">
              <w:rPr>
                <w:rFonts w:asciiTheme="minorHAnsi" w:hAnsiTheme="minorHAnsi" w:cs="Calibri"/>
                <w:sz w:val="22"/>
                <w:szCs w:val="22"/>
              </w:rPr>
              <w:t>{</w:t>
            </w:r>
            <w:r>
              <w:rPr>
                <w:rFonts w:asciiTheme="minorHAnsi" w:hAnsiTheme="minorHAnsi" w:cs="Calibri"/>
                <w:sz w:val="22"/>
                <w:szCs w:val="22"/>
              </w:rPr>
              <w:t>2</w:t>
            </w:r>
            <w:r w:rsidRPr="0030793A">
              <w:rPr>
                <w:rFonts w:asciiTheme="minorHAnsi" w:hAnsiTheme="minorHAnsi" w:cs="Calibri"/>
                <w:sz w:val="22"/>
                <w:szCs w:val="22"/>
              </w:rPr>
              <w:t>} :</w:t>
            </w:r>
            <w:r w:rsidRPr="00A632AE">
              <w:rPr>
                <w:rFonts w:asciiTheme="minorHAnsi" w:hAnsiTheme="minorHAnsi"/>
                <w:sz w:val="22"/>
                <w:szCs w:val="22"/>
                <w:lang w:val="en-US"/>
              </w:rPr>
              <w:t xml:space="preserve"> Non-Contributory Leave Start Date</w:t>
            </w:r>
            <w:r>
              <w:rPr>
                <w:rFonts w:asciiTheme="minorHAnsi" w:hAnsiTheme="minorHAnsi"/>
                <w:sz w:val="22"/>
                <w:szCs w:val="22"/>
                <w:lang w:val="en-US"/>
              </w:rPr>
              <w:t xml:space="preserve"> </w:t>
            </w:r>
          </w:p>
          <w:p w14:paraId="023838DB" w14:textId="77777777" w:rsidR="00AC7C70" w:rsidRPr="0030793A" w:rsidRDefault="00AC7C70" w:rsidP="00B345FA">
            <w:pPr>
              <w:spacing w:before="60" w:after="60"/>
              <w:ind w:left="0"/>
              <w:rPr>
                <w:rFonts w:asciiTheme="minorHAnsi" w:hAnsiTheme="minorHAnsi" w:cs="Calibri"/>
                <w:sz w:val="22"/>
                <w:szCs w:val="22"/>
              </w:rPr>
            </w:pPr>
            <w:r w:rsidRPr="0030793A">
              <w:rPr>
                <w:rFonts w:asciiTheme="minorHAnsi" w:hAnsiTheme="minorHAnsi" w:cs="Calibri"/>
                <w:sz w:val="22"/>
                <w:szCs w:val="22"/>
              </w:rPr>
              <w:t>{</w:t>
            </w:r>
            <w:r>
              <w:rPr>
                <w:rFonts w:asciiTheme="minorHAnsi" w:hAnsiTheme="minorHAnsi" w:cs="Calibri"/>
                <w:sz w:val="22"/>
                <w:szCs w:val="22"/>
              </w:rPr>
              <w:t>3</w:t>
            </w:r>
            <w:r w:rsidRPr="0030793A">
              <w:rPr>
                <w:rFonts w:asciiTheme="minorHAnsi" w:hAnsiTheme="minorHAnsi" w:cs="Calibri"/>
                <w:sz w:val="22"/>
                <w:szCs w:val="22"/>
              </w:rPr>
              <w:t>} :</w:t>
            </w:r>
            <w:r w:rsidRPr="00A632AE">
              <w:rPr>
                <w:rFonts w:asciiTheme="minorHAnsi" w:hAnsiTheme="minorHAnsi"/>
                <w:sz w:val="22"/>
                <w:szCs w:val="22"/>
                <w:lang w:val="en-US"/>
              </w:rPr>
              <w:t xml:space="preserve"> Non-Contributory Leave Period</w:t>
            </w:r>
          </w:p>
          <w:p w14:paraId="41E9C91B" w14:textId="42147483" w:rsidR="00AC7C70" w:rsidRPr="00D55E54" w:rsidRDefault="00AC7C70" w:rsidP="00B345FA">
            <w:pPr>
              <w:spacing w:before="60" w:after="60"/>
              <w:ind w:left="0"/>
              <w:rPr>
                <w:rFonts w:asciiTheme="minorHAnsi" w:hAnsiTheme="minorHAnsi"/>
                <w:sz w:val="22"/>
                <w:szCs w:val="22"/>
                <w:lang w:eastAsia="en-CA"/>
              </w:rPr>
            </w:pPr>
            <w:r w:rsidRPr="0030793A">
              <w:rPr>
                <w:rFonts w:asciiTheme="minorHAnsi" w:hAnsiTheme="minorHAnsi" w:cs="Calibri"/>
                <w:sz w:val="22"/>
                <w:szCs w:val="22"/>
              </w:rPr>
              <w:t>{</w:t>
            </w:r>
            <w:r>
              <w:rPr>
                <w:rFonts w:asciiTheme="minorHAnsi" w:hAnsiTheme="minorHAnsi" w:cs="Calibri"/>
                <w:sz w:val="22"/>
                <w:szCs w:val="22"/>
              </w:rPr>
              <w:t>4</w:t>
            </w:r>
            <w:r w:rsidRPr="0030793A">
              <w:rPr>
                <w:rFonts w:asciiTheme="minorHAnsi" w:hAnsiTheme="minorHAnsi" w:cs="Calibri"/>
                <w:sz w:val="22"/>
                <w:szCs w:val="22"/>
              </w:rPr>
              <w:t>} :</w:t>
            </w:r>
            <w:r>
              <w:rPr>
                <w:rFonts w:asciiTheme="minorHAnsi" w:hAnsiTheme="minorHAnsi" w:cs="Calibri"/>
                <w:sz w:val="22"/>
                <w:szCs w:val="22"/>
              </w:rPr>
              <w:t xml:space="preserve"> </w:t>
            </w:r>
            <w:r w:rsidRPr="00A632AE">
              <w:rPr>
                <w:rFonts w:asciiTheme="minorHAnsi" w:hAnsiTheme="minorHAnsi"/>
                <w:sz w:val="22"/>
                <w:szCs w:val="22"/>
                <w:lang w:val="en-US"/>
              </w:rPr>
              <w:t>Reporting Year</w:t>
            </w:r>
          </w:p>
        </w:tc>
      </w:tr>
      <w:tr w:rsidR="00AC7C70" w:rsidRPr="0085712F" w14:paraId="61219653"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02FCE07" w14:textId="77777777" w:rsidR="00AC7C70" w:rsidRPr="0085712F" w:rsidRDefault="00AC7C70" w:rsidP="00B345F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04FFB724" w14:textId="77777777" w:rsidR="00AC7C70" w:rsidRPr="00D55E54" w:rsidRDefault="00AC7C70" w:rsidP="00B345FA">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AC7C70" w:rsidRPr="0085712F" w14:paraId="372DA4E0"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90DB79"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0408B52" w14:textId="77777777" w:rsidR="00AC7C70" w:rsidRDefault="00AC7C70" w:rsidP="00B345FA">
            <w:pPr>
              <w:pStyle w:val="NormalWeb"/>
              <w:rPr>
                <w:rFonts w:asciiTheme="minorHAnsi" w:hAnsiTheme="minorHAnsi"/>
                <w:sz w:val="22"/>
                <w:szCs w:val="22"/>
                <w:lang w:val="en-US" w:eastAsia="en-CA"/>
              </w:rPr>
            </w:pPr>
            <w:r>
              <w:rPr>
                <w:rFonts w:asciiTheme="minorHAnsi" w:hAnsiTheme="minorHAnsi"/>
                <w:sz w:val="22"/>
                <w:szCs w:val="22"/>
                <w:lang w:val="en-US" w:eastAsia="en-CA"/>
              </w:rPr>
              <w:t>N/A</w:t>
            </w:r>
          </w:p>
        </w:tc>
      </w:tr>
      <w:tr w:rsidR="00AC7C70" w:rsidRPr="0085712F" w14:paraId="4ABA0124"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1B0847" w14:textId="77777777" w:rsidR="00AC7C70" w:rsidRDefault="00AC7C70"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1198301" w14:textId="77777777" w:rsidR="00AC7C70" w:rsidRPr="0085712F" w:rsidRDefault="00AC7C70" w:rsidP="00B345F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89057B9" w14:textId="0A6CB86E" w:rsidR="005E0C6C" w:rsidRDefault="005E0C6C" w:rsidP="005E0C6C">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MEP 20171219:</w:t>
            </w:r>
          </w:p>
          <w:p w14:paraId="748215C4" w14:textId="77777777" w:rsidR="005E0C6C" w:rsidRDefault="005E0C6C" w:rsidP="003410B0">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Added this validation into FO Spec following ALM 25669 and 25681. </w:t>
            </w:r>
          </w:p>
          <w:p w14:paraId="3D89FDEF" w14:textId="7BF2A49B" w:rsidR="005E0C6C" w:rsidRPr="00BB0FE1" w:rsidRDefault="005E0C6C" w:rsidP="003410B0">
            <w:pPr>
              <w:pStyle w:val="ListParagraph"/>
              <w:numPr>
                <w:ilvl w:val="0"/>
                <w:numId w:val="25"/>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HOOPP to provide sign-off so updates can be made in R15.</w:t>
            </w:r>
            <w:r w:rsidR="00EB44FA">
              <w:rPr>
                <w:rFonts w:asciiTheme="minorHAnsi" w:hAnsiTheme="minorHAnsi"/>
                <w:sz w:val="22"/>
                <w:szCs w:val="22"/>
                <w:lang w:eastAsia="en-CA"/>
              </w:rPr>
              <w:t xml:space="preserve"> HOOPP to also confirm if a change is required to wording of message.</w:t>
            </w:r>
          </w:p>
          <w:p w14:paraId="0C80F815" w14:textId="28000024" w:rsidR="00AC7C70" w:rsidRPr="0060300E" w:rsidRDefault="00AC7C70" w:rsidP="005E0C6C">
            <w:pPr>
              <w:pStyle w:val="ListParagraph"/>
              <w:spacing w:before="60" w:after="60" w:line="240" w:lineRule="auto"/>
              <w:rPr>
                <w:rFonts w:asciiTheme="minorHAnsi" w:hAnsiTheme="minorHAnsi"/>
                <w:sz w:val="22"/>
                <w:szCs w:val="22"/>
                <w:lang w:val="en-US" w:eastAsia="en-CA"/>
              </w:rPr>
            </w:pPr>
          </w:p>
        </w:tc>
      </w:tr>
    </w:tbl>
    <w:p w14:paraId="2B4BF079" w14:textId="4F381485" w:rsidR="00AC7C70" w:rsidRDefault="00AC7C70">
      <w:pPr>
        <w:spacing w:before="0" w:after="0" w:line="240" w:lineRule="auto"/>
        <w:ind w:left="0"/>
      </w:pPr>
    </w:p>
    <w:p w14:paraId="6065AEC5" w14:textId="77777777" w:rsidR="00031F9C" w:rsidRDefault="00031F9C">
      <w:pPr>
        <w:spacing w:before="0" w:after="0" w:line="240" w:lineRule="auto"/>
        <w:ind w:left="0"/>
      </w:pPr>
      <w:r>
        <w:br w:type="page"/>
      </w:r>
    </w:p>
    <w:p w14:paraId="7775A484" w14:textId="77777777" w:rsidR="00CA437A" w:rsidRPr="006B06A8" w:rsidRDefault="00CA437A" w:rsidP="00CA437A">
      <w:pPr>
        <w:pStyle w:val="Heading3"/>
        <w:rPr>
          <w:rFonts w:ascii="Calibri" w:hAnsi="Calibri" w:cs="Calibri"/>
          <w:lang w:val="en-US"/>
        </w:rPr>
      </w:pPr>
      <w:r w:rsidRPr="006B06A8">
        <w:t xml:space="preserve">Validation – </w:t>
      </w:r>
      <w:r w:rsidRPr="00DB50FD">
        <w:t>Contributory Service cannot exceed period of non-contributory leave</w:t>
      </w:r>
    </w:p>
    <w:p w14:paraId="78759353" w14:textId="77777777" w:rsidR="00CA437A" w:rsidRPr="00CA437A" w:rsidRDefault="00CA437A" w:rsidP="00CA437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CA437A" w14:paraId="26D828E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A1D003"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7B5DC7B" w14:textId="5EB92D85" w:rsidR="00CA437A" w:rsidRPr="000862E2" w:rsidRDefault="00CA437A" w:rsidP="000836DD">
            <w:pPr>
              <w:pStyle w:val="Heading1"/>
            </w:pPr>
            <w:bookmarkStart w:id="559" w:name="_Toc43372891"/>
            <w:r w:rsidRPr="00B464B9">
              <w:rPr>
                <w:rFonts w:cs="Calibri"/>
              </w:rPr>
              <w:t>B</w:t>
            </w:r>
            <w:r>
              <w:rPr>
                <w:rFonts w:cs="Calibri"/>
              </w:rPr>
              <w:t>145C_ExceedPeriod</w:t>
            </w:r>
            <w:bookmarkEnd w:id="559"/>
          </w:p>
        </w:tc>
      </w:tr>
      <w:tr w:rsidR="00CA437A" w14:paraId="14AC62C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A63E66"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DB49B07" w14:textId="68804101" w:rsidR="00CA437A" w:rsidRPr="000862E2" w:rsidRDefault="00077B16" w:rsidP="000836DD">
            <w:pPr>
              <w:spacing w:before="60" w:after="60" w:line="240" w:lineRule="auto"/>
              <w:ind w:left="0"/>
              <w:rPr>
                <w:rFonts w:asciiTheme="minorHAnsi" w:eastAsia="Times New Roman" w:hAnsiTheme="minorHAnsi" w:cs="Calibri"/>
                <w:color w:val="auto"/>
                <w:sz w:val="22"/>
                <w:szCs w:val="22"/>
                <w:lang w:eastAsia="en-CA"/>
              </w:rPr>
            </w:pPr>
            <w:r w:rsidRPr="00077B16">
              <w:rPr>
                <w:rFonts w:asciiTheme="minorHAnsi" w:eastAsia="Times New Roman" w:hAnsiTheme="minorHAnsi" w:cs="Calibri"/>
                <w:color w:val="auto"/>
                <w:sz w:val="22"/>
                <w:szCs w:val="22"/>
                <w:lang w:eastAsia="en-CA"/>
              </w:rPr>
              <w:t>7197</w:t>
            </w:r>
          </w:p>
        </w:tc>
      </w:tr>
      <w:tr w:rsidR="00CA437A" w14:paraId="1BF11B4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456B3FA"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D435A6E" w14:textId="0A6EEEF1" w:rsidR="00CA437A" w:rsidRDefault="00A921A6"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CA437A" w14:paraId="01B9693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B07399"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B4F7147" w14:textId="77777777" w:rsidR="00CA437A" w:rsidRPr="00B464B9" w:rsidRDefault="00CA437A"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cs="Calibri"/>
                <w:color w:val="auto"/>
                <w:sz w:val="22"/>
                <w:szCs w:val="22"/>
              </w:rPr>
              <w:t>2</w:t>
            </w:r>
            <w:r w:rsidRPr="005C01CD">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CA437A" w14:paraId="6FADDD5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063434"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60D84D6" w14:textId="5C4075FA" w:rsidR="00CA437A" w:rsidRPr="009675FB" w:rsidRDefault="00CA437A" w:rsidP="000836DD">
            <w:pPr>
              <w:spacing w:before="60" w:after="60" w:line="240" w:lineRule="auto"/>
              <w:ind w:left="0"/>
              <w:rPr>
                <w:rFonts w:asciiTheme="minorHAnsi" w:hAnsiTheme="minorHAnsi"/>
                <w:color w:val="auto"/>
                <w:sz w:val="22"/>
                <w:szCs w:val="22"/>
                <w:lang w:eastAsia="en-CA"/>
              </w:rPr>
            </w:pPr>
            <w:r>
              <w:rPr>
                <w:rFonts w:asciiTheme="minorHAnsi" w:hAnsiTheme="minorHAnsi" w:cs="Calibri"/>
                <w:sz w:val="22"/>
                <w:szCs w:val="22"/>
                <w:lang w:eastAsia="en-CA"/>
              </w:rPr>
              <w:t>Contributory Leaves</w:t>
            </w:r>
            <w:r w:rsidRPr="00625AEC">
              <w:rPr>
                <w:rFonts w:asciiTheme="minorHAnsi" w:hAnsiTheme="minorHAnsi" w:cs="Calibri"/>
                <w:sz w:val="22"/>
                <w:szCs w:val="22"/>
                <w:lang w:eastAsia="en-CA"/>
              </w:rPr>
              <w:t xml:space="preserve"> (</w:t>
            </w:r>
            <w:r>
              <w:rPr>
                <w:rFonts w:asciiTheme="minorHAnsi" w:hAnsiTheme="minorHAnsi" w:cs="Calibri"/>
                <w:sz w:val="22"/>
                <w:szCs w:val="22"/>
                <w:lang w:eastAsia="en-CA"/>
              </w:rPr>
              <w:t>Remittance)</w:t>
            </w:r>
          </w:p>
        </w:tc>
      </w:tr>
      <w:tr w:rsidR="00CA437A" w14:paraId="3C1C9B8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10ECAD"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054B125" w14:textId="469A376D" w:rsidR="00CA437A" w:rsidRDefault="00CA437A"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Information</w:t>
            </w:r>
          </w:p>
        </w:tc>
      </w:tr>
      <w:tr w:rsidR="00CA437A" w14:paraId="54BDB95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0866D25"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015F0A5" w14:textId="1B92E5AC" w:rsidR="00CA437A" w:rsidRPr="00B464B9" w:rsidRDefault="00CA437A"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Private</w:t>
            </w:r>
          </w:p>
        </w:tc>
      </w:tr>
      <w:tr w:rsidR="00CA437A" w:rsidRPr="00A61AB1" w14:paraId="373AC12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7D134F"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25A6E1B"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CB1ACB1" w14:textId="7DA8A300" w:rsidR="00CA437A" w:rsidRPr="00C301FC" w:rsidRDefault="00322543" w:rsidP="000836DD">
            <w:pPr>
              <w:ind w:left="0"/>
              <w:rPr>
                <w:rFonts w:asciiTheme="minorHAnsi" w:hAnsiTheme="minorHAnsi"/>
                <w:sz w:val="22"/>
                <w:szCs w:val="22"/>
                <w:lang w:val="en-US" w:eastAsia="en-CA"/>
              </w:rPr>
            </w:pPr>
            <w:r w:rsidRPr="00DB50FD">
              <w:rPr>
                <w:rFonts w:asciiTheme="minorHAnsi" w:hAnsiTheme="minorHAnsi"/>
                <w:sz w:val="22"/>
                <w:szCs w:val="22"/>
                <w:lang w:eastAsia="en-CA"/>
              </w:rPr>
              <w:t>Reported Service for the reporting year can exceed the period of the Non-Contributory Leave associated to the reporting year</w:t>
            </w:r>
            <w:r>
              <w:rPr>
                <w:rFonts w:asciiTheme="minorHAnsi" w:hAnsiTheme="minorHAnsi"/>
                <w:sz w:val="22"/>
                <w:szCs w:val="22"/>
                <w:lang w:eastAsia="en-CA"/>
              </w:rPr>
              <w:t xml:space="preserve"> as long as the excess does not exceed (ALT), but HOOPP needs to be informed.</w:t>
            </w:r>
            <w:r w:rsidRPr="00DB50FD">
              <w:rPr>
                <w:rFonts w:asciiTheme="minorHAnsi" w:hAnsiTheme="minorHAnsi"/>
                <w:sz w:val="22"/>
                <w:szCs w:val="22"/>
                <w:lang w:eastAsia="en-CA"/>
              </w:rPr>
              <w:t xml:space="preserve">  </w:t>
            </w:r>
          </w:p>
        </w:tc>
      </w:tr>
      <w:tr w:rsidR="00CA437A" w:rsidRPr="009151F9" w14:paraId="38A8C51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411514E"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78169CF" w14:textId="77777777" w:rsidR="00322543" w:rsidRPr="005D2871" w:rsidRDefault="00322543" w:rsidP="00322543">
            <w:pPr>
              <w:rPr>
                <w:rFonts w:asciiTheme="minorHAnsi" w:hAnsiTheme="minorHAnsi"/>
                <w:sz w:val="22"/>
                <w:szCs w:val="22"/>
                <w:lang w:eastAsia="en-CA"/>
              </w:rPr>
            </w:pPr>
            <w:r>
              <w:rPr>
                <w:rFonts w:asciiTheme="minorHAnsi" w:hAnsiTheme="minorHAnsi"/>
                <w:sz w:val="22"/>
                <w:szCs w:val="22"/>
                <w:lang w:eastAsia="en-CA"/>
              </w:rPr>
              <w:t>LeaveStart</w:t>
            </w:r>
            <w:r w:rsidRPr="005D2871">
              <w:rPr>
                <w:rFonts w:asciiTheme="minorHAnsi" w:hAnsiTheme="minorHAnsi"/>
                <w:sz w:val="22"/>
                <w:szCs w:val="22"/>
                <w:lang w:eastAsia="en-CA"/>
              </w:rPr>
              <w:t xml:space="preserve"> = File.StartDate</w:t>
            </w:r>
          </w:p>
          <w:p w14:paraId="4AC502C4" w14:textId="77777777" w:rsidR="00322543" w:rsidRPr="005D2871" w:rsidRDefault="00322543" w:rsidP="00322543">
            <w:pPr>
              <w:rPr>
                <w:rFonts w:asciiTheme="minorHAnsi" w:hAnsiTheme="minorHAnsi"/>
                <w:sz w:val="22"/>
                <w:szCs w:val="22"/>
                <w:lang w:eastAsia="en-CA"/>
              </w:rPr>
            </w:pPr>
            <w:r>
              <w:rPr>
                <w:rFonts w:asciiTheme="minorHAnsi" w:hAnsiTheme="minorHAnsi"/>
                <w:sz w:val="22"/>
                <w:szCs w:val="22"/>
                <w:lang w:eastAsia="en-CA"/>
              </w:rPr>
              <w:t>LeaveEnd</w:t>
            </w:r>
            <w:r w:rsidRPr="005D2871">
              <w:rPr>
                <w:rFonts w:asciiTheme="minorHAnsi" w:hAnsiTheme="minorHAnsi"/>
                <w:sz w:val="22"/>
                <w:szCs w:val="22"/>
                <w:lang w:eastAsia="en-CA"/>
              </w:rPr>
              <w:t xml:space="preserve"> = File.EndDate</w:t>
            </w:r>
          </w:p>
          <w:p w14:paraId="0307E782" w14:textId="77777777" w:rsidR="00322543" w:rsidRPr="005D2871" w:rsidRDefault="00322543" w:rsidP="00322543">
            <w:pPr>
              <w:rPr>
                <w:rFonts w:asciiTheme="minorHAnsi" w:hAnsiTheme="minorHAnsi"/>
                <w:sz w:val="22"/>
                <w:szCs w:val="22"/>
                <w:lang w:eastAsia="en-CA"/>
              </w:rPr>
            </w:pPr>
          </w:p>
          <w:p w14:paraId="61491295" w14:textId="77777777" w:rsidR="00322543" w:rsidRPr="005D2871" w:rsidRDefault="00322543" w:rsidP="00322543">
            <w:pPr>
              <w:rPr>
                <w:rFonts w:asciiTheme="minorHAnsi" w:hAnsiTheme="minorHAnsi"/>
                <w:sz w:val="22"/>
                <w:szCs w:val="22"/>
                <w:lang w:eastAsia="en-CA"/>
              </w:rPr>
            </w:pPr>
            <w:r w:rsidRPr="005D2871">
              <w:rPr>
                <w:rFonts w:asciiTheme="minorHAnsi" w:hAnsiTheme="minorHAnsi"/>
                <w:sz w:val="22"/>
                <w:szCs w:val="22"/>
                <w:lang w:eastAsia="en-CA"/>
              </w:rPr>
              <w:t>If Year(File.StartDate) &lt;&gt; Year(File.EndDate) {</w:t>
            </w:r>
          </w:p>
          <w:p w14:paraId="4B5ACC5A" w14:textId="77777777" w:rsidR="00322543" w:rsidRPr="005D2871" w:rsidRDefault="00322543" w:rsidP="00322543">
            <w:pPr>
              <w:ind w:left="720"/>
              <w:rPr>
                <w:rFonts w:asciiTheme="minorHAnsi" w:hAnsiTheme="minorHAnsi"/>
                <w:sz w:val="22"/>
                <w:szCs w:val="22"/>
                <w:lang w:eastAsia="en-CA"/>
              </w:rPr>
            </w:pPr>
            <w:r w:rsidRPr="005D2871">
              <w:rPr>
                <w:rFonts w:asciiTheme="minorHAnsi" w:hAnsiTheme="minorHAnsi"/>
                <w:sz w:val="22"/>
                <w:szCs w:val="22"/>
                <w:lang w:eastAsia="en-CA"/>
              </w:rPr>
              <w:t>If Year(File.EndDate)  &lt;&gt; File.Year {</w:t>
            </w:r>
          </w:p>
          <w:p w14:paraId="755E6A97" w14:textId="77777777" w:rsidR="00322543" w:rsidRPr="005D2871" w:rsidRDefault="00322543" w:rsidP="00322543">
            <w:pPr>
              <w:ind w:left="1440"/>
              <w:rPr>
                <w:rFonts w:asciiTheme="minorHAnsi" w:hAnsiTheme="minorHAnsi"/>
                <w:sz w:val="22"/>
                <w:szCs w:val="22"/>
                <w:lang w:eastAsia="en-CA"/>
              </w:rPr>
            </w:pPr>
            <w:r w:rsidRPr="005D2871">
              <w:rPr>
                <w:rFonts w:asciiTheme="minorHAnsi" w:hAnsiTheme="minorHAnsi"/>
                <w:sz w:val="22"/>
                <w:szCs w:val="22"/>
                <w:lang w:eastAsia="en-CA"/>
              </w:rPr>
              <w:t>LeaveEnd = Year(File.StartDate)-12-31</w:t>
            </w:r>
          </w:p>
          <w:p w14:paraId="422C1126" w14:textId="77777777" w:rsidR="00322543" w:rsidRPr="005D2871" w:rsidRDefault="00322543" w:rsidP="00322543">
            <w:pPr>
              <w:ind w:left="720"/>
              <w:rPr>
                <w:rFonts w:asciiTheme="minorHAnsi" w:hAnsiTheme="minorHAnsi"/>
                <w:sz w:val="22"/>
                <w:szCs w:val="22"/>
                <w:lang w:eastAsia="en-CA"/>
              </w:rPr>
            </w:pPr>
            <w:r w:rsidRPr="005D2871">
              <w:rPr>
                <w:rFonts w:asciiTheme="minorHAnsi" w:hAnsiTheme="minorHAnsi"/>
                <w:sz w:val="22"/>
                <w:szCs w:val="22"/>
                <w:lang w:eastAsia="en-CA"/>
              </w:rPr>
              <w:t>}</w:t>
            </w:r>
          </w:p>
          <w:p w14:paraId="2F9AC708" w14:textId="77777777" w:rsidR="00322543" w:rsidRPr="005D2871" w:rsidRDefault="00322543" w:rsidP="00322543">
            <w:pPr>
              <w:ind w:left="720"/>
              <w:rPr>
                <w:rFonts w:asciiTheme="minorHAnsi" w:hAnsiTheme="minorHAnsi"/>
                <w:sz w:val="22"/>
                <w:szCs w:val="22"/>
                <w:lang w:eastAsia="en-CA"/>
              </w:rPr>
            </w:pPr>
            <w:r w:rsidRPr="005D2871">
              <w:rPr>
                <w:rFonts w:asciiTheme="minorHAnsi" w:hAnsiTheme="minorHAnsi"/>
                <w:sz w:val="22"/>
                <w:szCs w:val="22"/>
                <w:lang w:eastAsia="en-CA"/>
              </w:rPr>
              <w:t xml:space="preserve">If Year(File.StartDate) &lt;&gt; File.Year </w:t>
            </w:r>
          </w:p>
          <w:p w14:paraId="5FD24AC8" w14:textId="77777777" w:rsidR="00322543" w:rsidRPr="005D2871" w:rsidRDefault="00322543" w:rsidP="00322543">
            <w:pPr>
              <w:ind w:left="1440"/>
              <w:rPr>
                <w:rFonts w:asciiTheme="minorHAnsi" w:hAnsiTheme="minorHAnsi"/>
                <w:sz w:val="22"/>
                <w:szCs w:val="22"/>
                <w:lang w:eastAsia="en-CA"/>
              </w:rPr>
            </w:pPr>
            <w:r w:rsidRPr="005D2871">
              <w:rPr>
                <w:rFonts w:asciiTheme="minorHAnsi" w:hAnsiTheme="minorHAnsi"/>
                <w:sz w:val="22"/>
                <w:szCs w:val="22"/>
                <w:lang w:eastAsia="en-CA"/>
              </w:rPr>
              <w:t>LeaveStart = Year(File.EndDate)-01-01</w:t>
            </w:r>
          </w:p>
          <w:p w14:paraId="218BC26F" w14:textId="77777777" w:rsidR="00322543" w:rsidRPr="005D2871" w:rsidRDefault="00322543" w:rsidP="00322543">
            <w:pPr>
              <w:ind w:left="720"/>
              <w:rPr>
                <w:rFonts w:asciiTheme="minorHAnsi" w:hAnsiTheme="minorHAnsi"/>
                <w:sz w:val="22"/>
                <w:szCs w:val="22"/>
                <w:lang w:eastAsia="en-CA"/>
              </w:rPr>
            </w:pPr>
            <w:r w:rsidRPr="005D2871">
              <w:rPr>
                <w:rFonts w:asciiTheme="minorHAnsi" w:hAnsiTheme="minorHAnsi"/>
                <w:sz w:val="22"/>
                <w:szCs w:val="22"/>
                <w:lang w:eastAsia="en-CA"/>
              </w:rPr>
              <w:t>}</w:t>
            </w:r>
          </w:p>
          <w:p w14:paraId="09AEE5C2" w14:textId="77777777" w:rsidR="00322543" w:rsidRPr="005D2871" w:rsidRDefault="00322543" w:rsidP="00322543">
            <w:pPr>
              <w:rPr>
                <w:rFonts w:asciiTheme="minorHAnsi" w:hAnsiTheme="minorHAnsi"/>
                <w:sz w:val="22"/>
                <w:szCs w:val="22"/>
                <w:lang w:eastAsia="en-CA"/>
              </w:rPr>
            </w:pPr>
            <w:r w:rsidRPr="005D2871">
              <w:rPr>
                <w:rFonts w:asciiTheme="minorHAnsi" w:hAnsiTheme="minorHAnsi"/>
                <w:sz w:val="22"/>
                <w:szCs w:val="22"/>
                <w:lang w:eastAsia="en-CA"/>
              </w:rPr>
              <w:t>}</w:t>
            </w:r>
          </w:p>
          <w:p w14:paraId="15B0F741" w14:textId="77777777" w:rsidR="00322543" w:rsidRPr="005D2871" w:rsidRDefault="00322543" w:rsidP="00322543">
            <w:pPr>
              <w:rPr>
                <w:rFonts w:asciiTheme="minorHAnsi" w:hAnsiTheme="minorHAnsi"/>
                <w:sz w:val="22"/>
                <w:szCs w:val="22"/>
                <w:lang w:eastAsia="en-CA"/>
              </w:rPr>
            </w:pPr>
          </w:p>
          <w:p w14:paraId="410A3FCC" w14:textId="77777777" w:rsidR="00322543" w:rsidRDefault="00322543" w:rsidP="00322543">
            <w:pPr>
              <w:rPr>
                <w:rFonts w:asciiTheme="minorHAnsi" w:hAnsiTheme="minorHAnsi"/>
                <w:sz w:val="22"/>
                <w:szCs w:val="22"/>
                <w:lang w:val="en-US" w:eastAsia="en-CA"/>
              </w:rPr>
            </w:pPr>
            <w:r w:rsidRPr="005D2871">
              <w:rPr>
                <w:rFonts w:asciiTheme="minorHAnsi" w:hAnsiTheme="minorHAnsi"/>
                <w:sz w:val="22"/>
                <w:szCs w:val="22"/>
                <w:lang w:eastAsia="en-CA"/>
              </w:rPr>
              <w:t xml:space="preserve">If </w:t>
            </w:r>
            <w:r>
              <w:rPr>
                <w:rFonts w:asciiTheme="minorHAnsi" w:hAnsiTheme="minorHAnsi"/>
                <w:sz w:val="22"/>
                <w:szCs w:val="22"/>
                <w:lang w:eastAsia="en-CA"/>
              </w:rPr>
              <w:t>(</w:t>
            </w:r>
            <w:r w:rsidRPr="005D2871">
              <w:rPr>
                <w:rFonts w:asciiTheme="minorHAnsi" w:hAnsiTheme="minorHAnsi"/>
                <w:sz w:val="22"/>
                <w:szCs w:val="22"/>
                <w:lang w:eastAsia="en-CA"/>
              </w:rPr>
              <w:t xml:space="preserve">(File.TotalWeeksPaid/File.PctOfNormalEarnings) – </w:t>
            </w:r>
            <w:r>
              <w:rPr>
                <w:rFonts w:asciiTheme="minorHAnsi" w:hAnsiTheme="minorHAnsi"/>
                <w:sz w:val="22"/>
                <w:szCs w:val="22"/>
                <w:lang w:eastAsia="en-CA"/>
              </w:rPr>
              <w:t>RoundUp</w:t>
            </w:r>
            <w:r w:rsidRPr="005D2871">
              <w:rPr>
                <w:rFonts w:asciiTheme="minorHAnsi" w:hAnsiTheme="minorHAnsi"/>
                <w:sz w:val="22"/>
                <w:szCs w:val="22"/>
                <w:lang w:val="en-US" w:eastAsia="en-CA"/>
              </w:rPr>
              <w:t>((</w:t>
            </w:r>
            <w:r>
              <w:rPr>
                <w:rFonts w:asciiTheme="minorHAnsi" w:hAnsiTheme="minorHAnsi"/>
                <w:sz w:val="22"/>
                <w:szCs w:val="22"/>
                <w:lang w:val="en-US" w:eastAsia="en-CA"/>
              </w:rPr>
              <w:t xml:space="preserve">LeaveEnd </w:t>
            </w:r>
            <w:r w:rsidRPr="005D2871">
              <w:rPr>
                <w:rFonts w:asciiTheme="minorHAnsi" w:hAnsiTheme="minorHAnsi"/>
                <w:sz w:val="22"/>
                <w:szCs w:val="22"/>
                <w:lang w:val="en-US" w:eastAsia="en-CA"/>
              </w:rPr>
              <w:t xml:space="preserve">– </w:t>
            </w:r>
            <w:r>
              <w:rPr>
                <w:rFonts w:asciiTheme="minorHAnsi" w:hAnsiTheme="minorHAnsi"/>
                <w:sz w:val="22"/>
                <w:szCs w:val="22"/>
                <w:lang w:val="en-US" w:eastAsia="en-CA"/>
              </w:rPr>
              <w:t>LeaveStart</w:t>
            </w:r>
            <w:r w:rsidRPr="005D2871">
              <w:rPr>
                <w:rFonts w:asciiTheme="minorHAnsi" w:hAnsiTheme="minorHAnsi"/>
                <w:sz w:val="22"/>
                <w:szCs w:val="22"/>
                <w:lang w:val="en-US" w:eastAsia="en-CA"/>
              </w:rPr>
              <w:t xml:space="preserve"> + 1 day) / (Year(</w:t>
            </w:r>
            <w:r>
              <w:rPr>
                <w:rFonts w:asciiTheme="minorHAnsi" w:hAnsiTheme="minorHAnsi"/>
                <w:sz w:val="22"/>
                <w:szCs w:val="22"/>
                <w:lang w:val="en-US" w:eastAsia="en-CA"/>
              </w:rPr>
              <w:t>LeaveStart</w:t>
            </w:r>
            <w:r w:rsidRPr="005D2871">
              <w:rPr>
                <w:rFonts w:asciiTheme="minorHAnsi" w:hAnsiTheme="minorHAnsi"/>
                <w:sz w:val="22"/>
                <w:szCs w:val="22"/>
                <w:lang w:val="en-US" w:eastAsia="en-CA"/>
              </w:rPr>
              <w:t>)-12-31 – Year(Leave</w:t>
            </w:r>
            <w:r>
              <w:rPr>
                <w:rFonts w:asciiTheme="minorHAnsi" w:hAnsiTheme="minorHAnsi"/>
                <w:sz w:val="22"/>
                <w:szCs w:val="22"/>
                <w:lang w:val="en-US" w:eastAsia="en-CA"/>
              </w:rPr>
              <w:t>Start</w:t>
            </w:r>
            <w:r w:rsidRPr="005D2871">
              <w:rPr>
                <w:rFonts w:asciiTheme="minorHAnsi" w:hAnsiTheme="minorHAnsi"/>
                <w:sz w:val="22"/>
                <w:szCs w:val="22"/>
                <w:lang w:val="en-US" w:eastAsia="en-CA"/>
              </w:rPr>
              <w:t>)-01-01 + 1 day) * 52)</w:t>
            </w:r>
            <w:r>
              <w:rPr>
                <w:rFonts w:asciiTheme="minorHAnsi" w:hAnsiTheme="minorHAnsi"/>
                <w:sz w:val="22"/>
                <w:szCs w:val="22"/>
                <w:lang w:val="en-US" w:eastAsia="en-CA"/>
              </w:rPr>
              <w:t>; 2) &gt; 0</w:t>
            </w:r>
          </w:p>
          <w:p w14:paraId="413E3E04" w14:textId="77777777" w:rsidR="00322543" w:rsidRDefault="00322543" w:rsidP="00322543">
            <w:pPr>
              <w:ind w:left="720"/>
              <w:rPr>
                <w:rFonts w:asciiTheme="minorHAnsi" w:hAnsiTheme="minorHAnsi"/>
                <w:sz w:val="22"/>
                <w:szCs w:val="22"/>
                <w:lang w:val="en-US" w:eastAsia="en-CA"/>
              </w:rPr>
            </w:pPr>
            <w:r>
              <w:rPr>
                <w:rFonts w:asciiTheme="minorHAnsi" w:hAnsiTheme="minorHAnsi"/>
                <w:sz w:val="22"/>
                <w:szCs w:val="22"/>
                <w:lang w:val="en-US" w:eastAsia="en-CA"/>
              </w:rPr>
              <w:t>AND</w:t>
            </w:r>
          </w:p>
          <w:p w14:paraId="0BDDEF2E" w14:textId="77777777" w:rsidR="00322543" w:rsidRPr="005D2871" w:rsidRDefault="00322543" w:rsidP="00322543">
            <w:pPr>
              <w:rPr>
                <w:rFonts w:asciiTheme="minorHAnsi" w:hAnsiTheme="minorHAnsi"/>
                <w:sz w:val="22"/>
                <w:szCs w:val="22"/>
                <w:lang w:val="en-US" w:eastAsia="en-CA"/>
              </w:rPr>
            </w:pPr>
            <w:r>
              <w:rPr>
                <w:rFonts w:asciiTheme="minorHAnsi" w:hAnsiTheme="minorHAnsi"/>
                <w:sz w:val="22"/>
                <w:szCs w:val="22"/>
                <w:lang w:eastAsia="en-CA"/>
              </w:rPr>
              <w:t>(</w:t>
            </w:r>
            <w:r w:rsidRPr="005D2871">
              <w:rPr>
                <w:rFonts w:asciiTheme="minorHAnsi" w:hAnsiTheme="minorHAnsi"/>
                <w:sz w:val="22"/>
                <w:szCs w:val="22"/>
                <w:lang w:eastAsia="en-CA"/>
              </w:rPr>
              <w:t xml:space="preserve">(File.TotalWeeksPaid/File.PctOfNormalEarnings) – </w:t>
            </w:r>
            <w:r>
              <w:rPr>
                <w:rFonts w:asciiTheme="minorHAnsi" w:hAnsiTheme="minorHAnsi"/>
                <w:sz w:val="22"/>
                <w:szCs w:val="22"/>
                <w:lang w:eastAsia="en-CA"/>
              </w:rPr>
              <w:t>RoundUp</w:t>
            </w:r>
            <w:r w:rsidRPr="005D2871">
              <w:rPr>
                <w:rFonts w:asciiTheme="minorHAnsi" w:hAnsiTheme="minorHAnsi"/>
                <w:sz w:val="22"/>
                <w:szCs w:val="22"/>
                <w:lang w:val="en-US" w:eastAsia="en-CA"/>
              </w:rPr>
              <w:t>((</w:t>
            </w:r>
            <w:r>
              <w:rPr>
                <w:rFonts w:asciiTheme="minorHAnsi" w:hAnsiTheme="minorHAnsi"/>
                <w:sz w:val="22"/>
                <w:szCs w:val="22"/>
                <w:lang w:val="en-US" w:eastAsia="en-CA"/>
              </w:rPr>
              <w:t>LeaveEnd</w:t>
            </w:r>
            <w:r w:rsidRPr="005D2871">
              <w:rPr>
                <w:rFonts w:asciiTheme="minorHAnsi" w:hAnsiTheme="minorHAnsi"/>
                <w:sz w:val="22"/>
                <w:szCs w:val="22"/>
                <w:lang w:val="en-US" w:eastAsia="en-CA"/>
              </w:rPr>
              <w:t xml:space="preserve"> – </w:t>
            </w:r>
            <w:r>
              <w:rPr>
                <w:rFonts w:asciiTheme="minorHAnsi" w:hAnsiTheme="minorHAnsi"/>
                <w:sz w:val="22"/>
                <w:szCs w:val="22"/>
                <w:lang w:val="en-US" w:eastAsia="en-CA"/>
              </w:rPr>
              <w:t>LeaveStart</w:t>
            </w:r>
            <w:r w:rsidRPr="005D2871">
              <w:rPr>
                <w:rFonts w:asciiTheme="minorHAnsi" w:hAnsiTheme="minorHAnsi"/>
                <w:sz w:val="22"/>
                <w:szCs w:val="22"/>
                <w:lang w:val="en-US" w:eastAsia="en-CA"/>
              </w:rPr>
              <w:t xml:space="preserve"> + 1 day) / (Year(</w:t>
            </w:r>
            <w:r>
              <w:rPr>
                <w:rFonts w:asciiTheme="minorHAnsi" w:hAnsiTheme="minorHAnsi"/>
                <w:sz w:val="22"/>
                <w:szCs w:val="22"/>
                <w:lang w:val="en-US" w:eastAsia="en-CA"/>
              </w:rPr>
              <w:t>LeaveStart</w:t>
            </w:r>
            <w:r w:rsidRPr="005D2871">
              <w:rPr>
                <w:rFonts w:asciiTheme="minorHAnsi" w:hAnsiTheme="minorHAnsi"/>
                <w:sz w:val="22"/>
                <w:szCs w:val="22"/>
                <w:lang w:val="en-US" w:eastAsia="en-CA"/>
              </w:rPr>
              <w:t>)-12-31 – Year(Leave</w:t>
            </w:r>
            <w:r>
              <w:rPr>
                <w:rFonts w:asciiTheme="minorHAnsi" w:hAnsiTheme="minorHAnsi"/>
                <w:sz w:val="22"/>
                <w:szCs w:val="22"/>
                <w:lang w:val="en-US" w:eastAsia="en-CA"/>
              </w:rPr>
              <w:t>Start</w:t>
            </w:r>
            <w:r w:rsidRPr="005D2871">
              <w:rPr>
                <w:rFonts w:asciiTheme="minorHAnsi" w:hAnsiTheme="minorHAnsi"/>
                <w:sz w:val="22"/>
                <w:szCs w:val="22"/>
                <w:lang w:val="en-US" w:eastAsia="en-CA"/>
              </w:rPr>
              <w:t>)-01-01 + 1 day) * 52)</w:t>
            </w:r>
            <w:r>
              <w:rPr>
                <w:rFonts w:asciiTheme="minorHAnsi" w:hAnsiTheme="minorHAnsi"/>
                <w:sz w:val="22"/>
                <w:szCs w:val="22"/>
                <w:lang w:val="en-US" w:eastAsia="en-CA"/>
              </w:rPr>
              <w:t xml:space="preserve">; 2) &lt; </w:t>
            </w:r>
            <w:r w:rsidRPr="005D2871">
              <w:rPr>
                <w:rFonts w:asciiTheme="minorHAnsi" w:hAnsiTheme="minorHAnsi"/>
                <w:sz w:val="22"/>
                <w:szCs w:val="22"/>
                <w:lang w:val="en-US" w:eastAsia="en-CA"/>
              </w:rPr>
              <w:t>Tolerance</w:t>
            </w:r>
          </w:p>
          <w:p w14:paraId="5C2D7560" w14:textId="77777777" w:rsidR="00322543" w:rsidRPr="005D2871" w:rsidRDefault="00322543" w:rsidP="00322543">
            <w:pPr>
              <w:rPr>
                <w:rFonts w:asciiTheme="minorHAnsi" w:hAnsiTheme="minorHAnsi"/>
                <w:sz w:val="22"/>
                <w:szCs w:val="22"/>
                <w:lang w:val="en-US" w:eastAsia="en-CA"/>
              </w:rPr>
            </w:pPr>
            <w:r w:rsidRPr="005D2871">
              <w:rPr>
                <w:rFonts w:asciiTheme="minorHAnsi" w:hAnsiTheme="minorHAnsi"/>
                <w:sz w:val="22"/>
                <w:szCs w:val="22"/>
                <w:lang w:val="en-US" w:eastAsia="en-CA"/>
              </w:rPr>
              <w:t>{</w:t>
            </w:r>
          </w:p>
          <w:p w14:paraId="56FCD085" w14:textId="77777777" w:rsidR="00322543" w:rsidRPr="005D2871" w:rsidRDefault="00322543" w:rsidP="00322543">
            <w:pPr>
              <w:ind w:left="720"/>
              <w:rPr>
                <w:rFonts w:asciiTheme="minorHAnsi" w:hAnsiTheme="minorHAnsi"/>
                <w:sz w:val="22"/>
                <w:szCs w:val="22"/>
                <w:lang w:val="en-US" w:eastAsia="en-CA"/>
              </w:rPr>
            </w:pPr>
            <w:r w:rsidRPr="005D2871">
              <w:rPr>
                <w:rFonts w:asciiTheme="minorHAnsi" w:hAnsiTheme="minorHAnsi"/>
                <w:sz w:val="22"/>
                <w:szCs w:val="22"/>
                <w:lang w:val="en-US" w:eastAsia="en-CA"/>
              </w:rPr>
              <w:t>Trigger error</w:t>
            </w:r>
          </w:p>
          <w:p w14:paraId="40207802" w14:textId="3BD866B1" w:rsidR="00CA437A" w:rsidRPr="00B50375" w:rsidRDefault="00322543" w:rsidP="00322543">
            <w:pPr>
              <w:rPr>
                <w:rFonts w:asciiTheme="minorHAnsi" w:hAnsiTheme="minorHAnsi"/>
                <w:sz w:val="22"/>
                <w:szCs w:val="22"/>
                <w:lang w:val="en-US" w:eastAsia="en-CA"/>
              </w:rPr>
            </w:pPr>
            <w:r w:rsidRPr="005D2871">
              <w:rPr>
                <w:rFonts w:asciiTheme="minorHAnsi" w:hAnsiTheme="minorHAnsi"/>
                <w:sz w:val="22"/>
                <w:szCs w:val="22"/>
                <w:lang w:val="en-US" w:eastAsia="en-CA"/>
              </w:rPr>
              <w:t>}</w:t>
            </w:r>
          </w:p>
        </w:tc>
      </w:tr>
      <w:tr w:rsidR="00CA437A" w:rsidRPr="00A61AB1" w14:paraId="42CC7E1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D9DA719"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4203635" w14:textId="5C6FE6B2" w:rsidR="00CA437A" w:rsidRPr="00A762CE" w:rsidRDefault="00322543"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val="en-US" w:eastAsia="en-CA"/>
              </w:rPr>
              <w:t>Tolerance = 3.42*</w:t>
            </w:r>
            <w:r w:rsidRPr="00AE47E5">
              <w:rPr>
                <w:rFonts w:asciiTheme="minorHAnsi" w:hAnsiTheme="minorHAnsi"/>
                <w:sz w:val="22"/>
                <w:szCs w:val="22"/>
                <w:lang w:val="en-US" w:eastAsia="en-CA"/>
              </w:rPr>
              <w:t xml:space="preserve"> weeks</w:t>
            </w:r>
          </w:p>
        </w:tc>
      </w:tr>
      <w:tr w:rsidR="00CA437A" w:rsidRPr="00A61AB1" w14:paraId="3085C1D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A0D6B2E"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FD59A1B" w14:textId="58305D44" w:rsidR="00CA437A" w:rsidRPr="00C365E8" w:rsidRDefault="00322543" w:rsidP="000836DD">
            <w:pPr>
              <w:pStyle w:val="NormalWeb"/>
              <w:spacing w:line="276" w:lineRule="auto"/>
              <w:rPr>
                <w:rFonts w:asciiTheme="minorHAnsi" w:hAnsiTheme="minorHAnsi"/>
                <w:color w:val="000000"/>
                <w:sz w:val="22"/>
                <w:szCs w:val="22"/>
                <w:lang w:val="en-US"/>
              </w:rPr>
            </w:pPr>
            <w:r w:rsidRPr="00A632AE">
              <w:rPr>
                <w:rFonts w:asciiTheme="minorHAnsi" w:hAnsiTheme="minorHAnsi"/>
                <w:color w:val="000000"/>
                <w:sz w:val="22"/>
                <w:szCs w:val="22"/>
                <w:lang w:val="en-US"/>
              </w:rPr>
              <w:t>The reported Weeks Paid for the {</w:t>
            </w:r>
            <w:r>
              <w:rPr>
                <w:rFonts w:asciiTheme="minorHAnsi" w:hAnsiTheme="minorHAnsi"/>
                <w:color w:val="000000"/>
                <w:sz w:val="22"/>
                <w:szCs w:val="22"/>
                <w:lang w:val="en-US"/>
              </w:rPr>
              <w:t>2</w:t>
            </w:r>
            <w:r w:rsidRPr="00A632AE">
              <w:rPr>
                <w:rFonts w:asciiTheme="minorHAnsi" w:hAnsiTheme="minorHAnsi"/>
                <w:color w:val="000000"/>
                <w:sz w:val="22"/>
                <w:szCs w:val="22"/>
                <w:lang w:val="en-US"/>
              </w:rPr>
              <w:t>} starting {</w:t>
            </w:r>
            <w:r>
              <w:rPr>
                <w:rFonts w:asciiTheme="minorHAnsi" w:hAnsiTheme="minorHAnsi"/>
                <w:color w:val="000000"/>
                <w:sz w:val="22"/>
                <w:szCs w:val="22"/>
                <w:lang w:val="en-US"/>
              </w:rPr>
              <w:t>3</w:t>
            </w:r>
            <w:r w:rsidRPr="00A632AE">
              <w:rPr>
                <w:rFonts w:asciiTheme="minorHAnsi" w:hAnsiTheme="minorHAnsi"/>
                <w:color w:val="000000"/>
                <w:sz w:val="22"/>
                <w:szCs w:val="22"/>
                <w:lang w:val="en-US"/>
              </w:rPr>
              <w:t>} exceed the {</w:t>
            </w:r>
            <w:r>
              <w:rPr>
                <w:rFonts w:asciiTheme="minorHAnsi" w:hAnsiTheme="minorHAnsi"/>
                <w:color w:val="000000"/>
                <w:sz w:val="22"/>
                <w:szCs w:val="22"/>
                <w:lang w:val="en-US"/>
              </w:rPr>
              <w:t>4</w:t>
            </w:r>
            <w:r w:rsidRPr="00A632AE">
              <w:rPr>
                <w:rFonts w:asciiTheme="minorHAnsi" w:hAnsiTheme="minorHAnsi"/>
                <w:color w:val="000000"/>
                <w:sz w:val="22"/>
                <w:szCs w:val="22"/>
                <w:lang w:val="en-US"/>
              </w:rPr>
              <w:t>} contributory weeks available for this leave in {</w:t>
            </w:r>
            <w:r>
              <w:rPr>
                <w:rFonts w:asciiTheme="minorHAnsi" w:hAnsiTheme="minorHAnsi"/>
                <w:color w:val="000000"/>
                <w:sz w:val="22"/>
                <w:szCs w:val="22"/>
                <w:lang w:val="en-US"/>
              </w:rPr>
              <w:t>5</w:t>
            </w:r>
            <w:r w:rsidRPr="00A632AE">
              <w:rPr>
                <w:rFonts w:asciiTheme="minorHAnsi" w:hAnsiTheme="minorHAnsi"/>
                <w:color w:val="000000"/>
                <w:sz w:val="22"/>
                <w:szCs w:val="22"/>
                <w:lang w:val="en-US"/>
              </w:rPr>
              <w:t>}.</w:t>
            </w:r>
            <w:r>
              <w:rPr>
                <w:rFonts w:asciiTheme="minorHAnsi" w:hAnsiTheme="minorHAnsi"/>
                <w:color w:val="000000"/>
                <w:sz w:val="22"/>
                <w:szCs w:val="22"/>
                <w:lang w:val="en-US"/>
              </w:rPr>
              <w:t xml:space="preserve"> Please review Leave information.</w:t>
            </w:r>
          </w:p>
        </w:tc>
      </w:tr>
      <w:tr w:rsidR="00CA437A" w:rsidRPr="00A61AB1" w14:paraId="664856D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66A529D"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7F00E08"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F56F6D7" w14:textId="5E1FB758" w:rsidR="00CA437A" w:rsidRPr="00B464B9" w:rsidRDefault="00322543" w:rsidP="000836DD">
            <w:pPr>
              <w:spacing w:before="60" w:after="60"/>
              <w:ind w:left="0"/>
              <w:rPr>
                <w:rFonts w:asciiTheme="minorHAnsi" w:hAnsiTheme="minorHAnsi"/>
                <w:sz w:val="22"/>
                <w:szCs w:val="22"/>
                <w:lang w:eastAsia="en-CA"/>
              </w:rPr>
            </w:pPr>
            <w:r w:rsidRPr="00A632AE">
              <w:rPr>
                <w:rFonts w:asciiTheme="minorHAnsi" w:hAnsiTheme="minorHAnsi"/>
                <w:sz w:val="22"/>
                <w:szCs w:val="22"/>
                <w:lang w:val="en-US"/>
              </w:rPr>
              <w:t>The reported We</w:t>
            </w:r>
            <w:r>
              <w:rPr>
                <w:rFonts w:asciiTheme="minorHAnsi" w:hAnsiTheme="minorHAnsi"/>
                <w:sz w:val="22"/>
                <w:szCs w:val="22"/>
                <w:lang w:val="en-US"/>
              </w:rPr>
              <w:t xml:space="preserve">eks Paid for the </w:t>
            </w:r>
            <w:r w:rsidRPr="00A632AE">
              <w:rPr>
                <w:rFonts w:asciiTheme="minorHAnsi" w:hAnsiTheme="minorHAnsi"/>
                <w:sz w:val="22"/>
                <w:szCs w:val="22"/>
                <w:lang w:val="en-US"/>
              </w:rPr>
              <w:t xml:space="preserve">Non-Contributory Leave </w:t>
            </w:r>
            <w:r>
              <w:rPr>
                <w:rFonts w:asciiTheme="minorHAnsi" w:hAnsiTheme="minorHAnsi"/>
                <w:sz w:val="22"/>
                <w:szCs w:val="22"/>
                <w:lang w:val="en-US"/>
              </w:rPr>
              <w:t xml:space="preserve">exceed the </w:t>
            </w:r>
            <w:r w:rsidRPr="00A632AE">
              <w:rPr>
                <w:rFonts w:asciiTheme="minorHAnsi" w:hAnsiTheme="minorHAnsi"/>
                <w:sz w:val="22"/>
                <w:szCs w:val="22"/>
                <w:lang w:val="en-US"/>
              </w:rPr>
              <w:t>contributory wee</w:t>
            </w:r>
            <w:r>
              <w:rPr>
                <w:rFonts w:asciiTheme="minorHAnsi" w:hAnsiTheme="minorHAnsi"/>
                <w:sz w:val="22"/>
                <w:szCs w:val="22"/>
                <w:lang w:val="en-US"/>
              </w:rPr>
              <w:t>ks available for this leave in the Reporting Year</w:t>
            </w:r>
            <w:r w:rsidRPr="00A632AE">
              <w:rPr>
                <w:rFonts w:asciiTheme="minorHAnsi" w:hAnsiTheme="minorHAnsi"/>
                <w:sz w:val="22"/>
                <w:szCs w:val="22"/>
                <w:lang w:val="en-US"/>
              </w:rPr>
              <w:t>.</w:t>
            </w:r>
            <w:r>
              <w:rPr>
                <w:rFonts w:asciiTheme="minorHAnsi" w:hAnsiTheme="minorHAnsi"/>
                <w:sz w:val="22"/>
                <w:szCs w:val="22"/>
                <w:lang w:val="en-US"/>
              </w:rPr>
              <w:t xml:space="preserve"> Please review Leave information.</w:t>
            </w:r>
          </w:p>
        </w:tc>
      </w:tr>
      <w:tr w:rsidR="00CA437A" w:rsidRPr="0085712F" w14:paraId="38A5876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03873EA" w14:textId="77777777" w:rsidR="00CA437A" w:rsidRPr="0085712F" w:rsidRDefault="00CA437A"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3926DFB" w14:textId="77777777" w:rsidR="00322543" w:rsidRPr="0030793A" w:rsidRDefault="00322543" w:rsidP="00322543">
            <w:pPr>
              <w:spacing w:before="60" w:after="60"/>
              <w:rPr>
                <w:rFonts w:asciiTheme="minorHAnsi" w:hAnsiTheme="minorHAnsi" w:cs="Calibri"/>
                <w:sz w:val="22"/>
                <w:szCs w:val="22"/>
              </w:rPr>
            </w:pPr>
            <w:r w:rsidRPr="0030793A">
              <w:rPr>
                <w:rFonts w:asciiTheme="minorHAnsi" w:hAnsiTheme="minorHAnsi" w:cs="Calibri"/>
                <w:sz w:val="22"/>
                <w:szCs w:val="22"/>
              </w:rPr>
              <w:t xml:space="preserve">{2} : </w:t>
            </w:r>
            <w:r w:rsidRPr="00A632AE">
              <w:rPr>
                <w:rFonts w:asciiTheme="minorHAnsi" w:hAnsiTheme="minorHAnsi"/>
                <w:sz w:val="22"/>
                <w:szCs w:val="22"/>
                <w:lang w:val="en-US"/>
              </w:rPr>
              <w:t>Non-Contributory Leave Type</w:t>
            </w:r>
          </w:p>
          <w:p w14:paraId="7391F08D" w14:textId="77777777" w:rsidR="00322543" w:rsidRPr="0030793A" w:rsidRDefault="00322543" w:rsidP="00322543">
            <w:pPr>
              <w:spacing w:before="60" w:after="60"/>
              <w:rPr>
                <w:rFonts w:asciiTheme="minorHAnsi" w:hAnsiTheme="minorHAnsi" w:cs="Calibri"/>
                <w:sz w:val="22"/>
                <w:szCs w:val="22"/>
              </w:rPr>
            </w:pPr>
            <w:r w:rsidRPr="0030793A">
              <w:rPr>
                <w:rFonts w:asciiTheme="minorHAnsi" w:hAnsiTheme="minorHAnsi" w:cs="Calibri"/>
                <w:sz w:val="22"/>
                <w:szCs w:val="22"/>
              </w:rPr>
              <w:t>{3} :</w:t>
            </w:r>
            <w:r w:rsidRPr="00A632AE">
              <w:rPr>
                <w:rFonts w:asciiTheme="minorHAnsi" w:hAnsiTheme="minorHAnsi"/>
                <w:sz w:val="22"/>
                <w:szCs w:val="22"/>
                <w:lang w:val="en-US"/>
              </w:rPr>
              <w:t xml:space="preserve"> Non-Contributory Leave Start Date</w:t>
            </w:r>
          </w:p>
          <w:p w14:paraId="40C63E2B" w14:textId="77777777" w:rsidR="00322543" w:rsidRPr="0030793A" w:rsidRDefault="00322543" w:rsidP="00322543">
            <w:pPr>
              <w:spacing w:before="60" w:after="60"/>
              <w:rPr>
                <w:rFonts w:asciiTheme="minorHAnsi" w:hAnsiTheme="minorHAnsi" w:cs="Calibri"/>
                <w:sz w:val="22"/>
                <w:szCs w:val="22"/>
              </w:rPr>
            </w:pPr>
            <w:r w:rsidRPr="0030793A">
              <w:rPr>
                <w:rFonts w:asciiTheme="minorHAnsi" w:hAnsiTheme="minorHAnsi" w:cs="Calibri"/>
                <w:sz w:val="22"/>
                <w:szCs w:val="22"/>
              </w:rPr>
              <w:t>{4} :</w:t>
            </w:r>
            <w:r w:rsidRPr="00A632AE">
              <w:rPr>
                <w:rFonts w:asciiTheme="minorHAnsi" w:hAnsiTheme="minorHAnsi"/>
                <w:sz w:val="22"/>
                <w:szCs w:val="22"/>
                <w:lang w:val="en-US"/>
              </w:rPr>
              <w:t xml:space="preserve"> Non-Contributory Leave Period</w:t>
            </w:r>
          </w:p>
          <w:p w14:paraId="10C38A83" w14:textId="4850664C" w:rsidR="00CA437A" w:rsidRPr="009C43D2" w:rsidRDefault="00322543" w:rsidP="00322543">
            <w:pPr>
              <w:ind w:left="0"/>
              <w:rPr>
                <w:rFonts w:asciiTheme="minorHAnsi" w:hAnsiTheme="minorHAnsi" w:cs="Calibri"/>
                <w:color w:val="auto"/>
                <w:sz w:val="22"/>
                <w:szCs w:val="22"/>
              </w:rPr>
            </w:pPr>
            <w:r>
              <w:rPr>
                <w:rFonts w:asciiTheme="minorHAnsi" w:hAnsiTheme="minorHAnsi" w:cs="Calibri"/>
                <w:sz w:val="22"/>
                <w:szCs w:val="22"/>
              </w:rPr>
              <w:t xml:space="preserve">          </w:t>
            </w:r>
            <w:r w:rsidRPr="0030793A">
              <w:rPr>
                <w:rFonts w:asciiTheme="minorHAnsi" w:hAnsiTheme="minorHAnsi" w:cs="Calibri"/>
                <w:sz w:val="22"/>
                <w:szCs w:val="22"/>
              </w:rPr>
              <w:t>{5} :</w:t>
            </w:r>
            <w:r>
              <w:rPr>
                <w:rFonts w:asciiTheme="minorHAnsi" w:hAnsiTheme="minorHAnsi" w:cs="Calibri"/>
                <w:sz w:val="22"/>
                <w:szCs w:val="22"/>
              </w:rPr>
              <w:t xml:space="preserve"> </w:t>
            </w:r>
            <w:r w:rsidRPr="00A632AE">
              <w:rPr>
                <w:rFonts w:asciiTheme="minorHAnsi" w:hAnsiTheme="minorHAnsi"/>
                <w:sz w:val="22"/>
                <w:szCs w:val="22"/>
                <w:lang w:val="en-US"/>
              </w:rPr>
              <w:t>Reporting Year</w:t>
            </w:r>
          </w:p>
        </w:tc>
      </w:tr>
      <w:tr w:rsidR="00CA437A" w:rsidRPr="0085712F" w14:paraId="0DABABA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484B06" w14:textId="77777777" w:rsidR="00CA437A" w:rsidRPr="0085712F" w:rsidRDefault="00CA437A"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D72F19C" w14:textId="2B0B11AC" w:rsidR="00CA437A" w:rsidRPr="006100CE" w:rsidRDefault="008F60B0"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CA437A" w:rsidRPr="0085712F" w14:paraId="187AEDB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E46E60"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F6B0A68" w14:textId="77777777" w:rsidR="00CA437A" w:rsidRPr="006100CE" w:rsidRDefault="00CA437A" w:rsidP="000836DD">
            <w:pPr>
              <w:spacing w:before="60" w:after="60" w:line="240" w:lineRule="auto"/>
              <w:ind w:left="0"/>
              <w:rPr>
                <w:rFonts w:asciiTheme="minorHAnsi" w:hAnsiTheme="minorHAnsi"/>
                <w:sz w:val="22"/>
                <w:szCs w:val="22"/>
                <w:lang w:eastAsia="en-CA"/>
              </w:rPr>
            </w:pPr>
          </w:p>
        </w:tc>
      </w:tr>
      <w:tr w:rsidR="00CA437A" w:rsidRPr="0085712F" w14:paraId="49F6D90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EFEF062" w14:textId="77777777" w:rsidR="00CA437A" w:rsidRDefault="00CA437A"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558A416" w14:textId="77777777" w:rsidR="00CA437A" w:rsidRPr="0085712F" w:rsidRDefault="00CA437A"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D7BCB17" w14:textId="73E7FFAD" w:rsidR="00077B16" w:rsidRDefault="00077B16" w:rsidP="00077B16">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20190517:</w:t>
            </w:r>
          </w:p>
          <w:p w14:paraId="012B0B6C" w14:textId="5470CAA1" w:rsidR="00077B16" w:rsidRPr="00E8794C" w:rsidRDefault="00077B16" w:rsidP="00077B16">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Added message ID</w:t>
            </w:r>
          </w:p>
          <w:p w14:paraId="675F9663" w14:textId="77777777" w:rsidR="00077B16" w:rsidRDefault="00077B16" w:rsidP="00F93DA0">
            <w:pPr>
              <w:spacing w:before="60" w:after="60" w:line="240" w:lineRule="auto"/>
              <w:ind w:left="0"/>
              <w:rPr>
                <w:rFonts w:asciiTheme="minorHAnsi" w:hAnsiTheme="minorHAnsi"/>
                <w:sz w:val="22"/>
                <w:szCs w:val="22"/>
                <w:lang w:eastAsia="en-CA"/>
              </w:rPr>
            </w:pPr>
          </w:p>
          <w:p w14:paraId="39DF67B7" w14:textId="5E90782F"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4A9ABC1C" w14:textId="77777777" w:rsidR="00F93DA0" w:rsidRPr="00E8794C" w:rsidRDefault="00F93DA0" w:rsidP="003410B0">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2551B0C2" w14:textId="77777777" w:rsidR="00CA437A" w:rsidRPr="00CA5805" w:rsidRDefault="00CA437A" w:rsidP="000836DD">
            <w:pPr>
              <w:spacing w:before="60" w:after="60" w:line="240" w:lineRule="auto"/>
              <w:ind w:left="0"/>
              <w:rPr>
                <w:rFonts w:asciiTheme="minorHAnsi" w:hAnsiTheme="minorHAnsi"/>
                <w:sz w:val="22"/>
                <w:szCs w:val="22"/>
                <w:lang w:eastAsia="en-CA"/>
              </w:rPr>
            </w:pPr>
          </w:p>
        </w:tc>
      </w:tr>
    </w:tbl>
    <w:p w14:paraId="1DF066CA" w14:textId="77777777" w:rsidR="00CA437A" w:rsidRDefault="00CA437A" w:rsidP="00CA437A">
      <w:pPr>
        <w:spacing w:before="0" w:after="0" w:line="240" w:lineRule="auto"/>
        <w:ind w:left="0"/>
      </w:pPr>
    </w:p>
    <w:p w14:paraId="35780BB5" w14:textId="5FE7F317" w:rsidR="00AC7C70" w:rsidRDefault="00AC7C70">
      <w:pPr>
        <w:spacing w:before="0" w:after="0" w:line="240" w:lineRule="auto"/>
        <w:ind w:left="0"/>
      </w:pPr>
      <w:r>
        <w:br w:type="page"/>
      </w:r>
    </w:p>
    <w:p w14:paraId="61D54EAC" w14:textId="77777777" w:rsidR="00AC7C70" w:rsidRDefault="00AC7C70">
      <w:pPr>
        <w:spacing w:before="0" w:after="0" w:line="240" w:lineRule="auto"/>
        <w:ind w:left="0"/>
      </w:pPr>
    </w:p>
    <w:p w14:paraId="2F7F2A05" w14:textId="77777777" w:rsidR="002A2D44" w:rsidRDefault="002A2D44" w:rsidP="002A2D44">
      <w:pPr>
        <w:pStyle w:val="Heading3"/>
        <w:rPr>
          <w:lang w:val="en-US"/>
        </w:rPr>
      </w:pPr>
      <w:r w:rsidRPr="006B06A8">
        <w:t xml:space="preserve">Validation – </w:t>
      </w:r>
      <w:r>
        <w:rPr>
          <w:lang w:val="en-US"/>
        </w:rPr>
        <w:t>Contributory Service Cannot Exceed Period Of Non Contributory Leave</w:t>
      </w:r>
    </w:p>
    <w:p w14:paraId="3C7BBC56" w14:textId="77777777" w:rsidR="002A2D44" w:rsidRPr="00D9307B" w:rsidRDefault="002A2D44" w:rsidP="002A2D44">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A2D44" w14:paraId="5110D133"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F503C2"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5F9E257B" w14:textId="77777777" w:rsidR="002A2D44" w:rsidRPr="007E257A" w:rsidRDefault="002A2D44" w:rsidP="00103996">
            <w:pPr>
              <w:pStyle w:val="Heading1"/>
              <w:rPr>
                <w:rFonts w:cs="Calibri"/>
                <w:color w:val="auto"/>
              </w:rPr>
            </w:pPr>
            <w:bookmarkStart w:id="560" w:name="_Toc496093044"/>
            <w:bookmarkStart w:id="561" w:name="_Toc43372892"/>
            <w:r w:rsidRPr="00BE1995">
              <w:rPr>
                <w:lang w:val="en-US"/>
              </w:rPr>
              <w:t>B</w:t>
            </w:r>
            <w:r>
              <w:rPr>
                <w:lang w:val="en-US"/>
              </w:rPr>
              <w:t>145d</w:t>
            </w:r>
            <w:r w:rsidRPr="00BE1995">
              <w:rPr>
                <w:lang w:val="en-US"/>
              </w:rPr>
              <w:t>_</w:t>
            </w:r>
            <w:bookmarkEnd w:id="560"/>
            <w:r>
              <w:rPr>
                <w:lang w:val="en-US"/>
              </w:rPr>
              <w:t>ExceedPeriod</w:t>
            </w:r>
            <w:bookmarkEnd w:id="561"/>
          </w:p>
        </w:tc>
      </w:tr>
      <w:tr w:rsidR="002A2D44" w14:paraId="40168B4B"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36727D"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CD2DA88" w14:textId="2952CC2C" w:rsidR="002A2D44" w:rsidRDefault="00BA4695" w:rsidP="0010399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3490</w:t>
            </w:r>
          </w:p>
        </w:tc>
      </w:tr>
      <w:tr w:rsidR="002A2D44" w14:paraId="456D3724"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EA87B3"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F64B47F" w14:textId="77777777" w:rsidR="002A2D44" w:rsidRDefault="002A2D44" w:rsidP="0010399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Data Import</w:t>
            </w:r>
          </w:p>
        </w:tc>
      </w:tr>
      <w:tr w:rsidR="002A2D44" w14:paraId="6802E155"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9E9331A"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25A29D0" w14:textId="77777777" w:rsidR="002A2D44" w:rsidRDefault="002A2D44" w:rsidP="0010399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2A2D44" w14:paraId="1D2F5F14"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8B72BD"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DBD95F9" w14:textId="77777777" w:rsidR="002A2D44" w:rsidRPr="007E257A" w:rsidRDefault="002A2D44" w:rsidP="00103996">
            <w:pPr>
              <w:spacing w:before="60" w:after="60" w:line="240" w:lineRule="auto"/>
              <w:ind w:left="0"/>
              <w:rPr>
                <w:rFonts w:asciiTheme="minorHAnsi" w:hAnsiTheme="minorHAnsi" w:cs="Calibri"/>
                <w:color w:val="auto"/>
                <w:sz w:val="22"/>
                <w:szCs w:val="22"/>
              </w:rPr>
            </w:pPr>
            <w:r>
              <w:rPr>
                <w:rFonts w:asciiTheme="minorHAnsi" w:eastAsia="Times New Roman" w:hAnsiTheme="minorHAnsi" w:cs="Calibri"/>
                <w:color w:val="auto"/>
                <w:sz w:val="22"/>
                <w:szCs w:val="22"/>
                <w:lang w:eastAsia="en-CA"/>
              </w:rPr>
              <w:t>Contributory Leaves (MDC)</w:t>
            </w:r>
          </w:p>
        </w:tc>
      </w:tr>
      <w:tr w:rsidR="002A2D44" w14:paraId="4F8A3381"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D5F5237"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CE1DA8E" w14:textId="77777777" w:rsidR="002A2D44" w:rsidRPr="00B464B9" w:rsidRDefault="002A2D44" w:rsidP="00103996">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2A2D44" w14:paraId="56E78E59"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3E6C55E"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72E5109" w14:textId="77777777" w:rsidR="002A2D44" w:rsidRPr="00B464B9" w:rsidRDefault="002A2D44" w:rsidP="00103996">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2A2D44" w:rsidRPr="00A61AB1" w14:paraId="5371E72E"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4CE27F"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C99E6C5"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736FC18" w14:textId="77777777" w:rsidR="002A2D44" w:rsidRDefault="002A2D44" w:rsidP="00103996">
            <w:pPr>
              <w:ind w:left="0"/>
              <w:rPr>
                <w:rFonts w:asciiTheme="minorHAnsi" w:hAnsiTheme="minorHAnsi"/>
                <w:sz w:val="22"/>
                <w:szCs w:val="22"/>
                <w:lang w:eastAsia="en-CA"/>
              </w:rPr>
            </w:pPr>
            <w:r w:rsidRPr="009B7906">
              <w:rPr>
                <w:rFonts w:asciiTheme="minorHAnsi" w:hAnsiTheme="minorHAnsi"/>
                <w:sz w:val="22"/>
                <w:szCs w:val="22"/>
                <w:lang w:eastAsia="en-CA"/>
              </w:rPr>
              <w:t>Contributory Service cannot exceed period of non-contributory leave period associated to reporting year plus the Acceptable Leave Tolerance (ALT).</w:t>
            </w:r>
          </w:p>
        </w:tc>
      </w:tr>
      <w:tr w:rsidR="002A2D44" w:rsidRPr="00575A54" w14:paraId="29309A2B"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BEADF8"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524F043" w14:textId="77777777" w:rsidR="002A2D44" w:rsidRDefault="002A2D44" w:rsidP="00103996">
            <w:pPr>
              <w:ind w:left="0"/>
              <w:rPr>
                <w:rFonts w:asciiTheme="minorHAnsi" w:hAnsiTheme="minorHAnsi"/>
                <w:sz w:val="22"/>
                <w:szCs w:val="22"/>
                <w:lang w:eastAsia="en-CA"/>
              </w:rPr>
            </w:pPr>
            <w:r>
              <w:rPr>
                <w:rFonts w:asciiTheme="minorHAnsi" w:hAnsiTheme="minorHAnsi"/>
                <w:sz w:val="22"/>
                <w:szCs w:val="22"/>
                <w:lang w:eastAsia="en-CA"/>
              </w:rPr>
              <w:t>Reject the member in the input file if:</w:t>
            </w:r>
          </w:p>
          <w:p w14:paraId="1C81CB60" w14:textId="77777777" w:rsidR="009F7EEF" w:rsidRPr="00F1492D" w:rsidRDefault="009F7EEF" w:rsidP="009F7EEF">
            <w:pPr>
              <w:spacing w:before="0" w:after="0" w:line="240" w:lineRule="auto"/>
              <w:ind w:left="742"/>
              <w:rPr>
                <w:rFonts w:asciiTheme="minorHAnsi" w:hAnsiTheme="minorHAnsi"/>
                <w:b/>
                <w:sz w:val="22"/>
                <w:szCs w:val="22"/>
                <w:lang w:eastAsia="en-CA"/>
              </w:rPr>
            </w:pPr>
            <w:r w:rsidRPr="00F1492D">
              <w:rPr>
                <w:rFonts w:asciiTheme="minorHAnsi" w:hAnsiTheme="minorHAnsi"/>
                <w:b/>
                <w:sz w:val="22"/>
                <w:szCs w:val="22"/>
                <w:lang w:eastAsia="en-CA"/>
              </w:rPr>
              <w:t>The provided weeks exceed the contributory weeks available for this leave in the reporting year:</w:t>
            </w:r>
          </w:p>
          <w:p w14:paraId="3A63D520" w14:textId="77777777" w:rsidR="009F7EEF" w:rsidRPr="00EF510A" w:rsidRDefault="009F7EEF" w:rsidP="009F7EEF">
            <w:pPr>
              <w:spacing w:before="0" w:after="0" w:line="240" w:lineRule="auto"/>
              <w:ind w:left="0" w:firstLine="742"/>
              <w:rPr>
                <w:rFonts w:asciiTheme="minorHAnsi" w:hAnsiTheme="minorHAnsi"/>
                <w:sz w:val="22"/>
                <w:szCs w:val="22"/>
                <w:lang w:eastAsia="en-CA"/>
              </w:rPr>
            </w:pPr>
          </w:p>
          <w:p w14:paraId="24AF1688" w14:textId="6ECD50B8" w:rsidR="00EF510A" w:rsidRPr="00EF510A" w:rsidRDefault="00EF510A" w:rsidP="00EF510A">
            <w:pPr>
              <w:autoSpaceDE w:val="0"/>
              <w:autoSpaceDN w:val="0"/>
              <w:adjustRightInd w:val="0"/>
              <w:spacing w:before="0" w:after="0" w:line="240" w:lineRule="auto"/>
              <w:ind w:left="737"/>
              <w:rPr>
                <w:rFonts w:asciiTheme="minorHAnsi" w:hAnsiTheme="minorHAnsi"/>
                <w:sz w:val="22"/>
                <w:szCs w:val="22"/>
                <w:lang w:eastAsia="en-CA"/>
              </w:rPr>
            </w:pPr>
            <w:r w:rsidRPr="00EF510A">
              <w:rPr>
                <w:rFonts w:asciiTheme="minorHAnsi" w:hAnsiTheme="minorHAnsi"/>
                <w:sz w:val="22"/>
                <w:szCs w:val="22"/>
                <w:lang w:eastAsia="en-CA"/>
              </w:rPr>
              <w:t>Year(File.LeaveENDDate) &gt;= Year(ExecutionParameter.StartDate)</w:t>
            </w:r>
          </w:p>
          <w:p w14:paraId="6C003246" w14:textId="77777777" w:rsidR="00EF510A" w:rsidRPr="00EF510A" w:rsidRDefault="00EF510A" w:rsidP="00EF510A">
            <w:pPr>
              <w:autoSpaceDE w:val="0"/>
              <w:autoSpaceDN w:val="0"/>
              <w:adjustRightInd w:val="0"/>
              <w:spacing w:before="0" w:after="0" w:line="240" w:lineRule="auto"/>
              <w:ind w:left="737"/>
              <w:rPr>
                <w:rFonts w:asciiTheme="minorHAnsi" w:hAnsiTheme="minorHAnsi"/>
                <w:sz w:val="22"/>
                <w:szCs w:val="22"/>
                <w:lang w:eastAsia="en-CA"/>
              </w:rPr>
            </w:pPr>
            <w:r w:rsidRPr="00EF510A">
              <w:rPr>
                <w:rFonts w:asciiTheme="minorHAnsi" w:hAnsiTheme="minorHAnsi"/>
                <w:sz w:val="22"/>
                <w:szCs w:val="22"/>
                <w:lang w:eastAsia="en-CA"/>
              </w:rPr>
              <w:t>AND</w:t>
            </w:r>
          </w:p>
          <w:p w14:paraId="3E22FF8B" w14:textId="77777777" w:rsidR="00EF510A" w:rsidRDefault="00EF510A" w:rsidP="009F7EEF">
            <w:pPr>
              <w:spacing w:before="0" w:after="0" w:line="240" w:lineRule="auto"/>
              <w:ind w:left="0" w:firstLine="742"/>
              <w:rPr>
                <w:rFonts w:asciiTheme="minorHAnsi" w:hAnsiTheme="minorHAnsi"/>
                <w:color w:val="auto"/>
                <w:sz w:val="22"/>
                <w:szCs w:val="22"/>
                <w:lang w:eastAsia="en-CA"/>
              </w:rPr>
            </w:pPr>
          </w:p>
          <w:p w14:paraId="22F40FC2" w14:textId="77777777" w:rsidR="009F7EEF" w:rsidRDefault="009F7EEF" w:rsidP="009F7EEF">
            <w:pPr>
              <w:spacing w:before="0" w:after="0" w:line="240" w:lineRule="auto"/>
              <w:ind w:left="0" w:firstLine="742"/>
              <w:rPr>
                <w:rFonts w:asciiTheme="minorHAnsi" w:hAnsiTheme="minorHAnsi"/>
                <w:sz w:val="22"/>
                <w:szCs w:val="22"/>
                <w:lang w:eastAsia="en-CA"/>
              </w:rPr>
            </w:pPr>
            <w:r w:rsidRPr="00CC3A87">
              <w:rPr>
                <w:rFonts w:asciiTheme="minorHAnsi" w:hAnsiTheme="minorHAnsi"/>
                <w:sz w:val="22"/>
                <w:szCs w:val="22"/>
                <w:lang w:eastAsia="en-CA"/>
              </w:rPr>
              <w:t>File.TotalWee</w:t>
            </w:r>
            <w:r>
              <w:rPr>
                <w:rFonts w:asciiTheme="minorHAnsi" w:hAnsiTheme="minorHAnsi"/>
                <w:sz w:val="22"/>
                <w:szCs w:val="22"/>
                <w:lang w:eastAsia="en-CA"/>
              </w:rPr>
              <w:t>ksPaid/File.PctOfNormalEarnings</w:t>
            </w:r>
          </w:p>
          <w:p w14:paraId="080D44DF" w14:textId="77777777" w:rsidR="009F7EEF" w:rsidRDefault="009F7EEF" w:rsidP="009F7EEF">
            <w:pPr>
              <w:spacing w:before="0" w:after="0" w:line="240" w:lineRule="auto"/>
              <w:ind w:left="0" w:firstLine="742"/>
              <w:rPr>
                <w:rFonts w:asciiTheme="minorHAnsi" w:hAnsiTheme="minorHAnsi"/>
                <w:sz w:val="22"/>
                <w:szCs w:val="22"/>
                <w:lang w:eastAsia="en-CA"/>
              </w:rPr>
            </w:pPr>
            <w:r>
              <w:rPr>
                <w:rFonts w:asciiTheme="minorHAnsi" w:hAnsiTheme="minorHAnsi"/>
                <w:sz w:val="22"/>
                <w:szCs w:val="22"/>
                <w:lang w:eastAsia="en-CA"/>
              </w:rPr>
              <w:t>&gt;</w:t>
            </w:r>
          </w:p>
          <w:p w14:paraId="0017C5C1" w14:textId="77777777" w:rsidR="009F7EEF" w:rsidRDefault="009F7EEF" w:rsidP="009F7EEF">
            <w:pPr>
              <w:spacing w:before="0" w:after="0" w:line="240" w:lineRule="auto"/>
              <w:ind w:left="742"/>
              <w:rPr>
                <w:rFonts w:asciiTheme="minorHAnsi" w:hAnsiTheme="minorHAnsi"/>
                <w:color w:val="auto"/>
                <w:sz w:val="22"/>
                <w:szCs w:val="22"/>
                <w:lang w:eastAsia="en-CA"/>
              </w:rPr>
            </w:pPr>
            <w:r>
              <w:rPr>
                <w:rFonts w:asciiTheme="minorHAnsi" w:hAnsiTheme="minorHAnsi"/>
                <w:sz w:val="22"/>
                <w:szCs w:val="22"/>
                <w:lang w:eastAsia="en-CA"/>
              </w:rPr>
              <w:t>RoundUp</w:t>
            </w:r>
            <w:r>
              <w:rPr>
                <w:rFonts w:asciiTheme="minorHAnsi" w:hAnsiTheme="minorHAnsi"/>
                <w:sz w:val="22"/>
                <w:szCs w:val="22"/>
                <w:lang w:val="en-US" w:eastAsia="en-CA"/>
              </w:rPr>
              <w:t>[{</w:t>
            </w:r>
            <w:r w:rsidRPr="005D2871">
              <w:rPr>
                <w:rFonts w:asciiTheme="minorHAnsi" w:hAnsiTheme="minorHAnsi"/>
                <w:sz w:val="22"/>
                <w:szCs w:val="22"/>
                <w:lang w:val="en-US" w:eastAsia="en-CA"/>
              </w:rPr>
              <w:t>(</w:t>
            </w:r>
            <w:r>
              <w:rPr>
                <w:rFonts w:asciiTheme="minorHAnsi" w:hAnsiTheme="minorHAnsi"/>
                <w:sz w:val="22"/>
                <w:szCs w:val="22"/>
                <w:lang w:val="en-US" w:eastAsia="en-CA"/>
              </w:rPr>
              <w:t xml:space="preserve">LeaveEnd </w:t>
            </w:r>
            <w:r w:rsidRPr="005D2871">
              <w:rPr>
                <w:rFonts w:asciiTheme="minorHAnsi" w:hAnsiTheme="minorHAnsi"/>
                <w:sz w:val="22"/>
                <w:szCs w:val="22"/>
                <w:lang w:val="en-US" w:eastAsia="en-CA"/>
              </w:rPr>
              <w:t xml:space="preserve">– </w:t>
            </w:r>
            <w:r>
              <w:rPr>
                <w:rFonts w:asciiTheme="minorHAnsi" w:hAnsiTheme="minorHAnsi"/>
                <w:sz w:val="22"/>
                <w:szCs w:val="22"/>
                <w:lang w:val="en-US" w:eastAsia="en-CA"/>
              </w:rPr>
              <w:t>LeaveStart</w:t>
            </w:r>
            <w:r w:rsidRPr="005D2871">
              <w:rPr>
                <w:rFonts w:asciiTheme="minorHAnsi" w:hAnsiTheme="minorHAnsi"/>
                <w:sz w:val="22"/>
                <w:szCs w:val="22"/>
                <w:lang w:val="en-US" w:eastAsia="en-CA"/>
              </w:rPr>
              <w:t xml:space="preserve"> + 1 day</w:t>
            </w:r>
            <w:r>
              <w:rPr>
                <w:rFonts w:asciiTheme="minorHAnsi" w:hAnsiTheme="minorHAnsi"/>
                <w:sz w:val="22"/>
                <w:szCs w:val="22"/>
                <w:lang w:val="en-US" w:eastAsia="en-CA"/>
              </w:rPr>
              <w:t xml:space="preserve">) / </w:t>
            </w:r>
            <w:r w:rsidRPr="005D2871">
              <w:rPr>
                <w:rFonts w:asciiTheme="minorHAnsi" w:hAnsiTheme="minorHAnsi"/>
                <w:sz w:val="22"/>
                <w:szCs w:val="22"/>
                <w:lang w:val="en-US" w:eastAsia="en-CA"/>
              </w:rPr>
              <w:t>(Year(</w:t>
            </w:r>
            <w:r>
              <w:rPr>
                <w:rFonts w:asciiTheme="minorHAnsi" w:hAnsiTheme="minorHAnsi"/>
                <w:sz w:val="22"/>
                <w:szCs w:val="22"/>
                <w:lang w:val="en-US" w:eastAsia="en-CA"/>
              </w:rPr>
              <w:t>LeaveStart</w:t>
            </w:r>
            <w:r w:rsidRPr="005D2871">
              <w:rPr>
                <w:rFonts w:asciiTheme="minorHAnsi" w:hAnsiTheme="minorHAnsi"/>
                <w:sz w:val="22"/>
                <w:szCs w:val="22"/>
                <w:lang w:val="en-US" w:eastAsia="en-CA"/>
              </w:rPr>
              <w:t>)-12-31 – Year(Leave</w:t>
            </w:r>
            <w:r>
              <w:rPr>
                <w:rFonts w:asciiTheme="minorHAnsi" w:hAnsiTheme="minorHAnsi"/>
                <w:sz w:val="22"/>
                <w:szCs w:val="22"/>
                <w:lang w:val="en-US" w:eastAsia="en-CA"/>
              </w:rPr>
              <w:t>Start)-01-01 + 1 day}*52</w:t>
            </w:r>
            <w:r w:rsidRPr="005D2871">
              <w:rPr>
                <w:rFonts w:asciiTheme="minorHAnsi" w:hAnsiTheme="minorHAnsi"/>
                <w:sz w:val="22"/>
                <w:szCs w:val="22"/>
                <w:lang w:val="en-US" w:eastAsia="en-CA"/>
              </w:rPr>
              <w:t>)</w:t>
            </w:r>
            <w:r>
              <w:rPr>
                <w:rFonts w:asciiTheme="minorHAnsi" w:hAnsiTheme="minorHAnsi"/>
                <w:sz w:val="22"/>
                <w:szCs w:val="22"/>
                <w:lang w:val="en-US" w:eastAsia="en-CA"/>
              </w:rPr>
              <w:t>; 2]</w:t>
            </w:r>
          </w:p>
          <w:p w14:paraId="2B0A2D12" w14:textId="77777777" w:rsidR="009F7EEF" w:rsidRDefault="009F7EEF" w:rsidP="009F7EEF">
            <w:pPr>
              <w:spacing w:before="0" w:after="0" w:line="240" w:lineRule="auto"/>
              <w:ind w:left="0" w:firstLine="742"/>
              <w:rPr>
                <w:rFonts w:asciiTheme="minorHAnsi" w:hAnsiTheme="minorHAnsi"/>
                <w:color w:val="auto"/>
                <w:sz w:val="22"/>
                <w:szCs w:val="22"/>
                <w:lang w:eastAsia="en-CA"/>
              </w:rPr>
            </w:pPr>
          </w:p>
          <w:p w14:paraId="406FC89B" w14:textId="77777777" w:rsidR="009F7EEF" w:rsidRDefault="009F7EEF" w:rsidP="009F7EEF">
            <w:pPr>
              <w:spacing w:before="0" w:after="0" w:line="240" w:lineRule="auto"/>
              <w:ind w:left="0" w:firstLine="742"/>
              <w:rPr>
                <w:rFonts w:asciiTheme="minorHAnsi" w:hAnsiTheme="minorHAnsi"/>
                <w:color w:val="auto"/>
                <w:sz w:val="22"/>
                <w:szCs w:val="22"/>
                <w:u w:val="single"/>
                <w:lang w:eastAsia="en-CA"/>
              </w:rPr>
            </w:pPr>
            <w:r w:rsidRPr="002A39C3">
              <w:rPr>
                <w:rFonts w:asciiTheme="minorHAnsi" w:hAnsiTheme="minorHAnsi"/>
                <w:color w:val="auto"/>
                <w:sz w:val="22"/>
                <w:szCs w:val="22"/>
                <w:u w:val="single"/>
                <w:lang w:eastAsia="en-CA"/>
              </w:rPr>
              <w:t xml:space="preserve">Where: </w:t>
            </w:r>
          </w:p>
          <w:p w14:paraId="1B6FCB36" w14:textId="77777777" w:rsidR="009F7EEF" w:rsidRPr="002A39C3" w:rsidRDefault="009F7EEF" w:rsidP="009F7EEF">
            <w:pPr>
              <w:spacing w:before="0" w:after="0" w:line="240" w:lineRule="auto"/>
              <w:ind w:left="0" w:firstLine="742"/>
              <w:rPr>
                <w:rFonts w:asciiTheme="minorHAnsi" w:hAnsiTheme="minorHAnsi"/>
                <w:b/>
                <w:sz w:val="22"/>
                <w:szCs w:val="22"/>
                <w:lang w:eastAsia="en-CA"/>
              </w:rPr>
            </w:pPr>
            <w:r w:rsidRPr="002A39C3">
              <w:rPr>
                <w:rFonts w:asciiTheme="minorHAnsi" w:hAnsiTheme="minorHAnsi"/>
                <w:b/>
                <w:sz w:val="22"/>
                <w:szCs w:val="22"/>
                <w:lang w:eastAsia="en-CA"/>
              </w:rPr>
              <w:t>LeaveStart =</w:t>
            </w:r>
          </w:p>
          <w:p w14:paraId="2AD3957C" w14:textId="77777777" w:rsidR="009F7EEF" w:rsidRDefault="009F7EEF" w:rsidP="009F7EEF">
            <w:pPr>
              <w:spacing w:before="0" w:after="0" w:line="240" w:lineRule="auto"/>
              <w:ind w:left="0" w:firstLine="1168"/>
              <w:rPr>
                <w:rFonts w:asciiTheme="minorHAnsi" w:hAnsiTheme="minorHAnsi"/>
                <w:sz w:val="22"/>
                <w:szCs w:val="22"/>
                <w:lang w:val="en-US"/>
              </w:rPr>
            </w:pPr>
            <w:r>
              <w:rPr>
                <w:rFonts w:asciiTheme="minorHAnsi" w:hAnsiTheme="minorHAnsi"/>
                <w:sz w:val="22"/>
                <w:szCs w:val="22"/>
                <w:lang w:eastAsia="en-CA"/>
              </w:rPr>
              <w:t xml:space="preserve">{ If </w:t>
            </w:r>
            <w:r w:rsidRPr="005D2871">
              <w:rPr>
                <w:rFonts w:asciiTheme="minorHAnsi" w:hAnsiTheme="minorHAnsi"/>
                <w:sz w:val="22"/>
                <w:szCs w:val="22"/>
                <w:lang w:eastAsia="en-CA"/>
              </w:rPr>
              <w:t>Year(File.</w:t>
            </w:r>
            <w:r>
              <w:rPr>
                <w:rFonts w:asciiTheme="minorHAnsi" w:hAnsiTheme="minorHAnsi"/>
                <w:sz w:val="22"/>
                <w:szCs w:val="22"/>
                <w:lang w:eastAsia="en-CA"/>
              </w:rPr>
              <w:t>LeaveStartDate) &lt;</w:t>
            </w:r>
            <w:r w:rsidRPr="005D2871">
              <w:rPr>
                <w:rFonts w:asciiTheme="minorHAnsi" w:hAnsiTheme="minorHAnsi"/>
                <w:sz w:val="22"/>
                <w:szCs w:val="22"/>
                <w:lang w:eastAsia="en-CA"/>
              </w:rPr>
              <w:t xml:space="preserve"> </w:t>
            </w:r>
            <w:r w:rsidRPr="00BF6B90">
              <w:rPr>
                <w:rFonts w:asciiTheme="minorHAnsi" w:hAnsiTheme="minorHAnsi"/>
                <w:sz w:val="22"/>
                <w:szCs w:val="22"/>
                <w:lang w:val="en-US"/>
              </w:rPr>
              <w:t>Year(ExecutionParameter.StartDate)</w:t>
            </w:r>
          </w:p>
          <w:p w14:paraId="121A78BC" w14:textId="77777777" w:rsidR="009F7EEF" w:rsidRDefault="009F7EEF" w:rsidP="009F7EEF">
            <w:pPr>
              <w:spacing w:before="0" w:after="0" w:line="240" w:lineRule="auto"/>
              <w:ind w:left="0" w:firstLine="1735"/>
              <w:rPr>
                <w:rFonts w:asciiTheme="minorHAnsi" w:hAnsiTheme="minorHAnsi"/>
                <w:sz w:val="22"/>
                <w:szCs w:val="22"/>
                <w:lang w:eastAsia="en-CA"/>
              </w:rPr>
            </w:pPr>
            <w:r>
              <w:rPr>
                <w:rFonts w:asciiTheme="minorHAnsi" w:hAnsiTheme="minorHAnsi"/>
                <w:sz w:val="22"/>
                <w:szCs w:val="22"/>
                <w:lang w:val="en-US"/>
              </w:rPr>
              <w:t xml:space="preserve">= </w:t>
            </w:r>
            <w:r w:rsidRPr="005D2871">
              <w:rPr>
                <w:rFonts w:asciiTheme="minorHAnsi" w:hAnsiTheme="minorHAnsi"/>
                <w:sz w:val="22"/>
                <w:szCs w:val="22"/>
                <w:lang w:eastAsia="en-CA"/>
              </w:rPr>
              <w:t>Year(</w:t>
            </w:r>
            <w:r w:rsidRPr="00BF6B90">
              <w:rPr>
                <w:rFonts w:asciiTheme="minorHAnsi" w:hAnsiTheme="minorHAnsi"/>
                <w:sz w:val="22"/>
                <w:szCs w:val="22"/>
                <w:lang w:val="en-US"/>
              </w:rPr>
              <w:t>ExecutionParameter.StartDate</w:t>
            </w:r>
            <w:r w:rsidRPr="005D2871">
              <w:rPr>
                <w:rFonts w:asciiTheme="minorHAnsi" w:hAnsiTheme="minorHAnsi"/>
                <w:sz w:val="22"/>
                <w:szCs w:val="22"/>
                <w:lang w:eastAsia="en-CA"/>
              </w:rPr>
              <w:t>)-01-01</w:t>
            </w:r>
          </w:p>
          <w:p w14:paraId="1C96911A" w14:textId="77777777" w:rsidR="009F7EEF" w:rsidRDefault="009F7EEF" w:rsidP="009F7EEF">
            <w:pPr>
              <w:spacing w:before="0" w:after="0" w:line="240" w:lineRule="auto"/>
              <w:ind w:left="0" w:firstLine="1309"/>
              <w:rPr>
                <w:rFonts w:asciiTheme="minorHAnsi" w:hAnsiTheme="minorHAnsi"/>
                <w:sz w:val="22"/>
                <w:szCs w:val="22"/>
                <w:lang w:eastAsia="en-CA"/>
              </w:rPr>
            </w:pPr>
            <w:r>
              <w:rPr>
                <w:rFonts w:asciiTheme="minorHAnsi" w:hAnsiTheme="minorHAnsi"/>
                <w:sz w:val="22"/>
                <w:szCs w:val="22"/>
                <w:lang w:eastAsia="en-CA"/>
              </w:rPr>
              <w:t xml:space="preserve">Else </w:t>
            </w:r>
          </w:p>
          <w:p w14:paraId="57494CE3" w14:textId="77777777" w:rsidR="009F7EEF" w:rsidRDefault="009F7EEF" w:rsidP="009F7EEF">
            <w:pPr>
              <w:spacing w:before="0" w:after="0" w:line="240" w:lineRule="auto"/>
              <w:ind w:left="0" w:firstLine="1735"/>
              <w:rPr>
                <w:rFonts w:asciiTheme="minorHAnsi" w:hAnsiTheme="minorHAnsi"/>
                <w:sz w:val="22"/>
                <w:szCs w:val="22"/>
                <w:lang w:eastAsia="en-CA"/>
              </w:rPr>
            </w:pPr>
            <w:r>
              <w:rPr>
                <w:rFonts w:asciiTheme="minorHAnsi" w:hAnsiTheme="minorHAnsi"/>
                <w:sz w:val="22"/>
                <w:szCs w:val="22"/>
                <w:lang w:val="en-US"/>
              </w:rPr>
              <w:t xml:space="preserve">= </w:t>
            </w:r>
            <w:r w:rsidRPr="005D2871">
              <w:rPr>
                <w:rFonts w:asciiTheme="minorHAnsi" w:hAnsiTheme="minorHAnsi"/>
                <w:sz w:val="22"/>
                <w:szCs w:val="22"/>
                <w:lang w:eastAsia="en-CA"/>
              </w:rPr>
              <w:t>File.</w:t>
            </w:r>
            <w:r>
              <w:rPr>
                <w:rFonts w:asciiTheme="minorHAnsi" w:hAnsiTheme="minorHAnsi"/>
                <w:sz w:val="22"/>
                <w:szCs w:val="22"/>
                <w:lang w:eastAsia="en-CA"/>
              </w:rPr>
              <w:t>LeaveStartDate }</w:t>
            </w:r>
          </w:p>
          <w:p w14:paraId="32179461" w14:textId="77777777" w:rsidR="009F7EEF" w:rsidRDefault="009F7EEF" w:rsidP="009F7EEF">
            <w:pPr>
              <w:spacing w:before="0" w:after="0" w:line="240" w:lineRule="auto"/>
              <w:rPr>
                <w:rFonts w:asciiTheme="minorHAnsi" w:hAnsiTheme="minorHAnsi"/>
                <w:sz w:val="22"/>
                <w:szCs w:val="22"/>
                <w:lang w:eastAsia="en-CA"/>
              </w:rPr>
            </w:pPr>
          </w:p>
          <w:p w14:paraId="4DA42700" w14:textId="77777777" w:rsidR="009F7EEF" w:rsidRDefault="009F7EEF" w:rsidP="009F7EEF">
            <w:pPr>
              <w:spacing w:before="0" w:after="0" w:line="240" w:lineRule="auto"/>
              <w:ind w:left="0" w:firstLine="742"/>
              <w:rPr>
                <w:rFonts w:asciiTheme="minorHAnsi" w:hAnsiTheme="minorHAnsi"/>
                <w:b/>
                <w:sz w:val="22"/>
                <w:szCs w:val="22"/>
                <w:lang w:eastAsia="en-CA"/>
              </w:rPr>
            </w:pPr>
            <w:r w:rsidRPr="002A39C3">
              <w:rPr>
                <w:rFonts w:asciiTheme="minorHAnsi" w:hAnsiTheme="minorHAnsi"/>
                <w:b/>
                <w:sz w:val="22"/>
                <w:szCs w:val="22"/>
                <w:lang w:eastAsia="en-CA"/>
              </w:rPr>
              <w:t>LeaveEnd=</w:t>
            </w:r>
          </w:p>
          <w:p w14:paraId="2D791C11" w14:textId="77777777" w:rsidR="009F7EEF" w:rsidRDefault="009F7EEF" w:rsidP="009F7EEF">
            <w:pPr>
              <w:spacing w:before="0" w:after="0" w:line="240" w:lineRule="auto"/>
              <w:ind w:left="0" w:firstLine="1168"/>
              <w:rPr>
                <w:rFonts w:asciiTheme="minorHAnsi" w:hAnsiTheme="minorHAnsi"/>
                <w:sz w:val="22"/>
                <w:szCs w:val="22"/>
                <w:lang w:val="en-US"/>
              </w:rPr>
            </w:pPr>
            <w:r>
              <w:rPr>
                <w:rFonts w:asciiTheme="minorHAnsi" w:hAnsiTheme="minorHAnsi"/>
                <w:sz w:val="22"/>
                <w:szCs w:val="22"/>
                <w:lang w:eastAsia="en-CA"/>
              </w:rPr>
              <w:t xml:space="preserve">{ If </w:t>
            </w:r>
            <w:r w:rsidRPr="005D2871">
              <w:rPr>
                <w:rFonts w:asciiTheme="minorHAnsi" w:hAnsiTheme="minorHAnsi"/>
                <w:sz w:val="22"/>
                <w:szCs w:val="22"/>
                <w:lang w:eastAsia="en-CA"/>
              </w:rPr>
              <w:t>Year(File.</w:t>
            </w:r>
            <w:r>
              <w:rPr>
                <w:rFonts w:asciiTheme="minorHAnsi" w:hAnsiTheme="minorHAnsi"/>
                <w:sz w:val="22"/>
                <w:szCs w:val="22"/>
                <w:lang w:eastAsia="en-CA"/>
              </w:rPr>
              <w:t>LeaveEndDate) &gt;</w:t>
            </w:r>
            <w:r w:rsidRPr="005D2871">
              <w:rPr>
                <w:rFonts w:asciiTheme="minorHAnsi" w:hAnsiTheme="minorHAnsi"/>
                <w:sz w:val="22"/>
                <w:szCs w:val="22"/>
                <w:lang w:eastAsia="en-CA"/>
              </w:rPr>
              <w:t xml:space="preserve"> </w:t>
            </w:r>
            <w:r w:rsidRPr="00BF6B90">
              <w:rPr>
                <w:rFonts w:asciiTheme="minorHAnsi" w:hAnsiTheme="minorHAnsi"/>
                <w:sz w:val="22"/>
                <w:szCs w:val="22"/>
                <w:lang w:val="en-US"/>
              </w:rPr>
              <w:t>Year(ExecutionParameter.StartDate)</w:t>
            </w:r>
          </w:p>
          <w:p w14:paraId="1A3695B0" w14:textId="77777777" w:rsidR="009F7EEF" w:rsidRDefault="009F7EEF" w:rsidP="009F7EEF">
            <w:pPr>
              <w:spacing w:before="0" w:after="0" w:line="240" w:lineRule="auto"/>
              <w:ind w:left="0" w:firstLine="1735"/>
              <w:rPr>
                <w:rFonts w:asciiTheme="minorHAnsi" w:hAnsiTheme="minorHAnsi"/>
                <w:sz w:val="22"/>
                <w:szCs w:val="22"/>
                <w:lang w:eastAsia="en-CA"/>
              </w:rPr>
            </w:pPr>
            <w:r>
              <w:rPr>
                <w:rFonts w:asciiTheme="minorHAnsi" w:hAnsiTheme="minorHAnsi"/>
                <w:sz w:val="22"/>
                <w:szCs w:val="22"/>
                <w:lang w:val="en-US"/>
              </w:rPr>
              <w:t xml:space="preserve">= </w:t>
            </w:r>
            <w:r w:rsidRPr="005D2871">
              <w:rPr>
                <w:rFonts w:asciiTheme="minorHAnsi" w:hAnsiTheme="minorHAnsi"/>
                <w:sz w:val="22"/>
                <w:szCs w:val="22"/>
                <w:lang w:eastAsia="en-CA"/>
              </w:rPr>
              <w:t>Year(</w:t>
            </w:r>
            <w:r w:rsidRPr="00BF6B90">
              <w:rPr>
                <w:rFonts w:asciiTheme="minorHAnsi" w:hAnsiTheme="minorHAnsi"/>
                <w:sz w:val="22"/>
                <w:szCs w:val="22"/>
                <w:lang w:val="en-US"/>
              </w:rPr>
              <w:t>ExecutionParameter.StartDate</w:t>
            </w:r>
            <w:r>
              <w:rPr>
                <w:rFonts w:asciiTheme="minorHAnsi" w:hAnsiTheme="minorHAnsi"/>
                <w:sz w:val="22"/>
                <w:szCs w:val="22"/>
                <w:lang w:eastAsia="en-CA"/>
              </w:rPr>
              <w:t>)-12-31</w:t>
            </w:r>
          </w:p>
          <w:p w14:paraId="3B194ECA" w14:textId="77777777" w:rsidR="009F7EEF" w:rsidRDefault="009F7EEF" w:rsidP="009F7EEF">
            <w:pPr>
              <w:spacing w:before="0" w:after="0" w:line="240" w:lineRule="auto"/>
              <w:ind w:left="0" w:firstLine="1309"/>
              <w:rPr>
                <w:rFonts w:asciiTheme="minorHAnsi" w:hAnsiTheme="minorHAnsi"/>
                <w:sz w:val="22"/>
                <w:szCs w:val="22"/>
                <w:lang w:eastAsia="en-CA"/>
              </w:rPr>
            </w:pPr>
            <w:r>
              <w:rPr>
                <w:rFonts w:asciiTheme="minorHAnsi" w:hAnsiTheme="minorHAnsi"/>
                <w:sz w:val="22"/>
                <w:szCs w:val="22"/>
                <w:lang w:eastAsia="en-CA"/>
              </w:rPr>
              <w:t xml:space="preserve">Else </w:t>
            </w:r>
          </w:p>
          <w:p w14:paraId="54F06AA8" w14:textId="77777777" w:rsidR="009F7EEF" w:rsidRDefault="009F7EEF" w:rsidP="009F7EEF">
            <w:pPr>
              <w:spacing w:before="0" w:after="0" w:line="240" w:lineRule="auto"/>
              <w:ind w:left="0" w:firstLine="1735"/>
              <w:rPr>
                <w:rFonts w:asciiTheme="minorHAnsi" w:hAnsiTheme="minorHAnsi"/>
                <w:sz w:val="22"/>
                <w:szCs w:val="22"/>
                <w:lang w:eastAsia="en-CA"/>
              </w:rPr>
            </w:pPr>
            <w:r>
              <w:rPr>
                <w:rFonts w:asciiTheme="minorHAnsi" w:hAnsiTheme="minorHAnsi"/>
                <w:sz w:val="22"/>
                <w:szCs w:val="22"/>
                <w:lang w:val="en-US"/>
              </w:rPr>
              <w:t xml:space="preserve">= </w:t>
            </w:r>
            <w:r w:rsidRPr="005D2871">
              <w:rPr>
                <w:rFonts w:asciiTheme="minorHAnsi" w:hAnsiTheme="minorHAnsi"/>
                <w:sz w:val="22"/>
                <w:szCs w:val="22"/>
                <w:lang w:eastAsia="en-CA"/>
              </w:rPr>
              <w:t>File.</w:t>
            </w:r>
            <w:r>
              <w:rPr>
                <w:rFonts w:asciiTheme="minorHAnsi" w:hAnsiTheme="minorHAnsi"/>
                <w:sz w:val="22"/>
                <w:szCs w:val="22"/>
                <w:lang w:eastAsia="en-CA"/>
              </w:rPr>
              <w:t>LeaveEndDate }</w:t>
            </w:r>
          </w:p>
          <w:p w14:paraId="42F0C133" w14:textId="77777777" w:rsidR="002A2D44" w:rsidRPr="00FB70E4" w:rsidRDefault="002A2D44" w:rsidP="00103996">
            <w:pPr>
              <w:ind w:left="0"/>
              <w:rPr>
                <w:rFonts w:asciiTheme="minorHAnsi" w:hAnsiTheme="minorHAnsi"/>
                <w:color w:val="auto"/>
                <w:sz w:val="22"/>
                <w:szCs w:val="22"/>
                <w:lang w:val="en-US" w:eastAsia="en-CA"/>
              </w:rPr>
            </w:pPr>
          </w:p>
        </w:tc>
      </w:tr>
      <w:tr w:rsidR="002A2D44" w:rsidRPr="00A61AB1" w14:paraId="5F36B131"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9738E4"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C6E516D" w14:textId="27190DD2" w:rsidR="002A2D44" w:rsidRDefault="002A2D44" w:rsidP="00103996">
            <w:pPr>
              <w:spacing w:before="60" w:after="60"/>
              <w:ind w:left="0"/>
              <w:rPr>
                <w:rFonts w:asciiTheme="minorHAnsi" w:hAnsiTheme="minorHAnsi"/>
                <w:sz w:val="22"/>
                <w:szCs w:val="22"/>
                <w:lang w:eastAsia="en-CA"/>
              </w:rPr>
            </w:pPr>
            <w:r>
              <w:rPr>
                <w:rFonts w:asciiTheme="minorHAnsi" w:hAnsiTheme="minorHAnsi"/>
                <w:sz w:val="22"/>
                <w:szCs w:val="22"/>
                <w:lang w:eastAsia="en-CA"/>
              </w:rPr>
              <w:t>0 week</w:t>
            </w:r>
            <w:r w:rsidR="009F7EEF">
              <w:rPr>
                <w:rFonts w:asciiTheme="minorHAnsi" w:hAnsiTheme="minorHAnsi"/>
                <w:sz w:val="22"/>
                <w:szCs w:val="22"/>
                <w:lang w:eastAsia="en-CA"/>
              </w:rPr>
              <w:t>s</w:t>
            </w:r>
          </w:p>
        </w:tc>
      </w:tr>
      <w:tr w:rsidR="002A2D44" w:rsidRPr="00A61AB1" w14:paraId="46E41F59"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0388289"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22F4A487"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1E5891F5" w14:textId="77777777" w:rsidR="002A2D44" w:rsidRPr="00B464B9" w:rsidRDefault="002A2D44" w:rsidP="00103996">
            <w:pPr>
              <w:spacing w:before="60" w:after="60"/>
              <w:ind w:left="0"/>
              <w:rPr>
                <w:rFonts w:asciiTheme="minorHAnsi" w:hAnsiTheme="minorHAnsi"/>
                <w:sz w:val="22"/>
                <w:szCs w:val="22"/>
                <w:lang w:eastAsia="en-CA"/>
              </w:rPr>
            </w:pPr>
            <w:r w:rsidRPr="009B7906">
              <w:rPr>
                <w:rFonts w:asciiTheme="minorHAnsi" w:hAnsiTheme="minorHAnsi"/>
                <w:sz w:val="22"/>
                <w:szCs w:val="22"/>
                <w:lang w:eastAsia="en-CA"/>
              </w:rPr>
              <w:t>The reported Weeks Paid for the {</w:t>
            </w:r>
            <w:r>
              <w:rPr>
                <w:rFonts w:asciiTheme="minorHAnsi" w:hAnsiTheme="minorHAnsi"/>
                <w:sz w:val="22"/>
                <w:szCs w:val="22"/>
                <w:lang w:eastAsia="en-CA"/>
              </w:rPr>
              <w:t>1} starting {2</w:t>
            </w:r>
            <w:r w:rsidRPr="009B7906">
              <w:rPr>
                <w:rFonts w:asciiTheme="minorHAnsi" w:hAnsiTheme="minorHAnsi"/>
                <w:sz w:val="22"/>
                <w:szCs w:val="22"/>
                <w:lang w:eastAsia="en-CA"/>
              </w:rPr>
              <w:t>} exceed the {</w:t>
            </w:r>
            <w:r>
              <w:rPr>
                <w:rFonts w:asciiTheme="minorHAnsi" w:hAnsiTheme="minorHAnsi"/>
                <w:sz w:val="22"/>
                <w:szCs w:val="22"/>
                <w:lang w:eastAsia="en-CA"/>
              </w:rPr>
              <w:t>3</w:t>
            </w:r>
            <w:r w:rsidRPr="009B7906">
              <w:rPr>
                <w:rFonts w:asciiTheme="minorHAnsi" w:hAnsiTheme="minorHAnsi"/>
                <w:sz w:val="22"/>
                <w:szCs w:val="22"/>
                <w:lang w:eastAsia="en-CA"/>
              </w:rPr>
              <w:t>} contributory weeks available for this leave in {</w:t>
            </w:r>
            <w:r>
              <w:rPr>
                <w:rFonts w:asciiTheme="minorHAnsi" w:hAnsiTheme="minorHAnsi"/>
                <w:sz w:val="22"/>
                <w:szCs w:val="22"/>
                <w:lang w:eastAsia="en-CA"/>
              </w:rPr>
              <w:t>4</w:t>
            </w:r>
            <w:r w:rsidRPr="009B7906">
              <w:rPr>
                <w:rFonts w:asciiTheme="minorHAnsi" w:hAnsiTheme="minorHAnsi"/>
                <w:sz w:val="22"/>
                <w:szCs w:val="22"/>
                <w:lang w:eastAsia="en-CA"/>
              </w:rPr>
              <w:t>}.</w:t>
            </w:r>
          </w:p>
        </w:tc>
      </w:tr>
      <w:tr w:rsidR="002A2D44" w:rsidRPr="00A61AB1" w14:paraId="32D64CDD"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8936DC7"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AE739F9"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3A7AE4B" w14:textId="77777777" w:rsidR="002A2D44" w:rsidRPr="00FB70E4" w:rsidRDefault="002A2D44" w:rsidP="00103996">
            <w:pPr>
              <w:spacing w:before="60" w:after="60"/>
              <w:ind w:left="0"/>
              <w:rPr>
                <w:rFonts w:asciiTheme="minorHAnsi" w:hAnsiTheme="minorHAnsi"/>
                <w:sz w:val="22"/>
                <w:szCs w:val="22"/>
                <w:lang w:eastAsia="en-CA"/>
              </w:rPr>
            </w:pPr>
            <w:r w:rsidRPr="009B7906">
              <w:rPr>
                <w:rFonts w:asciiTheme="minorHAnsi" w:hAnsiTheme="minorHAnsi"/>
                <w:sz w:val="22"/>
                <w:szCs w:val="22"/>
                <w:lang w:eastAsia="en-CA"/>
              </w:rPr>
              <w:t>The reported Weeks Paid exceed the contributory weeks available for this leave</w:t>
            </w:r>
            <w:r>
              <w:rPr>
                <w:rFonts w:asciiTheme="minorHAnsi" w:hAnsiTheme="minorHAnsi"/>
                <w:sz w:val="22"/>
                <w:szCs w:val="22"/>
                <w:lang w:eastAsia="en-CA"/>
              </w:rPr>
              <w:t xml:space="preserve"> in the reporting year.</w:t>
            </w:r>
          </w:p>
        </w:tc>
      </w:tr>
      <w:tr w:rsidR="002A2D44" w:rsidRPr="0085712F" w14:paraId="64922EEE"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24F770D" w14:textId="77777777" w:rsidR="002A2D44" w:rsidRPr="0085712F" w:rsidRDefault="002A2D44" w:rsidP="0010399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D97137A" w14:textId="77777777" w:rsidR="002A2D44" w:rsidRPr="0030793A" w:rsidRDefault="002A2D44" w:rsidP="00103996">
            <w:pPr>
              <w:spacing w:before="60" w:after="60"/>
              <w:ind w:left="0"/>
              <w:rPr>
                <w:rFonts w:asciiTheme="minorHAnsi" w:hAnsiTheme="minorHAnsi" w:cs="Calibri"/>
                <w:sz w:val="22"/>
                <w:szCs w:val="22"/>
              </w:rPr>
            </w:pPr>
            <w:r w:rsidRPr="0030793A">
              <w:rPr>
                <w:rFonts w:asciiTheme="minorHAnsi" w:hAnsiTheme="minorHAnsi" w:cs="Calibri"/>
                <w:sz w:val="22"/>
                <w:szCs w:val="22"/>
              </w:rPr>
              <w:t>{</w:t>
            </w:r>
            <w:r>
              <w:rPr>
                <w:rFonts w:asciiTheme="minorHAnsi" w:hAnsiTheme="minorHAnsi" w:cs="Calibri"/>
                <w:sz w:val="22"/>
                <w:szCs w:val="22"/>
              </w:rPr>
              <w:t>1</w:t>
            </w:r>
            <w:r w:rsidRPr="0030793A">
              <w:rPr>
                <w:rFonts w:asciiTheme="minorHAnsi" w:hAnsiTheme="minorHAnsi" w:cs="Calibri"/>
                <w:sz w:val="22"/>
                <w:szCs w:val="22"/>
              </w:rPr>
              <w:t xml:space="preserve">} : </w:t>
            </w:r>
            <w:r w:rsidRPr="00A632AE">
              <w:rPr>
                <w:rFonts w:asciiTheme="minorHAnsi" w:hAnsiTheme="minorHAnsi"/>
                <w:sz w:val="22"/>
                <w:szCs w:val="22"/>
                <w:lang w:val="en-US"/>
              </w:rPr>
              <w:t>Non-Contributory Leave Type</w:t>
            </w:r>
          </w:p>
          <w:p w14:paraId="47D2FC6C" w14:textId="77777777" w:rsidR="002A2D44" w:rsidRPr="0030793A" w:rsidRDefault="002A2D44" w:rsidP="00103996">
            <w:pPr>
              <w:spacing w:before="60" w:after="60"/>
              <w:ind w:left="0"/>
              <w:rPr>
                <w:rFonts w:asciiTheme="minorHAnsi" w:hAnsiTheme="minorHAnsi" w:cs="Calibri"/>
                <w:sz w:val="22"/>
                <w:szCs w:val="22"/>
              </w:rPr>
            </w:pPr>
            <w:r w:rsidRPr="0030793A">
              <w:rPr>
                <w:rFonts w:asciiTheme="minorHAnsi" w:hAnsiTheme="minorHAnsi" w:cs="Calibri"/>
                <w:sz w:val="22"/>
                <w:szCs w:val="22"/>
              </w:rPr>
              <w:t>{</w:t>
            </w:r>
            <w:r>
              <w:rPr>
                <w:rFonts w:asciiTheme="minorHAnsi" w:hAnsiTheme="minorHAnsi" w:cs="Calibri"/>
                <w:sz w:val="22"/>
                <w:szCs w:val="22"/>
              </w:rPr>
              <w:t>2</w:t>
            </w:r>
            <w:r w:rsidRPr="0030793A">
              <w:rPr>
                <w:rFonts w:asciiTheme="minorHAnsi" w:hAnsiTheme="minorHAnsi" w:cs="Calibri"/>
                <w:sz w:val="22"/>
                <w:szCs w:val="22"/>
              </w:rPr>
              <w:t>} :</w:t>
            </w:r>
            <w:r w:rsidRPr="00A632AE">
              <w:rPr>
                <w:rFonts w:asciiTheme="minorHAnsi" w:hAnsiTheme="minorHAnsi"/>
                <w:sz w:val="22"/>
                <w:szCs w:val="22"/>
                <w:lang w:val="en-US"/>
              </w:rPr>
              <w:t xml:space="preserve"> Non-Contributory Leave Start Date</w:t>
            </w:r>
          </w:p>
          <w:p w14:paraId="042A918E" w14:textId="4DC14C28" w:rsidR="002A2D44" w:rsidRPr="0030793A" w:rsidRDefault="002A2D44" w:rsidP="00103996">
            <w:pPr>
              <w:spacing w:before="60" w:after="60"/>
              <w:ind w:left="0"/>
              <w:rPr>
                <w:rFonts w:asciiTheme="minorHAnsi" w:hAnsiTheme="minorHAnsi" w:cs="Calibri"/>
                <w:sz w:val="22"/>
                <w:szCs w:val="22"/>
              </w:rPr>
            </w:pPr>
            <w:r w:rsidRPr="0030793A">
              <w:rPr>
                <w:rFonts w:asciiTheme="minorHAnsi" w:hAnsiTheme="minorHAnsi" w:cs="Calibri"/>
                <w:sz w:val="22"/>
                <w:szCs w:val="22"/>
              </w:rPr>
              <w:t>{</w:t>
            </w:r>
            <w:r>
              <w:rPr>
                <w:rFonts w:asciiTheme="minorHAnsi" w:hAnsiTheme="minorHAnsi" w:cs="Calibri"/>
                <w:sz w:val="22"/>
                <w:szCs w:val="22"/>
              </w:rPr>
              <w:t>3</w:t>
            </w:r>
            <w:r w:rsidRPr="0030793A">
              <w:rPr>
                <w:rFonts w:asciiTheme="minorHAnsi" w:hAnsiTheme="minorHAnsi" w:cs="Calibri"/>
                <w:sz w:val="22"/>
                <w:szCs w:val="22"/>
              </w:rPr>
              <w:t>} :</w:t>
            </w:r>
            <w:r w:rsidRPr="00A632AE">
              <w:rPr>
                <w:rFonts w:asciiTheme="minorHAnsi" w:hAnsiTheme="minorHAnsi"/>
                <w:sz w:val="22"/>
                <w:szCs w:val="22"/>
                <w:lang w:val="en-US"/>
              </w:rPr>
              <w:t xml:space="preserve"> Non-Contributory Leave Period</w:t>
            </w:r>
            <w:r w:rsidR="00D341E2">
              <w:rPr>
                <w:rFonts w:asciiTheme="minorHAnsi" w:hAnsiTheme="minorHAnsi"/>
                <w:sz w:val="22"/>
                <w:szCs w:val="22"/>
                <w:lang w:val="en-US"/>
              </w:rPr>
              <w:t xml:space="preserve"> (number of weeks considered in this break)</w:t>
            </w:r>
          </w:p>
          <w:p w14:paraId="701EB1A6" w14:textId="77777777" w:rsidR="002A2D44" w:rsidRPr="00D55E54" w:rsidRDefault="002A2D44" w:rsidP="00103996">
            <w:pPr>
              <w:spacing w:before="60" w:after="60"/>
              <w:ind w:left="0"/>
              <w:rPr>
                <w:rFonts w:asciiTheme="minorHAnsi" w:hAnsiTheme="minorHAnsi"/>
                <w:sz w:val="22"/>
                <w:szCs w:val="22"/>
                <w:lang w:eastAsia="en-CA"/>
              </w:rPr>
            </w:pPr>
            <w:r w:rsidRPr="0030793A">
              <w:rPr>
                <w:rFonts w:asciiTheme="minorHAnsi" w:hAnsiTheme="minorHAnsi" w:cs="Calibri"/>
                <w:sz w:val="22"/>
                <w:szCs w:val="22"/>
              </w:rPr>
              <w:t>{</w:t>
            </w:r>
            <w:r>
              <w:rPr>
                <w:rFonts w:asciiTheme="minorHAnsi" w:hAnsiTheme="minorHAnsi" w:cs="Calibri"/>
                <w:sz w:val="22"/>
                <w:szCs w:val="22"/>
              </w:rPr>
              <w:t>4</w:t>
            </w:r>
            <w:r w:rsidRPr="0030793A">
              <w:rPr>
                <w:rFonts w:asciiTheme="minorHAnsi" w:hAnsiTheme="minorHAnsi" w:cs="Calibri"/>
                <w:sz w:val="22"/>
                <w:szCs w:val="22"/>
              </w:rPr>
              <w:t>} :</w:t>
            </w:r>
            <w:r>
              <w:rPr>
                <w:rFonts w:asciiTheme="minorHAnsi" w:hAnsiTheme="minorHAnsi" w:cs="Calibri"/>
                <w:sz w:val="22"/>
                <w:szCs w:val="22"/>
              </w:rPr>
              <w:t xml:space="preserve"> </w:t>
            </w:r>
            <w:r w:rsidRPr="00A632AE">
              <w:rPr>
                <w:rFonts w:asciiTheme="minorHAnsi" w:hAnsiTheme="minorHAnsi"/>
                <w:sz w:val="22"/>
                <w:szCs w:val="22"/>
                <w:lang w:val="en-US"/>
              </w:rPr>
              <w:t>Reporting Year</w:t>
            </w:r>
          </w:p>
        </w:tc>
      </w:tr>
      <w:tr w:rsidR="002A2D44" w:rsidRPr="0085712F" w14:paraId="5965A2FE"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71F4371" w14:textId="77777777" w:rsidR="002A2D44" w:rsidRPr="0085712F" w:rsidRDefault="002A2D44" w:rsidP="0010399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656B1DDD" w14:textId="77777777" w:rsidR="002A2D44" w:rsidRPr="00D55E54" w:rsidRDefault="002A2D44" w:rsidP="0010399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2A2D44" w:rsidRPr="0085712F" w14:paraId="22275CE1"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2ABFD8"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20E8595" w14:textId="77777777" w:rsidR="002A2D44" w:rsidRDefault="002A2D44" w:rsidP="00103996">
            <w:pPr>
              <w:pStyle w:val="NormalWeb"/>
              <w:rPr>
                <w:rFonts w:asciiTheme="minorHAnsi" w:hAnsiTheme="minorHAnsi"/>
                <w:sz w:val="22"/>
                <w:szCs w:val="22"/>
                <w:lang w:val="en-US" w:eastAsia="en-CA"/>
              </w:rPr>
            </w:pPr>
            <w:r>
              <w:rPr>
                <w:rFonts w:asciiTheme="minorHAnsi" w:hAnsiTheme="minorHAnsi"/>
                <w:sz w:val="22"/>
                <w:szCs w:val="22"/>
                <w:lang w:val="en-US" w:eastAsia="en-CA"/>
              </w:rPr>
              <w:t>N/A</w:t>
            </w:r>
          </w:p>
        </w:tc>
      </w:tr>
      <w:tr w:rsidR="002A2D44" w:rsidRPr="0085712F" w14:paraId="13F9B62C"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22DC9C" w14:textId="77777777" w:rsidR="002A2D44" w:rsidRDefault="002A2D44" w:rsidP="0010399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3762157" w14:textId="77777777" w:rsidR="002A2D44" w:rsidRPr="0085712F" w:rsidRDefault="002A2D44" w:rsidP="0010399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014A9B3" w14:textId="3AB1B79C" w:rsidR="003E79C3" w:rsidRDefault="003E79C3" w:rsidP="00103996">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20171115:</w:t>
            </w:r>
          </w:p>
          <w:p w14:paraId="2BCE05A6" w14:textId="1917945C" w:rsidR="003E79C3" w:rsidRPr="003E79C3" w:rsidRDefault="003E79C3" w:rsidP="003410B0">
            <w:pPr>
              <w:pStyle w:val="ListParagraph"/>
              <w:numPr>
                <w:ilvl w:val="0"/>
                <w:numId w:val="8"/>
              </w:numPr>
              <w:autoSpaceDE w:val="0"/>
              <w:autoSpaceDN w:val="0"/>
              <w:adjustRightInd w:val="0"/>
              <w:spacing w:before="0" w:after="0" w:line="240" w:lineRule="auto"/>
              <w:rPr>
                <w:rFonts w:asciiTheme="minorHAnsi" w:hAnsiTheme="minorHAnsi"/>
                <w:sz w:val="22"/>
                <w:szCs w:val="22"/>
                <w:lang w:eastAsia="en-CA"/>
              </w:rPr>
            </w:pPr>
            <w:r>
              <w:rPr>
                <w:rFonts w:asciiTheme="minorHAnsi" w:hAnsiTheme="minorHAnsi"/>
                <w:sz w:val="22"/>
                <w:szCs w:val="22"/>
                <w:lang w:eastAsia="en-CA"/>
              </w:rPr>
              <w:t xml:space="preserve">Added the following condition at the beginning </w:t>
            </w:r>
            <w:r w:rsidRPr="003E79C3">
              <w:rPr>
                <w:rFonts w:asciiTheme="minorHAnsi" w:hAnsiTheme="minorHAnsi"/>
                <w:sz w:val="22"/>
                <w:szCs w:val="22"/>
                <w:lang w:eastAsia="en-CA"/>
              </w:rPr>
              <w:t>Year(File.LeaveENDDate) &gt;= Year(ExecutionParameter.StartDate)</w:t>
            </w:r>
          </w:p>
          <w:p w14:paraId="4EDDBDFA" w14:textId="77777777" w:rsidR="003E79C3" w:rsidRDefault="003E79C3" w:rsidP="00103996">
            <w:pPr>
              <w:spacing w:before="60" w:after="60" w:line="240" w:lineRule="auto"/>
              <w:ind w:left="0"/>
              <w:rPr>
                <w:rFonts w:asciiTheme="minorHAnsi" w:hAnsiTheme="minorHAnsi"/>
                <w:sz w:val="22"/>
                <w:szCs w:val="22"/>
                <w:lang w:val="en-US" w:eastAsia="en-CA"/>
              </w:rPr>
            </w:pPr>
          </w:p>
          <w:p w14:paraId="68CF179B" w14:textId="2E68808D" w:rsidR="00A963F3" w:rsidRDefault="00A963F3" w:rsidP="00103996">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20171103:</w:t>
            </w:r>
          </w:p>
          <w:p w14:paraId="6BC98E64" w14:textId="36B1E967" w:rsidR="00A963F3" w:rsidRDefault="00A963F3"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Sign-off received by email from Clare on Nov 2, 2017.</w:t>
            </w:r>
          </w:p>
          <w:p w14:paraId="6253D4C8" w14:textId="77777777" w:rsidR="00A963F3" w:rsidRPr="00A963F3" w:rsidRDefault="00A963F3" w:rsidP="00A963F3">
            <w:pPr>
              <w:pStyle w:val="ListParagraph"/>
              <w:spacing w:before="60" w:after="60" w:line="240" w:lineRule="auto"/>
              <w:rPr>
                <w:rFonts w:asciiTheme="minorHAnsi" w:hAnsiTheme="minorHAnsi"/>
                <w:sz w:val="22"/>
                <w:szCs w:val="22"/>
                <w:lang w:val="en-US" w:eastAsia="en-CA"/>
              </w:rPr>
            </w:pPr>
          </w:p>
          <w:p w14:paraId="45E9EA2F" w14:textId="77777777" w:rsidR="002A2D44" w:rsidRDefault="002A2D44" w:rsidP="00103996">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MEP 20171018:</w:t>
            </w:r>
          </w:p>
          <w:p w14:paraId="39C9F646" w14:textId="7DB4B47B" w:rsidR="00A963F3" w:rsidRPr="00A963F3" w:rsidRDefault="002A2D44" w:rsidP="003410B0">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Added this validation into FO Spec following discussing with HOOPP relating to ALM 24053. </w:t>
            </w:r>
          </w:p>
        </w:tc>
      </w:tr>
      <w:tr w:rsidR="003E79C3" w:rsidRPr="0085712F" w14:paraId="1FAFCA63" w14:textId="77777777" w:rsidTr="0010399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068D71" w14:textId="77777777" w:rsidR="003E79C3" w:rsidRDefault="003E79C3" w:rsidP="00103996">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4F6CE591" w14:textId="77777777" w:rsidR="003E79C3" w:rsidRDefault="003E79C3" w:rsidP="00103996">
            <w:pPr>
              <w:spacing w:before="60" w:after="60" w:line="240" w:lineRule="auto"/>
              <w:ind w:left="0"/>
              <w:rPr>
                <w:rFonts w:asciiTheme="minorHAnsi" w:hAnsiTheme="minorHAnsi"/>
                <w:sz w:val="22"/>
                <w:szCs w:val="22"/>
                <w:lang w:val="en-US" w:eastAsia="en-CA"/>
              </w:rPr>
            </w:pPr>
          </w:p>
        </w:tc>
      </w:tr>
    </w:tbl>
    <w:p w14:paraId="62B1BFD6" w14:textId="2FE1E60B" w:rsidR="008F60B0" w:rsidRDefault="008F60B0" w:rsidP="00E15750">
      <w:pPr>
        <w:spacing w:before="0" w:after="0" w:line="240" w:lineRule="auto"/>
        <w:ind w:left="0"/>
        <w:rPr>
          <w:b/>
          <w:smallCaps/>
          <w:sz w:val="24"/>
        </w:rPr>
      </w:pPr>
    </w:p>
    <w:p w14:paraId="0842F3C4" w14:textId="77777777" w:rsidR="008F60B0" w:rsidRDefault="008F60B0">
      <w:pPr>
        <w:spacing w:before="0" w:after="0" w:line="240" w:lineRule="auto"/>
        <w:ind w:left="0"/>
        <w:rPr>
          <w:b/>
          <w:smallCaps/>
          <w:sz w:val="24"/>
        </w:rPr>
      </w:pPr>
      <w:r>
        <w:rPr>
          <w:b/>
          <w:smallCaps/>
          <w:sz w:val="24"/>
        </w:rPr>
        <w:br w:type="page"/>
      </w:r>
    </w:p>
    <w:p w14:paraId="79CFB1B8" w14:textId="77777777" w:rsidR="008F60B0" w:rsidRDefault="008F60B0" w:rsidP="00E15750">
      <w:pPr>
        <w:spacing w:before="0" w:after="0" w:line="240" w:lineRule="auto"/>
        <w:ind w:left="0"/>
        <w:rPr>
          <w:b/>
          <w:smallCaps/>
          <w:sz w:val="24"/>
        </w:rPr>
      </w:pPr>
    </w:p>
    <w:p w14:paraId="5819521A" w14:textId="77777777" w:rsidR="008F60B0" w:rsidRDefault="008F60B0" w:rsidP="00E15750">
      <w:pPr>
        <w:spacing w:before="0" w:after="0" w:line="240" w:lineRule="auto"/>
        <w:ind w:left="0"/>
        <w:rPr>
          <w:b/>
          <w:smallCaps/>
          <w:sz w:val="24"/>
        </w:rPr>
      </w:pPr>
    </w:p>
    <w:p w14:paraId="3A0260DC" w14:textId="18EE9CDB" w:rsidR="00E85493" w:rsidRPr="006B06A8" w:rsidRDefault="00E85493" w:rsidP="00E15750">
      <w:pPr>
        <w:spacing w:before="0" w:after="0" w:line="240" w:lineRule="auto"/>
        <w:ind w:left="0"/>
      </w:pPr>
      <w:r w:rsidRPr="00F53678">
        <w:rPr>
          <w:b/>
          <w:smallCaps/>
          <w:sz w:val="24"/>
        </w:rPr>
        <w:t xml:space="preserve">Validation – </w:t>
      </w:r>
      <w:r w:rsidR="007C32BE" w:rsidRPr="00F53678">
        <w:rPr>
          <w:b/>
          <w:smallCaps/>
          <w:sz w:val="24"/>
        </w:rPr>
        <w:t>Member Actively E</w:t>
      </w:r>
      <w:r w:rsidRPr="00F53678">
        <w:rPr>
          <w:b/>
          <w:smallCaps/>
          <w:sz w:val="24"/>
        </w:rPr>
        <w:t>nrolled</w:t>
      </w:r>
    </w:p>
    <w:p w14:paraId="084AAF38" w14:textId="77777777" w:rsidR="00E85493" w:rsidRPr="006B06A8" w:rsidRDefault="00E85493" w:rsidP="002C34FF">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E85493" w14:paraId="12196585"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4309BE9" w14:textId="77777777" w:rsidR="00E85493" w:rsidRDefault="00E85493"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7DA05B2" w14:textId="77777777" w:rsidR="00E85493" w:rsidRPr="00DF5128" w:rsidRDefault="00AF4250" w:rsidP="00642773">
            <w:pPr>
              <w:pStyle w:val="Heading1"/>
            </w:pPr>
            <w:bookmarkStart w:id="562" w:name="_Toc479243666"/>
            <w:bookmarkStart w:id="563" w:name="_Toc43372893"/>
            <w:r w:rsidRPr="00DF5128">
              <w:t>B146</w:t>
            </w:r>
            <w:r w:rsidR="00E85493" w:rsidRPr="00DF5128">
              <w:t>_Membe</w:t>
            </w:r>
            <w:r w:rsidR="00AA244B" w:rsidRPr="00DF5128">
              <w:t>A</w:t>
            </w:r>
            <w:r w:rsidR="00E85493" w:rsidRPr="00DF5128">
              <w:t>ctively</w:t>
            </w:r>
            <w:r w:rsidR="00AA244B" w:rsidRPr="00DF5128">
              <w:t>E</w:t>
            </w:r>
            <w:r w:rsidR="00E85493" w:rsidRPr="00DF5128">
              <w:t>nrolled</w:t>
            </w:r>
            <w:bookmarkEnd w:id="562"/>
            <w:bookmarkEnd w:id="563"/>
          </w:p>
        </w:tc>
      </w:tr>
      <w:tr w:rsidR="00C33F84" w14:paraId="111A4F0A"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584959" w14:textId="77777777" w:rsidR="00C33F84" w:rsidRDefault="00C33F84"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D02D7B7" w14:textId="1504390E" w:rsidR="00C33F84" w:rsidRDefault="00002439"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5467</w:t>
            </w:r>
          </w:p>
        </w:tc>
      </w:tr>
      <w:tr w:rsidR="0081139B" w14:paraId="0DF8AC3F"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DE5106" w14:textId="17F4A157" w:rsidR="0081139B" w:rsidRDefault="0081139B"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3D71977" w14:textId="1EDE3FC7" w:rsidR="0081139B" w:rsidRDefault="0081139B"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C33F84" w14:paraId="3192C0BA"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956F804" w14:textId="77777777" w:rsidR="00C33F84" w:rsidRDefault="00C33F84"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87592EF" w14:textId="77777777" w:rsidR="00C33F84" w:rsidRDefault="00C33F84"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C33F84">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E85493" w14:paraId="5E4C0390"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5F87A9B" w14:textId="77777777" w:rsidR="00E85493" w:rsidRDefault="00C01237"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88480C0" w14:textId="77777777" w:rsidR="00E85493" w:rsidRPr="00F156D0" w:rsidRDefault="00F22842"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Enrolment</w:t>
            </w:r>
            <w:r w:rsidR="00C33F84">
              <w:rPr>
                <w:rFonts w:asciiTheme="minorHAnsi" w:eastAsia="Times New Roman" w:hAnsiTheme="minorHAnsi" w:cs="Calibri"/>
                <w:color w:val="auto"/>
                <w:sz w:val="22"/>
                <w:szCs w:val="22"/>
                <w:lang w:eastAsia="en-CA"/>
              </w:rPr>
              <w:t>s</w:t>
            </w:r>
          </w:p>
        </w:tc>
      </w:tr>
      <w:tr w:rsidR="00E85493" w14:paraId="724FA5B6"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31A5E6" w14:textId="77777777" w:rsidR="00E85493" w:rsidRDefault="00E85493"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CB62252" w14:textId="77777777" w:rsidR="00E85493" w:rsidRDefault="00E85493" w:rsidP="00E8549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E85493" w14:paraId="049EC7F5"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495361E" w14:textId="77777777" w:rsidR="00E85493" w:rsidRDefault="00E85493"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B4A189C" w14:textId="77777777" w:rsidR="00E85493" w:rsidRPr="00B464B9" w:rsidRDefault="00E85493"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F47FB3" w:rsidRPr="00A61AB1" w14:paraId="7EAD270E"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69A6B8"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22DBAD6"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F655CFD" w14:textId="77777777" w:rsidR="00F47FB3" w:rsidRPr="00C301FC" w:rsidRDefault="00F47FB3" w:rsidP="00FA043A">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sidRPr="00E85493">
              <w:rPr>
                <w:rFonts w:asciiTheme="minorHAnsi" w:hAnsiTheme="minorHAnsi"/>
                <w:sz w:val="22"/>
                <w:szCs w:val="22"/>
                <w:lang w:eastAsia="en-CA"/>
              </w:rPr>
              <w:t>If member is already actively enrolled at this employer</w:t>
            </w:r>
            <w:r>
              <w:rPr>
                <w:rFonts w:asciiTheme="minorHAnsi" w:hAnsiTheme="minorHAnsi"/>
                <w:sz w:val="22"/>
                <w:szCs w:val="22"/>
                <w:lang w:eastAsia="en-CA"/>
              </w:rPr>
              <w:t>.</w:t>
            </w:r>
          </w:p>
        </w:tc>
      </w:tr>
      <w:tr w:rsidR="00F47FB3" w:rsidRPr="009151F9" w14:paraId="58262EC3"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C0396C"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067CF76" w14:textId="77777777" w:rsidR="00F47FB3" w:rsidRDefault="00F47FB3" w:rsidP="00FA043A">
            <w:pPr>
              <w:ind w:left="0"/>
              <w:rPr>
                <w:rFonts w:asciiTheme="minorHAnsi" w:hAnsiTheme="minorHAnsi"/>
                <w:sz w:val="22"/>
                <w:szCs w:val="22"/>
                <w:lang w:eastAsia="en-CA"/>
              </w:rPr>
            </w:pPr>
            <w:r>
              <w:rPr>
                <w:rFonts w:asciiTheme="minorHAnsi" w:hAnsiTheme="minorHAnsi"/>
                <w:sz w:val="22"/>
                <w:szCs w:val="22"/>
                <w:lang w:eastAsia="en-CA"/>
              </w:rPr>
              <w:t xml:space="preserve">Reject </w:t>
            </w:r>
            <w:r w:rsidR="006E64CE">
              <w:rPr>
                <w:rFonts w:asciiTheme="minorHAnsi" w:hAnsiTheme="minorHAnsi"/>
                <w:sz w:val="22"/>
                <w:szCs w:val="22"/>
                <w:lang w:eastAsia="en-CA"/>
              </w:rPr>
              <w:t>the member in the input file if</w:t>
            </w:r>
            <w:r>
              <w:rPr>
                <w:rFonts w:asciiTheme="minorHAnsi" w:hAnsiTheme="minorHAnsi"/>
                <w:sz w:val="22"/>
                <w:szCs w:val="22"/>
                <w:lang w:eastAsia="en-CA"/>
              </w:rPr>
              <w:t>:</w:t>
            </w:r>
          </w:p>
          <w:p w14:paraId="798E9291" w14:textId="4B16EF55" w:rsidR="00F47FB3" w:rsidRDefault="0016506A" w:rsidP="00FA043A">
            <w:pPr>
              <w:ind w:left="720"/>
              <w:rPr>
                <w:rFonts w:asciiTheme="minorHAnsi" w:hAnsiTheme="minorHAnsi"/>
                <w:sz w:val="22"/>
                <w:szCs w:val="22"/>
                <w:lang w:eastAsia="en-CA"/>
              </w:rPr>
            </w:pPr>
            <w:r>
              <w:rPr>
                <w:rFonts w:asciiTheme="minorHAnsi" w:hAnsiTheme="minorHAnsi"/>
                <w:sz w:val="22"/>
                <w:szCs w:val="22"/>
                <w:lang w:eastAsia="en-CA"/>
              </w:rPr>
              <w:t>File.Employer = Ariel.Employer</w:t>
            </w:r>
          </w:p>
          <w:p w14:paraId="6D99C76C" w14:textId="77777777" w:rsidR="00F47FB3" w:rsidRDefault="00F47FB3" w:rsidP="00FA043A">
            <w:pPr>
              <w:ind w:left="720"/>
              <w:rPr>
                <w:rFonts w:asciiTheme="minorHAnsi" w:hAnsiTheme="minorHAnsi"/>
                <w:sz w:val="22"/>
                <w:szCs w:val="22"/>
                <w:lang w:eastAsia="en-CA"/>
              </w:rPr>
            </w:pPr>
            <w:r>
              <w:rPr>
                <w:rFonts w:asciiTheme="minorHAnsi" w:hAnsiTheme="minorHAnsi"/>
                <w:sz w:val="22"/>
                <w:szCs w:val="22"/>
                <w:lang w:eastAsia="en-CA"/>
              </w:rPr>
              <w:t>AND</w:t>
            </w:r>
          </w:p>
          <w:p w14:paraId="5A2739F6" w14:textId="271334AB" w:rsidR="00F47FB3" w:rsidRDefault="003401BF" w:rsidP="003401BF">
            <w:pPr>
              <w:ind w:left="1440"/>
              <w:rPr>
                <w:rFonts w:asciiTheme="minorHAnsi" w:hAnsiTheme="minorHAnsi"/>
                <w:sz w:val="22"/>
                <w:szCs w:val="22"/>
                <w:lang w:eastAsia="en-CA"/>
              </w:rPr>
            </w:pPr>
            <w:r>
              <w:rPr>
                <w:rFonts w:asciiTheme="minorHAnsi" w:hAnsiTheme="minorHAnsi"/>
                <w:sz w:val="22"/>
                <w:szCs w:val="22"/>
                <w:lang w:eastAsia="en-CA"/>
              </w:rPr>
              <w:t>Ariel.</w:t>
            </w:r>
            <w:r w:rsidR="00601ECB">
              <w:rPr>
                <w:rFonts w:asciiTheme="minorHAnsi" w:hAnsiTheme="minorHAnsi"/>
                <w:sz w:val="22"/>
                <w:szCs w:val="22"/>
                <w:lang w:eastAsia="en-CA"/>
              </w:rPr>
              <w:t xml:space="preserve">Employment.TerminationDate </w:t>
            </w:r>
            <w:r w:rsidR="00F47FB3">
              <w:rPr>
                <w:rFonts w:asciiTheme="minorHAnsi" w:hAnsiTheme="minorHAnsi"/>
                <w:sz w:val="22"/>
                <w:szCs w:val="22"/>
                <w:lang w:eastAsia="en-CA"/>
              </w:rPr>
              <w:t>= Null</w:t>
            </w:r>
            <w:r w:rsidR="00E03F5C">
              <w:rPr>
                <w:rFonts w:asciiTheme="minorHAnsi" w:hAnsiTheme="minorHAnsi"/>
                <w:sz w:val="22"/>
                <w:szCs w:val="22"/>
                <w:lang w:eastAsia="en-CA"/>
              </w:rPr>
              <w:t xml:space="preserve"> (blank)</w:t>
            </w:r>
          </w:p>
          <w:p w14:paraId="37120658" w14:textId="77777777" w:rsidR="003401BF" w:rsidRDefault="003401BF" w:rsidP="003401BF">
            <w:pPr>
              <w:ind w:left="1440"/>
              <w:rPr>
                <w:rFonts w:asciiTheme="minorHAnsi" w:hAnsiTheme="minorHAnsi"/>
                <w:sz w:val="22"/>
                <w:szCs w:val="22"/>
                <w:lang w:eastAsia="en-CA"/>
              </w:rPr>
            </w:pPr>
            <w:r>
              <w:rPr>
                <w:rFonts w:asciiTheme="minorHAnsi" w:hAnsiTheme="minorHAnsi"/>
                <w:sz w:val="22"/>
                <w:szCs w:val="22"/>
                <w:lang w:eastAsia="en-CA"/>
              </w:rPr>
              <w:t>Or</w:t>
            </w:r>
          </w:p>
          <w:p w14:paraId="159D2D6E" w14:textId="26D84D54" w:rsidR="003401BF" w:rsidRDefault="003401BF" w:rsidP="003401BF">
            <w:pPr>
              <w:ind w:left="1440"/>
              <w:rPr>
                <w:rFonts w:asciiTheme="minorHAnsi" w:hAnsiTheme="minorHAnsi"/>
                <w:sz w:val="22"/>
                <w:szCs w:val="22"/>
                <w:lang w:eastAsia="en-CA"/>
              </w:rPr>
            </w:pPr>
            <w:r>
              <w:rPr>
                <w:rFonts w:asciiTheme="minorHAnsi" w:hAnsiTheme="minorHAnsi"/>
                <w:sz w:val="22"/>
                <w:szCs w:val="22"/>
                <w:lang w:eastAsia="en-CA"/>
              </w:rPr>
              <w:t>Ariel.Employment.TerminationDate &lt;&gt; Null</w:t>
            </w:r>
            <w:r w:rsidR="00E03F5C">
              <w:rPr>
                <w:rFonts w:asciiTheme="minorHAnsi" w:hAnsiTheme="minorHAnsi"/>
                <w:sz w:val="22"/>
                <w:szCs w:val="22"/>
                <w:lang w:eastAsia="en-CA"/>
              </w:rPr>
              <w:t xml:space="preserve"> (blank)</w:t>
            </w:r>
          </w:p>
          <w:p w14:paraId="35580089" w14:textId="746A010E" w:rsidR="003401BF" w:rsidRDefault="003401BF" w:rsidP="003401BF">
            <w:pPr>
              <w:ind w:left="2160"/>
              <w:rPr>
                <w:rFonts w:asciiTheme="minorHAnsi" w:hAnsiTheme="minorHAnsi"/>
                <w:sz w:val="22"/>
                <w:szCs w:val="22"/>
                <w:lang w:eastAsia="en-CA"/>
              </w:rPr>
            </w:pPr>
            <w:r>
              <w:rPr>
                <w:rFonts w:asciiTheme="minorHAnsi" w:hAnsiTheme="minorHAnsi"/>
                <w:sz w:val="22"/>
                <w:szCs w:val="22"/>
                <w:lang w:eastAsia="en-CA"/>
              </w:rPr>
              <w:t>And File.HireDate &lt;= Ariel. Employment.TerminationDate</w:t>
            </w:r>
          </w:p>
          <w:p w14:paraId="3F847917" w14:textId="1012AA0A" w:rsidR="003401BF" w:rsidRPr="00411EBD" w:rsidRDefault="003401BF" w:rsidP="00F22842">
            <w:pPr>
              <w:ind w:left="720"/>
              <w:rPr>
                <w:rFonts w:asciiTheme="minorHAnsi" w:hAnsiTheme="minorHAnsi"/>
                <w:sz w:val="22"/>
                <w:szCs w:val="22"/>
                <w:lang w:eastAsia="en-CA"/>
              </w:rPr>
            </w:pPr>
          </w:p>
        </w:tc>
      </w:tr>
      <w:tr w:rsidR="00DC48A8" w:rsidRPr="00A61AB1" w14:paraId="5ABC7FB2"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DCCCA6" w14:textId="498A2719" w:rsidR="00DC48A8" w:rsidRDefault="00DC48A8"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0A3E607" w14:textId="66FB30B9" w:rsidR="00DC48A8" w:rsidRPr="00491B9D" w:rsidRDefault="00654F00" w:rsidP="00F156D0">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E85493" w:rsidRPr="00A61AB1" w14:paraId="2A1E33EA"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C7BB1E6" w14:textId="77777777" w:rsidR="00E85493" w:rsidRDefault="00F50E57"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0647D0E" w14:textId="77777777" w:rsidR="00E85493" w:rsidRPr="00A72B28" w:rsidRDefault="00491B9D" w:rsidP="00C33F84">
            <w:pPr>
              <w:pStyle w:val="NormalWeb"/>
              <w:spacing w:line="276" w:lineRule="auto"/>
              <w:rPr>
                <w:rFonts w:asciiTheme="minorHAnsi" w:hAnsiTheme="minorHAnsi"/>
                <w:color w:val="000000"/>
                <w:sz w:val="22"/>
                <w:szCs w:val="22"/>
                <w:lang w:val="en-CA"/>
              </w:rPr>
            </w:pPr>
            <w:r w:rsidRPr="00491B9D">
              <w:rPr>
                <w:rFonts w:asciiTheme="minorHAnsi" w:hAnsiTheme="minorHAnsi"/>
                <w:color w:val="000000"/>
                <w:sz w:val="22"/>
                <w:szCs w:val="22"/>
                <w:lang w:val="en-CA"/>
              </w:rPr>
              <w:t xml:space="preserve">Member is already enrolled with HOOPP at your organization with a Hire Date of </w:t>
            </w:r>
            <w:r w:rsidR="00C33F84">
              <w:rPr>
                <w:rFonts w:asciiTheme="minorHAnsi" w:hAnsiTheme="minorHAnsi"/>
                <w:color w:val="000000"/>
                <w:sz w:val="22"/>
                <w:szCs w:val="22"/>
                <w:lang w:val="en-CA"/>
              </w:rPr>
              <w:t>{0}-</w:t>
            </w:r>
            <w:r w:rsidRPr="00491B9D">
              <w:rPr>
                <w:rFonts w:asciiTheme="minorHAnsi" w:hAnsiTheme="minorHAnsi"/>
                <w:color w:val="000000"/>
                <w:sz w:val="22"/>
                <w:szCs w:val="22"/>
                <w:lang w:val="en-CA"/>
              </w:rPr>
              <w:t xml:space="preserve"> and Enrolment Date of </w:t>
            </w:r>
            <w:r w:rsidR="00C33F84">
              <w:rPr>
                <w:rFonts w:asciiTheme="minorHAnsi" w:hAnsiTheme="minorHAnsi"/>
                <w:color w:val="000000"/>
                <w:sz w:val="22"/>
                <w:szCs w:val="22"/>
                <w:lang w:val="en-CA"/>
              </w:rPr>
              <w:t>{1}</w:t>
            </w:r>
            <w:r w:rsidR="00336DA0">
              <w:rPr>
                <w:rFonts w:asciiTheme="minorHAnsi" w:hAnsiTheme="minorHAnsi"/>
                <w:color w:val="000000"/>
                <w:sz w:val="22"/>
                <w:szCs w:val="22"/>
                <w:lang w:val="en-CA"/>
              </w:rPr>
              <w:t>.</w:t>
            </w:r>
          </w:p>
        </w:tc>
      </w:tr>
      <w:tr w:rsidR="00E85493" w:rsidRPr="00A61AB1" w14:paraId="4787E227"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3BA69D4" w14:textId="77777777" w:rsidR="005F43FC"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17ADFBB" w14:textId="77777777" w:rsidR="00E85493"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1E5CA1F" w14:textId="77777777" w:rsidR="00E85493" w:rsidRPr="00B464B9" w:rsidRDefault="00491B9D" w:rsidP="00AB522D">
            <w:pPr>
              <w:spacing w:before="60" w:after="60"/>
              <w:ind w:left="0"/>
              <w:rPr>
                <w:rFonts w:asciiTheme="minorHAnsi" w:hAnsiTheme="minorHAnsi"/>
                <w:sz w:val="22"/>
                <w:szCs w:val="22"/>
                <w:lang w:eastAsia="en-CA"/>
              </w:rPr>
            </w:pPr>
            <w:r w:rsidRPr="00491B9D">
              <w:rPr>
                <w:rFonts w:asciiTheme="minorHAnsi" w:hAnsiTheme="minorHAnsi"/>
                <w:sz w:val="22"/>
                <w:szCs w:val="22"/>
              </w:rPr>
              <w:t>Member is already enrolled with HOOPP at your organization</w:t>
            </w:r>
            <w:r w:rsidR="00AB522D">
              <w:rPr>
                <w:rFonts w:asciiTheme="minorHAnsi" w:hAnsiTheme="minorHAnsi"/>
                <w:sz w:val="22"/>
                <w:szCs w:val="22"/>
              </w:rPr>
              <w:t>.</w:t>
            </w:r>
            <w:r w:rsidRPr="00491B9D">
              <w:rPr>
                <w:rFonts w:asciiTheme="minorHAnsi" w:hAnsiTheme="minorHAnsi"/>
                <w:sz w:val="22"/>
                <w:szCs w:val="22"/>
              </w:rPr>
              <w:t xml:space="preserve"> </w:t>
            </w:r>
          </w:p>
        </w:tc>
      </w:tr>
      <w:tr w:rsidR="00E85493" w:rsidRPr="002C34FF" w14:paraId="277C411E"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2FBBDC5" w14:textId="77777777" w:rsidR="00E85493" w:rsidRPr="0085712F" w:rsidRDefault="00E85493" w:rsidP="00FA043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EAC12F8" w14:textId="4877F43E" w:rsidR="00F156D0" w:rsidRDefault="00C33F84" w:rsidP="00F156D0">
            <w:pPr>
              <w:spacing w:before="60" w:after="60"/>
              <w:ind w:left="0"/>
              <w:rPr>
                <w:rFonts w:asciiTheme="minorHAnsi" w:hAnsiTheme="minorHAnsi"/>
                <w:sz w:val="22"/>
                <w:szCs w:val="22"/>
                <w:lang w:eastAsia="en-CA"/>
              </w:rPr>
            </w:pPr>
            <w:r>
              <w:rPr>
                <w:rFonts w:asciiTheme="minorHAnsi" w:hAnsiTheme="minorHAnsi" w:cs="Calibri"/>
                <w:color w:val="auto"/>
                <w:sz w:val="22"/>
                <w:szCs w:val="22"/>
              </w:rPr>
              <w:t>{</w:t>
            </w:r>
            <w:r w:rsidR="00E85493">
              <w:rPr>
                <w:rFonts w:asciiTheme="minorHAnsi" w:hAnsiTheme="minorHAnsi" w:cs="Calibri"/>
                <w:color w:val="auto"/>
                <w:sz w:val="22"/>
                <w:szCs w:val="22"/>
              </w:rPr>
              <w:t>0</w:t>
            </w:r>
            <w:r>
              <w:rPr>
                <w:rFonts w:asciiTheme="minorHAnsi" w:hAnsiTheme="minorHAnsi" w:cs="Calibri"/>
                <w:color w:val="auto"/>
                <w:sz w:val="22"/>
                <w:szCs w:val="22"/>
              </w:rPr>
              <w:t>}</w:t>
            </w:r>
            <w:r w:rsidR="00E85493">
              <w:rPr>
                <w:rFonts w:asciiTheme="minorHAnsi" w:hAnsiTheme="minorHAnsi" w:cs="Calibri"/>
                <w:color w:val="auto"/>
                <w:sz w:val="22"/>
                <w:szCs w:val="22"/>
              </w:rPr>
              <w:t xml:space="preserve">: </w:t>
            </w:r>
            <w:r>
              <w:rPr>
                <w:rFonts w:asciiTheme="minorHAnsi" w:hAnsiTheme="minorHAnsi" w:cs="Calibri"/>
                <w:color w:val="auto"/>
                <w:sz w:val="22"/>
                <w:szCs w:val="22"/>
              </w:rPr>
              <w:t>Ariel.</w:t>
            </w:r>
            <w:r w:rsidR="00AF4250">
              <w:rPr>
                <w:rFonts w:asciiTheme="minorHAnsi" w:hAnsiTheme="minorHAnsi"/>
                <w:sz w:val="22"/>
                <w:szCs w:val="22"/>
                <w:lang w:eastAsia="en-CA"/>
              </w:rPr>
              <w:t>HireDate</w:t>
            </w:r>
            <w:r>
              <w:rPr>
                <w:rFonts w:asciiTheme="minorHAnsi" w:hAnsiTheme="minorHAnsi"/>
                <w:sz w:val="22"/>
                <w:szCs w:val="22"/>
                <w:lang w:eastAsia="en-CA"/>
              </w:rPr>
              <w:t xml:space="preserve"> (format </w:t>
            </w:r>
            <w:r>
              <w:rPr>
                <w:rFonts w:asciiTheme="minorHAnsi" w:hAnsiTheme="minorHAnsi"/>
                <w:sz w:val="22"/>
                <w:szCs w:val="22"/>
              </w:rPr>
              <w:t>mm</w:t>
            </w:r>
            <w:r w:rsidR="002C34FF">
              <w:rPr>
                <w:rFonts w:asciiTheme="minorHAnsi" w:hAnsiTheme="minorHAnsi"/>
                <w:sz w:val="22"/>
                <w:szCs w:val="22"/>
              </w:rPr>
              <w:t>/</w:t>
            </w:r>
            <w:r>
              <w:rPr>
                <w:rFonts w:asciiTheme="minorHAnsi" w:hAnsiTheme="minorHAnsi"/>
                <w:sz w:val="22"/>
                <w:szCs w:val="22"/>
              </w:rPr>
              <w:t>dd</w:t>
            </w:r>
            <w:r w:rsidR="002C34FF">
              <w:rPr>
                <w:rFonts w:asciiTheme="minorHAnsi" w:hAnsiTheme="minorHAnsi"/>
                <w:sz w:val="22"/>
                <w:szCs w:val="22"/>
              </w:rPr>
              <w:t>/</w:t>
            </w:r>
            <w:r>
              <w:rPr>
                <w:rFonts w:asciiTheme="minorHAnsi" w:hAnsiTheme="minorHAnsi"/>
                <w:sz w:val="22"/>
                <w:szCs w:val="22"/>
              </w:rPr>
              <w:t>yyyy)</w:t>
            </w:r>
          </w:p>
          <w:p w14:paraId="3A609D38" w14:textId="3B54FA87" w:rsidR="00E85493" w:rsidRPr="002C34FF" w:rsidRDefault="00C33F84" w:rsidP="00C33F84">
            <w:pPr>
              <w:spacing w:before="60" w:after="60"/>
              <w:ind w:left="0"/>
              <w:rPr>
                <w:rFonts w:asciiTheme="minorHAnsi" w:hAnsiTheme="minorHAnsi" w:cs="Calibri"/>
                <w:color w:val="auto"/>
                <w:sz w:val="22"/>
                <w:szCs w:val="22"/>
              </w:rPr>
            </w:pPr>
            <w:r w:rsidRPr="002C34FF">
              <w:rPr>
                <w:rFonts w:asciiTheme="minorHAnsi" w:hAnsiTheme="minorHAnsi"/>
                <w:sz w:val="22"/>
                <w:szCs w:val="22"/>
                <w:lang w:eastAsia="en-CA"/>
              </w:rPr>
              <w:t>{</w:t>
            </w:r>
            <w:r w:rsidR="00F156D0" w:rsidRPr="002C34FF">
              <w:rPr>
                <w:rFonts w:asciiTheme="minorHAnsi" w:hAnsiTheme="minorHAnsi"/>
                <w:sz w:val="22"/>
                <w:szCs w:val="22"/>
                <w:lang w:eastAsia="en-CA"/>
              </w:rPr>
              <w:t>1</w:t>
            </w:r>
            <w:r w:rsidRPr="002C34FF">
              <w:rPr>
                <w:rFonts w:asciiTheme="minorHAnsi" w:hAnsiTheme="minorHAnsi"/>
                <w:sz w:val="22"/>
                <w:szCs w:val="22"/>
                <w:lang w:eastAsia="en-CA"/>
              </w:rPr>
              <w:t>}</w:t>
            </w:r>
            <w:r w:rsidR="00F156D0" w:rsidRPr="002C34FF">
              <w:rPr>
                <w:rFonts w:asciiTheme="minorHAnsi" w:hAnsiTheme="minorHAnsi"/>
                <w:sz w:val="22"/>
                <w:szCs w:val="22"/>
                <w:lang w:eastAsia="en-CA"/>
              </w:rPr>
              <w:t>:</w:t>
            </w:r>
            <w:r w:rsidR="00E85493" w:rsidRPr="002C34FF">
              <w:rPr>
                <w:rFonts w:asciiTheme="minorHAnsi" w:hAnsiTheme="minorHAnsi"/>
                <w:sz w:val="22"/>
                <w:szCs w:val="22"/>
                <w:lang w:eastAsia="en-CA"/>
              </w:rPr>
              <w:t xml:space="preserve"> </w:t>
            </w:r>
            <w:r w:rsidRPr="002C34FF">
              <w:rPr>
                <w:rFonts w:asciiTheme="minorHAnsi" w:hAnsiTheme="minorHAnsi"/>
                <w:sz w:val="22"/>
                <w:szCs w:val="22"/>
                <w:lang w:eastAsia="en-CA"/>
              </w:rPr>
              <w:t xml:space="preserve">Ariel.PermanencyDate( format </w:t>
            </w:r>
            <w:r w:rsidRPr="002C34FF">
              <w:rPr>
                <w:rFonts w:asciiTheme="minorHAnsi" w:hAnsiTheme="minorHAnsi"/>
                <w:sz w:val="22"/>
                <w:szCs w:val="22"/>
              </w:rPr>
              <w:t>mm</w:t>
            </w:r>
            <w:r w:rsidR="002C34FF" w:rsidRPr="002C34FF">
              <w:rPr>
                <w:rFonts w:asciiTheme="minorHAnsi" w:hAnsiTheme="minorHAnsi"/>
                <w:sz w:val="22"/>
                <w:szCs w:val="22"/>
              </w:rPr>
              <w:t>/</w:t>
            </w:r>
            <w:r w:rsidRPr="002C34FF">
              <w:rPr>
                <w:rFonts w:asciiTheme="minorHAnsi" w:hAnsiTheme="minorHAnsi"/>
                <w:sz w:val="22"/>
                <w:szCs w:val="22"/>
              </w:rPr>
              <w:t>dd</w:t>
            </w:r>
            <w:r w:rsidR="002C34FF" w:rsidRPr="002C34FF">
              <w:rPr>
                <w:rFonts w:asciiTheme="minorHAnsi" w:hAnsiTheme="minorHAnsi"/>
                <w:sz w:val="22"/>
                <w:szCs w:val="22"/>
              </w:rPr>
              <w:t>/</w:t>
            </w:r>
            <w:r w:rsidRPr="002C34FF">
              <w:rPr>
                <w:rFonts w:asciiTheme="minorHAnsi" w:hAnsiTheme="minorHAnsi"/>
                <w:sz w:val="22"/>
                <w:szCs w:val="22"/>
              </w:rPr>
              <w:t>yyyy)</w:t>
            </w:r>
          </w:p>
        </w:tc>
      </w:tr>
      <w:tr w:rsidR="00E85493" w:rsidRPr="0085712F" w14:paraId="07CEF719"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DAD238" w14:textId="77777777" w:rsidR="00E85493" w:rsidRPr="0085712F" w:rsidRDefault="00E85493" w:rsidP="00FA043A">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sidR="005B6168">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9BFA2A2" w14:textId="75549C31" w:rsidR="00E85493" w:rsidRPr="006100CE" w:rsidRDefault="00C33F84"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357F53" w:rsidRPr="0085712F" w14:paraId="7EA65F52"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9EA302F" w14:textId="77777777" w:rsidR="00357F53" w:rsidRPr="0085712F" w:rsidRDefault="00357F53"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8473419" w14:textId="77777777" w:rsidR="00357F53" w:rsidRPr="006100CE" w:rsidRDefault="00357F53" w:rsidP="00FA043A">
            <w:pPr>
              <w:spacing w:before="60" w:after="60" w:line="240" w:lineRule="auto"/>
              <w:ind w:left="0"/>
              <w:rPr>
                <w:rFonts w:asciiTheme="minorHAnsi" w:hAnsiTheme="minorHAnsi"/>
                <w:sz w:val="22"/>
                <w:szCs w:val="22"/>
                <w:lang w:eastAsia="en-CA"/>
              </w:rPr>
            </w:pPr>
          </w:p>
        </w:tc>
      </w:tr>
      <w:tr w:rsidR="00E85493" w:rsidRPr="0085712F" w14:paraId="1F911586"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FA3CE7D" w14:textId="77777777" w:rsidR="0044312E" w:rsidRDefault="0044312E"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A357B6F" w14:textId="77777777" w:rsidR="00E85493" w:rsidRPr="0085712F" w:rsidRDefault="0044312E"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8686FCB" w14:textId="77777777" w:rsidR="00CA5805" w:rsidRDefault="00CA5805" w:rsidP="00725042">
            <w:pPr>
              <w:ind w:left="0"/>
              <w:rPr>
                <w:rFonts w:asciiTheme="minorHAnsi" w:hAnsiTheme="minorHAnsi"/>
                <w:sz w:val="22"/>
                <w:szCs w:val="22"/>
                <w:lang w:val="en-US" w:eastAsia="en-CA"/>
              </w:rPr>
            </w:pPr>
            <w:r>
              <w:rPr>
                <w:rFonts w:asciiTheme="minorHAnsi" w:hAnsiTheme="minorHAnsi"/>
                <w:sz w:val="22"/>
                <w:szCs w:val="22"/>
                <w:lang w:val="en-US" w:eastAsia="en-CA"/>
              </w:rPr>
              <w:t>CS 20170606:</w:t>
            </w:r>
          </w:p>
          <w:p w14:paraId="0995AD32" w14:textId="7CE3C0E0" w:rsidR="00CA5805" w:rsidRPr="00CA5805" w:rsidRDefault="00CA5805"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Update to validation logic.</w:t>
            </w:r>
            <w:r w:rsidR="003401BF">
              <w:rPr>
                <w:rFonts w:asciiTheme="minorHAnsi" w:hAnsiTheme="minorHAnsi"/>
                <w:sz w:val="22"/>
                <w:szCs w:val="22"/>
                <w:lang w:val="en-US" w:eastAsia="en-CA"/>
              </w:rPr>
              <w:t xml:space="preserve"> No change in the programming there was just missing logic to match what was </w:t>
            </w:r>
            <w:r w:rsidR="0065382B">
              <w:rPr>
                <w:rFonts w:asciiTheme="minorHAnsi" w:hAnsiTheme="minorHAnsi"/>
                <w:sz w:val="22"/>
                <w:szCs w:val="22"/>
                <w:lang w:val="en-US" w:eastAsia="en-CA"/>
              </w:rPr>
              <w:t xml:space="preserve">already </w:t>
            </w:r>
            <w:r w:rsidR="003401BF">
              <w:rPr>
                <w:rFonts w:asciiTheme="minorHAnsi" w:hAnsiTheme="minorHAnsi"/>
                <w:sz w:val="22"/>
                <w:szCs w:val="22"/>
                <w:lang w:val="en-US" w:eastAsia="en-CA"/>
              </w:rPr>
              <w:t>programmed.</w:t>
            </w:r>
          </w:p>
          <w:p w14:paraId="5F7CF1CE" w14:textId="77777777" w:rsidR="000F3AC2" w:rsidRDefault="000F3AC2" w:rsidP="00725042">
            <w:pPr>
              <w:ind w:left="0"/>
              <w:rPr>
                <w:rFonts w:asciiTheme="minorHAnsi" w:hAnsiTheme="minorHAnsi"/>
                <w:sz w:val="22"/>
                <w:szCs w:val="22"/>
                <w:lang w:val="en-US" w:eastAsia="en-CA"/>
              </w:rPr>
            </w:pPr>
            <w:r>
              <w:rPr>
                <w:rFonts w:asciiTheme="minorHAnsi" w:hAnsiTheme="minorHAnsi"/>
                <w:sz w:val="22"/>
                <w:szCs w:val="22"/>
                <w:lang w:val="en-US" w:eastAsia="en-CA"/>
              </w:rPr>
              <w:t>CS 20170425:</w:t>
            </w:r>
          </w:p>
          <w:p w14:paraId="5755514A" w14:textId="64277EDC" w:rsidR="000F3AC2" w:rsidRDefault="000F3AC2"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Yes validation exists already but needs to be fully tested in Full Office.</w:t>
            </w:r>
          </w:p>
          <w:p w14:paraId="5A3AB1E9" w14:textId="18C81861" w:rsidR="000F3AC2" w:rsidRPr="000F3AC2" w:rsidRDefault="000F3AC2"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Ready for sign-off.</w:t>
            </w:r>
          </w:p>
          <w:p w14:paraId="50CD2BFD" w14:textId="77777777" w:rsidR="00C33F84" w:rsidRDefault="00C33F84" w:rsidP="00725042">
            <w:pPr>
              <w:ind w:left="0"/>
              <w:rPr>
                <w:rFonts w:asciiTheme="minorHAnsi" w:hAnsiTheme="minorHAnsi"/>
                <w:sz w:val="22"/>
                <w:szCs w:val="22"/>
                <w:lang w:val="en-US" w:eastAsia="en-CA"/>
              </w:rPr>
            </w:pPr>
            <w:r>
              <w:rPr>
                <w:rFonts w:asciiTheme="minorHAnsi" w:hAnsiTheme="minorHAnsi"/>
                <w:sz w:val="22"/>
                <w:szCs w:val="22"/>
                <w:lang w:val="en-US" w:eastAsia="en-CA"/>
              </w:rPr>
              <w:t>CS 20170410:</w:t>
            </w:r>
          </w:p>
          <w:p w14:paraId="2C6D1EA1" w14:textId="299576E4" w:rsidR="00D747D6" w:rsidRPr="00C33F84" w:rsidRDefault="00C33F84"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Carina to check if validation already exists in R12/R13</w:t>
            </w:r>
          </w:p>
          <w:p w14:paraId="63CD55A6" w14:textId="77777777" w:rsidR="00725042" w:rsidRPr="00D747D6" w:rsidRDefault="00725042" w:rsidP="00D747D6">
            <w:pPr>
              <w:ind w:left="0"/>
              <w:rPr>
                <w:rFonts w:asciiTheme="minorHAnsi" w:hAnsiTheme="minorHAnsi"/>
                <w:sz w:val="22"/>
                <w:szCs w:val="22"/>
                <w:lang w:val="en-US" w:eastAsia="en-CA"/>
              </w:rPr>
            </w:pPr>
            <w:r w:rsidRPr="00D747D6">
              <w:rPr>
                <w:rFonts w:asciiTheme="minorHAnsi" w:hAnsiTheme="minorHAnsi"/>
                <w:sz w:val="22"/>
                <w:szCs w:val="22"/>
                <w:lang w:val="en-US" w:eastAsia="en-CA"/>
              </w:rPr>
              <w:t xml:space="preserve">AD 20170407: </w:t>
            </w:r>
          </w:p>
          <w:p w14:paraId="575BB30C" w14:textId="77777777" w:rsidR="00725042" w:rsidRDefault="00725042"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I think this val is already in prod and incorrectly triggering.  </w:t>
            </w:r>
          </w:p>
          <w:p w14:paraId="73F0B9DC" w14:textId="77777777" w:rsidR="00122A4D" w:rsidRDefault="00122A4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Let’s review logic for B1 to ensure this val is covering that logic and business scenarios.</w:t>
            </w:r>
          </w:p>
          <w:p w14:paraId="75171957" w14:textId="77777777" w:rsidR="00725042" w:rsidRDefault="00725042" w:rsidP="00DF4CD7">
            <w:pPr>
              <w:ind w:left="0"/>
              <w:rPr>
                <w:rFonts w:asciiTheme="minorHAnsi" w:hAnsiTheme="minorHAnsi"/>
                <w:sz w:val="22"/>
                <w:szCs w:val="22"/>
                <w:lang w:val="en-US" w:eastAsia="en-CA"/>
              </w:rPr>
            </w:pPr>
          </w:p>
          <w:p w14:paraId="12341884" w14:textId="77777777" w:rsidR="00DF4CD7" w:rsidRDefault="00DF4CD7" w:rsidP="00DF4CD7">
            <w:pPr>
              <w:ind w:left="0"/>
              <w:rPr>
                <w:rFonts w:asciiTheme="minorHAnsi" w:hAnsiTheme="minorHAnsi"/>
                <w:sz w:val="22"/>
                <w:szCs w:val="22"/>
                <w:lang w:val="en-US" w:eastAsia="en-CA"/>
              </w:rPr>
            </w:pPr>
            <w:r>
              <w:rPr>
                <w:rFonts w:asciiTheme="minorHAnsi" w:hAnsiTheme="minorHAnsi"/>
                <w:sz w:val="22"/>
                <w:szCs w:val="22"/>
                <w:lang w:val="en-US" w:eastAsia="en-CA"/>
              </w:rPr>
              <w:t xml:space="preserve">AD 20170322: </w:t>
            </w:r>
          </w:p>
          <w:p w14:paraId="739D47CE" w14:textId="77777777" w:rsidR="00DF4CD7" w:rsidRDefault="00DF4CD7"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Adding relevant notes to this val as the val that this val is replacing (B1) is being removed.  Before completing this val we must ensure that all comments have been adequately addressed and the intended outcome for val B1 is being met within the logic of this val.    </w:t>
            </w:r>
          </w:p>
          <w:p w14:paraId="73D8B174" w14:textId="77777777" w:rsidR="00DF4CD7" w:rsidRDefault="00DF4CD7"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During the workshop discussion Alias brought up validation B146 which is doing the same check that B1 was intended for. As such validation B1 should be removed.</w:t>
            </w:r>
          </w:p>
          <w:p w14:paraId="5B1CA6A6" w14:textId="77777777" w:rsidR="00DF4CD7" w:rsidRPr="004123F4" w:rsidRDefault="00DF4CD7" w:rsidP="003410B0">
            <w:pPr>
              <w:pStyle w:val="ListParagraph"/>
              <w:numPr>
                <w:ilvl w:val="0"/>
                <w:numId w:val="8"/>
              </w:numPr>
              <w:rPr>
                <w:rFonts w:asciiTheme="minorHAnsi" w:hAnsiTheme="minorHAnsi"/>
                <w:sz w:val="22"/>
                <w:szCs w:val="22"/>
                <w:lang w:val="en-US" w:eastAsia="en-CA"/>
              </w:rPr>
            </w:pPr>
            <w:r w:rsidRPr="004123F4">
              <w:rPr>
                <w:rFonts w:asciiTheme="minorHAnsi" w:hAnsiTheme="minorHAnsi"/>
                <w:sz w:val="22"/>
                <w:szCs w:val="22"/>
                <w:lang w:val="en-US" w:eastAsia="en-CA"/>
              </w:rPr>
              <w:t>During the workshop discussion Gregory Pierre brought up</w:t>
            </w:r>
            <w:r>
              <w:rPr>
                <w:rFonts w:asciiTheme="minorHAnsi" w:hAnsiTheme="minorHAnsi"/>
                <w:sz w:val="22"/>
                <w:szCs w:val="22"/>
                <w:lang w:val="en-US" w:eastAsia="en-CA"/>
              </w:rPr>
              <w:t xml:space="preserve"> the</w:t>
            </w:r>
            <w:r w:rsidRPr="004123F4">
              <w:rPr>
                <w:rFonts w:asciiTheme="minorHAnsi" w:hAnsiTheme="minorHAnsi"/>
                <w:sz w:val="22"/>
                <w:szCs w:val="22"/>
                <w:lang w:val="en-US" w:eastAsia="en-CA"/>
              </w:rPr>
              <w:t xml:space="preserve"> scenario </w:t>
            </w:r>
            <w:r>
              <w:rPr>
                <w:rFonts w:asciiTheme="minorHAnsi" w:hAnsiTheme="minorHAnsi"/>
                <w:sz w:val="22"/>
                <w:szCs w:val="22"/>
                <w:lang w:val="en-US" w:eastAsia="en-CA"/>
              </w:rPr>
              <w:t>of a</w:t>
            </w:r>
            <w:r w:rsidRPr="004123F4">
              <w:rPr>
                <w:rFonts w:asciiTheme="minorHAnsi" w:hAnsiTheme="minorHAnsi"/>
                <w:sz w:val="22"/>
                <w:szCs w:val="22"/>
                <w:lang w:val="en-US" w:eastAsia="en-CA"/>
              </w:rPr>
              <w:t xml:space="preserve"> rehire </w:t>
            </w:r>
            <w:r>
              <w:rPr>
                <w:rFonts w:asciiTheme="minorHAnsi" w:hAnsiTheme="minorHAnsi"/>
                <w:sz w:val="22"/>
                <w:szCs w:val="22"/>
                <w:lang w:val="en-US" w:eastAsia="en-CA"/>
              </w:rPr>
              <w:t xml:space="preserve">of a member that is of </w:t>
            </w:r>
            <w:r w:rsidRPr="004123F4">
              <w:rPr>
                <w:rFonts w:asciiTheme="minorHAnsi" w:hAnsiTheme="minorHAnsi"/>
                <w:sz w:val="22"/>
                <w:szCs w:val="22"/>
                <w:lang w:val="en-US" w:eastAsia="en-CA"/>
              </w:rPr>
              <w:t>D-NCT</w:t>
            </w:r>
            <w:r>
              <w:rPr>
                <w:rFonts w:asciiTheme="minorHAnsi" w:hAnsiTheme="minorHAnsi"/>
                <w:sz w:val="22"/>
                <w:szCs w:val="22"/>
                <w:lang w:val="en-US" w:eastAsia="en-CA"/>
              </w:rPr>
              <w:t xml:space="preserve"> status in Ariel DB and the rehire date is prior to the D-NCT date. In this instance (in EXO) we are providing an Informational message (ID 6874) to HOOPP in the CTL but Alias confirms this should be an Error and the employer should be made aware. We will bring Message ID 6874 within the Full Office Validation spec and HOOPP will have to designate a Master Val number to this validation.</w:t>
            </w:r>
          </w:p>
          <w:p w14:paraId="753223B7" w14:textId="77777777" w:rsidR="00606FE1" w:rsidRPr="006100CE" w:rsidRDefault="00606FE1" w:rsidP="00FA043A">
            <w:pPr>
              <w:spacing w:before="60" w:after="60" w:line="240" w:lineRule="auto"/>
              <w:ind w:left="0"/>
              <w:rPr>
                <w:rFonts w:asciiTheme="minorHAnsi" w:hAnsiTheme="minorHAnsi"/>
                <w:sz w:val="22"/>
                <w:szCs w:val="22"/>
                <w:lang w:eastAsia="en-CA"/>
              </w:rPr>
            </w:pPr>
          </w:p>
        </w:tc>
      </w:tr>
    </w:tbl>
    <w:p w14:paraId="1BF37AD7" w14:textId="4E220099" w:rsidR="00E85493" w:rsidRPr="00150184" w:rsidRDefault="00E85493" w:rsidP="00E85493"/>
    <w:p w14:paraId="66BC56AE" w14:textId="77777777" w:rsidR="00AF4250" w:rsidRDefault="00AF4250">
      <w:pPr>
        <w:spacing w:before="0" w:after="0" w:line="240" w:lineRule="auto"/>
        <w:ind w:left="0"/>
      </w:pPr>
      <w:r>
        <w:br w:type="page"/>
      </w:r>
    </w:p>
    <w:p w14:paraId="6256437A" w14:textId="77777777" w:rsidR="00AF4250" w:rsidRPr="006B06A8" w:rsidRDefault="00AF4250" w:rsidP="00AF4250">
      <w:pPr>
        <w:pStyle w:val="Heading3"/>
      </w:pPr>
      <w:r w:rsidRPr="006B06A8">
        <w:t xml:space="preserve">Validation – </w:t>
      </w:r>
      <w:r w:rsidR="00F53678">
        <w:t>Age A</w:t>
      </w:r>
      <w:r w:rsidR="0043198F">
        <w:t>t</w:t>
      </w:r>
      <w:r w:rsidR="00F53678">
        <w:t xml:space="preserve"> Enrolment D</w:t>
      </w:r>
      <w:r>
        <w:t>ate</w:t>
      </w:r>
    </w:p>
    <w:p w14:paraId="2267793D" w14:textId="77777777" w:rsidR="00AF4250" w:rsidRPr="006B06A8" w:rsidRDefault="00AF4250" w:rsidP="002C34FF">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F4250" w14:paraId="24F1F1C1"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A2CB6F" w14:textId="77777777" w:rsidR="00AF4250" w:rsidRDefault="00AF4250"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E635CF4" w14:textId="06E9BB53" w:rsidR="00AF4250" w:rsidRPr="00AF4250" w:rsidRDefault="00AF4250" w:rsidP="00CB5C90">
            <w:pPr>
              <w:pStyle w:val="Heading1"/>
              <w:rPr>
                <w:lang w:val="en-US"/>
              </w:rPr>
            </w:pPr>
            <w:bookmarkStart w:id="564" w:name="_Toc479243667"/>
            <w:bookmarkStart w:id="565" w:name="_Toc43372894"/>
            <w:r w:rsidRPr="00AF4250">
              <w:rPr>
                <w:lang w:val="en-US"/>
              </w:rPr>
              <w:t>B148_</w:t>
            </w:r>
            <w:r w:rsidR="0043198F">
              <w:rPr>
                <w:lang w:val="en-US"/>
              </w:rPr>
              <w:t>Age</w:t>
            </w:r>
            <w:r w:rsidR="004A6234">
              <w:rPr>
                <w:lang w:val="en-US"/>
              </w:rPr>
              <w:t>A</w:t>
            </w:r>
            <w:r w:rsidR="0043198F">
              <w:rPr>
                <w:lang w:val="en-US"/>
              </w:rPr>
              <w:t>t</w:t>
            </w:r>
            <w:r w:rsidRPr="00AF4250">
              <w:rPr>
                <w:lang w:val="en-US"/>
              </w:rPr>
              <w:t>E</w:t>
            </w:r>
            <w:r w:rsidR="000F451B">
              <w:rPr>
                <w:lang w:val="en-US"/>
              </w:rPr>
              <w:t>nrolment</w:t>
            </w:r>
            <w:r w:rsidRPr="00AF4250">
              <w:rPr>
                <w:lang w:val="en-US"/>
              </w:rPr>
              <w:t>Date</w:t>
            </w:r>
            <w:bookmarkEnd w:id="564"/>
            <w:bookmarkEnd w:id="565"/>
          </w:p>
        </w:tc>
      </w:tr>
      <w:tr w:rsidR="000F451B" w14:paraId="3A598DE3"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D44F47" w14:textId="77777777" w:rsidR="000F451B" w:rsidRDefault="000F451B"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BF252A7" w14:textId="461BED53" w:rsidR="000F451B" w:rsidRDefault="00002439"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5502</w:t>
            </w:r>
          </w:p>
        </w:tc>
      </w:tr>
      <w:tr w:rsidR="0081139B" w14:paraId="71610355"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3DB956B" w14:textId="31C9D009" w:rsidR="0081139B" w:rsidRDefault="0081139B"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A001CE2" w14:textId="263EC25C" w:rsidR="0081139B" w:rsidRDefault="0081139B"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0F451B" w14:paraId="3C6972AF"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A5004E" w14:textId="77777777" w:rsidR="000F451B" w:rsidRDefault="000F451B"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D0964B7" w14:textId="77777777" w:rsidR="000F451B" w:rsidRDefault="000F451B"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0F451B">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F4250" w14:paraId="3DB193F0"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46171E0" w14:textId="77777777" w:rsidR="00AF4250" w:rsidRDefault="00C01237"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95A7119" w14:textId="77777777" w:rsidR="00AF4250" w:rsidRPr="006166E9" w:rsidRDefault="00F22842"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Enrolment</w:t>
            </w:r>
            <w:r w:rsidR="00C33F84">
              <w:rPr>
                <w:rFonts w:asciiTheme="minorHAnsi" w:eastAsia="Times New Roman" w:hAnsiTheme="minorHAnsi" w:cs="Calibri"/>
                <w:color w:val="auto"/>
                <w:sz w:val="22"/>
                <w:szCs w:val="22"/>
                <w:lang w:eastAsia="en-CA"/>
              </w:rPr>
              <w:t>s and Member Basic Information</w:t>
            </w:r>
          </w:p>
        </w:tc>
      </w:tr>
      <w:tr w:rsidR="00AF4250" w14:paraId="0E3EA88D"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853F71" w14:textId="77777777" w:rsidR="00AF4250" w:rsidRDefault="00AF4250"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2DFC969" w14:textId="77777777" w:rsidR="00AF4250" w:rsidRDefault="00AF4250"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F4250" w14:paraId="6923D73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4D4CFD0" w14:textId="77777777" w:rsidR="00AF4250" w:rsidRDefault="00AF4250"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33526F2" w14:textId="77777777" w:rsidR="00AF4250" w:rsidRPr="00B464B9" w:rsidRDefault="00AF4250"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F47FB3" w:rsidRPr="00A61AB1" w14:paraId="42FBEB29"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048039"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AB7CE5F"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874C6D0" w14:textId="4D0CE83B" w:rsidR="00F47FB3" w:rsidRPr="00C301FC" w:rsidRDefault="00F47FB3" w:rsidP="00AF425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i</w:t>
            </w:r>
            <w:r w:rsidRPr="00AF4250">
              <w:rPr>
                <w:rFonts w:asciiTheme="minorHAnsi" w:hAnsiTheme="minorHAnsi"/>
                <w:sz w:val="22"/>
                <w:szCs w:val="22"/>
                <w:lang w:eastAsia="en-CA"/>
              </w:rPr>
              <w:t>f the member is &lt; 16 or &gt;</w:t>
            </w:r>
            <w:r w:rsidR="00CB3BC1">
              <w:rPr>
                <w:rFonts w:asciiTheme="minorHAnsi" w:hAnsiTheme="minorHAnsi"/>
                <w:sz w:val="22"/>
                <w:szCs w:val="22"/>
                <w:lang w:eastAsia="en-CA"/>
              </w:rPr>
              <w:t>=</w:t>
            </w:r>
            <w:r w:rsidRPr="00AF4250">
              <w:rPr>
                <w:rFonts w:asciiTheme="minorHAnsi" w:hAnsiTheme="minorHAnsi"/>
                <w:sz w:val="22"/>
                <w:szCs w:val="22"/>
                <w:lang w:eastAsia="en-CA"/>
              </w:rPr>
              <w:t xml:space="preserve"> 71 at Enrolment Date</w:t>
            </w:r>
          </w:p>
        </w:tc>
      </w:tr>
      <w:tr w:rsidR="00F47FB3" w:rsidRPr="009151F9" w14:paraId="54CB18B1"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5795651"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AF133C6" w14:textId="77777777" w:rsidR="00F47FB3" w:rsidRDefault="00F47FB3" w:rsidP="00FA043A">
            <w:pPr>
              <w:ind w:left="0"/>
              <w:rPr>
                <w:rFonts w:asciiTheme="minorHAnsi" w:hAnsiTheme="minorHAnsi"/>
                <w:sz w:val="22"/>
                <w:szCs w:val="22"/>
                <w:lang w:eastAsia="en-CA"/>
              </w:rPr>
            </w:pPr>
            <w:r>
              <w:rPr>
                <w:rFonts w:asciiTheme="minorHAnsi" w:hAnsiTheme="minorHAnsi"/>
                <w:sz w:val="22"/>
                <w:szCs w:val="22"/>
                <w:lang w:eastAsia="en-CA"/>
              </w:rPr>
              <w:t>Reject the member in the input file if:</w:t>
            </w:r>
          </w:p>
          <w:p w14:paraId="025BFE50" w14:textId="77777777" w:rsidR="00F47FB3" w:rsidRPr="00744FA7" w:rsidRDefault="00F47FB3" w:rsidP="00FA043A">
            <w:pPr>
              <w:ind w:left="720"/>
              <w:rPr>
                <w:rFonts w:asciiTheme="minorHAnsi" w:hAnsiTheme="minorHAnsi"/>
                <w:sz w:val="22"/>
                <w:szCs w:val="22"/>
                <w:u w:val="single"/>
                <w:lang w:eastAsia="en-CA"/>
              </w:rPr>
            </w:pPr>
            <w:r w:rsidRPr="00744FA7">
              <w:rPr>
                <w:rFonts w:asciiTheme="minorHAnsi" w:hAnsiTheme="minorHAnsi"/>
                <w:sz w:val="22"/>
                <w:szCs w:val="22"/>
                <w:u w:val="single"/>
                <w:lang w:eastAsia="en-CA"/>
              </w:rPr>
              <w:t xml:space="preserve">In </w:t>
            </w:r>
            <w:r>
              <w:rPr>
                <w:rFonts w:asciiTheme="minorHAnsi" w:hAnsiTheme="minorHAnsi"/>
                <w:sz w:val="22"/>
                <w:szCs w:val="22"/>
                <w:u w:val="single"/>
                <w:lang w:eastAsia="en-CA"/>
              </w:rPr>
              <w:t>Enrolment</w:t>
            </w:r>
            <w:r w:rsidR="000F451B">
              <w:rPr>
                <w:rFonts w:asciiTheme="minorHAnsi" w:hAnsiTheme="minorHAnsi"/>
                <w:sz w:val="22"/>
                <w:szCs w:val="22"/>
                <w:u w:val="single"/>
                <w:lang w:eastAsia="en-CA"/>
              </w:rPr>
              <w:t>s</w:t>
            </w:r>
            <w:r w:rsidRPr="00744FA7">
              <w:rPr>
                <w:rFonts w:asciiTheme="minorHAnsi" w:hAnsiTheme="minorHAnsi"/>
                <w:sz w:val="22"/>
                <w:szCs w:val="22"/>
                <w:u w:val="single"/>
                <w:lang w:eastAsia="en-CA"/>
              </w:rPr>
              <w:t xml:space="preserve"> </w:t>
            </w:r>
          </w:p>
          <w:p w14:paraId="1E37EC33" w14:textId="386C72A7" w:rsidR="00F47FB3" w:rsidRDefault="00F47FB3" w:rsidP="00FA043A">
            <w:pPr>
              <w:ind w:left="1440"/>
              <w:rPr>
                <w:rFonts w:asciiTheme="minorHAnsi" w:hAnsiTheme="minorHAnsi"/>
                <w:color w:val="FF0000"/>
                <w:sz w:val="22"/>
                <w:szCs w:val="22"/>
                <w:lang w:eastAsia="en-CA"/>
              </w:rPr>
            </w:pPr>
            <w:r>
              <w:rPr>
                <w:rFonts w:asciiTheme="minorHAnsi" w:hAnsiTheme="minorHAnsi"/>
                <w:sz w:val="22"/>
                <w:szCs w:val="22"/>
                <w:lang w:eastAsia="en-CA"/>
              </w:rPr>
              <w:t>File.EnrolmentDate - F</w:t>
            </w:r>
            <w:r w:rsidR="000612C2">
              <w:rPr>
                <w:rFonts w:asciiTheme="minorHAnsi" w:hAnsiTheme="minorHAnsi"/>
                <w:sz w:val="22"/>
                <w:szCs w:val="22"/>
                <w:lang w:eastAsia="en-CA"/>
              </w:rPr>
              <w:t>ile</w:t>
            </w:r>
            <w:r>
              <w:rPr>
                <w:rFonts w:asciiTheme="minorHAnsi" w:hAnsiTheme="minorHAnsi"/>
                <w:sz w:val="22"/>
                <w:szCs w:val="22"/>
                <w:lang w:eastAsia="en-CA"/>
              </w:rPr>
              <w:t>.DateOfBirth &lt; 16 years</w:t>
            </w:r>
            <w:r>
              <w:rPr>
                <w:rFonts w:asciiTheme="minorHAnsi" w:hAnsiTheme="minorHAnsi"/>
                <w:color w:val="FF0000"/>
                <w:sz w:val="22"/>
                <w:szCs w:val="22"/>
                <w:lang w:eastAsia="en-CA"/>
              </w:rPr>
              <w:t xml:space="preserve"> </w:t>
            </w:r>
          </w:p>
          <w:p w14:paraId="626D2FA7" w14:textId="77777777" w:rsidR="00F47FB3" w:rsidRPr="00F91CE9" w:rsidRDefault="00F47FB3" w:rsidP="00FA043A">
            <w:pPr>
              <w:ind w:left="1440"/>
              <w:rPr>
                <w:rFonts w:asciiTheme="minorHAnsi" w:hAnsiTheme="minorHAnsi"/>
                <w:color w:val="auto"/>
                <w:sz w:val="22"/>
                <w:szCs w:val="22"/>
                <w:lang w:eastAsia="en-CA"/>
              </w:rPr>
            </w:pPr>
            <w:r w:rsidRPr="00F91CE9">
              <w:rPr>
                <w:rFonts w:asciiTheme="minorHAnsi" w:hAnsiTheme="minorHAnsi"/>
                <w:color w:val="auto"/>
                <w:sz w:val="22"/>
                <w:szCs w:val="22"/>
                <w:lang w:eastAsia="en-CA"/>
              </w:rPr>
              <w:t>OR</w:t>
            </w:r>
          </w:p>
          <w:p w14:paraId="11CA0352" w14:textId="337740EB" w:rsidR="00F47FB3" w:rsidRDefault="00F47FB3" w:rsidP="00A51194">
            <w:pPr>
              <w:ind w:left="1440"/>
              <w:rPr>
                <w:rFonts w:asciiTheme="minorHAnsi" w:hAnsiTheme="minorHAnsi"/>
                <w:color w:val="FF0000"/>
                <w:sz w:val="22"/>
                <w:szCs w:val="22"/>
                <w:lang w:eastAsia="en-CA"/>
              </w:rPr>
            </w:pPr>
            <w:r>
              <w:rPr>
                <w:rFonts w:asciiTheme="minorHAnsi" w:hAnsiTheme="minorHAnsi"/>
                <w:sz w:val="22"/>
                <w:szCs w:val="22"/>
                <w:lang w:eastAsia="en-CA"/>
              </w:rPr>
              <w:t>File.EnrolmentDate - F</w:t>
            </w:r>
            <w:r w:rsidR="000612C2">
              <w:rPr>
                <w:rFonts w:asciiTheme="minorHAnsi" w:hAnsiTheme="minorHAnsi"/>
                <w:sz w:val="22"/>
                <w:szCs w:val="22"/>
                <w:lang w:eastAsia="en-CA"/>
              </w:rPr>
              <w:t>ile</w:t>
            </w:r>
            <w:r>
              <w:rPr>
                <w:rFonts w:asciiTheme="minorHAnsi" w:hAnsiTheme="minorHAnsi"/>
                <w:sz w:val="22"/>
                <w:szCs w:val="22"/>
                <w:lang w:eastAsia="en-CA"/>
              </w:rPr>
              <w:t>.DateOfBirth &gt;</w:t>
            </w:r>
            <w:r w:rsidR="00122A4D">
              <w:rPr>
                <w:rFonts w:asciiTheme="minorHAnsi" w:hAnsiTheme="minorHAnsi"/>
                <w:sz w:val="22"/>
                <w:szCs w:val="22"/>
                <w:lang w:eastAsia="en-CA"/>
              </w:rPr>
              <w:t>=</w:t>
            </w:r>
            <w:r>
              <w:rPr>
                <w:rFonts w:asciiTheme="minorHAnsi" w:hAnsiTheme="minorHAnsi"/>
                <w:sz w:val="22"/>
                <w:szCs w:val="22"/>
                <w:lang w:eastAsia="en-CA"/>
              </w:rPr>
              <w:t xml:space="preserve"> 71 years</w:t>
            </w:r>
            <w:r>
              <w:rPr>
                <w:rFonts w:asciiTheme="minorHAnsi" w:hAnsiTheme="minorHAnsi"/>
                <w:color w:val="FF0000"/>
                <w:sz w:val="22"/>
                <w:szCs w:val="22"/>
                <w:lang w:eastAsia="en-CA"/>
              </w:rPr>
              <w:t xml:space="preserve"> </w:t>
            </w:r>
          </w:p>
          <w:p w14:paraId="2166021B" w14:textId="77777777" w:rsidR="000612C2" w:rsidRDefault="000612C2" w:rsidP="00A51194">
            <w:pPr>
              <w:ind w:left="1440"/>
              <w:rPr>
                <w:rFonts w:asciiTheme="minorHAnsi" w:hAnsiTheme="minorHAnsi"/>
                <w:color w:val="FF0000"/>
                <w:sz w:val="22"/>
                <w:szCs w:val="22"/>
                <w:lang w:eastAsia="en-CA"/>
              </w:rPr>
            </w:pPr>
          </w:p>
          <w:p w14:paraId="0DEE189D" w14:textId="77777777" w:rsidR="000F451B" w:rsidRPr="00744FA7" w:rsidRDefault="000F451B" w:rsidP="000F451B">
            <w:pPr>
              <w:ind w:left="720"/>
              <w:rPr>
                <w:rFonts w:asciiTheme="minorHAnsi" w:hAnsiTheme="minorHAnsi"/>
                <w:sz w:val="22"/>
                <w:szCs w:val="22"/>
                <w:u w:val="single"/>
                <w:lang w:eastAsia="en-CA"/>
              </w:rPr>
            </w:pPr>
            <w:r w:rsidRPr="00744FA7">
              <w:rPr>
                <w:rFonts w:asciiTheme="minorHAnsi" w:hAnsiTheme="minorHAnsi"/>
                <w:sz w:val="22"/>
                <w:szCs w:val="22"/>
                <w:u w:val="single"/>
                <w:lang w:eastAsia="en-CA"/>
              </w:rPr>
              <w:t xml:space="preserve">In </w:t>
            </w:r>
            <w:r>
              <w:rPr>
                <w:rFonts w:asciiTheme="minorHAnsi" w:hAnsiTheme="minorHAnsi"/>
                <w:sz w:val="22"/>
                <w:szCs w:val="22"/>
                <w:u w:val="single"/>
                <w:lang w:eastAsia="en-CA"/>
              </w:rPr>
              <w:t>Member Basic Information</w:t>
            </w:r>
            <w:r w:rsidRPr="00744FA7">
              <w:rPr>
                <w:rFonts w:asciiTheme="minorHAnsi" w:hAnsiTheme="minorHAnsi"/>
                <w:sz w:val="22"/>
                <w:szCs w:val="22"/>
                <w:u w:val="single"/>
                <w:lang w:eastAsia="en-CA"/>
              </w:rPr>
              <w:t xml:space="preserve"> </w:t>
            </w:r>
          </w:p>
          <w:p w14:paraId="0232FEE1" w14:textId="2E347F88" w:rsidR="000F451B" w:rsidRDefault="000F451B" w:rsidP="000F451B">
            <w:pPr>
              <w:ind w:left="1440"/>
              <w:rPr>
                <w:rFonts w:asciiTheme="minorHAnsi" w:hAnsiTheme="minorHAnsi"/>
                <w:color w:val="FF0000"/>
                <w:sz w:val="22"/>
                <w:szCs w:val="22"/>
                <w:lang w:eastAsia="en-CA"/>
              </w:rPr>
            </w:pPr>
            <w:r>
              <w:rPr>
                <w:rFonts w:asciiTheme="minorHAnsi" w:hAnsiTheme="minorHAnsi"/>
                <w:sz w:val="22"/>
                <w:szCs w:val="22"/>
                <w:lang w:eastAsia="en-CA"/>
              </w:rPr>
              <w:t>Ariel.PermanencyDate - File.DateOfBirth</w:t>
            </w:r>
            <w:r w:rsidR="00F22C21">
              <w:rPr>
                <w:rFonts w:asciiTheme="minorHAnsi" w:hAnsiTheme="minorHAnsi"/>
                <w:sz w:val="22"/>
                <w:szCs w:val="22"/>
                <w:lang w:eastAsia="en-CA"/>
              </w:rPr>
              <w:t xml:space="preserve"> (when present)</w:t>
            </w:r>
            <w:r>
              <w:rPr>
                <w:rFonts w:asciiTheme="minorHAnsi" w:hAnsiTheme="minorHAnsi"/>
                <w:sz w:val="22"/>
                <w:szCs w:val="22"/>
                <w:lang w:eastAsia="en-CA"/>
              </w:rPr>
              <w:t xml:space="preserve"> &lt; 16 years</w:t>
            </w:r>
            <w:r>
              <w:rPr>
                <w:rFonts w:asciiTheme="minorHAnsi" w:hAnsiTheme="minorHAnsi"/>
                <w:color w:val="FF0000"/>
                <w:sz w:val="22"/>
                <w:szCs w:val="22"/>
                <w:lang w:eastAsia="en-CA"/>
              </w:rPr>
              <w:t xml:space="preserve"> </w:t>
            </w:r>
          </w:p>
          <w:p w14:paraId="7968A7EB" w14:textId="77777777" w:rsidR="000F451B" w:rsidRPr="00F91CE9" w:rsidRDefault="000F451B" w:rsidP="000F451B">
            <w:pPr>
              <w:ind w:left="1440"/>
              <w:rPr>
                <w:rFonts w:asciiTheme="minorHAnsi" w:hAnsiTheme="minorHAnsi"/>
                <w:color w:val="auto"/>
                <w:sz w:val="22"/>
                <w:szCs w:val="22"/>
                <w:lang w:eastAsia="en-CA"/>
              </w:rPr>
            </w:pPr>
            <w:r w:rsidRPr="00F91CE9">
              <w:rPr>
                <w:rFonts w:asciiTheme="minorHAnsi" w:hAnsiTheme="minorHAnsi"/>
                <w:color w:val="auto"/>
                <w:sz w:val="22"/>
                <w:szCs w:val="22"/>
                <w:lang w:eastAsia="en-CA"/>
              </w:rPr>
              <w:t>OR</w:t>
            </w:r>
          </w:p>
          <w:p w14:paraId="3EFEECB1" w14:textId="2F0D4239" w:rsidR="000F451B" w:rsidRPr="00411EBD" w:rsidRDefault="000F451B" w:rsidP="000F451B">
            <w:pPr>
              <w:ind w:left="1440"/>
              <w:rPr>
                <w:rFonts w:asciiTheme="minorHAnsi" w:hAnsiTheme="minorHAnsi"/>
                <w:sz w:val="22"/>
                <w:szCs w:val="22"/>
                <w:lang w:eastAsia="en-CA"/>
              </w:rPr>
            </w:pPr>
            <w:r>
              <w:rPr>
                <w:rFonts w:asciiTheme="minorHAnsi" w:hAnsiTheme="minorHAnsi"/>
                <w:sz w:val="22"/>
                <w:szCs w:val="22"/>
                <w:lang w:eastAsia="en-CA"/>
              </w:rPr>
              <w:t>Ariel.PermanencyDate - File.DateOfBirth</w:t>
            </w:r>
            <w:r w:rsidR="00F22C21">
              <w:rPr>
                <w:rFonts w:asciiTheme="minorHAnsi" w:hAnsiTheme="minorHAnsi"/>
                <w:sz w:val="22"/>
                <w:szCs w:val="22"/>
                <w:lang w:eastAsia="en-CA"/>
              </w:rPr>
              <w:t xml:space="preserve"> (when present)</w:t>
            </w:r>
            <w:r>
              <w:rPr>
                <w:rFonts w:asciiTheme="minorHAnsi" w:hAnsiTheme="minorHAnsi"/>
                <w:sz w:val="22"/>
                <w:szCs w:val="22"/>
                <w:lang w:eastAsia="en-CA"/>
              </w:rPr>
              <w:t xml:space="preserve"> &gt;= 71 years</w:t>
            </w:r>
          </w:p>
        </w:tc>
      </w:tr>
      <w:tr w:rsidR="00DC48A8" w:rsidRPr="00A61AB1" w14:paraId="76167EF9"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E7F28B4" w14:textId="77777777" w:rsidR="00DC48A8" w:rsidRDefault="00DC48A8"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F49322B" w14:textId="7256C6C5" w:rsidR="00DC48A8" w:rsidRPr="007112C8" w:rsidRDefault="00654F00" w:rsidP="00FA043A">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F4250" w:rsidRPr="00A61AB1" w14:paraId="2B826087"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812111D" w14:textId="77777777" w:rsidR="00AF4250" w:rsidRDefault="00F50E57"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8276CB6" w14:textId="47CCB996" w:rsidR="00AF4250" w:rsidRPr="00A72B28" w:rsidRDefault="007112C8" w:rsidP="004926C4">
            <w:pPr>
              <w:pStyle w:val="NormalWeb"/>
              <w:spacing w:line="276" w:lineRule="auto"/>
              <w:rPr>
                <w:rFonts w:asciiTheme="minorHAnsi" w:hAnsiTheme="minorHAnsi"/>
                <w:color w:val="000000"/>
                <w:sz w:val="22"/>
                <w:szCs w:val="22"/>
                <w:lang w:val="en-CA"/>
              </w:rPr>
            </w:pPr>
            <w:r w:rsidRPr="007112C8">
              <w:rPr>
                <w:rFonts w:asciiTheme="minorHAnsi" w:hAnsiTheme="minorHAnsi"/>
                <w:color w:val="000000"/>
                <w:sz w:val="22"/>
                <w:szCs w:val="22"/>
                <w:lang w:val="en-CA"/>
              </w:rPr>
              <w:t xml:space="preserve">A member must be between </w:t>
            </w:r>
            <w:r w:rsidR="004926C4">
              <w:rPr>
                <w:rFonts w:asciiTheme="minorHAnsi" w:hAnsiTheme="minorHAnsi"/>
                <w:color w:val="000000"/>
                <w:sz w:val="22"/>
                <w:szCs w:val="22"/>
                <w:lang w:val="en-CA"/>
              </w:rPr>
              <w:t xml:space="preserve">the </w:t>
            </w:r>
            <w:r w:rsidRPr="007112C8">
              <w:rPr>
                <w:rFonts w:asciiTheme="minorHAnsi" w:hAnsiTheme="minorHAnsi"/>
                <w:color w:val="000000"/>
                <w:sz w:val="22"/>
                <w:szCs w:val="22"/>
                <w:lang w:val="en-CA"/>
              </w:rPr>
              <w:t>age</w:t>
            </w:r>
            <w:r w:rsidR="004926C4">
              <w:rPr>
                <w:rFonts w:asciiTheme="minorHAnsi" w:hAnsiTheme="minorHAnsi"/>
                <w:color w:val="000000"/>
                <w:sz w:val="22"/>
                <w:szCs w:val="22"/>
                <w:lang w:val="en-CA"/>
              </w:rPr>
              <w:t xml:space="preserve">s of </w:t>
            </w:r>
            <w:r w:rsidRPr="007112C8">
              <w:rPr>
                <w:rFonts w:asciiTheme="minorHAnsi" w:hAnsiTheme="minorHAnsi"/>
                <w:color w:val="000000"/>
                <w:sz w:val="22"/>
                <w:szCs w:val="22"/>
                <w:lang w:val="en-CA"/>
              </w:rPr>
              <w:t xml:space="preserve">16 and 71 to </w:t>
            </w:r>
            <w:r w:rsidR="004926C4">
              <w:rPr>
                <w:rFonts w:asciiTheme="minorHAnsi" w:hAnsiTheme="minorHAnsi"/>
                <w:color w:val="000000"/>
                <w:sz w:val="22"/>
                <w:szCs w:val="22"/>
                <w:lang w:val="en-CA"/>
              </w:rPr>
              <w:t>e</w:t>
            </w:r>
            <w:r w:rsidRPr="007112C8">
              <w:rPr>
                <w:rFonts w:asciiTheme="minorHAnsi" w:hAnsiTheme="minorHAnsi"/>
                <w:color w:val="000000"/>
                <w:sz w:val="22"/>
                <w:szCs w:val="22"/>
                <w:lang w:val="en-CA"/>
              </w:rPr>
              <w:t>nrol with HOOPP.  Please verify</w:t>
            </w:r>
            <w:r w:rsidR="007F0862">
              <w:rPr>
                <w:rFonts w:asciiTheme="minorHAnsi" w:hAnsiTheme="minorHAnsi"/>
                <w:color w:val="000000"/>
                <w:sz w:val="22"/>
                <w:szCs w:val="22"/>
                <w:lang w:val="en-CA"/>
              </w:rPr>
              <w:t xml:space="preserve"> </w:t>
            </w:r>
            <w:r w:rsidRPr="007112C8">
              <w:rPr>
                <w:rFonts w:asciiTheme="minorHAnsi" w:hAnsiTheme="minorHAnsi"/>
                <w:color w:val="000000"/>
                <w:sz w:val="22"/>
                <w:szCs w:val="22"/>
                <w:lang w:val="en-CA"/>
              </w:rPr>
              <w:t>the Date of Birth or Enrolment Date</w:t>
            </w:r>
            <w:r w:rsidR="007F0862">
              <w:rPr>
                <w:rFonts w:asciiTheme="minorHAnsi" w:hAnsiTheme="minorHAnsi"/>
                <w:color w:val="000000"/>
                <w:sz w:val="22"/>
                <w:szCs w:val="22"/>
                <w:lang w:val="en-CA"/>
              </w:rPr>
              <w:t xml:space="preserve"> has been reported correctly</w:t>
            </w:r>
            <w:r w:rsidRPr="007112C8">
              <w:rPr>
                <w:rFonts w:asciiTheme="minorHAnsi" w:hAnsiTheme="minorHAnsi"/>
                <w:color w:val="000000"/>
                <w:sz w:val="22"/>
                <w:szCs w:val="22"/>
                <w:lang w:val="en-CA"/>
              </w:rPr>
              <w:t>.</w:t>
            </w:r>
            <w:r w:rsidR="00333C97">
              <w:rPr>
                <w:rFonts w:asciiTheme="minorHAnsi" w:hAnsiTheme="minorHAnsi"/>
                <w:color w:val="000000"/>
                <w:sz w:val="22"/>
                <w:szCs w:val="22"/>
                <w:lang w:val="en-CA"/>
              </w:rPr>
              <w:t xml:space="preserve">  </w:t>
            </w:r>
          </w:p>
        </w:tc>
      </w:tr>
      <w:tr w:rsidR="00AF4250" w:rsidRPr="00A61AB1" w14:paraId="1E34463A"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3BDEFC9" w14:textId="77777777" w:rsidR="005F43FC"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8A4DC91" w14:textId="77777777" w:rsidR="00AF4250"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7AE8BC2" w14:textId="309A6288" w:rsidR="00AF4250" w:rsidRPr="00B464B9" w:rsidRDefault="004926C4" w:rsidP="007F0862">
            <w:pPr>
              <w:spacing w:before="60" w:after="60"/>
              <w:ind w:left="0"/>
              <w:rPr>
                <w:rFonts w:asciiTheme="minorHAnsi" w:hAnsiTheme="minorHAnsi"/>
                <w:sz w:val="22"/>
                <w:szCs w:val="22"/>
                <w:lang w:eastAsia="en-CA"/>
              </w:rPr>
            </w:pPr>
            <w:r w:rsidRPr="007112C8">
              <w:rPr>
                <w:rFonts w:asciiTheme="minorHAnsi" w:hAnsiTheme="minorHAnsi"/>
                <w:sz w:val="22"/>
                <w:szCs w:val="22"/>
              </w:rPr>
              <w:t xml:space="preserve">A member must be between </w:t>
            </w:r>
            <w:r>
              <w:rPr>
                <w:rFonts w:asciiTheme="minorHAnsi" w:hAnsiTheme="minorHAnsi"/>
                <w:sz w:val="22"/>
                <w:szCs w:val="22"/>
              </w:rPr>
              <w:t xml:space="preserve">the </w:t>
            </w:r>
            <w:r w:rsidRPr="007112C8">
              <w:rPr>
                <w:rFonts w:asciiTheme="minorHAnsi" w:hAnsiTheme="minorHAnsi"/>
                <w:sz w:val="22"/>
                <w:szCs w:val="22"/>
              </w:rPr>
              <w:t>age</w:t>
            </w:r>
            <w:r>
              <w:rPr>
                <w:rFonts w:asciiTheme="minorHAnsi" w:hAnsiTheme="minorHAnsi"/>
                <w:sz w:val="22"/>
                <w:szCs w:val="22"/>
              </w:rPr>
              <w:t xml:space="preserve">s of </w:t>
            </w:r>
            <w:r w:rsidRPr="007112C8">
              <w:rPr>
                <w:rFonts w:asciiTheme="minorHAnsi" w:hAnsiTheme="minorHAnsi"/>
                <w:sz w:val="22"/>
                <w:szCs w:val="22"/>
              </w:rPr>
              <w:t xml:space="preserve">16 and 71 to </w:t>
            </w:r>
            <w:r>
              <w:rPr>
                <w:rFonts w:asciiTheme="minorHAnsi" w:hAnsiTheme="minorHAnsi"/>
                <w:sz w:val="22"/>
                <w:szCs w:val="22"/>
              </w:rPr>
              <w:t>e</w:t>
            </w:r>
            <w:r w:rsidRPr="007112C8">
              <w:rPr>
                <w:rFonts w:asciiTheme="minorHAnsi" w:hAnsiTheme="minorHAnsi"/>
                <w:sz w:val="22"/>
                <w:szCs w:val="22"/>
              </w:rPr>
              <w:t>nrol with HOOPP.  Please verify</w:t>
            </w:r>
            <w:r>
              <w:rPr>
                <w:rFonts w:asciiTheme="minorHAnsi" w:hAnsiTheme="minorHAnsi"/>
                <w:sz w:val="22"/>
                <w:szCs w:val="22"/>
              </w:rPr>
              <w:t xml:space="preserve"> </w:t>
            </w:r>
            <w:r w:rsidRPr="007112C8">
              <w:rPr>
                <w:rFonts w:asciiTheme="minorHAnsi" w:hAnsiTheme="minorHAnsi"/>
                <w:sz w:val="22"/>
                <w:szCs w:val="22"/>
              </w:rPr>
              <w:t>the Date of Birth or Enrolment Date</w:t>
            </w:r>
            <w:r>
              <w:rPr>
                <w:rFonts w:asciiTheme="minorHAnsi" w:hAnsiTheme="minorHAnsi"/>
                <w:sz w:val="22"/>
                <w:szCs w:val="22"/>
              </w:rPr>
              <w:t xml:space="preserve"> has been reported correctly</w:t>
            </w:r>
          </w:p>
        </w:tc>
      </w:tr>
      <w:tr w:rsidR="00AF4250" w:rsidRPr="0085712F" w14:paraId="403E87D0"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676F41D" w14:textId="77777777" w:rsidR="00AF4250" w:rsidRPr="0085712F" w:rsidRDefault="00AF4250" w:rsidP="00FA043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C7FDC98" w14:textId="13D1CA9E" w:rsidR="002E6B0E" w:rsidRPr="007112C8" w:rsidRDefault="00654F00" w:rsidP="00654F00">
            <w:pPr>
              <w:ind w:left="0"/>
              <w:rPr>
                <w:rFonts w:asciiTheme="minorHAnsi" w:hAnsiTheme="minorHAnsi"/>
                <w:sz w:val="22"/>
                <w:szCs w:val="22"/>
                <w:lang w:eastAsia="en-CA"/>
              </w:rPr>
            </w:pPr>
            <w:r>
              <w:rPr>
                <w:rFonts w:asciiTheme="minorHAnsi" w:hAnsiTheme="minorHAnsi"/>
                <w:sz w:val="22"/>
                <w:szCs w:val="22"/>
                <w:lang w:eastAsia="en-CA"/>
              </w:rPr>
              <w:t>N/A</w:t>
            </w:r>
          </w:p>
        </w:tc>
      </w:tr>
      <w:tr w:rsidR="00AF4250" w:rsidRPr="0085712F" w14:paraId="0618C6B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9ED132D" w14:textId="77777777" w:rsidR="00AF4250" w:rsidRPr="0085712F" w:rsidRDefault="00AF4250" w:rsidP="00FA043A">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sidR="005B6168">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7056C4E" w14:textId="2DC2BF4B" w:rsidR="00AF4250" w:rsidRPr="006100CE" w:rsidRDefault="007F0862"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357F53" w:rsidRPr="0085712F" w14:paraId="59A973E6"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F8B9D1C" w14:textId="77777777" w:rsidR="00357F53" w:rsidRPr="0085712F" w:rsidRDefault="00357F53"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A174471" w14:textId="77777777" w:rsidR="00357F53" w:rsidRPr="006100CE" w:rsidRDefault="00357F53" w:rsidP="00FA043A">
            <w:pPr>
              <w:spacing w:before="60" w:after="60" w:line="240" w:lineRule="auto"/>
              <w:ind w:left="0"/>
              <w:rPr>
                <w:rFonts w:asciiTheme="minorHAnsi" w:hAnsiTheme="minorHAnsi"/>
                <w:sz w:val="22"/>
                <w:szCs w:val="22"/>
                <w:lang w:eastAsia="en-CA"/>
              </w:rPr>
            </w:pPr>
          </w:p>
        </w:tc>
      </w:tr>
      <w:tr w:rsidR="00AF4250" w:rsidRPr="00803CC4" w14:paraId="480237C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4D01805" w14:textId="77777777" w:rsidR="0044312E" w:rsidRDefault="0044312E"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E364D02" w14:textId="77777777" w:rsidR="00AF4250" w:rsidRPr="0085712F" w:rsidRDefault="0044312E"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B4D665F" w14:textId="2531BA6C" w:rsidR="001E1CA8" w:rsidRDefault="001E1CA8" w:rsidP="009860C3">
            <w:pPr>
              <w:ind w:left="0"/>
              <w:rPr>
                <w:rFonts w:asciiTheme="minorHAnsi" w:hAnsiTheme="minorHAnsi"/>
                <w:sz w:val="22"/>
                <w:szCs w:val="22"/>
                <w:lang w:val="en-US" w:eastAsia="en-CA"/>
              </w:rPr>
            </w:pPr>
            <w:r>
              <w:rPr>
                <w:rFonts w:asciiTheme="minorHAnsi" w:hAnsiTheme="minorHAnsi"/>
                <w:sz w:val="22"/>
                <w:szCs w:val="22"/>
                <w:lang w:val="en-US" w:eastAsia="en-CA"/>
              </w:rPr>
              <w:t>CS 20170926:</w:t>
            </w:r>
          </w:p>
          <w:p w14:paraId="035D166B" w14:textId="5F01CBFE" w:rsidR="001E1CA8" w:rsidRDefault="001E1CA8"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Validation Logic updated to add “when present” for the File.DatOfBirth.</w:t>
            </w:r>
          </w:p>
          <w:p w14:paraId="0A0F0DE5" w14:textId="2E4DD77D" w:rsidR="001E1CA8" w:rsidRDefault="001E1CA8"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This was noted in R14.0 MS testing and has been corrected in the dataimport configuration.</w:t>
            </w:r>
          </w:p>
          <w:p w14:paraId="62FBC150" w14:textId="77777777" w:rsidR="001E1CA8" w:rsidRPr="001E1CA8" w:rsidRDefault="001E1CA8" w:rsidP="001E1CA8">
            <w:pPr>
              <w:rPr>
                <w:rFonts w:asciiTheme="minorHAnsi" w:hAnsiTheme="minorHAnsi"/>
                <w:sz w:val="22"/>
                <w:szCs w:val="22"/>
                <w:lang w:val="en-US" w:eastAsia="en-CA"/>
              </w:rPr>
            </w:pPr>
          </w:p>
          <w:p w14:paraId="143533B9" w14:textId="77777777" w:rsidR="000F451B" w:rsidRDefault="000F451B" w:rsidP="009860C3">
            <w:pPr>
              <w:ind w:left="0"/>
              <w:rPr>
                <w:rFonts w:asciiTheme="minorHAnsi" w:hAnsiTheme="minorHAnsi"/>
                <w:sz w:val="22"/>
                <w:szCs w:val="22"/>
                <w:lang w:val="en-US" w:eastAsia="en-CA"/>
              </w:rPr>
            </w:pPr>
            <w:r>
              <w:rPr>
                <w:rFonts w:asciiTheme="minorHAnsi" w:hAnsiTheme="minorHAnsi"/>
                <w:sz w:val="22"/>
                <w:szCs w:val="22"/>
                <w:lang w:val="en-US" w:eastAsia="en-CA"/>
              </w:rPr>
              <w:t>CS 20170412:</w:t>
            </w:r>
          </w:p>
          <w:p w14:paraId="580E0C8F" w14:textId="77777777" w:rsidR="000F451B" w:rsidRPr="000F451B" w:rsidRDefault="000F451B"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HOOPP to review and sign-off on this validation (WS #4)</w:t>
            </w:r>
          </w:p>
          <w:p w14:paraId="039367FB" w14:textId="77777777" w:rsidR="00AF4250" w:rsidRDefault="007F0862" w:rsidP="009860C3">
            <w:pPr>
              <w:ind w:left="0"/>
              <w:rPr>
                <w:rFonts w:asciiTheme="minorHAnsi" w:hAnsiTheme="minorHAnsi"/>
                <w:sz w:val="22"/>
                <w:szCs w:val="22"/>
                <w:lang w:val="en-US" w:eastAsia="en-CA"/>
              </w:rPr>
            </w:pPr>
            <w:r>
              <w:rPr>
                <w:rFonts w:asciiTheme="minorHAnsi" w:hAnsiTheme="minorHAnsi"/>
                <w:sz w:val="22"/>
                <w:szCs w:val="22"/>
                <w:lang w:val="en-US" w:eastAsia="en-CA"/>
              </w:rPr>
              <w:t>CS 20170410:</w:t>
            </w:r>
          </w:p>
          <w:p w14:paraId="4908B956" w14:textId="77777777" w:rsidR="007F0862" w:rsidRPr="007F0862" w:rsidRDefault="007F0862"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Message wording updated.</w:t>
            </w:r>
          </w:p>
          <w:p w14:paraId="6EBAF813" w14:textId="77777777" w:rsidR="007F0862" w:rsidRDefault="007F0862"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Alias to update the Master Val to include MBI for B148.</w:t>
            </w:r>
          </w:p>
          <w:p w14:paraId="15CBD6F5" w14:textId="77777777" w:rsidR="007F0862" w:rsidRPr="007F0862" w:rsidRDefault="007F0862"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Alias to assess the impact of mandatory retirement (member’s age &gt; 71), may result in new validations.</w:t>
            </w:r>
          </w:p>
        </w:tc>
      </w:tr>
    </w:tbl>
    <w:p w14:paraId="18222DFA" w14:textId="6F34056F" w:rsidR="00AF4250" w:rsidRPr="00AB7ECE" w:rsidRDefault="00AF4250" w:rsidP="00AF4250">
      <w:pPr>
        <w:rPr>
          <w:lang w:val="en-US"/>
        </w:rPr>
      </w:pPr>
    </w:p>
    <w:p w14:paraId="3A7A9A22" w14:textId="1486CD11" w:rsidR="007112C8" w:rsidRPr="006B06A8" w:rsidRDefault="007112C8" w:rsidP="007112C8">
      <w:pPr>
        <w:pStyle w:val="Heading3"/>
      </w:pPr>
      <w:r w:rsidRPr="00AB7ECE">
        <w:rPr>
          <w:lang w:val="en-US"/>
        </w:rPr>
        <w:br w:type="page"/>
      </w:r>
      <w:r w:rsidRPr="006B06A8">
        <w:t xml:space="preserve">Validation – </w:t>
      </w:r>
      <w:r w:rsidR="00BC3A94">
        <w:t>Enrolment Is Back Dated To A Prior Y</w:t>
      </w:r>
      <w:r>
        <w:t>ear</w:t>
      </w:r>
    </w:p>
    <w:p w14:paraId="0C77E312" w14:textId="77777777" w:rsidR="007112C8" w:rsidRPr="006B06A8" w:rsidRDefault="007112C8"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7112C8" w14:paraId="6DB545AA"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E4EDF69" w14:textId="77777777" w:rsidR="007112C8" w:rsidRDefault="007112C8"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2DDAFFC" w14:textId="77777777" w:rsidR="007112C8" w:rsidRPr="00AF4250" w:rsidRDefault="007112C8" w:rsidP="00642773">
            <w:pPr>
              <w:pStyle w:val="Heading1"/>
              <w:rPr>
                <w:lang w:val="en-US"/>
              </w:rPr>
            </w:pPr>
            <w:bookmarkStart w:id="566" w:name="_Toc479243668"/>
            <w:bookmarkStart w:id="567" w:name="_Toc43372895"/>
            <w:r w:rsidRPr="00AF4250">
              <w:rPr>
                <w:lang w:val="en-US"/>
              </w:rPr>
              <w:t>B14</w:t>
            </w:r>
            <w:r>
              <w:rPr>
                <w:lang w:val="en-US"/>
              </w:rPr>
              <w:t>9</w:t>
            </w:r>
            <w:r w:rsidR="00806E86">
              <w:rPr>
                <w:lang w:val="en-US"/>
              </w:rPr>
              <w:t>a</w:t>
            </w:r>
            <w:r w:rsidRPr="00AF4250">
              <w:rPr>
                <w:lang w:val="en-US"/>
              </w:rPr>
              <w:t>_</w:t>
            </w:r>
            <w:r>
              <w:rPr>
                <w:lang w:val="en-US"/>
              </w:rPr>
              <w:t>Enrolment</w:t>
            </w:r>
            <w:r w:rsidR="00855DD6">
              <w:rPr>
                <w:lang w:val="en-US"/>
              </w:rPr>
              <w:t>I</w:t>
            </w:r>
            <w:r>
              <w:rPr>
                <w:lang w:val="en-US"/>
              </w:rPr>
              <w:t>s</w:t>
            </w:r>
            <w:r w:rsidR="00855DD6">
              <w:rPr>
                <w:lang w:val="en-US"/>
              </w:rPr>
              <w:t>B</w:t>
            </w:r>
            <w:r>
              <w:rPr>
                <w:lang w:val="en-US"/>
              </w:rPr>
              <w:t>ack</w:t>
            </w:r>
            <w:r w:rsidR="00855DD6">
              <w:rPr>
                <w:lang w:val="en-US"/>
              </w:rPr>
              <w:t>D</w:t>
            </w:r>
            <w:r>
              <w:rPr>
                <w:lang w:val="en-US"/>
              </w:rPr>
              <w:t>ated</w:t>
            </w:r>
            <w:r w:rsidR="00855DD6">
              <w:rPr>
                <w:lang w:val="en-US"/>
              </w:rPr>
              <w:t>T</w:t>
            </w:r>
            <w:r>
              <w:rPr>
                <w:lang w:val="en-US"/>
              </w:rPr>
              <w:t>o</w:t>
            </w:r>
            <w:r w:rsidR="00855DD6">
              <w:rPr>
                <w:lang w:val="en-US"/>
              </w:rPr>
              <w:t>AP</w:t>
            </w:r>
            <w:r>
              <w:rPr>
                <w:lang w:val="en-US"/>
              </w:rPr>
              <w:t>rior</w:t>
            </w:r>
            <w:r w:rsidR="00855DD6">
              <w:rPr>
                <w:lang w:val="en-US"/>
              </w:rPr>
              <w:t>Y</w:t>
            </w:r>
            <w:r>
              <w:rPr>
                <w:lang w:val="en-US"/>
              </w:rPr>
              <w:t>ear</w:t>
            </w:r>
            <w:bookmarkEnd w:id="566"/>
            <w:bookmarkEnd w:id="567"/>
          </w:p>
        </w:tc>
      </w:tr>
      <w:tr w:rsidR="00A7280D" w14:paraId="36CC3EDD"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3E72E8"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CCB1AB4" w14:textId="1275BF8C" w:rsidR="00A7280D" w:rsidRDefault="005423CA"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6355</w:t>
            </w:r>
          </w:p>
        </w:tc>
      </w:tr>
      <w:tr w:rsidR="0081139B" w14:paraId="41C89FDE"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EDC91F" w14:textId="48A9CCBB" w:rsidR="0081139B" w:rsidRDefault="0081139B"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94972DE" w14:textId="35200DE8" w:rsidR="0081139B" w:rsidRDefault="0081139B"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398B0C85"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4946519"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BF74E7E" w14:textId="6229D26B" w:rsidR="00A7280D" w:rsidRDefault="00D747D6"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D747D6">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1BC8EDE2"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66C0E81"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A752995" w14:textId="77777777" w:rsidR="00A7280D" w:rsidRPr="00D25058" w:rsidRDefault="00A7280D"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Enrolments</w:t>
            </w:r>
          </w:p>
        </w:tc>
      </w:tr>
      <w:tr w:rsidR="00A7280D" w14:paraId="59C54613"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65AA5C9"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E96C9B6" w14:textId="77777777" w:rsidR="00A7280D" w:rsidRDefault="00A7280D"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Warning </w:t>
            </w:r>
          </w:p>
        </w:tc>
      </w:tr>
      <w:tr w:rsidR="00A7280D" w14:paraId="3F97D603"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01E2385"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F4545EA" w14:textId="77777777" w:rsidR="00A7280D" w:rsidRPr="00B464B9" w:rsidRDefault="00A7280D"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080622BD"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EF9F533"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64083A4"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406E373" w14:textId="77777777" w:rsidR="00A7280D" w:rsidRPr="00D967E2" w:rsidRDefault="00A7280D" w:rsidP="00D967E2">
            <w:pPr>
              <w:ind w:left="0"/>
              <w:rPr>
                <w:rFonts w:asciiTheme="minorHAnsi" w:hAnsiTheme="minorHAnsi"/>
                <w:sz w:val="22"/>
                <w:szCs w:val="22"/>
                <w:lang w:eastAsia="en-CA"/>
              </w:rPr>
            </w:pPr>
            <w:r w:rsidRPr="00D967E2">
              <w:rPr>
                <w:rFonts w:asciiTheme="minorHAnsi" w:hAnsiTheme="minorHAnsi"/>
                <w:sz w:val="22"/>
                <w:szCs w:val="22"/>
                <w:lang w:eastAsia="en-CA"/>
              </w:rPr>
              <w:t xml:space="preserve">Back dated enrolment in prior year and enrollment submission date is after MDC submission date for the Enrollment year.  </w:t>
            </w:r>
          </w:p>
          <w:p w14:paraId="57508772" w14:textId="77777777" w:rsidR="00A7280D" w:rsidRPr="00D967E2" w:rsidRDefault="00A7280D" w:rsidP="00D967E2">
            <w:pPr>
              <w:ind w:left="0"/>
              <w:rPr>
                <w:rFonts w:asciiTheme="minorHAnsi" w:hAnsiTheme="minorHAnsi"/>
                <w:sz w:val="22"/>
                <w:szCs w:val="22"/>
                <w:lang w:eastAsia="en-CA"/>
              </w:rPr>
            </w:pPr>
            <w:r w:rsidRPr="00D967E2">
              <w:rPr>
                <w:rFonts w:asciiTheme="minorHAnsi" w:hAnsiTheme="minorHAnsi"/>
                <w:sz w:val="22"/>
                <w:szCs w:val="22"/>
                <w:lang w:eastAsia="en-CA"/>
              </w:rPr>
              <w:t xml:space="preserve">Trigger validation if; </w:t>
            </w:r>
          </w:p>
          <w:p w14:paraId="476903FE" w14:textId="77777777" w:rsidR="00A7280D" w:rsidRPr="00D967E2" w:rsidRDefault="00A7280D" w:rsidP="00D967E2">
            <w:pPr>
              <w:ind w:left="0"/>
              <w:rPr>
                <w:rFonts w:asciiTheme="minorHAnsi" w:hAnsiTheme="minorHAnsi"/>
                <w:sz w:val="22"/>
                <w:szCs w:val="22"/>
                <w:lang w:eastAsia="en-CA"/>
              </w:rPr>
            </w:pPr>
            <w:r w:rsidRPr="00D967E2">
              <w:rPr>
                <w:rFonts w:asciiTheme="minorHAnsi" w:hAnsiTheme="minorHAnsi"/>
                <w:sz w:val="22"/>
                <w:szCs w:val="22"/>
                <w:lang w:eastAsia="en-CA"/>
              </w:rPr>
              <w:t>Enrolment Date &lt; January 1st of the current year; and</w:t>
            </w:r>
          </w:p>
          <w:p w14:paraId="22CB107A" w14:textId="77777777" w:rsidR="00A7280D" w:rsidRPr="00D967E2" w:rsidRDefault="00A7280D" w:rsidP="00D967E2">
            <w:pPr>
              <w:ind w:left="0"/>
              <w:rPr>
                <w:rFonts w:asciiTheme="minorHAnsi" w:hAnsiTheme="minorHAnsi"/>
                <w:sz w:val="22"/>
                <w:szCs w:val="22"/>
                <w:lang w:eastAsia="en-CA"/>
              </w:rPr>
            </w:pPr>
            <w:r w:rsidRPr="00D967E2">
              <w:rPr>
                <w:rFonts w:asciiTheme="minorHAnsi" w:hAnsiTheme="minorHAnsi"/>
                <w:sz w:val="22"/>
                <w:szCs w:val="22"/>
                <w:lang w:eastAsia="en-CA"/>
              </w:rPr>
              <w:t>ALL MDC data has been submitted for Enrolment Year; and</w:t>
            </w:r>
          </w:p>
          <w:p w14:paraId="6343CCB2" w14:textId="77777777" w:rsidR="00A7280D" w:rsidRPr="00D967E2" w:rsidRDefault="00A7280D" w:rsidP="00D967E2">
            <w:pPr>
              <w:ind w:left="0"/>
              <w:rPr>
                <w:rFonts w:asciiTheme="minorHAnsi" w:hAnsiTheme="minorHAnsi"/>
                <w:sz w:val="22"/>
                <w:szCs w:val="22"/>
                <w:lang w:eastAsia="en-CA"/>
              </w:rPr>
            </w:pPr>
            <w:r w:rsidRPr="00D967E2">
              <w:rPr>
                <w:rFonts w:asciiTheme="minorHAnsi" w:hAnsiTheme="minorHAnsi"/>
                <w:sz w:val="22"/>
                <w:szCs w:val="22"/>
                <w:lang w:eastAsia="en-CA"/>
              </w:rPr>
              <w:t>Enrollment submission date &gt; MDC submission date for the enrollment year.</w:t>
            </w:r>
          </w:p>
          <w:p w14:paraId="3B10A13B" w14:textId="77777777" w:rsidR="00A7280D" w:rsidRPr="00D967E2" w:rsidRDefault="00A7280D">
            <w:pPr>
              <w:ind w:left="0"/>
              <w:rPr>
                <w:rFonts w:asciiTheme="minorHAnsi" w:hAnsiTheme="minorHAnsi"/>
                <w:sz w:val="22"/>
                <w:szCs w:val="22"/>
                <w:lang w:eastAsia="en-CA"/>
              </w:rPr>
            </w:pPr>
          </w:p>
        </w:tc>
      </w:tr>
      <w:tr w:rsidR="00A7280D" w:rsidRPr="009151F9" w14:paraId="22EC645C"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E6F5904"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0B6DCAC" w14:textId="621D10BD" w:rsidR="00A7280D" w:rsidRDefault="00A7280D" w:rsidP="00FA043A">
            <w:pPr>
              <w:ind w:left="0"/>
              <w:rPr>
                <w:rFonts w:asciiTheme="minorHAnsi" w:hAnsiTheme="minorHAnsi"/>
                <w:sz w:val="22"/>
                <w:szCs w:val="22"/>
                <w:lang w:eastAsia="en-CA"/>
              </w:rPr>
            </w:pPr>
            <w:r>
              <w:rPr>
                <w:rFonts w:asciiTheme="minorHAnsi" w:hAnsiTheme="minorHAnsi"/>
                <w:sz w:val="22"/>
                <w:szCs w:val="22"/>
                <w:lang w:eastAsia="en-CA"/>
              </w:rPr>
              <w:t>Warning should be triggered if:</w:t>
            </w:r>
          </w:p>
          <w:p w14:paraId="423C93D1" w14:textId="4D8E2558" w:rsidR="00A7280D" w:rsidRDefault="00A7280D" w:rsidP="00612618">
            <w:pPr>
              <w:rPr>
                <w:color w:val="auto"/>
                <w:lang w:val="en-US"/>
              </w:rPr>
            </w:pPr>
          </w:p>
          <w:p w14:paraId="28FF90E5" w14:textId="77777777" w:rsidR="00A7280D" w:rsidRDefault="00A7280D" w:rsidP="00612618">
            <w:pPr>
              <w:rPr>
                <w:rFonts w:asciiTheme="minorHAnsi" w:hAnsiTheme="minorHAnsi"/>
                <w:sz w:val="22"/>
                <w:szCs w:val="22"/>
                <w:lang w:val="en-US" w:eastAsia="en-CA"/>
              </w:rPr>
            </w:pPr>
            <w:r>
              <w:rPr>
                <w:color w:val="auto"/>
                <w:lang w:val="en-US"/>
              </w:rPr>
              <w:t>File.</w:t>
            </w:r>
            <w:r>
              <w:rPr>
                <w:rFonts w:asciiTheme="minorHAnsi" w:hAnsiTheme="minorHAnsi"/>
                <w:sz w:val="22"/>
                <w:szCs w:val="22"/>
                <w:lang w:val="en-US" w:eastAsia="en-CA"/>
              </w:rPr>
              <w:t>ExecutionDate &gt; January 31 of File.ExecutionDate(Year)</w:t>
            </w:r>
          </w:p>
          <w:p w14:paraId="6F665E1B" w14:textId="77777777" w:rsidR="00A7280D" w:rsidRDefault="00A7280D" w:rsidP="00612618">
            <w:pPr>
              <w:rPr>
                <w:rFonts w:asciiTheme="minorHAnsi" w:hAnsiTheme="minorHAnsi"/>
                <w:sz w:val="22"/>
                <w:szCs w:val="22"/>
                <w:lang w:val="en-US" w:eastAsia="en-CA"/>
              </w:rPr>
            </w:pPr>
            <w:r>
              <w:rPr>
                <w:color w:val="auto"/>
                <w:lang w:val="en-US"/>
              </w:rPr>
              <w:t>And</w:t>
            </w:r>
          </w:p>
          <w:p w14:paraId="4535257F" w14:textId="77777777" w:rsidR="00A7280D" w:rsidRPr="00BB2176" w:rsidRDefault="00A7280D" w:rsidP="00612618">
            <w:pPr>
              <w:rPr>
                <w:rFonts w:asciiTheme="minorHAnsi" w:hAnsiTheme="minorHAnsi"/>
                <w:sz w:val="22"/>
                <w:szCs w:val="22"/>
                <w:lang w:val="en-US" w:eastAsia="en-CA"/>
              </w:rPr>
            </w:pPr>
            <w:r>
              <w:rPr>
                <w:rFonts w:asciiTheme="minorHAnsi" w:hAnsiTheme="minorHAnsi"/>
                <w:sz w:val="22"/>
                <w:szCs w:val="22"/>
                <w:lang w:val="en-US" w:eastAsia="en-CA"/>
              </w:rPr>
              <w:t>File.EnrolmentDate(Year) &lt; File.ExecutionDate(Year)</w:t>
            </w:r>
          </w:p>
        </w:tc>
      </w:tr>
      <w:tr w:rsidR="00A7280D" w:rsidRPr="00A61AB1" w14:paraId="3ED4D986"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D2F47D"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4FA3BCB" w14:textId="77777777" w:rsidR="00A7280D" w:rsidRPr="000405A3" w:rsidRDefault="00A7280D" w:rsidP="00FA043A">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A7280D" w:rsidRPr="00A61AB1" w14:paraId="7702667E"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6A9D069"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3BAD00BF" w14:textId="77777777" w:rsidR="00A0548A" w:rsidRPr="00A72B28" w:rsidRDefault="00A0548A" w:rsidP="00A0548A">
            <w:pPr>
              <w:pStyle w:val="NormalWeb"/>
              <w:spacing w:line="276" w:lineRule="auto"/>
              <w:rPr>
                <w:rFonts w:asciiTheme="minorHAnsi" w:hAnsiTheme="minorHAnsi"/>
                <w:color w:val="000000"/>
                <w:sz w:val="22"/>
                <w:szCs w:val="22"/>
                <w:lang w:val="en-CA"/>
              </w:rPr>
            </w:pPr>
            <w:r w:rsidRPr="00C71FB7">
              <w:rPr>
                <w:rFonts w:asciiTheme="minorHAnsi" w:hAnsiTheme="minorHAnsi"/>
                <w:sz w:val="22"/>
                <w:szCs w:val="22"/>
                <w:lang w:val="en-US"/>
              </w:rPr>
              <w:t xml:space="preserve">The reported Enrolment Date is in a prior year which may result in missed contributions. If the reported Enrolment Date is correct, please provide a valid Override reason. If the reported Enrolment Date is not correct, please revise date.    </w:t>
            </w:r>
          </w:p>
        </w:tc>
      </w:tr>
      <w:tr w:rsidR="00A7280D" w:rsidRPr="00A61AB1" w14:paraId="034D4AF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222D813"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DC824BE"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236970C" w14:textId="77777777" w:rsidR="00A7280D" w:rsidRPr="00B464B9" w:rsidRDefault="00A0548A" w:rsidP="00A0548A">
            <w:pPr>
              <w:spacing w:before="60" w:after="60"/>
              <w:ind w:left="0"/>
              <w:rPr>
                <w:rFonts w:asciiTheme="minorHAnsi" w:hAnsiTheme="minorHAnsi"/>
                <w:sz w:val="22"/>
                <w:szCs w:val="22"/>
                <w:lang w:eastAsia="en-CA"/>
              </w:rPr>
            </w:pPr>
            <w:r>
              <w:rPr>
                <w:rFonts w:asciiTheme="minorHAnsi" w:hAnsiTheme="minorHAnsi"/>
                <w:sz w:val="22"/>
                <w:szCs w:val="22"/>
              </w:rPr>
              <w:t>The reported Enrolment</w:t>
            </w:r>
            <w:r w:rsidRPr="002D7CC7">
              <w:rPr>
                <w:rFonts w:asciiTheme="minorHAnsi" w:hAnsiTheme="minorHAnsi"/>
                <w:sz w:val="22"/>
                <w:szCs w:val="22"/>
              </w:rPr>
              <w:t xml:space="preserve"> Date</w:t>
            </w:r>
            <w:r>
              <w:rPr>
                <w:rFonts w:asciiTheme="minorHAnsi" w:hAnsiTheme="minorHAnsi"/>
                <w:sz w:val="22"/>
                <w:szCs w:val="22"/>
              </w:rPr>
              <w:t xml:space="preserve"> is in a prior year which may result in missed contributions</w:t>
            </w:r>
            <w:r w:rsidRPr="002D7CC7">
              <w:rPr>
                <w:rFonts w:asciiTheme="minorHAnsi" w:hAnsiTheme="minorHAnsi"/>
                <w:sz w:val="22"/>
                <w:szCs w:val="22"/>
              </w:rPr>
              <w:t>.</w:t>
            </w:r>
            <w:r>
              <w:rPr>
                <w:rFonts w:asciiTheme="minorHAnsi" w:hAnsiTheme="minorHAnsi"/>
                <w:sz w:val="22"/>
                <w:szCs w:val="22"/>
              </w:rPr>
              <w:t xml:space="preserve"> If the reported Enrolment Date is correct, please provide a valid Override reason. If the reported Enrolment Date is not correct, please revise date. </w:t>
            </w:r>
            <w:r w:rsidRPr="002D7CC7">
              <w:rPr>
                <w:rFonts w:asciiTheme="minorHAnsi" w:hAnsiTheme="minorHAnsi"/>
                <w:sz w:val="22"/>
                <w:szCs w:val="22"/>
              </w:rPr>
              <w:t xml:space="preserve">   </w:t>
            </w:r>
          </w:p>
        </w:tc>
      </w:tr>
      <w:tr w:rsidR="00A7280D" w:rsidRPr="0085712F" w14:paraId="04491117"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74130D5" w14:textId="77777777" w:rsidR="00A7280D" w:rsidRPr="0085712F" w:rsidRDefault="00A7280D" w:rsidP="00FA043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AFB4314" w14:textId="06145653" w:rsidR="00A7280D" w:rsidRPr="007112C8" w:rsidRDefault="00654F00" w:rsidP="00654F00">
            <w:pPr>
              <w:ind w:left="0"/>
              <w:rPr>
                <w:rFonts w:asciiTheme="minorHAnsi" w:hAnsiTheme="minorHAnsi"/>
                <w:sz w:val="22"/>
                <w:szCs w:val="22"/>
                <w:lang w:eastAsia="en-CA"/>
              </w:rPr>
            </w:pPr>
            <w:r>
              <w:rPr>
                <w:rFonts w:asciiTheme="minorHAnsi" w:hAnsiTheme="minorHAnsi"/>
                <w:sz w:val="22"/>
                <w:szCs w:val="22"/>
                <w:lang w:eastAsia="en-CA"/>
              </w:rPr>
              <w:t>N/A</w:t>
            </w:r>
            <w:r w:rsidR="00A7280D">
              <w:rPr>
                <w:rFonts w:asciiTheme="minorHAnsi" w:hAnsiTheme="minorHAnsi"/>
                <w:sz w:val="22"/>
                <w:szCs w:val="22"/>
                <w:lang w:eastAsia="en-CA"/>
              </w:rPr>
              <w:t xml:space="preserve"> </w:t>
            </w:r>
          </w:p>
        </w:tc>
      </w:tr>
      <w:tr w:rsidR="00A7280D" w:rsidRPr="0085712F" w14:paraId="2E079030"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214307" w14:textId="77777777" w:rsidR="00A7280D" w:rsidRPr="0085712F" w:rsidRDefault="00A7280D" w:rsidP="00FA043A">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1150256" w14:textId="77777777" w:rsidR="00A7280D" w:rsidRPr="006100CE" w:rsidRDefault="00A0548A" w:rsidP="00A0548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Yes, this is a late enrolment.</w:t>
            </w:r>
          </w:p>
        </w:tc>
      </w:tr>
      <w:tr w:rsidR="00A7280D" w:rsidRPr="0085712F" w14:paraId="42F7E772"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333DFA" w14:textId="77777777" w:rsidR="00A7280D" w:rsidRPr="0085712F"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FDD9709" w14:textId="77777777" w:rsidR="00A7280D" w:rsidRPr="006100CE" w:rsidRDefault="00A7280D" w:rsidP="00FA043A">
            <w:pPr>
              <w:spacing w:before="60" w:after="60" w:line="240" w:lineRule="auto"/>
              <w:ind w:left="0"/>
              <w:rPr>
                <w:rFonts w:asciiTheme="minorHAnsi" w:hAnsiTheme="minorHAnsi"/>
                <w:sz w:val="22"/>
                <w:szCs w:val="22"/>
                <w:lang w:eastAsia="en-CA"/>
              </w:rPr>
            </w:pPr>
            <w:r w:rsidRPr="00472F89">
              <w:rPr>
                <w:rFonts w:asciiTheme="minorHAnsi" w:hAnsiTheme="minorHAnsi"/>
                <w:sz w:val="22"/>
                <w:szCs w:val="22"/>
                <w:lang w:eastAsia="en-CA"/>
              </w:rPr>
              <w:t xml:space="preserve">It is assumed that if the enrolment date is back dated and MDC has NOT been submitted for the enrollment year that the System will include the back dated enrolled mbr as part of the MDC mbr population for the enrollment year.  </w:t>
            </w:r>
          </w:p>
        </w:tc>
      </w:tr>
      <w:tr w:rsidR="00A7280D" w:rsidRPr="00803CC4" w14:paraId="57C0E235"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76DC94"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9F8DD46"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B4DB985" w14:textId="77777777" w:rsidR="00A7280D" w:rsidRDefault="00A7280D" w:rsidP="00333C97">
            <w:pPr>
              <w:ind w:left="0"/>
              <w:rPr>
                <w:rFonts w:asciiTheme="minorHAnsi" w:hAnsiTheme="minorHAnsi"/>
                <w:sz w:val="22"/>
                <w:szCs w:val="22"/>
                <w:lang w:val="en-US" w:eastAsia="en-CA"/>
              </w:rPr>
            </w:pPr>
            <w:r>
              <w:rPr>
                <w:rFonts w:asciiTheme="minorHAnsi" w:hAnsiTheme="minorHAnsi"/>
                <w:sz w:val="22"/>
                <w:szCs w:val="22"/>
                <w:lang w:val="en-US" w:eastAsia="en-CA"/>
              </w:rPr>
              <w:t>CS 20170412:</w:t>
            </w:r>
          </w:p>
          <w:p w14:paraId="2FD2FD28"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HOOPP to confirm message wording and warning override reason.</w:t>
            </w:r>
          </w:p>
          <w:p w14:paraId="4C46B934" w14:textId="77777777" w:rsidR="00A7280D" w:rsidRPr="000B702F"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Validation Logic updated and to be signed-off as part of WS #4.</w:t>
            </w:r>
          </w:p>
          <w:p w14:paraId="503BD948" w14:textId="77777777" w:rsidR="00A7280D" w:rsidRDefault="00A7280D" w:rsidP="00333C97">
            <w:pPr>
              <w:ind w:left="0"/>
              <w:rPr>
                <w:rFonts w:asciiTheme="minorHAnsi" w:hAnsiTheme="minorHAnsi"/>
                <w:sz w:val="22"/>
                <w:szCs w:val="22"/>
                <w:lang w:val="en-US" w:eastAsia="en-CA"/>
              </w:rPr>
            </w:pPr>
          </w:p>
          <w:p w14:paraId="230B6D62" w14:textId="77777777" w:rsidR="00A7280D" w:rsidRDefault="00A7280D" w:rsidP="00333C97">
            <w:pPr>
              <w:ind w:left="0"/>
              <w:rPr>
                <w:rFonts w:asciiTheme="minorHAnsi" w:hAnsiTheme="minorHAnsi"/>
                <w:sz w:val="22"/>
                <w:szCs w:val="22"/>
                <w:lang w:val="en-US" w:eastAsia="en-CA"/>
              </w:rPr>
            </w:pPr>
            <w:r>
              <w:rPr>
                <w:rFonts w:asciiTheme="minorHAnsi" w:hAnsiTheme="minorHAnsi"/>
                <w:sz w:val="22"/>
                <w:szCs w:val="22"/>
                <w:lang w:val="en-US" w:eastAsia="en-CA"/>
              </w:rPr>
              <w:t>CS 20170410:</w:t>
            </w:r>
          </w:p>
          <w:p w14:paraId="0870145C"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HOOPP has to clarify the reject logic. There is a gap between the MDC Submission date and the Year End Closed Indicator. Just keep in mind that the MDC submission date cannot be retrieved for a member if we have not loaded their MDC data (i.e. we cannot go to the employer level to retrieve the MDC submission date).</w:t>
            </w:r>
          </w:p>
          <w:p w14:paraId="4EC9B309"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Possible change to wording of message.</w:t>
            </w:r>
          </w:p>
          <w:p w14:paraId="2AE64127" w14:textId="77777777" w:rsidR="00A7280D" w:rsidRPr="00612618"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Carina and JF to see with a core programmer as to how to access the MDC submission date at the Employer level on the Portal.</w:t>
            </w:r>
          </w:p>
          <w:p w14:paraId="5E5E49B0" w14:textId="77777777" w:rsidR="00A7280D" w:rsidRDefault="00A7280D" w:rsidP="00333C97">
            <w:pPr>
              <w:ind w:left="0"/>
              <w:rPr>
                <w:rFonts w:asciiTheme="minorHAnsi" w:hAnsiTheme="minorHAnsi"/>
                <w:sz w:val="22"/>
                <w:szCs w:val="22"/>
                <w:lang w:val="en-US" w:eastAsia="en-CA"/>
              </w:rPr>
            </w:pPr>
          </w:p>
          <w:p w14:paraId="623DBA94" w14:textId="77777777" w:rsidR="00A7280D" w:rsidRDefault="00A7280D" w:rsidP="00333C97">
            <w:pPr>
              <w:ind w:left="0"/>
              <w:rPr>
                <w:rFonts w:asciiTheme="minorHAnsi" w:hAnsiTheme="minorHAnsi"/>
                <w:sz w:val="22"/>
                <w:szCs w:val="22"/>
                <w:lang w:val="en-US" w:eastAsia="en-CA"/>
              </w:rPr>
            </w:pPr>
            <w:r>
              <w:rPr>
                <w:rFonts w:asciiTheme="minorHAnsi" w:hAnsiTheme="minorHAnsi"/>
                <w:sz w:val="22"/>
                <w:szCs w:val="22"/>
                <w:lang w:val="en-US" w:eastAsia="en-CA"/>
              </w:rPr>
              <w:t xml:space="preserve">AD 20170407: </w:t>
            </w:r>
          </w:p>
          <w:p w14:paraId="752BB134" w14:textId="77777777" w:rsidR="00A7280D" w:rsidRDefault="00C71FB7"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Let’s</w:t>
            </w:r>
            <w:r w:rsidR="00A7280D">
              <w:rPr>
                <w:rFonts w:asciiTheme="minorHAnsi" w:hAnsiTheme="minorHAnsi"/>
                <w:sz w:val="22"/>
                <w:szCs w:val="22"/>
                <w:lang w:val="en-US" w:eastAsia="en-CA"/>
              </w:rPr>
              <w:t xml:space="preserve"> discuss how we can account or the gap of time where ER has submitted MDC data (MDC missing mbr report has been produced without new enrolment), Er has not yet completed Reconciliation Confirmation RFI, and then submits enrolment.  In </w:t>
            </w:r>
            <w:r>
              <w:rPr>
                <w:rFonts w:asciiTheme="minorHAnsi" w:hAnsiTheme="minorHAnsi"/>
                <w:sz w:val="22"/>
                <w:szCs w:val="22"/>
                <w:lang w:val="en-US" w:eastAsia="en-CA"/>
              </w:rPr>
              <w:t>this scenario contribution</w:t>
            </w:r>
            <w:r w:rsidR="00A7280D">
              <w:rPr>
                <w:rFonts w:asciiTheme="minorHAnsi" w:hAnsiTheme="minorHAnsi"/>
                <w:sz w:val="22"/>
                <w:szCs w:val="22"/>
                <w:lang w:val="en-US" w:eastAsia="en-CA"/>
              </w:rPr>
              <w:t xml:space="preserve"> fo</w:t>
            </w:r>
            <w:r>
              <w:rPr>
                <w:rFonts w:asciiTheme="minorHAnsi" w:hAnsiTheme="minorHAnsi"/>
                <w:sz w:val="22"/>
                <w:szCs w:val="22"/>
                <w:lang w:val="en-US" w:eastAsia="en-CA"/>
              </w:rPr>
              <w:t>r</w:t>
            </w:r>
            <w:r w:rsidR="00A7280D">
              <w:rPr>
                <w:rFonts w:asciiTheme="minorHAnsi" w:hAnsiTheme="minorHAnsi"/>
                <w:sz w:val="22"/>
                <w:szCs w:val="22"/>
                <w:lang w:val="en-US" w:eastAsia="en-CA"/>
              </w:rPr>
              <w:t xml:space="preserve"> the back dates enrolment would never get collected.  </w:t>
            </w:r>
          </w:p>
          <w:p w14:paraId="283A183F" w14:textId="77777777" w:rsidR="00A7280D" w:rsidRPr="00AB7ECE" w:rsidRDefault="00A7280D" w:rsidP="0094718D">
            <w:pPr>
              <w:pStyle w:val="ListParagraph"/>
              <w:rPr>
                <w:rFonts w:asciiTheme="minorHAnsi" w:hAnsiTheme="minorHAnsi"/>
                <w:sz w:val="22"/>
                <w:szCs w:val="22"/>
                <w:lang w:val="en-US" w:eastAsia="en-CA"/>
              </w:rPr>
            </w:pPr>
          </w:p>
        </w:tc>
      </w:tr>
    </w:tbl>
    <w:p w14:paraId="1DB2E35F" w14:textId="77777777" w:rsidR="00472F89" w:rsidRPr="0094718D" w:rsidRDefault="00472F89">
      <w:pPr>
        <w:spacing w:before="0" w:after="0" w:line="240" w:lineRule="auto"/>
        <w:ind w:left="0"/>
      </w:pPr>
    </w:p>
    <w:p w14:paraId="72C97E5D" w14:textId="77777777" w:rsidR="00806E86" w:rsidRDefault="00806E86">
      <w:pPr>
        <w:spacing w:before="0" w:after="0" w:line="240" w:lineRule="auto"/>
        <w:ind w:left="0"/>
        <w:rPr>
          <w:lang w:val="en-US"/>
        </w:rPr>
      </w:pPr>
      <w:r>
        <w:rPr>
          <w:lang w:val="en-US"/>
        </w:rPr>
        <w:br w:type="page"/>
      </w:r>
    </w:p>
    <w:p w14:paraId="3701A13C" w14:textId="77777777" w:rsidR="00806E86" w:rsidRPr="006B06A8" w:rsidRDefault="00806E86" w:rsidP="00806E86">
      <w:pPr>
        <w:pStyle w:val="Heading3"/>
      </w:pPr>
      <w:r w:rsidRPr="006B06A8">
        <w:t xml:space="preserve">Validation – </w:t>
      </w:r>
      <w:r>
        <w:t>Enrolment Is Back Dated To A Prior Year</w:t>
      </w:r>
    </w:p>
    <w:p w14:paraId="5493408E" w14:textId="77777777" w:rsidR="00806E86" w:rsidRPr="006B06A8" w:rsidRDefault="00806E86"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06E86" w14:paraId="09A24472"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020658C" w14:textId="77777777" w:rsidR="00806E86"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5E47D28" w14:textId="77777777" w:rsidR="00806E86" w:rsidRPr="00AF4250" w:rsidRDefault="00806E86" w:rsidP="00806E86">
            <w:pPr>
              <w:pStyle w:val="Heading1"/>
              <w:rPr>
                <w:lang w:val="en-US"/>
              </w:rPr>
            </w:pPr>
            <w:bookmarkStart w:id="568" w:name="_Toc43372896"/>
            <w:r w:rsidRPr="00AF4250">
              <w:rPr>
                <w:lang w:val="en-US"/>
              </w:rPr>
              <w:t>B14</w:t>
            </w:r>
            <w:r w:rsidR="00C71FB7">
              <w:rPr>
                <w:lang w:val="en-US"/>
              </w:rPr>
              <w:t>9b</w:t>
            </w:r>
            <w:r w:rsidRPr="00AF4250">
              <w:rPr>
                <w:lang w:val="en-US"/>
              </w:rPr>
              <w:t>_</w:t>
            </w:r>
            <w:r>
              <w:rPr>
                <w:lang w:val="en-US"/>
              </w:rPr>
              <w:t>EnrolmentIsBackDatedToAPriorYear</w:t>
            </w:r>
            <w:bookmarkEnd w:id="568"/>
          </w:p>
        </w:tc>
      </w:tr>
      <w:tr w:rsidR="004C46AC" w14:paraId="25F092C5"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2885E2" w14:textId="77777777" w:rsidR="004C46AC" w:rsidRDefault="004C46AC"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AA4F8FA" w14:textId="4A422471" w:rsidR="004C46AC" w:rsidRDefault="00002439" w:rsidP="00DB709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9842</w:t>
            </w:r>
          </w:p>
        </w:tc>
      </w:tr>
      <w:tr w:rsidR="0081139B" w14:paraId="601CB2AB"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D5A789" w14:textId="47FF23F6" w:rsidR="0081139B" w:rsidRDefault="0081139B"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D891CA6" w14:textId="2213660B" w:rsidR="0081139B" w:rsidRDefault="0081139B" w:rsidP="00DB709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4C46AC" w14:paraId="40BCCABF"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3B6476" w14:textId="77777777" w:rsidR="004C46AC" w:rsidRDefault="004C46AC"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689D4FE" w14:textId="77777777" w:rsidR="004C46AC" w:rsidRDefault="004C46AC" w:rsidP="00DB709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4C46AC">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806E86" w14:paraId="3D17AA76"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5BADD40" w14:textId="77777777" w:rsidR="00806E86"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CC6AE41" w14:textId="77777777" w:rsidR="00806E86" w:rsidRPr="00D25058" w:rsidRDefault="00806E86" w:rsidP="00DB709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Enrolments</w:t>
            </w:r>
          </w:p>
        </w:tc>
      </w:tr>
      <w:tr w:rsidR="00806E86" w14:paraId="628C902C"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FF34935" w14:textId="77777777" w:rsidR="00806E86"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34C5603" w14:textId="77777777" w:rsidR="00806E86" w:rsidRDefault="00806E86" w:rsidP="00DB709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Information (to appear in CTL)</w:t>
            </w:r>
          </w:p>
        </w:tc>
      </w:tr>
      <w:tr w:rsidR="00806E86" w14:paraId="207DD072"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583D514" w14:textId="77777777" w:rsidR="00806E86"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D924C16" w14:textId="77777777" w:rsidR="00806E86" w:rsidRPr="00B464B9" w:rsidRDefault="00806E86" w:rsidP="00DB7090">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Private to employer</w:t>
            </w:r>
          </w:p>
        </w:tc>
      </w:tr>
      <w:tr w:rsidR="00806E86" w:rsidRPr="00A61AB1" w14:paraId="7038EE06"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5B260FC" w14:textId="77777777" w:rsidR="00806E86"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73F6688" w14:textId="77777777" w:rsidR="00806E86"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64D5814" w14:textId="77777777" w:rsidR="00806E86" w:rsidRPr="00D967E2" w:rsidRDefault="004C46AC" w:rsidP="004C46AC">
            <w:pPr>
              <w:ind w:left="0"/>
              <w:rPr>
                <w:rFonts w:asciiTheme="minorHAnsi" w:hAnsiTheme="minorHAnsi"/>
                <w:sz w:val="22"/>
                <w:szCs w:val="22"/>
                <w:lang w:eastAsia="en-CA"/>
              </w:rPr>
            </w:pPr>
            <w:r>
              <w:rPr>
                <w:rFonts w:asciiTheme="minorHAnsi" w:hAnsiTheme="minorHAnsi"/>
                <w:sz w:val="22"/>
                <w:szCs w:val="22"/>
                <w:lang w:eastAsia="en-CA"/>
              </w:rPr>
              <w:t>TBC by HOOPP</w:t>
            </w:r>
          </w:p>
        </w:tc>
      </w:tr>
      <w:tr w:rsidR="00806E86" w:rsidRPr="009151F9" w14:paraId="523D9F2C"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10588F" w14:textId="77777777" w:rsidR="00806E86"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52253DF" w14:textId="77777777" w:rsidR="00806E86" w:rsidRDefault="000B702F" w:rsidP="00DB7090">
            <w:pPr>
              <w:ind w:left="0"/>
              <w:rPr>
                <w:rFonts w:asciiTheme="minorHAnsi" w:hAnsiTheme="minorHAnsi"/>
                <w:sz w:val="22"/>
                <w:szCs w:val="22"/>
                <w:lang w:eastAsia="en-CA"/>
              </w:rPr>
            </w:pPr>
            <w:r>
              <w:rPr>
                <w:rFonts w:asciiTheme="minorHAnsi" w:hAnsiTheme="minorHAnsi"/>
                <w:sz w:val="22"/>
                <w:szCs w:val="22"/>
                <w:lang w:eastAsia="en-CA"/>
              </w:rPr>
              <w:t>Trigger Informational message when :</w:t>
            </w:r>
          </w:p>
          <w:p w14:paraId="00F85766" w14:textId="77777777" w:rsidR="00806E86" w:rsidRPr="00BB2176" w:rsidRDefault="004C46AC" w:rsidP="000B702F">
            <w:pPr>
              <w:rPr>
                <w:rFonts w:asciiTheme="minorHAnsi" w:hAnsiTheme="minorHAnsi"/>
                <w:sz w:val="22"/>
                <w:szCs w:val="22"/>
                <w:lang w:val="en-US" w:eastAsia="en-CA"/>
              </w:rPr>
            </w:pPr>
            <w:r>
              <w:rPr>
                <w:rFonts w:asciiTheme="minorHAnsi" w:hAnsiTheme="minorHAnsi"/>
                <w:sz w:val="22"/>
                <w:szCs w:val="22"/>
                <w:lang w:val="en-US" w:eastAsia="en-CA"/>
              </w:rPr>
              <w:t>File.EnrolmentDate(Year) &lt; File.ExecutionDate(Year)</w:t>
            </w:r>
          </w:p>
        </w:tc>
      </w:tr>
      <w:tr w:rsidR="00806E86" w:rsidRPr="00A61AB1" w14:paraId="26FB3227"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1040E4" w14:textId="77777777" w:rsidR="00806E86"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7962AF8" w14:textId="77777777" w:rsidR="00806E86" w:rsidRPr="000405A3" w:rsidRDefault="00806E86" w:rsidP="00DB709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806E86" w:rsidRPr="00A61AB1" w14:paraId="59029BBD"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DBFD5A4" w14:textId="77777777" w:rsidR="00806E86"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373B565" w14:textId="77777777" w:rsidR="00806E86" w:rsidRPr="00A72B28" w:rsidRDefault="004510D8" w:rsidP="00DB7090">
            <w:pPr>
              <w:pStyle w:val="NormalWeb"/>
              <w:spacing w:line="276" w:lineRule="auto"/>
              <w:rPr>
                <w:rFonts w:asciiTheme="minorHAnsi" w:hAnsiTheme="minorHAnsi"/>
                <w:color w:val="000000"/>
                <w:sz w:val="22"/>
                <w:szCs w:val="22"/>
                <w:lang w:val="en-CA"/>
              </w:rPr>
            </w:pPr>
            <w:r w:rsidRPr="001F201F">
              <w:rPr>
                <w:rFonts w:asciiTheme="minorHAnsi" w:hAnsiTheme="minorHAnsi"/>
                <w:sz w:val="22"/>
                <w:szCs w:val="22"/>
                <w:lang w:val="en-US"/>
              </w:rPr>
              <w:t xml:space="preserve">The reported Enrolment Date is in a prior year which may result in missed contributions. </w:t>
            </w:r>
            <w:r>
              <w:rPr>
                <w:rFonts w:asciiTheme="minorHAnsi" w:hAnsiTheme="minorHAnsi"/>
                <w:color w:val="000000"/>
                <w:sz w:val="22"/>
                <w:szCs w:val="22"/>
                <w:lang w:val="en-CA"/>
              </w:rPr>
              <w:t>Please investigate further.</w:t>
            </w:r>
          </w:p>
        </w:tc>
      </w:tr>
      <w:tr w:rsidR="00806E86" w:rsidRPr="00A61AB1" w14:paraId="6D77574F"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41D7667" w14:textId="77777777" w:rsidR="00806E86"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95437F8" w14:textId="77777777" w:rsidR="00806E86"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EF3E3CE" w14:textId="77777777" w:rsidR="00806E86" w:rsidRPr="00B464B9" w:rsidRDefault="004510D8" w:rsidP="00DB7090">
            <w:pPr>
              <w:spacing w:before="60" w:after="60"/>
              <w:ind w:left="0"/>
              <w:rPr>
                <w:rFonts w:asciiTheme="minorHAnsi" w:hAnsiTheme="minorHAnsi"/>
                <w:sz w:val="22"/>
                <w:szCs w:val="22"/>
                <w:lang w:eastAsia="en-CA"/>
              </w:rPr>
            </w:pPr>
            <w:r>
              <w:rPr>
                <w:rFonts w:asciiTheme="minorHAnsi" w:hAnsiTheme="minorHAnsi"/>
                <w:sz w:val="22"/>
                <w:szCs w:val="22"/>
              </w:rPr>
              <w:t>The reported Enrolment</w:t>
            </w:r>
            <w:r w:rsidRPr="002D7CC7">
              <w:rPr>
                <w:rFonts w:asciiTheme="minorHAnsi" w:hAnsiTheme="minorHAnsi"/>
                <w:sz w:val="22"/>
                <w:szCs w:val="22"/>
              </w:rPr>
              <w:t xml:space="preserve"> Date</w:t>
            </w:r>
            <w:r>
              <w:rPr>
                <w:rFonts w:asciiTheme="minorHAnsi" w:hAnsiTheme="minorHAnsi"/>
                <w:sz w:val="22"/>
                <w:szCs w:val="22"/>
              </w:rPr>
              <w:t xml:space="preserve"> is in a prior year which may result in missed contributions</w:t>
            </w:r>
            <w:r w:rsidRPr="002D7CC7">
              <w:rPr>
                <w:rFonts w:asciiTheme="minorHAnsi" w:hAnsiTheme="minorHAnsi"/>
                <w:sz w:val="22"/>
                <w:szCs w:val="22"/>
              </w:rPr>
              <w:t>.</w:t>
            </w:r>
            <w:r>
              <w:rPr>
                <w:rFonts w:asciiTheme="minorHAnsi" w:hAnsiTheme="minorHAnsi"/>
                <w:sz w:val="22"/>
                <w:szCs w:val="22"/>
              </w:rPr>
              <w:t xml:space="preserve"> Please investigate further.</w:t>
            </w:r>
          </w:p>
        </w:tc>
      </w:tr>
      <w:tr w:rsidR="00806E86" w:rsidRPr="0085712F" w14:paraId="4F0BED1D"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65D6D1C" w14:textId="77777777" w:rsidR="00806E86" w:rsidRPr="0085712F" w:rsidRDefault="00806E86" w:rsidP="00DB709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92F84F2" w14:textId="55407110" w:rsidR="00806E86" w:rsidRPr="007112C8" w:rsidRDefault="00654F00" w:rsidP="00654F00">
            <w:pPr>
              <w:ind w:left="0"/>
              <w:rPr>
                <w:rFonts w:asciiTheme="minorHAnsi" w:hAnsiTheme="minorHAnsi"/>
                <w:sz w:val="22"/>
                <w:szCs w:val="22"/>
                <w:lang w:eastAsia="en-CA"/>
              </w:rPr>
            </w:pPr>
            <w:r>
              <w:rPr>
                <w:rFonts w:asciiTheme="minorHAnsi" w:hAnsiTheme="minorHAnsi"/>
                <w:sz w:val="22"/>
                <w:szCs w:val="22"/>
                <w:lang w:eastAsia="en-CA"/>
              </w:rPr>
              <w:t>N/A</w:t>
            </w:r>
            <w:r w:rsidR="00806E86">
              <w:rPr>
                <w:rFonts w:asciiTheme="minorHAnsi" w:hAnsiTheme="minorHAnsi"/>
                <w:sz w:val="22"/>
                <w:szCs w:val="22"/>
                <w:lang w:eastAsia="en-CA"/>
              </w:rPr>
              <w:t xml:space="preserve"> </w:t>
            </w:r>
          </w:p>
        </w:tc>
      </w:tr>
      <w:tr w:rsidR="00806E86" w:rsidRPr="0085712F" w14:paraId="30962938"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7944A07" w14:textId="77777777" w:rsidR="00806E86" w:rsidRPr="0085712F" w:rsidRDefault="00806E86" w:rsidP="00DB709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EE8B5E0" w14:textId="77777777" w:rsidR="00806E86" w:rsidRPr="006100CE" w:rsidRDefault="00806E86" w:rsidP="00DB709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806E86" w:rsidRPr="0085712F" w14:paraId="1D0F8891"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B810D4" w14:textId="77777777" w:rsidR="00806E86" w:rsidRPr="0085712F"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F6A536F" w14:textId="77777777" w:rsidR="00806E86" w:rsidRPr="006100CE" w:rsidRDefault="00806E86" w:rsidP="00DB7090">
            <w:pPr>
              <w:spacing w:before="60" w:after="60" w:line="240" w:lineRule="auto"/>
              <w:ind w:left="0"/>
              <w:rPr>
                <w:rFonts w:asciiTheme="minorHAnsi" w:hAnsiTheme="minorHAnsi"/>
                <w:sz w:val="22"/>
                <w:szCs w:val="22"/>
                <w:lang w:eastAsia="en-CA"/>
              </w:rPr>
            </w:pPr>
          </w:p>
        </w:tc>
      </w:tr>
      <w:tr w:rsidR="00806E86" w:rsidRPr="00803CC4" w14:paraId="4C9600A9" w14:textId="77777777" w:rsidTr="00DB70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F6E1D6" w14:textId="77777777" w:rsidR="00806E86" w:rsidRDefault="00806E86" w:rsidP="00DB70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542D3AA" w14:textId="77777777" w:rsidR="00806E86" w:rsidRPr="0085712F" w:rsidRDefault="00806E86" w:rsidP="00DB709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FBF0396" w14:textId="77777777" w:rsidR="00806E86" w:rsidRDefault="00806E86" w:rsidP="00DB7090">
            <w:pPr>
              <w:ind w:left="0"/>
              <w:rPr>
                <w:rFonts w:asciiTheme="minorHAnsi" w:hAnsiTheme="minorHAnsi"/>
                <w:sz w:val="22"/>
                <w:szCs w:val="22"/>
                <w:lang w:val="en-US" w:eastAsia="en-CA"/>
              </w:rPr>
            </w:pPr>
            <w:r>
              <w:rPr>
                <w:rFonts w:asciiTheme="minorHAnsi" w:hAnsiTheme="minorHAnsi"/>
                <w:sz w:val="22"/>
                <w:szCs w:val="22"/>
                <w:lang w:val="en-US" w:eastAsia="en-CA"/>
              </w:rPr>
              <w:t>CS 20170414:</w:t>
            </w:r>
          </w:p>
          <w:p w14:paraId="5DF981BC" w14:textId="77777777" w:rsidR="00806E86" w:rsidRDefault="000B702F"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New validation introduced during WS #4</w:t>
            </w:r>
          </w:p>
          <w:p w14:paraId="47F2E708" w14:textId="77777777" w:rsidR="000B702F" w:rsidRPr="00AB7ECE" w:rsidRDefault="000B702F"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To</w:t>
            </w:r>
            <w:r w:rsidR="00F255D2">
              <w:rPr>
                <w:rFonts w:asciiTheme="minorHAnsi" w:hAnsiTheme="minorHAnsi"/>
                <w:sz w:val="22"/>
                <w:szCs w:val="22"/>
                <w:lang w:val="en-US" w:eastAsia="en-CA"/>
              </w:rPr>
              <w:t xml:space="preserve"> be signed-off for WS #4</w:t>
            </w:r>
          </w:p>
        </w:tc>
      </w:tr>
    </w:tbl>
    <w:p w14:paraId="31A43CAC" w14:textId="626A9F47" w:rsidR="00BB599C" w:rsidRDefault="00BB599C" w:rsidP="00806E86">
      <w:pPr>
        <w:spacing w:before="0" w:after="0" w:line="240" w:lineRule="auto"/>
        <w:ind w:left="0"/>
      </w:pPr>
    </w:p>
    <w:p w14:paraId="2F6D3FA9" w14:textId="77777777" w:rsidR="00BB599C" w:rsidRDefault="00BB599C">
      <w:pPr>
        <w:spacing w:before="0" w:after="0" w:line="240" w:lineRule="auto"/>
        <w:ind w:left="0"/>
      </w:pPr>
      <w:r>
        <w:br w:type="page"/>
      </w:r>
    </w:p>
    <w:p w14:paraId="1C0E0F38" w14:textId="77777777" w:rsidR="00806E86" w:rsidRPr="0094718D" w:rsidRDefault="00806E86" w:rsidP="00806E86">
      <w:pPr>
        <w:spacing w:before="0" w:after="0" w:line="240" w:lineRule="auto"/>
        <w:ind w:left="0"/>
      </w:pPr>
    </w:p>
    <w:p w14:paraId="707DAEB1" w14:textId="77777777" w:rsidR="006C268F" w:rsidRPr="006B06A8" w:rsidRDefault="006C268F" w:rsidP="006C268F">
      <w:pPr>
        <w:pStyle w:val="Heading3"/>
      </w:pPr>
      <w:r w:rsidRPr="006B06A8">
        <w:t>Validation –</w:t>
      </w:r>
      <w:r w:rsidR="00F05D95">
        <w:t>Enrolment D</w:t>
      </w:r>
      <w:r>
        <w:t xml:space="preserve">ate </w:t>
      </w:r>
      <w:r w:rsidR="00F05D95">
        <w:t>T</w:t>
      </w:r>
      <w:r w:rsidR="008F6891">
        <w:t>olerance</w:t>
      </w:r>
    </w:p>
    <w:p w14:paraId="20A3BC48" w14:textId="77777777" w:rsidR="006C268F" w:rsidRPr="006B06A8" w:rsidRDefault="006C268F"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6C268F" w14:paraId="4512C183"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7AD2EC" w14:textId="77777777" w:rsidR="006C268F" w:rsidRDefault="006C268F"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6FA8D7D" w14:textId="77777777" w:rsidR="006C268F" w:rsidRPr="00AF4250" w:rsidRDefault="006C268F" w:rsidP="00642773">
            <w:pPr>
              <w:pStyle w:val="Heading1"/>
              <w:rPr>
                <w:lang w:val="en-US"/>
              </w:rPr>
            </w:pPr>
            <w:bookmarkStart w:id="569" w:name="_Toc479243669"/>
            <w:bookmarkStart w:id="570" w:name="_Toc43372897"/>
            <w:r w:rsidRPr="00AF4250">
              <w:rPr>
                <w:lang w:val="en-US"/>
              </w:rPr>
              <w:t>B1</w:t>
            </w:r>
            <w:r>
              <w:rPr>
                <w:lang w:val="en-US"/>
              </w:rPr>
              <w:t>50</w:t>
            </w:r>
            <w:r w:rsidRPr="00AF4250">
              <w:rPr>
                <w:lang w:val="en-US"/>
              </w:rPr>
              <w:t>_E</w:t>
            </w:r>
            <w:r w:rsidR="005163FD">
              <w:rPr>
                <w:lang w:val="en-US"/>
              </w:rPr>
              <w:t>nrol</w:t>
            </w:r>
            <w:r w:rsidRPr="00AF4250">
              <w:rPr>
                <w:lang w:val="en-US"/>
              </w:rPr>
              <w:t>mentDate</w:t>
            </w:r>
            <w:r w:rsidR="008F6891">
              <w:rPr>
                <w:lang w:val="en-US"/>
              </w:rPr>
              <w:t>Tolerance</w:t>
            </w:r>
            <w:bookmarkEnd w:id="569"/>
            <w:bookmarkEnd w:id="570"/>
          </w:p>
        </w:tc>
      </w:tr>
      <w:tr w:rsidR="00A7280D" w14:paraId="2EC00075"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B9694E7"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ADB6BB6" w14:textId="01E8A5FD" w:rsidR="00A7280D" w:rsidRDefault="00002439"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1817</w:t>
            </w:r>
          </w:p>
        </w:tc>
      </w:tr>
      <w:tr w:rsidR="0081139B" w14:paraId="37C36B45"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D8A489" w14:textId="5EF70A95" w:rsidR="0081139B" w:rsidRDefault="0081139B"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A2CE7BF" w14:textId="465DF223" w:rsidR="0081139B" w:rsidRDefault="0081139B"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2101E271"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DE4C18"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919E20C" w14:textId="6961429F" w:rsidR="00A7280D" w:rsidRDefault="00D747D6"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D747D6">
              <w:rPr>
                <w:rFonts w:asciiTheme="minorHAnsi" w:eastAsia="Times New Roman" w:hAnsiTheme="minorHAnsi" w:cs="Calibri"/>
                <w:color w:val="auto"/>
                <w:sz w:val="22"/>
                <w:szCs w:val="22"/>
                <w:lang w:eastAsia="en-CA"/>
              </w:rPr>
              <w:t>nd</w:t>
            </w:r>
            <w:r>
              <w:rPr>
                <w:rFonts w:asciiTheme="minorHAnsi" w:eastAsia="Times New Roman" w:hAnsiTheme="minorHAnsi" w:cs="Calibri"/>
                <w:color w:val="auto"/>
                <w:sz w:val="22"/>
                <w:szCs w:val="22"/>
                <w:lang w:eastAsia="en-CA"/>
              </w:rPr>
              <w:t xml:space="preserve"> level validation</w:t>
            </w:r>
          </w:p>
        </w:tc>
      </w:tr>
      <w:tr w:rsidR="00A7280D" w14:paraId="0AA2014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058DB18"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BDA23F3" w14:textId="5345AB0C" w:rsidR="00A7280D" w:rsidRPr="00CC320A" w:rsidRDefault="00A7280D"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Enrolment</w:t>
            </w:r>
          </w:p>
        </w:tc>
      </w:tr>
      <w:tr w:rsidR="00A7280D" w14:paraId="07B243D1"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41734F8"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957C877" w14:textId="77777777" w:rsidR="00A7280D" w:rsidRDefault="00A7280D"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1CE87AD8"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CE06072"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6E0E61C" w14:textId="77777777" w:rsidR="00A7280D" w:rsidRPr="00B464B9" w:rsidRDefault="00A7280D" w:rsidP="00FA043A">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14B346A6"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BD6C90"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6FA9DB8"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781414F" w14:textId="77777777" w:rsidR="00A7280D" w:rsidRPr="00C301FC" w:rsidRDefault="00A7280D" w:rsidP="00FA043A">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i</w:t>
            </w:r>
            <w:r w:rsidRPr="00AF4250">
              <w:rPr>
                <w:rFonts w:asciiTheme="minorHAnsi" w:hAnsiTheme="minorHAnsi"/>
                <w:sz w:val="22"/>
                <w:szCs w:val="22"/>
                <w:lang w:eastAsia="en-CA"/>
              </w:rPr>
              <w:t xml:space="preserve">f </w:t>
            </w:r>
            <w:r w:rsidRPr="008F6891">
              <w:rPr>
                <w:rFonts w:asciiTheme="minorHAnsi" w:hAnsiTheme="minorHAnsi"/>
                <w:sz w:val="22"/>
                <w:szCs w:val="22"/>
                <w:lang w:eastAsia="en-CA"/>
              </w:rPr>
              <w:t>the Enrolment Date is &gt; 30 days from today's date</w:t>
            </w:r>
          </w:p>
        </w:tc>
      </w:tr>
      <w:tr w:rsidR="00A7280D" w:rsidRPr="009151F9" w14:paraId="2F5BBC6A"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CAA04B4"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1834248" w14:textId="77777777" w:rsidR="00A7280D" w:rsidRPr="00001132" w:rsidRDefault="00A7280D" w:rsidP="00FA043A">
            <w:pPr>
              <w:ind w:left="0"/>
              <w:rPr>
                <w:rFonts w:asciiTheme="minorHAnsi" w:hAnsiTheme="minorHAnsi"/>
                <w:sz w:val="22"/>
                <w:szCs w:val="22"/>
                <w:lang w:eastAsia="en-CA"/>
              </w:rPr>
            </w:pPr>
            <w:r w:rsidRPr="00001132">
              <w:rPr>
                <w:rFonts w:asciiTheme="minorHAnsi" w:hAnsiTheme="minorHAnsi"/>
                <w:sz w:val="22"/>
                <w:szCs w:val="22"/>
                <w:lang w:eastAsia="en-CA"/>
              </w:rPr>
              <w:t>Reject the member if:</w:t>
            </w:r>
          </w:p>
          <w:p w14:paraId="0392BCA5" w14:textId="32BFCAAB" w:rsidR="00A7280D" w:rsidRPr="00411EBD" w:rsidRDefault="00A7280D" w:rsidP="00001132">
            <w:pPr>
              <w:ind w:left="1440"/>
              <w:rPr>
                <w:rFonts w:asciiTheme="minorHAnsi" w:hAnsiTheme="minorHAnsi"/>
                <w:sz w:val="22"/>
                <w:szCs w:val="22"/>
                <w:lang w:eastAsia="en-CA"/>
              </w:rPr>
            </w:pPr>
            <w:r w:rsidRPr="00001132">
              <w:rPr>
                <w:rFonts w:asciiTheme="minorHAnsi" w:hAnsiTheme="minorHAnsi"/>
                <w:sz w:val="22"/>
                <w:szCs w:val="22"/>
                <w:lang w:eastAsia="en-CA"/>
              </w:rPr>
              <w:t>File.EnrolmentDate – Execution Date &gt; 30 days</w:t>
            </w:r>
          </w:p>
        </w:tc>
      </w:tr>
      <w:tr w:rsidR="00A7280D" w:rsidRPr="00A61AB1" w14:paraId="46F0FAE0"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580A5E"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592AC83" w14:textId="77777777" w:rsidR="00A7280D" w:rsidRPr="00FA043A" w:rsidRDefault="00A7280D" w:rsidP="00FA043A">
            <w:pPr>
              <w:pStyle w:val="NormalWeb"/>
              <w:spacing w:line="276" w:lineRule="auto"/>
              <w:rPr>
                <w:rFonts w:asciiTheme="minorHAnsi" w:hAnsiTheme="minorHAnsi"/>
                <w:color w:val="000000"/>
                <w:sz w:val="22"/>
                <w:szCs w:val="22"/>
                <w:lang w:val="en-CA"/>
              </w:rPr>
            </w:pPr>
          </w:p>
        </w:tc>
      </w:tr>
      <w:tr w:rsidR="00A7280D" w:rsidRPr="00A61AB1" w14:paraId="29906A1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5D542B0" w14:textId="77777777" w:rsidR="00A7280D"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16C0F37" w14:textId="03C7CC68" w:rsidR="00A7280D" w:rsidRPr="00A72B28" w:rsidRDefault="00A7280D" w:rsidP="00D13AC1">
            <w:pPr>
              <w:pStyle w:val="NormalWeb"/>
              <w:spacing w:line="276" w:lineRule="auto"/>
              <w:rPr>
                <w:rFonts w:asciiTheme="minorHAnsi" w:hAnsiTheme="minorHAnsi"/>
                <w:color w:val="000000"/>
                <w:sz w:val="22"/>
                <w:szCs w:val="22"/>
                <w:lang w:val="en-CA"/>
              </w:rPr>
            </w:pPr>
            <w:r w:rsidRPr="00FA043A">
              <w:rPr>
                <w:rFonts w:asciiTheme="minorHAnsi" w:hAnsiTheme="minorHAnsi"/>
                <w:color w:val="000000"/>
                <w:sz w:val="22"/>
                <w:szCs w:val="22"/>
                <w:lang w:val="en-CA"/>
              </w:rPr>
              <w:t>HOOPP only allows future dated enrolments to be processed [</w:t>
            </w:r>
            <w:r>
              <w:rPr>
                <w:rFonts w:asciiTheme="minorHAnsi" w:hAnsiTheme="minorHAnsi"/>
                <w:color w:val="000000"/>
                <w:sz w:val="22"/>
                <w:szCs w:val="22"/>
                <w:lang w:val="en-CA"/>
              </w:rPr>
              <w:t>0</w:t>
            </w:r>
            <w:r w:rsidRPr="00FA043A">
              <w:rPr>
                <w:rFonts w:asciiTheme="minorHAnsi" w:hAnsiTheme="minorHAnsi"/>
                <w:color w:val="000000"/>
                <w:sz w:val="22"/>
                <w:szCs w:val="22"/>
                <w:lang w:val="en-CA"/>
              </w:rPr>
              <w:t xml:space="preserve">] days </w:t>
            </w:r>
            <w:r>
              <w:rPr>
                <w:rFonts w:asciiTheme="minorHAnsi" w:hAnsiTheme="minorHAnsi"/>
                <w:color w:val="000000"/>
                <w:sz w:val="22"/>
                <w:szCs w:val="22"/>
                <w:lang w:val="en-CA"/>
              </w:rPr>
              <w:t xml:space="preserve">prior to the </w:t>
            </w:r>
            <w:r w:rsidR="001F201F">
              <w:rPr>
                <w:rFonts w:asciiTheme="minorHAnsi" w:hAnsiTheme="minorHAnsi"/>
                <w:color w:val="000000"/>
                <w:sz w:val="22"/>
                <w:szCs w:val="22"/>
                <w:lang w:val="en-CA"/>
              </w:rPr>
              <w:t xml:space="preserve">enrolment </w:t>
            </w:r>
            <w:r w:rsidR="001F201F" w:rsidRPr="00FA043A">
              <w:rPr>
                <w:rFonts w:asciiTheme="minorHAnsi" w:hAnsiTheme="minorHAnsi"/>
                <w:color w:val="000000"/>
                <w:sz w:val="22"/>
                <w:szCs w:val="22"/>
                <w:lang w:val="en-CA"/>
              </w:rPr>
              <w:t>date</w:t>
            </w:r>
            <w:r w:rsidRPr="00FA043A">
              <w:rPr>
                <w:rFonts w:asciiTheme="minorHAnsi" w:hAnsiTheme="minorHAnsi"/>
                <w:color w:val="000000"/>
                <w:sz w:val="22"/>
                <w:szCs w:val="22"/>
                <w:lang w:val="en-CA"/>
              </w:rPr>
              <w:t>.</w:t>
            </w:r>
          </w:p>
        </w:tc>
      </w:tr>
      <w:tr w:rsidR="00A7280D" w:rsidRPr="00A61AB1" w14:paraId="4E8C926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442447B"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D49DF0A"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918FC1B" w14:textId="52029539" w:rsidR="009B3273" w:rsidRPr="00B464B9" w:rsidRDefault="00213952" w:rsidP="009B3273">
            <w:pPr>
              <w:spacing w:before="60" w:after="60"/>
              <w:ind w:left="0"/>
              <w:rPr>
                <w:rFonts w:asciiTheme="minorHAnsi" w:hAnsiTheme="minorHAnsi"/>
                <w:sz w:val="22"/>
                <w:szCs w:val="22"/>
                <w:lang w:eastAsia="en-CA"/>
              </w:rPr>
            </w:pPr>
            <w:r w:rsidRPr="00FA043A">
              <w:rPr>
                <w:rFonts w:asciiTheme="minorHAnsi" w:hAnsiTheme="minorHAnsi"/>
                <w:sz w:val="22"/>
                <w:szCs w:val="22"/>
              </w:rPr>
              <w:t>HOOPP only allows future dated enrolments to be processed</w:t>
            </w:r>
            <w:r>
              <w:rPr>
                <w:rFonts w:asciiTheme="minorHAnsi" w:hAnsiTheme="minorHAnsi"/>
                <w:sz w:val="22"/>
                <w:szCs w:val="22"/>
              </w:rPr>
              <w:t xml:space="preserve"> 30</w:t>
            </w:r>
            <w:r w:rsidRPr="00FA043A">
              <w:rPr>
                <w:rFonts w:asciiTheme="minorHAnsi" w:hAnsiTheme="minorHAnsi"/>
                <w:sz w:val="22"/>
                <w:szCs w:val="22"/>
              </w:rPr>
              <w:t xml:space="preserve"> days </w:t>
            </w:r>
            <w:r>
              <w:rPr>
                <w:rFonts w:asciiTheme="minorHAnsi" w:hAnsiTheme="minorHAnsi"/>
                <w:sz w:val="22"/>
                <w:szCs w:val="22"/>
              </w:rPr>
              <w:t xml:space="preserve">prior to the enrolment </w:t>
            </w:r>
            <w:r w:rsidRPr="00FA043A">
              <w:rPr>
                <w:rFonts w:asciiTheme="minorHAnsi" w:hAnsiTheme="minorHAnsi"/>
                <w:sz w:val="22"/>
                <w:szCs w:val="22"/>
              </w:rPr>
              <w:t>date.</w:t>
            </w:r>
          </w:p>
        </w:tc>
      </w:tr>
      <w:tr w:rsidR="00A7280D" w:rsidRPr="0085712F" w14:paraId="2CCC0C75"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1D8E677" w14:textId="77777777" w:rsidR="00A7280D" w:rsidRPr="0085712F" w:rsidRDefault="00A7280D" w:rsidP="00FA043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90E186D" w14:textId="77777777" w:rsidR="00A7280D" w:rsidRPr="007112C8" w:rsidRDefault="00A7280D" w:rsidP="00685D24">
            <w:pPr>
              <w:ind w:left="0"/>
              <w:rPr>
                <w:rFonts w:asciiTheme="minorHAnsi" w:hAnsiTheme="minorHAnsi"/>
                <w:sz w:val="22"/>
                <w:szCs w:val="22"/>
                <w:lang w:eastAsia="en-CA"/>
              </w:rPr>
            </w:pPr>
            <w:r>
              <w:rPr>
                <w:rFonts w:asciiTheme="minorHAnsi" w:hAnsiTheme="minorHAnsi"/>
                <w:sz w:val="22"/>
                <w:szCs w:val="22"/>
                <w:lang w:eastAsia="en-CA"/>
              </w:rPr>
              <w:t>0: NN=30 days</w:t>
            </w:r>
          </w:p>
        </w:tc>
      </w:tr>
      <w:tr w:rsidR="00A7280D" w:rsidRPr="0085712F" w14:paraId="1FFC016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069C7A" w14:textId="77777777" w:rsidR="00A7280D" w:rsidRPr="0085712F" w:rsidRDefault="00A7280D" w:rsidP="00FA043A">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7ADC219" w14:textId="48239F06" w:rsidR="00A7280D" w:rsidRPr="006100CE" w:rsidRDefault="00A7280D" w:rsidP="00FA043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None</w:t>
            </w:r>
          </w:p>
        </w:tc>
      </w:tr>
      <w:tr w:rsidR="00A7280D" w:rsidRPr="0085712F" w14:paraId="09A4AAC4"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CE17AC" w14:textId="77777777" w:rsidR="00A7280D" w:rsidRPr="0085712F" w:rsidRDefault="00A7280D" w:rsidP="00FA043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A6ED9C1" w14:textId="77777777" w:rsidR="00A7280D" w:rsidRPr="006100CE" w:rsidRDefault="00A7280D" w:rsidP="0000113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If this </w:t>
            </w:r>
            <w:r>
              <w:rPr>
                <w:rFonts w:asciiTheme="minorHAnsi" w:hAnsiTheme="minorHAnsi"/>
                <w:sz w:val="22"/>
                <w:szCs w:val="22"/>
                <w:lang w:val="en-US" w:eastAsia="en-CA"/>
              </w:rPr>
              <w:t>val triggered bc the enrolment date was +31 days, and then if ER comes back next day (+30 days) and does NOT change enrolment date or any data, and revalidates this enrolment data then this validation should be cleared.</w:t>
            </w:r>
          </w:p>
        </w:tc>
      </w:tr>
      <w:tr w:rsidR="00A7280D" w:rsidRPr="0085712F" w14:paraId="42FC051B" w14:textId="77777777" w:rsidTr="00FA043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37D92E"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2936120"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B01D0EE" w14:textId="77777777" w:rsidR="007D6FBC" w:rsidRDefault="007D6FBC" w:rsidP="007D6FBC">
            <w:pPr>
              <w:ind w:left="0"/>
              <w:rPr>
                <w:rFonts w:asciiTheme="minorHAnsi" w:hAnsiTheme="minorHAnsi"/>
                <w:sz w:val="22"/>
                <w:szCs w:val="22"/>
                <w:lang w:val="en-US" w:eastAsia="en-CA"/>
              </w:rPr>
            </w:pPr>
            <w:r>
              <w:rPr>
                <w:rFonts w:asciiTheme="minorHAnsi" w:hAnsiTheme="minorHAnsi"/>
                <w:sz w:val="22"/>
                <w:szCs w:val="22"/>
                <w:lang w:val="en-US" w:eastAsia="en-CA"/>
              </w:rPr>
              <w:t xml:space="preserve">AD 20170407: </w:t>
            </w:r>
          </w:p>
          <w:p w14:paraId="6FB91F29" w14:textId="77777777" w:rsidR="007D6FBC" w:rsidRDefault="007D6FBC"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Changed Data Import Msg and Portal Msg.</w:t>
            </w:r>
          </w:p>
          <w:p w14:paraId="2BED6CE5" w14:textId="77777777" w:rsidR="007D6FBC" w:rsidRDefault="007D6FBC" w:rsidP="00D747D6">
            <w:pPr>
              <w:pStyle w:val="ListParagraph"/>
              <w:rPr>
                <w:rFonts w:asciiTheme="minorHAnsi" w:hAnsiTheme="minorHAnsi"/>
                <w:sz w:val="22"/>
                <w:szCs w:val="22"/>
                <w:lang w:val="en-US" w:eastAsia="en-CA"/>
              </w:rPr>
            </w:pPr>
          </w:p>
          <w:p w14:paraId="4E77508D" w14:textId="77777777" w:rsidR="00A7280D" w:rsidRDefault="00A7280D" w:rsidP="00560A1F">
            <w:pPr>
              <w:ind w:left="0"/>
              <w:rPr>
                <w:rFonts w:asciiTheme="minorHAnsi" w:hAnsiTheme="minorHAnsi"/>
                <w:sz w:val="22"/>
                <w:szCs w:val="22"/>
                <w:lang w:val="en-US" w:eastAsia="en-CA"/>
              </w:rPr>
            </w:pPr>
            <w:r>
              <w:rPr>
                <w:rFonts w:asciiTheme="minorHAnsi" w:hAnsiTheme="minorHAnsi"/>
                <w:sz w:val="22"/>
                <w:szCs w:val="22"/>
                <w:lang w:val="en-US" w:eastAsia="en-CA"/>
              </w:rPr>
              <w:t>CS 20170410:</w:t>
            </w:r>
          </w:p>
          <w:p w14:paraId="525A1660"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To be reviewed on April 12</w:t>
            </w:r>
            <w:r w:rsidRPr="00D13AC1">
              <w:rPr>
                <w:rFonts w:asciiTheme="minorHAnsi" w:hAnsiTheme="minorHAnsi"/>
                <w:sz w:val="22"/>
                <w:szCs w:val="22"/>
                <w:vertAlign w:val="superscript"/>
                <w:lang w:val="en-US" w:eastAsia="en-CA"/>
              </w:rPr>
              <w:t>th</w:t>
            </w:r>
            <w:r>
              <w:rPr>
                <w:rFonts w:asciiTheme="minorHAnsi" w:hAnsiTheme="minorHAnsi"/>
                <w:sz w:val="22"/>
                <w:szCs w:val="22"/>
                <w:lang w:val="en-US" w:eastAsia="en-CA"/>
              </w:rPr>
              <w:t>.</w:t>
            </w:r>
          </w:p>
          <w:p w14:paraId="651942F4" w14:textId="77777777" w:rsidR="00A7280D" w:rsidRPr="00D13AC1"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To be signed-off as part of WS #4.</w:t>
            </w:r>
          </w:p>
          <w:p w14:paraId="152A81EE" w14:textId="77777777" w:rsidR="00A7280D" w:rsidRPr="00D13AC1" w:rsidRDefault="00A7280D" w:rsidP="00D13AC1">
            <w:pPr>
              <w:pStyle w:val="ListParagraph"/>
              <w:rPr>
                <w:rFonts w:asciiTheme="minorHAnsi" w:hAnsiTheme="minorHAnsi"/>
                <w:sz w:val="22"/>
                <w:szCs w:val="22"/>
                <w:lang w:val="en-US" w:eastAsia="en-CA"/>
              </w:rPr>
            </w:pPr>
          </w:p>
          <w:p w14:paraId="1AC74188" w14:textId="77777777" w:rsidR="00A7280D" w:rsidRDefault="00A7280D" w:rsidP="00560A1F">
            <w:pPr>
              <w:ind w:left="0"/>
              <w:rPr>
                <w:rFonts w:asciiTheme="minorHAnsi" w:hAnsiTheme="minorHAnsi"/>
                <w:sz w:val="22"/>
                <w:szCs w:val="22"/>
                <w:lang w:val="en-US" w:eastAsia="en-CA"/>
              </w:rPr>
            </w:pPr>
            <w:r>
              <w:rPr>
                <w:rFonts w:asciiTheme="minorHAnsi" w:hAnsiTheme="minorHAnsi"/>
                <w:sz w:val="22"/>
                <w:szCs w:val="22"/>
                <w:lang w:val="en-US" w:eastAsia="en-CA"/>
              </w:rPr>
              <w:t xml:space="preserve">AD 20170407: </w:t>
            </w:r>
          </w:p>
          <w:p w14:paraId="6929CF7A" w14:textId="77777777" w:rsidR="00A7280D"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What would happen if this val triggered bc the enrolment date was +31 days, and then if ER comes back next day (+30 days) and does NOT change enrolment date or any data, and revalidates this enrolment data, would this val go away.  How, will that work based on the “dirty data” rules used by the System to determine when to retrigger validations?</w:t>
            </w:r>
          </w:p>
          <w:p w14:paraId="040969B2" w14:textId="77777777" w:rsidR="00A7280D" w:rsidRDefault="00A7280D" w:rsidP="00001132">
            <w:pPr>
              <w:pStyle w:val="ListParagraph"/>
              <w:rPr>
                <w:rFonts w:asciiTheme="minorHAnsi" w:hAnsiTheme="minorHAnsi"/>
                <w:sz w:val="22"/>
                <w:szCs w:val="22"/>
                <w:lang w:val="en-US" w:eastAsia="en-CA"/>
              </w:rPr>
            </w:pPr>
          </w:p>
          <w:p w14:paraId="78287421" w14:textId="77777777" w:rsidR="00A7280D" w:rsidRPr="006100CE" w:rsidRDefault="00A7280D" w:rsidP="006F41E6">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MS 20170224: Right now the 30 days </w:t>
            </w:r>
            <w:r w:rsidRPr="00E627F6">
              <w:rPr>
                <w:rFonts w:asciiTheme="minorHAnsi" w:hAnsiTheme="minorHAnsi"/>
                <w:sz w:val="22"/>
                <w:szCs w:val="22"/>
                <w:lang w:eastAsia="en-CA"/>
              </w:rPr>
              <w:t xml:space="preserve">[NN] </w:t>
            </w:r>
            <w:r>
              <w:rPr>
                <w:rFonts w:asciiTheme="minorHAnsi" w:hAnsiTheme="minorHAnsi"/>
                <w:sz w:val="22"/>
                <w:szCs w:val="22"/>
                <w:lang w:eastAsia="en-CA"/>
              </w:rPr>
              <w:t>is not configurable.  Should this need to be modified a request will need to be made to a programmer.</w:t>
            </w:r>
          </w:p>
        </w:tc>
      </w:tr>
    </w:tbl>
    <w:p w14:paraId="595CC508" w14:textId="77777777" w:rsidR="00FA043A" w:rsidRDefault="00FA043A">
      <w:pPr>
        <w:spacing w:before="0" w:after="0" w:line="240" w:lineRule="auto"/>
        <w:ind w:left="0"/>
      </w:pPr>
    </w:p>
    <w:p w14:paraId="56FFB725" w14:textId="77777777" w:rsidR="00FA043A" w:rsidRDefault="00FA043A" w:rsidP="00FA043A">
      <w:r>
        <w:br w:type="page"/>
      </w:r>
    </w:p>
    <w:p w14:paraId="2B21EE38" w14:textId="77777777" w:rsidR="002358D2" w:rsidRPr="006B06A8" w:rsidRDefault="002358D2" w:rsidP="002358D2">
      <w:pPr>
        <w:pStyle w:val="Heading3"/>
      </w:pPr>
      <w:r w:rsidRPr="006B06A8">
        <w:t>Validation –</w:t>
      </w:r>
      <w:r>
        <w:t xml:space="preserve"> </w:t>
      </w:r>
      <w:r w:rsidR="00F05D95" w:rsidRPr="005F68DE">
        <w:t>E</w:t>
      </w:r>
      <w:r w:rsidRPr="005F68DE">
        <w:t xml:space="preserve">nrolment </w:t>
      </w:r>
      <w:r w:rsidR="00F05D95" w:rsidRPr="005F68DE">
        <w:t>Date Payment I</w:t>
      </w:r>
      <w:r w:rsidRPr="005F68DE">
        <w:t>nstruction</w:t>
      </w:r>
    </w:p>
    <w:p w14:paraId="4FBCA3C6" w14:textId="77777777" w:rsidR="002358D2" w:rsidRPr="006B06A8" w:rsidRDefault="002358D2"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358D2" w14:paraId="3615DC1D"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E3BD12" w14:textId="77777777" w:rsidR="002358D2" w:rsidRDefault="002358D2"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5D922B9" w14:textId="7C5EB1C6" w:rsidR="002358D2" w:rsidRPr="00AF4250" w:rsidRDefault="002358D2" w:rsidP="007A0044">
            <w:pPr>
              <w:pStyle w:val="Heading1"/>
              <w:rPr>
                <w:lang w:val="en-US"/>
              </w:rPr>
            </w:pPr>
            <w:bookmarkStart w:id="571" w:name="_Toc479243670"/>
            <w:bookmarkStart w:id="572" w:name="_Toc43372898"/>
            <w:r w:rsidRPr="005F68DE">
              <w:rPr>
                <w:lang w:val="en-US"/>
              </w:rPr>
              <w:t>B15</w:t>
            </w:r>
            <w:r w:rsidR="00236693" w:rsidRPr="005F68DE">
              <w:rPr>
                <w:lang w:val="en-US"/>
              </w:rPr>
              <w:t>1</w:t>
            </w:r>
            <w:r w:rsidRPr="005F68DE">
              <w:rPr>
                <w:lang w:val="en-US"/>
              </w:rPr>
              <w:t>_E</w:t>
            </w:r>
            <w:r w:rsidR="00602C1C">
              <w:rPr>
                <w:lang w:val="en-US"/>
              </w:rPr>
              <w:t>nrolment</w:t>
            </w:r>
            <w:r w:rsidRPr="005F68DE">
              <w:rPr>
                <w:lang w:val="en-US"/>
              </w:rPr>
              <w:t>DatePaymentInstruction</w:t>
            </w:r>
            <w:bookmarkEnd w:id="571"/>
            <w:bookmarkEnd w:id="572"/>
          </w:p>
        </w:tc>
      </w:tr>
      <w:tr w:rsidR="00A7280D" w14:paraId="0D516F1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FAA1441"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AD80C02" w14:textId="55349700" w:rsidR="00A7280D" w:rsidRDefault="007F0E4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2523</w:t>
            </w:r>
          </w:p>
        </w:tc>
      </w:tr>
      <w:tr w:rsidR="0081139B" w14:paraId="2FA6CAF0"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D2E7E7" w14:textId="2CC41DE6" w:rsidR="0081139B" w:rsidRDefault="0081139B"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B17806D" w14:textId="7ABBC9AE" w:rsidR="0081139B" w:rsidRDefault="0081139B"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56C79BB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1F67FA"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7E49226" w14:textId="77777777" w:rsidR="00A7280D" w:rsidRDefault="0047172E"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47172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13207040"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2AD8223"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5665D92" w14:textId="77777777" w:rsidR="00A7280D" w:rsidRPr="00CC320A" w:rsidRDefault="00A7280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Enrolments</w:t>
            </w:r>
          </w:p>
        </w:tc>
      </w:tr>
      <w:tr w:rsidR="00A7280D" w14:paraId="7B3081DE"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7F024B"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987D62E" w14:textId="77777777" w:rsidR="00A7280D" w:rsidRDefault="00A7280D"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Warning </w:t>
            </w:r>
          </w:p>
        </w:tc>
      </w:tr>
      <w:tr w:rsidR="00A7280D" w14:paraId="4DD1F09F"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EF315B7"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E94CEE5" w14:textId="77777777" w:rsidR="00A7280D" w:rsidRPr="00B464B9" w:rsidRDefault="00A7280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6099206B"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08DDE7"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135AE1A"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364E45A" w14:textId="77777777" w:rsidR="00A7280D" w:rsidRPr="00C301FC" w:rsidRDefault="00A7280D" w:rsidP="00DE0D03">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i</w:t>
            </w:r>
            <w:r w:rsidRPr="00AF4250">
              <w:rPr>
                <w:rFonts w:asciiTheme="minorHAnsi" w:hAnsiTheme="minorHAnsi"/>
                <w:sz w:val="22"/>
                <w:szCs w:val="22"/>
                <w:lang w:eastAsia="en-CA"/>
              </w:rPr>
              <w:t xml:space="preserve">f </w:t>
            </w:r>
            <w:r w:rsidRPr="00B47AF4">
              <w:rPr>
                <w:rFonts w:asciiTheme="minorHAnsi" w:hAnsiTheme="minorHAnsi"/>
                <w:sz w:val="22"/>
                <w:szCs w:val="22"/>
                <w:lang w:eastAsia="en-CA"/>
              </w:rPr>
              <w:t>the member has an "Active" payment instruction and the Employer enrolls the member</w:t>
            </w:r>
            <w:r>
              <w:rPr>
                <w:rFonts w:asciiTheme="minorHAnsi" w:hAnsiTheme="minorHAnsi"/>
                <w:sz w:val="22"/>
                <w:szCs w:val="22"/>
                <w:lang w:eastAsia="en-CA"/>
              </w:rPr>
              <w:t>.</w:t>
            </w:r>
          </w:p>
        </w:tc>
      </w:tr>
      <w:tr w:rsidR="00A7280D" w:rsidRPr="009151F9" w14:paraId="3503A187"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D7D8CE6"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4934034" w14:textId="77777777" w:rsidR="00A7280D" w:rsidRDefault="00A7280D" w:rsidP="00DE0D03">
            <w:pPr>
              <w:ind w:left="0"/>
              <w:rPr>
                <w:rFonts w:asciiTheme="minorHAnsi" w:hAnsiTheme="minorHAnsi"/>
                <w:sz w:val="22"/>
                <w:szCs w:val="22"/>
                <w:lang w:eastAsia="en-CA"/>
              </w:rPr>
            </w:pPr>
            <w:r>
              <w:rPr>
                <w:rFonts w:asciiTheme="minorHAnsi" w:hAnsiTheme="minorHAnsi"/>
                <w:sz w:val="22"/>
                <w:szCs w:val="22"/>
                <w:lang w:eastAsia="en-CA"/>
              </w:rPr>
              <w:t>Trigger Warning if:</w:t>
            </w:r>
          </w:p>
          <w:p w14:paraId="2012CD0E" w14:textId="77777777" w:rsidR="00A7280D" w:rsidRDefault="00A7280D" w:rsidP="00AE5776">
            <w:pPr>
              <w:ind w:left="720"/>
              <w:rPr>
                <w:rFonts w:asciiTheme="minorHAnsi" w:hAnsiTheme="minorHAnsi"/>
                <w:sz w:val="22"/>
                <w:szCs w:val="22"/>
                <w:lang w:eastAsia="en-CA"/>
              </w:rPr>
            </w:pPr>
            <w:r>
              <w:rPr>
                <w:rFonts w:asciiTheme="minorHAnsi" w:hAnsiTheme="minorHAnsi"/>
                <w:sz w:val="22"/>
                <w:szCs w:val="22"/>
                <w:lang w:eastAsia="en-CA"/>
              </w:rPr>
              <w:t>File.SIN = Ariel.SIN</w:t>
            </w:r>
          </w:p>
          <w:p w14:paraId="0C51547A" w14:textId="77777777" w:rsidR="00A7280D" w:rsidRDefault="00A7280D" w:rsidP="00AE5776">
            <w:pPr>
              <w:ind w:left="720"/>
              <w:rPr>
                <w:rFonts w:asciiTheme="minorHAnsi" w:hAnsiTheme="minorHAnsi"/>
                <w:sz w:val="22"/>
                <w:szCs w:val="22"/>
                <w:lang w:eastAsia="en-CA"/>
              </w:rPr>
            </w:pPr>
            <w:r>
              <w:rPr>
                <w:rFonts w:asciiTheme="minorHAnsi" w:hAnsiTheme="minorHAnsi"/>
                <w:sz w:val="22"/>
                <w:szCs w:val="22"/>
                <w:lang w:eastAsia="en-CA"/>
              </w:rPr>
              <w:t>and</w:t>
            </w:r>
          </w:p>
          <w:p w14:paraId="27227D40" w14:textId="77777777" w:rsidR="00A7280D" w:rsidRDefault="00A7280D" w:rsidP="00AE5776">
            <w:pPr>
              <w:ind w:left="720"/>
              <w:rPr>
                <w:rFonts w:asciiTheme="minorHAnsi" w:hAnsiTheme="minorHAnsi"/>
                <w:sz w:val="22"/>
                <w:szCs w:val="22"/>
                <w:lang w:eastAsia="en-CA"/>
              </w:rPr>
            </w:pPr>
            <w:r w:rsidRPr="005F68DE">
              <w:rPr>
                <w:rFonts w:asciiTheme="minorHAnsi" w:hAnsiTheme="minorHAnsi"/>
                <w:sz w:val="22"/>
                <w:szCs w:val="22"/>
                <w:lang w:eastAsia="en-CA"/>
              </w:rPr>
              <w:t>Ariel.MembershipStatus=</w:t>
            </w:r>
            <w:r>
              <w:rPr>
                <w:rFonts w:asciiTheme="minorHAnsi" w:hAnsiTheme="minorHAnsi"/>
                <w:sz w:val="22"/>
                <w:szCs w:val="22"/>
                <w:lang w:eastAsia="en-CA"/>
              </w:rPr>
              <w:t xml:space="preserve"> </w:t>
            </w:r>
            <w:r w:rsidRPr="005F68DE">
              <w:rPr>
                <w:rFonts w:asciiTheme="minorHAnsi" w:hAnsiTheme="minorHAnsi"/>
                <w:sz w:val="22"/>
                <w:szCs w:val="22"/>
                <w:lang w:eastAsia="en-CA"/>
              </w:rPr>
              <w:t>P</w:t>
            </w:r>
            <w:r>
              <w:rPr>
                <w:rFonts w:asciiTheme="minorHAnsi" w:hAnsiTheme="minorHAnsi"/>
                <w:sz w:val="22"/>
                <w:szCs w:val="22"/>
                <w:lang w:eastAsia="en-CA"/>
              </w:rPr>
              <w:t xml:space="preserve"> or D-NCT</w:t>
            </w:r>
            <w:r w:rsidR="001273ED">
              <w:rPr>
                <w:rFonts w:asciiTheme="minorHAnsi" w:hAnsiTheme="minorHAnsi"/>
                <w:sz w:val="22"/>
                <w:szCs w:val="22"/>
                <w:lang w:eastAsia="en-CA"/>
              </w:rPr>
              <w:t xml:space="preserve"> </w:t>
            </w:r>
          </w:p>
          <w:p w14:paraId="4EEF542A" w14:textId="4E7CAA38" w:rsidR="001273ED" w:rsidRDefault="001273ED" w:rsidP="00AE5776">
            <w:pPr>
              <w:ind w:left="720"/>
              <w:rPr>
                <w:rFonts w:asciiTheme="minorHAnsi" w:hAnsiTheme="minorHAnsi"/>
                <w:sz w:val="22"/>
                <w:szCs w:val="22"/>
                <w:lang w:eastAsia="en-CA"/>
              </w:rPr>
            </w:pPr>
            <w:r>
              <w:rPr>
                <w:rFonts w:asciiTheme="minorHAnsi" w:hAnsiTheme="minorHAnsi"/>
                <w:sz w:val="22"/>
                <w:szCs w:val="22"/>
                <w:lang w:eastAsia="en-CA"/>
              </w:rPr>
              <w:t>and</w:t>
            </w:r>
          </w:p>
          <w:p w14:paraId="269FFED8" w14:textId="1F9C6C31" w:rsidR="001273ED" w:rsidRDefault="001273ED" w:rsidP="00AE5776">
            <w:pPr>
              <w:ind w:left="720"/>
              <w:rPr>
                <w:rFonts w:asciiTheme="minorHAnsi" w:hAnsiTheme="minorHAnsi"/>
                <w:sz w:val="22"/>
                <w:szCs w:val="22"/>
                <w:lang w:eastAsia="en-CA"/>
              </w:rPr>
            </w:pPr>
            <w:r>
              <w:rPr>
                <w:rFonts w:asciiTheme="minorHAnsi" w:hAnsiTheme="minorHAnsi"/>
                <w:sz w:val="22"/>
                <w:szCs w:val="22"/>
                <w:lang w:eastAsia="en-CA"/>
              </w:rPr>
              <w:t>Ariel.TerminationCode = RET</w:t>
            </w:r>
          </w:p>
          <w:p w14:paraId="5932F56B" w14:textId="36BE60E0" w:rsidR="00A7280D" w:rsidRPr="00AE5776" w:rsidRDefault="00A7280D" w:rsidP="00AE5776">
            <w:pPr>
              <w:pStyle w:val="ListParagraph"/>
              <w:rPr>
                <w:rFonts w:asciiTheme="minorHAnsi" w:hAnsiTheme="minorHAnsi"/>
                <w:sz w:val="22"/>
                <w:szCs w:val="22"/>
                <w:lang w:eastAsia="en-CA"/>
              </w:rPr>
            </w:pPr>
            <w:r>
              <w:rPr>
                <w:rFonts w:asciiTheme="minorHAnsi" w:hAnsiTheme="minorHAnsi"/>
                <w:sz w:val="22"/>
                <w:szCs w:val="22"/>
                <w:lang w:eastAsia="en-CA"/>
              </w:rPr>
              <w:t>Note: See rehire scenario</w:t>
            </w:r>
            <w:r w:rsidR="001273ED">
              <w:rPr>
                <w:rFonts w:asciiTheme="minorHAnsi" w:hAnsiTheme="minorHAnsi"/>
                <w:sz w:val="22"/>
                <w:szCs w:val="22"/>
                <w:lang w:eastAsia="en-CA"/>
              </w:rPr>
              <w:t>’s</w:t>
            </w:r>
            <w:r>
              <w:rPr>
                <w:rFonts w:asciiTheme="minorHAnsi" w:hAnsiTheme="minorHAnsi"/>
                <w:sz w:val="22"/>
                <w:szCs w:val="22"/>
                <w:lang w:eastAsia="en-CA"/>
              </w:rPr>
              <w:t xml:space="preserve"> in Enrolments Ch 7, tab Special Cases</w:t>
            </w:r>
          </w:p>
          <w:p w14:paraId="12FDFDF0" w14:textId="77777777" w:rsidR="00A7280D" w:rsidRPr="00411EBD" w:rsidRDefault="00A7280D" w:rsidP="00BC03E7">
            <w:pPr>
              <w:ind w:left="1440"/>
              <w:rPr>
                <w:rFonts w:asciiTheme="minorHAnsi" w:hAnsiTheme="minorHAnsi"/>
                <w:sz w:val="22"/>
                <w:szCs w:val="22"/>
                <w:lang w:eastAsia="en-CA"/>
              </w:rPr>
            </w:pPr>
          </w:p>
        </w:tc>
      </w:tr>
      <w:tr w:rsidR="00A7280D" w:rsidRPr="00A61AB1" w14:paraId="39DFE36F"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7587A81" w14:textId="63005A7E"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860851F" w14:textId="77777777" w:rsidR="00A7280D" w:rsidRPr="00236693" w:rsidRDefault="00A7280D" w:rsidP="00DE0D03">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A7280D" w:rsidRPr="00A61AB1" w14:paraId="6277706C"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D24E5C0"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B8EDB14" w14:textId="3B7FF5C2" w:rsidR="00A7280D" w:rsidRPr="00A72B28" w:rsidRDefault="00213952" w:rsidP="001273ED">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The retirement process for this member has started or already been completed</w:t>
            </w:r>
            <w:r w:rsidR="00A7280D" w:rsidRPr="00236693">
              <w:rPr>
                <w:rFonts w:asciiTheme="minorHAnsi" w:hAnsiTheme="minorHAnsi"/>
                <w:color w:val="000000"/>
                <w:sz w:val="22"/>
                <w:szCs w:val="22"/>
                <w:lang w:val="en-CA"/>
              </w:rPr>
              <w:t xml:space="preserve">. If </w:t>
            </w:r>
            <w:r>
              <w:rPr>
                <w:rFonts w:asciiTheme="minorHAnsi" w:hAnsiTheme="minorHAnsi"/>
                <w:color w:val="000000"/>
                <w:sz w:val="22"/>
                <w:szCs w:val="22"/>
                <w:lang w:val="en-CA"/>
              </w:rPr>
              <w:t>you continue with this enrolment</w:t>
            </w:r>
            <w:r w:rsidR="00A7280D" w:rsidRPr="00236693">
              <w:rPr>
                <w:rFonts w:asciiTheme="minorHAnsi" w:hAnsiTheme="minorHAnsi"/>
                <w:color w:val="000000"/>
                <w:sz w:val="22"/>
                <w:szCs w:val="22"/>
                <w:lang w:val="en-CA"/>
              </w:rPr>
              <w:t xml:space="preserve"> </w:t>
            </w:r>
            <w:r w:rsidR="001273ED">
              <w:rPr>
                <w:rFonts w:asciiTheme="minorHAnsi" w:hAnsiTheme="minorHAnsi"/>
                <w:color w:val="000000"/>
                <w:sz w:val="22"/>
                <w:szCs w:val="22"/>
                <w:lang w:val="en-CA"/>
              </w:rPr>
              <w:t>and the</w:t>
            </w:r>
            <w:r w:rsidR="00A7280D" w:rsidRPr="00236693">
              <w:rPr>
                <w:rFonts w:asciiTheme="minorHAnsi" w:hAnsiTheme="minorHAnsi"/>
                <w:color w:val="000000"/>
                <w:sz w:val="22"/>
                <w:szCs w:val="22"/>
                <w:lang w:val="en-CA"/>
              </w:rPr>
              <w:t xml:space="preserve"> monthly pension </w:t>
            </w:r>
            <w:r w:rsidR="001273ED">
              <w:rPr>
                <w:rFonts w:asciiTheme="minorHAnsi" w:hAnsiTheme="minorHAnsi"/>
                <w:color w:val="000000"/>
                <w:sz w:val="22"/>
                <w:szCs w:val="22"/>
                <w:lang w:val="en-CA"/>
              </w:rPr>
              <w:t xml:space="preserve">has commenced it </w:t>
            </w:r>
            <w:r w:rsidR="00A7280D" w:rsidRPr="00236693">
              <w:rPr>
                <w:rFonts w:asciiTheme="minorHAnsi" w:hAnsiTheme="minorHAnsi"/>
                <w:color w:val="000000"/>
                <w:sz w:val="22"/>
                <w:szCs w:val="22"/>
                <w:lang w:val="en-CA"/>
              </w:rPr>
              <w:t xml:space="preserve">will be suspended. </w:t>
            </w:r>
            <w:r>
              <w:rPr>
                <w:rFonts w:asciiTheme="minorHAnsi" w:hAnsiTheme="minorHAnsi"/>
                <w:color w:val="000000"/>
                <w:sz w:val="22"/>
                <w:szCs w:val="22"/>
                <w:lang w:val="en-CA"/>
              </w:rPr>
              <w:t>T</w:t>
            </w:r>
            <w:r w:rsidR="00A7280D" w:rsidRPr="00236693">
              <w:rPr>
                <w:rFonts w:asciiTheme="minorHAnsi" w:hAnsiTheme="minorHAnsi"/>
                <w:color w:val="000000"/>
                <w:sz w:val="22"/>
                <w:szCs w:val="22"/>
                <w:lang w:val="en-CA"/>
              </w:rPr>
              <w:t xml:space="preserve">o proceed with the enrolment, please </w:t>
            </w:r>
            <w:r w:rsidR="00794067">
              <w:rPr>
                <w:rFonts w:asciiTheme="minorHAnsi" w:hAnsiTheme="minorHAnsi"/>
                <w:color w:val="000000"/>
                <w:sz w:val="22"/>
                <w:szCs w:val="22"/>
                <w:lang w:val="en-CA"/>
              </w:rPr>
              <w:t>provide a valid Override</w:t>
            </w:r>
            <w:r w:rsidR="00A7280D" w:rsidRPr="00236693">
              <w:rPr>
                <w:rFonts w:asciiTheme="minorHAnsi" w:hAnsiTheme="minorHAnsi"/>
                <w:color w:val="000000"/>
                <w:sz w:val="22"/>
                <w:szCs w:val="22"/>
                <w:lang w:val="en-CA"/>
              </w:rPr>
              <w:t xml:space="preserve"> reason.</w:t>
            </w:r>
          </w:p>
        </w:tc>
      </w:tr>
      <w:tr w:rsidR="00A7280D" w:rsidRPr="00A61AB1" w14:paraId="0DE92C1C"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B20B747"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123E2AD"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8BBF66A" w14:textId="435B15C8" w:rsidR="00A7280D" w:rsidRPr="00B464B9" w:rsidRDefault="001273ED" w:rsidP="001273ED">
            <w:pPr>
              <w:spacing w:before="60" w:after="60"/>
              <w:ind w:left="0"/>
              <w:rPr>
                <w:rFonts w:asciiTheme="minorHAnsi" w:hAnsiTheme="minorHAnsi"/>
                <w:sz w:val="22"/>
                <w:szCs w:val="22"/>
                <w:lang w:eastAsia="en-CA"/>
              </w:rPr>
            </w:pPr>
            <w:r>
              <w:rPr>
                <w:rFonts w:asciiTheme="minorHAnsi" w:hAnsiTheme="minorHAnsi"/>
                <w:sz w:val="22"/>
                <w:szCs w:val="22"/>
              </w:rPr>
              <w:t>The retirement process for this member has started or already been completed</w:t>
            </w:r>
            <w:r w:rsidRPr="00236693">
              <w:rPr>
                <w:rFonts w:asciiTheme="minorHAnsi" w:hAnsiTheme="minorHAnsi"/>
                <w:sz w:val="22"/>
                <w:szCs w:val="22"/>
              </w:rPr>
              <w:t xml:space="preserve">. If </w:t>
            </w:r>
            <w:r>
              <w:rPr>
                <w:rFonts w:asciiTheme="minorHAnsi" w:hAnsiTheme="minorHAnsi"/>
                <w:sz w:val="22"/>
                <w:szCs w:val="22"/>
              </w:rPr>
              <w:t>you continue with this enrolment</w:t>
            </w:r>
            <w:r w:rsidRPr="00236693">
              <w:rPr>
                <w:rFonts w:asciiTheme="minorHAnsi" w:hAnsiTheme="minorHAnsi"/>
                <w:sz w:val="22"/>
                <w:szCs w:val="22"/>
              </w:rPr>
              <w:t xml:space="preserve"> </w:t>
            </w:r>
            <w:r>
              <w:rPr>
                <w:rFonts w:asciiTheme="minorHAnsi" w:hAnsiTheme="minorHAnsi"/>
                <w:sz w:val="22"/>
                <w:szCs w:val="22"/>
              </w:rPr>
              <w:t>and the</w:t>
            </w:r>
            <w:r w:rsidRPr="00236693">
              <w:rPr>
                <w:rFonts w:asciiTheme="minorHAnsi" w:hAnsiTheme="minorHAnsi"/>
                <w:sz w:val="22"/>
                <w:szCs w:val="22"/>
              </w:rPr>
              <w:t xml:space="preserve"> monthly pension </w:t>
            </w:r>
            <w:r>
              <w:rPr>
                <w:rFonts w:asciiTheme="minorHAnsi" w:hAnsiTheme="minorHAnsi"/>
                <w:sz w:val="22"/>
                <w:szCs w:val="22"/>
              </w:rPr>
              <w:t xml:space="preserve">has commenced it </w:t>
            </w:r>
            <w:r w:rsidRPr="00236693">
              <w:rPr>
                <w:rFonts w:asciiTheme="minorHAnsi" w:hAnsiTheme="minorHAnsi"/>
                <w:sz w:val="22"/>
                <w:szCs w:val="22"/>
              </w:rPr>
              <w:t xml:space="preserve">will be suspended. </w:t>
            </w:r>
            <w:r>
              <w:rPr>
                <w:rFonts w:asciiTheme="minorHAnsi" w:hAnsiTheme="minorHAnsi"/>
                <w:sz w:val="22"/>
                <w:szCs w:val="22"/>
              </w:rPr>
              <w:t>T</w:t>
            </w:r>
            <w:r w:rsidRPr="00236693">
              <w:rPr>
                <w:rFonts w:asciiTheme="minorHAnsi" w:hAnsiTheme="minorHAnsi"/>
                <w:sz w:val="22"/>
                <w:szCs w:val="22"/>
              </w:rPr>
              <w:t xml:space="preserve">o proceed with the enrolment, please </w:t>
            </w:r>
            <w:r>
              <w:rPr>
                <w:rFonts w:asciiTheme="minorHAnsi" w:hAnsiTheme="minorHAnsi"/>
                <w:sz w:val="22"/>
                <w:szCs w:val="22"/>
              </w:rPr>
              <w:t>provide a valid Override</w:t>
            </w:r>
            <w:r w:rsidRPr="00236693">
              <w:rPr>
                <w:rFonts w:asciiTheme="minorHAnsi" w:hAnsiTheme="minorHAnsi"/>
                <w:sz w:val="22"/>
                <w:szCs w:val="22"/>
              </w:rPr>
              <w:t xml:space="preserve"> reason.</w:t>
            </w:r>
          </w:p>
        </w:tc>
      </w:tr>
      <w:tr w:rsidR="00A7280D" w:rsidRPr="0085712F" w14:paraId="29518765"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54DDB5B" w14:textId="77777777" w:rsidR="00A7280D" w:rsidRPr="0085712F" w:rsidRDefault="00A7280D" w:rsidP="00DE0D03">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6E4F9D7" w14:textId="77777777" w:rsidR="00A7280D" w:rsidRPr="007112C8" w:rsidRDefault="00A7280D" w:rsidP="0056426D">
            <w:pPr>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7B71CF8A"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C402D0"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5ACA639" w14:textId="77777777" w:rsidR="00A7280D" w:rsidRPr="006100CE" w:rsidRDefault="00A7280D" w:rsidP="00DE0D03">
            <w:pPr>
              <w:spacing w:before="60" w:after="60" w:line="240" w:lineRule="auto"/>
              <w:ind w:left="0"/>
              <w:rPr>
                <w:rFonts w:asciiTheme="minorHAnsi" w:hAnsiTheme="minorHAnsi"/>
                <w:sz w:val="22"/>
                <w:szCs w:val="22"/>
                <w:lang w:eastAsia="en-CA"/>
              </w:rPr>
            </w:pPr>
            <w:r w:rsidRPr="00562685">
              <w:rPr>
                <w:rFonts w:asciiTheme="minorHAnsi" w:hAnsiTheme="minorHAnsi"/>
                <w:sz w:val="22"/>
                <w:szCs w:val="22"/>
                <w:lang w:eastAsia="en-CA"/>
              </w:rPr>
              <w:t>Yes, the member wishes to re-enroll.</w:t>
            </w:r>
          </w:p>
        </w:tc>
      </w:tr>
      <w:tr w:rsidR="00A7280D" w:rsidRPr="0085712F" w14:paraId="25340A7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33E4A1"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9D6EC4C" w14:textId="77777777" w:rsidR="00A7280D" w:rsidRPr="006100CE" w:rsidRDefault="00A7280D" w:rsidP="00DE0D03">
            <w:pPr>
              <w:spacing w:before="60" w:after="60" w:line="240" w:lineRule="auto"/>
              <w:ind w:left="0"/>
              <w:rPr>
                <w:rFonts w:asciiTheme="minorHAnsi" w:hAnsiTheme="minorHAnsi"/>
                <w:sz w:val="22"/>
                <w:szCs w:val="22"/>
                <w:lang w:eastAsia="en-CA"/>
              </w:rPr>
            </w:pPr>
          </w:p>
        </w:tc>
      </w:tr>
      <w:tr w:rsidR="00A7280D" w:rsidRPr="00BD7C56" w14:paraId="2CC61F43"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820517"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F0A345A"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54AB770" w14:textId="77777777" w:rsidR="00FC0FD1" w:rsidRDefault="00FC0FD1" w:rsidP="00807459">
            <w:pPr>
              <w:ind w:left="0"/>
              <w:rPr>
                <w:rFonts w:asciiTheme="minorHAnsi" w:hAnsiTheme="minorHAnsi"/>
                <w:sz w:val="22"/>
                <w:szCs w:val="22"/>
                <w:lang w:val="en-US" w:eastAsia="en-CA"/>
              </w:rPr>
            </w:pPr>
            <w:r>
              <w:rPr>
                <w:rFonts w:asciiTheme="minorHAnsi" w:hAnsiTheme="minorHAnsi"/>
                <w:sz w:val="22"/>
                <w:szCs w:val="22"/>
                <w:lang w:val="en-US" w:eastAsia="en-CA"/>
              </w:rPr>
              <w:t>CS 20170424:</w:t>
            </w:r>
          </w:p>
          <w:p w14:paraId="14D77F28" w14:textId="023DDAAC" w:rsidR="00FC0FD1" w:rsidRDefault="00FC0FD1" w:rsidP="003410B0">
            <w:pPr>
              <w:pStyle w:val="ListParagraph"/>
              <w:numPr>
                <w:ilvl w:val="0"/>
                <w:numId w:val="8"/>
              </w:numPr>
              <w:rPr>
                <w:rFonts w:asciiTheme="minorHAnsi" w:hAnsiTheme="minorHAnsi"/>
                <w:sz w:val="22"/>
                <w:szCs w:val="22"/>
                <w:lang w:val="en-US" w:eastAsia="en-CA"/>
              </w:rPr>
            </w:pPr>
            <w:r w:rsidRPr="001273ED">
              <w:rPr>
                <w:rFonts w:asciiTheme="minorHAnsi" w:hAnsiTheme="minorHAnsi"/>
                <w:sz w:val="22"/>
                <w:szCs w:val="22"/>
                <w:lang w:val="en-US" w:eastAsia="en-CA"/>
              </w:rPr>
              <w:t xml:space="preserve">For items </w:t>
            </w:r>
            <w:r w:rsidR="001273ED" w:rsidRPr="001273ED">
              <w:rPr>
                <w:rFonts w:asciiTheme="minorHAnsi" w:hAnsiTheme="minorHAnsi"/>
                <w:sz w:val="22"/>
                <w:szCs w:val="22"/>
                <w:lang w:val="en-US" w:eastAsia="en-CA"/>
              </w:rPr>
              <w:t>1, 2 and 3</w:t>
            </w:r>
            <w:r w:rsidRPr="001273ED">
              <w:rPr>
                <w:rFonts w:asciiTheme="minorHAnsi" w:hAnsiTheme="minorHAnsi"/>
                <w:sz w:val="22"/>
                <w:szCs w:val="22"/>
                <w:lang w:val="en-US" w:eastAsia="en-CA"/>
              </w:rPr>
              <w:t xml:space="preserve"> below</w:t>
            </w:r>
            <w:r w:rsidR="001273ED" w:rsidRPr="001273ED">
              <w:rPr>
                <w:rFonts w:asciiTheme="minorHAnsi" w:hAnsiTheme="minorHAnsi"/>
                <w:sz w:val="22"/>
                <w:szCs w:val="22"/>
                <w:lang w:val="en-US" w:eastAsia="en-CA"/>
              </w:rPr>
              <w:t>,</w:t>
            </w:r>
            <w:r w:rsidRPr="001273ED">
              <w:rPr>
                <w:rFonts w:asciiTheme="minorHAnsi" w:hAnsiTheme="minorHAnsi"/>
                <w:sz w:val="22"/>
                <w:szCs w:val="22"/>
                <w:lang w:val="en-US" w:eastAsia="en-CA"/>
              </w:rPr>
              <w:t xml:space="preserve"> it is a manual process to suspend the pension payment and member needs to be communicated with. </w:t>
            </w:r>
            <w:r w:rsidR="001273ED" w:rsidRPr="001273ED">
              <w:rPr>
                <w:rFonts w:asciiTheme="minorHAnsi" w:hAnsiTheme="minorHAnsi"/>
                <w:sz w:val="22"/>
                <w:szCs w:val="22"/>
                <w:lang w:val="en-US" w:eastAsia="en-CA"/>
              </w:rPr>
              <w:t xml:space="preserve"> For pensioner or D-NCt re-enroling it stops at stage 2. Any CRM user (with access to that queue) can pick-up enrolment case and work on it. It is the user actions that are different (it’s all manual for the D-NCT).</w:t>
            </w:r>
          </w:p>
          <w:p w14:paraId="185F6E2E" w14:textId="201289FE" w:rsidR="001273ED" w:rsidRPr="001273ED" w:rsidRDefault="001273E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Ready for sign-off.</w:t>
            </w:r>
          </w:p>
          <w:p w14:paraId="158710E1" w14:textId="77777777" w:rsidR="00DF0295" w:rsidRDefault="00DF0295" w:rsidP="00807459">
            <w:pPr>
              <w:ind w:left="0"/>
              <w:rPr>
                <w:rFonts w:asciiTheme="minorHAnsi" w:hAnsiTheme="minorHAnsi"/>
                <w:sz w:val="22"/>
                <w:szCs w:val="22"/>
                <w:lang w:val="en-US" w:eastAsia="en-CA"/>
              </w:rPr>
            </w:pPr>
            <w:r>
              <w:rPr>
                <w:rFonts w:asciiTheme="minorHAnsi" w:hAnsiTheme="minorHAnsi"/>
                <w:sz w:val="22"/>
                <w:szCs w:val="22"/>
                <w:lang w:val="en-US" w:eastAsia="en-CA"/>
              </w:rPr>
              <w:t>CS 20170419:</w:t>
            </w:r>
          </w:p>
          <w:p w14:paraId="799F3358" w14:textId="77777777" w:rsidR="00DF0295" w:rsidRDefault="00DF0295"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Vipin to check with Nicolas what the process in CRM is for the following:</w:t>
            </w:r>
          </w:p>
          <w:p w14:paraId="6B81AC3B" w14:textId="77777777" w:rsidR="0047172E" w:rsidRDefault="00DF0295" w:rsidP="0047172E">
            <w:pPr>
              <w:pStyle w:val="ListParagraph"/>
              <w:ind w:left="360"/>
              <w:rPr>
                <w:rFonts w:asciiTheme="minorHAnsi" w:hAnsiTheme="minorHAnsi"/>
                <w:sz w:val="22"/>
                <w:szCs w:val="22"/>
                <w:lang w:val="en-US" w:eastAsia="en-CA"/>
              </w:rPr>
            </w:pPr>
            <w:r>
              <w:rPr>
                <w:rFonts w:asciiTheme="minorHAnsi" w:hAnsiTheme="minorHAnsi"/>
                <w:sz w:val="22"/>
                <w:szCs w:val="22"/>
                <w:lang w:val="en-US" w:eastAsia="en-CA"/>
              </w:rPr>
              <w:t xml:space="preserve">1. </w:t>
            </w:r>
            <w:r w:rsidR="0047172E">
              <w:rPr>
                <w:rFonts w:asciiTheme="minorHAnsi" w:hAnsiTheme="minorHAnsi"/>
                <w:sz w:val="22"/>
                <w:szCs w:val="22"/>
                <w:lang w:val="en-US" w:eastAsia="en-CA"/>
              </w:rPr>
              <w:t xml:space="preserve">When </w:t>
            </w:r>
            <w:r>
              <w:rPr>
                <w:rFonts w:asciiTheme="minorHAnsi" w:hAnsiTheme="minorHAnsi"/>
                <w:sz w:val="22"/>
                <w:szCs w:val="22"/>
                <w:lang w:val="en-US" w:eastAsia="en-CA"/>
              </w:rPr>
              <w:t>Pensioner re-enrolment flag is passed – future dated payment</w:t>
            </w:r>
          </w:p>
          <w:p w14:paraId="68B9379C" w14:textId="77777777" w:rsidR="0047172E" w:rsidRDefault="00DF0295" w:rsidP="0047172E">
            <w:pPr>
              <w:pStyle w:val="ListParagraph"/>
              <w:ind w:left="360"/>
              <w:rPr>
                <w:rFonts w:asciiTheme="minorHAnsi" w:hAnsiTheme="minorHAnsi"/>
                <w:sz w:val="22"/>
                <w:szCs w:val="22"/>
                <w:lang w:val="en-US" w:eastAsia="en-CA"/>
              </w:rPr>
            </w:pPr>
            <w:r>
              <w:rPr>
                <w:rFonts w:asciiTheme="minorHAnsi" w:hAnsiTheme="minorHAnsi"/>
                <w:sz w:val="22"/>
                <w:szCs w:val="22"/>
                <w:lang w:val="en-US" w:eastAsia="en-CA"/>
              </w:rPr>
              <w:t>2.</w:t>
            </w:r>
            <w:r w:rsidR="0047172E">
              <w:rPr>
                <w:rFonts w:asciiTheme="minorHAnsi" w:hAnsiTheme="minorHAnsi"/>
                <w:sz w:val="22"/>
                <w:szCs w:val="22"/>
                <w:lang w:val="en-US" w:eastAsia="en-CA"/>
              </w:rPr>
              <w:t xml:space="preserve"> When </w:t>
            </w:r>
            <w:r>
              <w:rPr>
                <w:rFonts w:asciiTheme="minorHAnsi" w:hAnsiTheme="minorHAnsi"/>
                <w:sz w:val="22"/>
                <w:szCs w:val="22"/>
                <w:lang w:val="en-US" w:eastAsia="en-CA"/>
              </w:rPr>
              <w:t xml:space="preserve"> Pensioner re-enrolment flag is passed – </w:t>
            </w:r>
            <w:r w:rsidR="0047172E">
              <w:rPr>
                <w:rFonts w:asciiTheme="minorHAnsi" w:hAnsiTheme="minorHAnsi"/>
                <w:sz w:val="22"/>
                <w:szCs w:val="22"/>
                <w:lang w:val="en-US" w:eastAsia="en-CA"/>
              </w:rPr>
              <w:t xml:space="preserve">pension is </w:t>
            </w:r>
            <w:r>
              <w:rPr>
                <w:rFonts w:asciiTheme="minorHAnsi" w:hAnsiTheme="minorHAnsi"/>
                <w:sz w:val="22"/>
                <w:szCs w:val="22"/>
                <w:lang w:val="en-US" w:eastAsia="en-CA"/>
              </w:rPr>
              <w:t xml:space="preserve">already in payment </w:t>
            </w:r>
          </w:p>
          <w:p w14:paraId="24975655" w14:textId="77777777" w:rsidR="00DF0295" w:rsidRPr="00DF0295" w:rsidRDefault="00DF0295" w:rsidP="0047172E">
            <w:pPr>
              <w:pStyle w:val="ListParagraph"/>
              <w:ind w:left="360"/>
              <w:rPr>
                <w:rFonts w:asciiTheme="minorHAnsi" w:hAnsiTheme="minorHAnsi"/>
                <w:sz w:val="22"/>
                <w:szCs w:val="22"/>
                <w:lang w:val="en-US" w:eastAsia="en-CA"/>
              </w:rPr>
            </w:pPr>
            <w:r>
              <w:rPr>
                <w:rFonts w:asciiTheme="minorHAnsi" w:hAnsiTheme="minorHAnsi"/>
                <w:sz w:val="22"/>
                <w:szCs w:val="22"/>
                <w:lang w:val="en-US" w:eastAsia="en-CA"/>
              </w:rPr>
              <w:t xml:space="preserve">3. </w:t>
            </w:r>
            <w:r w:rsidR="0047172E">
              <w:rPr>
                <w:rFonts w:asciiTheme="minorHAnsi" w:hAnsiTheme="minorHAnsi"/>
                <w:sz w:val="22"/>
                <w:szCs w:val="22"/>
                <w:lang w:val="en-US" w:eastAsia="en-CA"/>
              </w:rPr>
              <w:t xml:space="preserve">When </w:t>
            </w:r>
            <w:r>
              <w:rPr>
                <w:rFonts w:asciiTheme="minorHAnsi" w:hAnsiTheme="minorHAnsi"/>
                <w:sz w:val="22"/>
                <w:szCs w:val="22"/>
                <w:lang w:val="en-US" w:eastAsia="en-CA"/>
              </w:rPr>
              <w:t xml:space="preserve">D-NCT re-enrolment flag is passed </w:t>
            </w:r>
          </w:p>
          <w:p w14:paraId="5CD7BB9E" w14:textId="77777777" w:rsidR="00A7280D" w:rsidRDefault="00A7280D" w:rsidP="00807459">
            <w:pPr>
              <w:ind w:left="0"/>
              <w:rPr>
                <w:rFonts w:asciiTheme="minorHAnsi" w:hAnsiTheme="minorHAnsi"/>
                <w:sz w:val="22"/>
                <w:szCs w:val="22"/>
                <w:lang w:val="en-US" w:eastAsia="en-CA"/>
              </w:rPr>
            </w:pPr>
            <w:r>
              <w:rPr>
                <w:rFonts w:asciiTheme="minorHAnsi" w:hAnsiTheme="minorHAnsi"/>
                <w:sz w:val="22"/>
                <w:szCs w:val="22"/>
                <w:lang w:val="en-US" w:eastAsia="en-CA"/>
              </w:rPr>
              <w:t>CS 20170412:</w:t>
            </w:r>
          </w:p>
          <w:p w14:paraId="5B4573D7" w14:textId="77777777" w:rsidR="00A7280D" w:rsidRPr="00001132" w:rsidRDefault="00A7280D"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Vipin to check and see if a cancellation of calculation </w:t>
            </w:r>
            <w:r w:rsidR="0047172E">
              <w:rPr>
                <w:rFonts w:asciiTheme="minorHAnsi" w:hAnsiTheme="minorHAnsi"/>
                <w:sz w:val="22"/>
                <w:szCs w:val="22"/>
                <w:lang w:val="en-US" w:eastAsia="en-CA"/>
              </w:rPr>
              <w:t>request is</w:t>
            </w:r>
            <w:r>
              <w:rPr>
                <w:rFonts w:asciiTheme="minorHAnsi" w:hAnsiTheme="minorHAnsi"/>
                <w:sz w:val="22"/>
                <w:szCs w:val="22"/>
                <w:lang w:val="en-US" w:eastAsia="en-CA"/>
              </w:rPr>
              <w:t xml:space="preserve"> noted in Ariel DB (is it done manually? Can we depend on this being done?)</w:t>
            </w:r>
          </w:p>
          <w:p w14:paraId="1279D7F9" w14:textId="77777777" w:rsidR="00A7280D" w:rsidRDefault="00A7280D" w:rsidP="00807459">
            <w:pPr>
              <w:ind w:left="0"/>
              <w:rPr>
                <w:rFonts w:asciiTheme="minorHAnsi" w:hAnsiTheme="minorHAnsi"/>
                <w:sz w:val="22"/>
                <w:szCs w:val="22"/>
                <w:lang w:val="en-US" w:eastAsia="en-CA"/>
              </w:rPr>
            </w:pPr>
            <w:r>
              <w:rPr>
                <w:rFonts w:asciiTheme="minorHAnsi" w:hAnsiTheme="minorHAnsi"/>
                <w:sz w:val="22"/>
                <w:szCs w:val="22"/>
                <w:lang w:val="en-US" w:eastAsia="en-CA"/>
              </w:rPr>
              <w:t xml:space="preserve">AD 20170407: </w:t>
            </w:r>
          </w:p>
          <w:p w14:paraId="60A175B0" w14:textId="321C645E" w:rsidR="0047172E" w:rsidRDefault="00A7280D" w:rsidP="00A51194">
            <w:pPr>
              <w:spacing w:before="60" w:after="60" w:line="240" w:lineRule="auto"/>
              <w:ind w:left="0"/>
              <w:rPr>
                <w:rFonts w:asciiTheme="minorHAnsi" w:hAnsiTheme="minorHAnsi"/>
                <w:sz w:val="22"/>
                <w:szCs w:val="22"/>
                <w:lang w:val="en-US" w:eastAsia="en-CA"/>
              </w:rPr>
            </w:pPr>
            <w:r w:rsidRPr="0047172E">
              <w:rPr>
                <w:rFonts w:asciiTheme="minorHAnsi" w:hAnsiTheme="minorHAnsi"/>
                <w:sz w:val="22"/>
                <w:szCs w:val="22"/>
                <w:lang w:val="en-US" w:eastAsia="en-CA"/>
              </w:rPr>
              <w:t>“Active payment instruction” is referring to a m</w:t>
            </w:r>
            <w:r w:rsidR="0047172E" w:rsidRPr="0047172E">
              <w:rPr>
                <w:rFonts w:asciiTheme="minorHAnsi" w:hAnsiTheme="minorHAnsi"/>
                <w:sz w:val="22"/>
                <w:szCs w:val="22"/>
                <w:lang w:val="en-US" w:eastAsia="en-CA"/>
              </w:rPr>
              <w:t>em</w:t>
            </w:r>
            <w:r w:rsidRPr="0047172E">
              <w:rPr>
                <w:rFonts w:asciiTheme="minorHAnsi" w:hAnsiTheme="minorHAnsi"/>
                <w:sz w:val="22"/>
                <w:szCs w:val="22"/>
                <w:lang w:val="en-US" w:eastAsia="en-CA"/>
              </w:rPr>
              <w:t>b</w:t>
            </w:r>
            <w:r w:rsidR="0047172E" w:rsidRPr="0047172E">
              <w:rPr>
                <w:rFonts w:asciiTheme="minorHAnsi" w:hAnsiTheme="minorHAnsi"/>
                <w:sz w:val="22"/>
                <w:szCs w:val="22"/>
                <w:lang w:val="en-US" w:eastAsia="en-CA"/>
              </w:rPr>
              <w:t>e</w:t>
            </w:r>
            <w:r w:rsidRPr="0047172E">
              <w:rPr>
                <w:rFonts w:asciiTheme="minorHAnsi" w:hAnsiTheme="minorHAnsi"/>
                <w:sz w:val="22"/>
                <w:szCs w:val="22"/>
                <w:lang w:val="en-US" w:eastAsia="en-CA"/>
              </w:rPr>
              <w:t xml:space="preserve">r with status P and in pay.   </w:t>
            </w:r>
            <w:r>
              <w:rPr>
                <w:rFonts w:asciiTheme="minorHAnsi" w:hAnsiTheme="minorHAnsi"/>
                <w:sz w:val="22"/>
                <w:szCs w:val="22"/>
                <w:lang w:val="en-US" w:eastAsia="en-CA"/>
              </w:rPr>
              <w:t>MS 20170224</w:t>
            </w:r>
            <w:r w:rsidRPr="00BD7C56">
              <w:rPr>
                <w:rFonts w:asciiTheme="minorHAnsi" w:hAnsiTheme="minorHAnsi"/>
                <w:sz w:val="22"/>
                <w:szCs w:val="22"/>
                <w:lang w:val="en-US" w:eastAsia="en-CA"/>
              </w:rPr>
              <w:t xml:space="preserve">: </w:t>
            </w:r>
          </w:p>
          <w:p w14:paraId="2D2CDA79" w14:textId="77777777" w:rsidR="00A7280D" w:rsidRPr="0047172E" w:rsidRDefault="00A7280D" w:rsidP="003410B0">
            <w:pPr>
              <w:pStyle w:val="ListParagraph"/>
              <w:numPr>
                <w:ilvl w:val="0"/>
                <w:numId w:val="8"/>
              </w:numPr>
              <w:spacing w:before="60" w:after="60" w:line="240" w:lineRule="auto"/>
              <w:rPr>
                <w:rFonts w:asciiTheme="minorHAnsi" w:hAnsiTheme="minorHAnsi"/>
                <w:sz w:val="22"/>
                <w:szCs w:val="22"/>
                <w:lang w:eastAsia="en-CA"/>
              </w:rPr>
            </w:pPr>
            <w:r w:rsidRPr="0047172E">
              <w:rPr>
                <w:rFonts w:asciiTheme="minorHAnsi" w:hAnsiTheme="minorHAnsi"/>
                <w:sz w:val="22"/>
                <w:szCs w:val="22"/>
                <w:lang w:val="en-US" w:eastAsia="en-CA"/>
              </w:rPr>
              <w:t>What is meant by ‘Active’ payment instruction?  Do we just verify in Ariel that there is a payable pension with Status Pensioner?</w:t>
            </w:r>
          </w:p>
        </w:tc>
      </w:tr>
    </w:tbl>
    <w:p w14:paraId="47AA15DF" w14:textId="2A35E9D7" w:rsidR="00236693" w:rsidRPr="00BD7C56" w:rsidRDefault="00236693">
      <w:pPr>
        <w:spacing w:before="0" w:after="0" w:line="240" w:lineRule="auto"/>
        <w:ind w:left="0"/>
      </w:pPr>
    </w:p>
    <w:p w14:paraId="6315DF41" w14:textId="77777777" w:rsidR="00236693" w:rsidRPr="00BD7C56" w:rsidRDefault="00236693" w:rsidP="00236693">
      <w:r w:rsidRPr="00BD7C56">
        <w:br w:type="page"/>
      </w:r>
    </w:p>
    <w:p w14:paraId="699F7703" w14:textId="0643262B" w:rsidR="00236693" w:rsidRPr="009527EA" w:rsidRDefault="00236693" w:rsidP="009527EA">
      <w:pPr>
        <w:pStyle w:val="Heading3"/>
      </w:pPr>
      <w:r w:rsidRPr="006B06A8">
        <w:t>Validation –</w:t>
      </w:r>
      <w:r w:rsidR="00256444">
        <w:t xml:space="preserve"> </w:t>
      </w:r>
      <w:r w:rsidR="003B3E3E">
        <w:t>Member Already Enrolled With Another HOOPP Employer</w:t>
      </w: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36693" w14:paraId="76D78CF0"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A5A334" w14:textId="77777777" w:rsidR="00236693" w:rsidRDefault="00236693"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E72D80E" w14:textId="075AE53C" w:rsidR="00236693" w:rsidRPr="00AF4250" w:rsidRDefault="00236693" w:rsidP="003B3E3E">
            <w:pPr>
              <w:pStyle w:val="Heading1"/>
              <w:rPr>
                <w:lang w:val="en-US"/>
              </w:rPr>
            </w:pPr>
            <w:bookmarkStart w:id="573" w:name="_Toc479243671"/>
            <w:bookmarkStart w:id="574" w:name="_Toc43372899"/>
            <w:r w:rsidRPr="003B3E3E">
              <w:rPr>
                <w:lang w:val="en-US"/>
              </w:rPr>
              <w:t>B152_</w:t>
            </w:r>
            <w:r w:rsidR="003B3E3E" w:rsidRPr="003B3E3E">
              <w:rPr>
                <w:lang w:val="en-US"/>
              </w:rPr>
              <w:t>MemberAlreadyEnrolledWithAnotherHOOPPEmployer</w:t>
            </w:r>
            <w:bookmarkEnd w:id="573"/>
            <w:r w:rsidR="00A45E72">
              <w:rPr>
                <w:lang w:val="en-US"/>
              </w:rPr>
              <w:t xml:space="preserve"> (Removed)</w:t>
            </w:r>
            <w:bookmarkEnd w:id="574"/>
          </w:p>
        </w:tc>
      </w:tr>
      <w:tr w:rsidR="00A7280D" w14:paraId="0A98B64A"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46DD0E"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79B4452" w14:textId="77777777" w:rsidR="00A7280D" w:rsidRPr="00D271DE" w:rsidRDefault="00280C8A" w:rsidP="00DE0D03">
            <w:pPr>
              <w:spacing w:before="60" w:after="60" w:line="240" w:lineRule="auto"/>
              <w:ind w:left="0"/>
              <w:rPr>
                <w:rFonts w:asciiTheme="minorHAnsi" w:eastAsia="Times New Roman" w:hAnsiTheme="minorHAnsi" w:cs="Calibri"/>
                <w:strike/>
                <w:color w:val="auto"/>
                <w:sz w:val="22"/>
                <w:szCs w:val="22"/>
                <w:lang w:eastAsia="en-CA"/>
              </w:rPr>
            </w:pPr>
            <w:r w:rsidRPr="00D271DE">
              <w:rPr>
                <w:rFonts w:asciiTheme="minorHAnsi" w:eastAsia="Times New Roman" w:hAnsiTheme="minorHAnsi" w:cs="Calibri"/>
                <w:strike/>
                <w:color w:val="auto"/>
                <w:sz w:val="22"/>
                <w:szCs w:val="22"/>
                <w:lang w:eastAsia="en-CA"/>
              </w:rPr>
              <w:t>TBD</w:t>
            </w:r>
          </w:p>
        </w:tc>
      </w:tr>
      <w:tr w:rsidR="00A7280D" w14:paraId="7DAACF83"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95E6B6"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4C0A5F0" w14:textId="77777777" w:rsidR="00A7280D" w:rsidRPr="00D271DE" w:rsidRDefault="00280C8A" w:rsidP="00DE0D03">
            <w:pPr>
              <w:spacing w:before="60" w:after="60" w:line="240" w:lineRule="auto"/>
              <w:ind w:left="0"/>
              <w:rPr>
                <w:rFonts w:asciiTheme="minorHAnsi" w:eastAsia="Times New Roman" w:hAnsiTheme="minorHAnsi" w:cs="Calibri"/>
                <w:strike/>
                <w:color w:val="auto"/>
                <w:sz w:val="22"/>
                <w:szCs w:val="22"/>
                <w:lang w:eastAsia="en-CA"/>
              </w:rPr>
            </w:pPr>
            <w:r w:rsidRPr="00D271DE">
              <w:rPr>
                <w:rFonts w:asciiTheme="minorHAnsi" w:eastAsia="Times New Roman" w:hAnsiTheme="minorHAnsi" w:cs="Calibri"/>
                <w:strike/>
                <w:color w:val="auto"/>
                <w:sz w:val="22"/>
                <w:szCs w:val="22"/>
                <w:lang w:eastAsia="en-CA"/>
              </w:rPr>
              <w:t>2</w:t>
            </w:r>
            <w:r w:rsidRPr="00D271DE">
              <w:rPr>
                <w:rFonts w:asciiTheme="minorHAnsi" w:eastAsia="Times New Roman" w:hAnsiTheme="minorHAnsi" w:cs="Calibri"/>
                <w:strike/>
                <w:color w:val="auto"/>
                <w:sz w:val="22"/>
                <w:szCs w:val="22"/>
                <w:vertAlign w:val="superscript"/>
                <w:lang w:eastAsia="en-CA"/>
              </w:rPr>
              <w:t>nd</w:t>
            </w:r>
            <w:r w:rsidRPr="00D271DE">
              <w:rPr>
                <w:rFonts w:asciiTheme="minorHAnsi" w:eastAsia="Times New Roman" w:hAnsiTheme="minorHAnsi" w:cs="Calibri"/>
                <w:strike/>
                <w:color w:val="auto"/>
                <w:sz w:val="22"/>
                <w:szCs w:val="22"/>
                <w:lang w:eastAsia="en-CA"/>
              </w:rPr>
              <w:t xml:space="preserve"> level validation</w:t>
            </w:r>
          </w:p>
        </w:tc>
      </w:tr>
      <w:tr w:rsidR="00A7280D" w14:paraId="438BA1FA"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CE7C0F0"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1E183D8" w14:textId="77777777" w:rsidR="00A7280D" w:rsidRPr="00D271DE" w:rsidRDefault="00A7280D" w:rsidP="00DE0D03">
            <w:pPr>
              <w:spacing w:before="60" w:after="60" w:line="240" w:lineRule="auto"/>
              <w:ind w:left="0"/>
              <w:rPr>
                <w:rFonts w:asciiTheme="minorHAnsi" w:eastAsia="Times New Roman" w:hAnsiTheme="minorHAnsi" w:cs="Calibri"/>
                <w:strike/>
                <w:color w:val="auto"/>
                <w:sz w:val="22"/>
                <w:szCs w:val="22"/>
                <w:lang w:eastAsia="en-CA"/>
              </w:rPr>
            </w:pPr>
            <w:r w:rsidRPr="00D271DE">
              <w:rPr>
                <w:rFonts w:asciiTheme="minorHAnsi" w:eastAsia="Times New Roman" w:hAnsiTheme="minorHAnsi" w:cs="Calibri"/>
                <w:strike/>
                <w:color w:val="auto"/>
                <w:sz w:val="22"/>
                <w:szCs w:val="22"/>
                <w:lang w:eastAsia="en-CA"/>
              </w:rPr>
              <w:t>Enrolment</w:t>
            </w:r>
            <w:r w:rsidR="00280C8A" w:rsidRPr="00D271DE">
              <w:rPr>
                <w:rFonts w:asciiTheme="minorHAnsi" w:eastAsia="Times New Roman" w:hAnsiTheme="minorHAnsi" w:cs="Calibri"/>
                <w:strike/>
                <w:color w:val="auto"/>
                <w:sz w:val="22"/>
                <w:szCs w:val="22"/>
                <w:lang w:eastAsia="en-CA"/>
              </w:rPr>
              <w:t>s</w:t>
            </w:r>
          </w:p>
        </w:tc>
      </w:tr>
      <w:tr w:rsidR="00A7280D" w14:paraId="2C13EDC5"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D1C99D"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1307C0E" w14:textId="77777777" w:rsidR="00A7280D" w:rsidRPr="00D271DE" w:rsidRDefault="00A7280D" w:rsidP="00DE0D03">
            <w:pPr>
              <w:spacing w:before="60" w:after="60" w:line="240" w:lineRule="auto"/>
              <w:ind w:left="0"/>
              <w:rPr>
                <w:rFonts w:asciiTheme="minorHAnsi" w:hAnsiTheme="minorHAnsi"/>
                <w:strike/>
                <w:sz w:val="22"/>
                <w:szCs w:val="22"/>
                <w:lang w:eastAsia="en-CA"/>
              </w:rPr>
            </w:pPr>
            <w:r w:rsidRPr="00D271DE">
              <w:rPr>
                <w:rFonts w:asciiTheme="minorHAnsi" w:hAnsiTheme="minorHAnsi"/>
                <w:strike/>
                <w:sz w:val="22"/>
                <w:szCs w:val="22"/>
                <w:lang w:eastAsia="en-CA"/>
              </w:rPr>
              <w:t xml:space="preserve">Complete Member Error </w:t>
            </w:r>
          </w:p>
        </w:tc>
      </w:tr>
      <w:tr w:rsidR="00A7280D" w14:paraId="17CD9FCC"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3955963"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392F4FE" w14:textId="77777777" w:rsidR="00A7280D" w:rsidRPr="00D271DE" w:rsidRDefault="00A7280D" w:rsidP="00DE0D03">
            <w:pPr>
              <w:spacing w:before="60" w:after="60" w:line="240" w:lineRule="auto"/>
              <w:ind w:left="0"/>
              <w:rPr>
                <w:rFonts w:asciiTheme="minorHAnsi" w:eastAsia="Times New Roman" w:hAnsiTheme="minorHAnsi" w:cs="Calibri"/>
                <w:strike/>
                <w:color w:val="auto"/>
                <w:sz w:val="22"/>
                <w:szCs w:val="22"/>
                <w:lang w:eastAsia="en-CA"/>
              </w:rPr>
            </w:pPr>
            <w:r w:rsidRPr="00D271DE">
              <w:rPr>
                <w:rFonts w:asciiTheme="minorHAnsi" w:hAnsiTheme="minorHAnsi"/>
                <w:strike/>
                <w:sz w:val="22"/>
                <w:szCs w:val="22"/>
                <w:lang w:eastAsia="en-CA"/>
              </w:rPr>
              <w:t>Public</w:t>
            </w:r>
          </w:p>
        </w:tc>
      </w:tr>
      <w:tr w:rsidR="00A7280D" w:rsidRPr="00A61AB1" w14:paraId="69B98A74"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7821B0"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9B128D8"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C789A04" w14:textId="77777777" w:rsidR="00A7280D" w:rsidRPr="00D271DE" w:rsidRDefault="00A7280D" w:rsidP="00236693">
            <w:pPr>
              <w:ind w:left="0"/>
              <w:rPr>
                <w:rFonts w:asciiTheme="minorHAnsi" w:hAnsiTheme="minorHAnsi"/>
                <w:strike/>
                <w:sz w:val="22"/>
                <w:szCs w:val="22"/>
                <w:lang w:val="en-US" w:eastAsia="en-CA"/>
              </w:rPr>
            </w:pPr>
            <w:r w:rsidRPr="00D271DE">
              <w:rPr>
                <w:rFonts w:asciiTheme="minorHAnsi" w:hAnsiTheme="minorHAnsi"/>
                <w:strike/>
                <w:sz w:val="22"/>
                <w:szCs w:val="22"/>
                <w:lang w:eastAsia="en-CA"/>
              </w:rPr>
              <w:t xml:space="preserve">Specific validation to verify if the member already exists as an "active" member at HOOPP and the Enrolment Date </w:t>
            </w:r>
            <w:r w:rsidRPr="00D271DE">
              <w:rPr>
                <w:rFonts w:asciiTheme="minorHAnsi" w:hAnsiTheme="minorHAnsi" w:hint="eastAsia"/>
                <w:strike/>
                <w:sz w:val="22"/>
                <w:szCs w:val="22"/>
                <w:lang w:eastAsia="en-CA"/>
              </w:rPr>
              <w:t>≠</w:t>
            </w:r>
            <w:r w:rsidRPr="00D271DE">
              <w:rPr>
                <w:rFonts w:asciiTheme="minorHAnsi" w:hAnsiTheme="minorHAnsi"/>
                <w:strike/>
                <w:sz w:val="22"/>
                <w:szCs w:val="22"/>
                <w:lang w:eastAsia="en-CA"/>
              </w:rPr>
              <w:t xml:space="preserve"> Hire Date and Hire Date &gt; Membership Date</w:t>
            </w:r>
          </w:p>
        </w:tc>
      </w:tr>
      <w:tr w:rsidR="00A7280D" w:rsidRPr="009151F9" w14:paraId="243AA93E"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E017FDA"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A927D66" w14:textId="77777777" w:rsidR="00A7280D" w:rsidRPr="00D271DE" w:rsidRDefault="00A7280D" w:rsidP="00DE0D03">
            <w:pPr>
              <w:ind w:left="0"/>
              <w:rPr>
                <w:rFonts w:asciiTheme="minorHAnsi" w:hAnsiTheme="minorHAnsi"/>
                <w:strike/>
                <w:sz w:val="22"/>
                <w:szCs w:val="22"/>
                <w:lang w:eastAsia="en-CA"/>
              </w:rPr>
            </w:pPr>
            <w:r w:rsidRPr="00D271DE">
              <w:rPr>
                <w:rFonts w:asciiTheme="minorHAnsi" w:hAnsiTheme="minorHAnsi"/>
                <w:strike/>
                <w:sz w:val="22"/>
                <w:szCs w:val="22"/>
                <w:lang w:eastAsia="en-CA"/>
              </w:rPr>
              <w:t>Reject the member if:</w:t>
            </w:r>
          </w:p>
          <w:p w14:paraId="10E19C88" w14:textId="77777777" w:rsidR="00A7280D" w:rsidRPr="00D271DE" w:rsidRDefault="00A7280D" w:rsidP="00DE0D03">
            <w:pPr>
              <w:ind w:left="1440"/>
              <w:rPr>
                <w:rFonts w:asciiTheme="minorHAnsi" w:hAnsiTheme="minorHAnsi"/>
                <w:strike/>
                <w:color w:val="auto"/>
                <w:sz w:val="22"/>
                <w:szCs w:val="22"/>
                <w:lang w:eastAsia="en-CA"/>
              </w:rPr>
            </w:pPr>
            <w:r w:rsidRPr="00D271DE">
              <w:rPr>
                <w:rFonts w:asciiTheme="minorHAnsi" w:hAnsiTheme="minorHAnsi"/>
                <w:strike/>
                <w:color w:val="auto"/>
                <w:sz w:val="22"/>
                <w:szCs w:val="22"/>
                <w:lang w:eastAsia="en-CA"/>
              </w:rPr>
              <w:t>Ariel.MembershipStatus = ‘Active’</w:t>
            </w:r>
          </w:p>
          <w:p w14:paraId="3A3EC527" w14:textId="77777777" w:rsidR="00A7280D" w:rsidRPr="00D271DE" w:rsidRDefault="00A7280D" w:rsidP="00DE0D03">
            <w:pPr>
              <w:ind w:left="1440"/>
              <w:rPr>
                <w:rFonts w:asciiTheme="minorHAnsi" w:hAnsiTheme="minorHAnsi"/>
                <w:strike/>
                <w:color w:val="auto"/>
                <w:sz w:val="22"/>
                <w:szCs w:val="22"/>
                <w:lang w:eastAsia="en-CA"/>
              </w:rPr>
            </w:pPr>
            <w:r w:rsidRPr="00D271DE">
              <w:rPr>
                <w:rFonts w:asciiTheme="minorHAnsi" w:hAnsiTheme="minorHAnsi"/>
                <w:strike/>
                <w:color w:val="auto"/>
                <w:sz w:val="22"/>
                <w:szCs w:val="22"/>
                <w:lang w:eastAsia="en-CA"/>
              </w:rPr>
              <w:t>AND</w:t>
            </w:r>
          </w:p>
          <w:p w14:paraId="151E4868" w14:textId="77777777" w:rsidR="00A7280D" w:rsidRPr="00D271DE" w:rsidRDefault="00A7280D" w:rsidP="00C4126D">
            <w:pPr>
              <w:ind w:left="1440"/>
              <w:rPr>
                <w:rFonts w:asciiTheme="minorHAnsi" w:hAnsiTheme="minorHAnsi"/>
                <w:strike/>
                <w:color w:val="auto"/>
                <w:sz w:val="22"/>
                <w:szCs w:val="22"/>
                <w:lang w:val="en-US" w:eastAsia="en-CA"/>
              </w:rPr>
            </w:pPr>
            <w:r w:rsidRPr="00D271DE">
              <w:rPr>
                <w:rFonts w:asciiTheme="minorHAnsi" w:hAnsiTheme="minorHAnsi"/>
                <w:strike/>
                <w:color w:val="auto"/>
                <w:sz w:val="22"/>
                <w:szCs w:val="22"/>
                <w:lang w:val="en-US" w:eastAsia="en-CA"/>
              </w:rPr>
              <w:t xml:space="preserve">File.EnrolmentDate &lt;&gt; File.HireDate </w:t>
            </w:r>
          </w:p>
          <w:p w14:paraId="45CC6C16" w14:textId="77777777" w:rsidR="00A7280D" w:rsidRPr="00D271DE" w:rsidRDefault="00A7280D" w:rsidP="00DE0D03">
            <w:pPr>
              <w:ind w:left="1440"/>
              <w:rPr>
                <w:rFonts w:asciiTheme="minorHAnsi" w:hAnsiTheme="minorHAnsi"/>
                <w:strike/>
                <w:color w:val="auto"/>
                <w:sz w:val="22"/>
                <w:szCs w:val="22"/>
                <w:lang w:eastAsia="en-CA"/>
              </w:rPr>
            </w:pPr>
            <w:r w:rsidRPr="00D271DE">
              <w:rPr>
                <w:rFonts w:asciiTheme="minorHAnsi" w:hAnsiTheme="minorHAnsi"/>
                <w:strike/>
                <w:color w:val="auto"/>
                <w:sz w:val="22"/>
                <w:szCs w:val="22"/>
                <w:lang w:eastAsia="en-CA"/>
              </w:rPr>
              <w:t>AND</w:t>
            </w:r>
          </w:p>
          <w:p w14:paraId="4E5B6B92" w14:textId="77777777" w:rsidR="00A7280D" w:rsidRPr="00D271DE" w:rsidRDefault="00A7280D" w:rsidP="000B3AB3">
            <w:pPr>
              <w:ind w:left="1440"/>
              <w:rPr>
                <w:rFonts w:asciiTheme="minorHAnsi" w:hAnsiTheme="minorHAnsi"/>
                <w:strike/>
                <w:sz w:val="22"/>
                <w:szCs w:val="22"/>
                <w:lang w:eastAsia="en-CA"/>
              </w:rPr>
            </w:pPr>
            <w:r w:rsidRPr="00D271DE">
              <w:rPr>
                <w:rFonts w:asciiTheme="minorHAnsi" w:hAnsiTheme="minorHAnsi"/>
                <w:strike/>
                <w:sz w:val="22"/>
                <w:szCs w:val="22"/>
                <w:lang w:eastAsia="en-CA"/>
              </w:rPr>
              <w:t>File.HireDate &gt;  Ariel.MembershipDate</w:t>
            </w:r>
          </w:p>
        </w:tc>
      </w:tr>
      <w:tr w:rsidR="00A7280D" w:rsidRPr="00A61AB1" w14:paraId="58193EB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97B63E5"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DB44720" w14:textId="77777777" w:rsidR="00A7280D" w:rsidRPr="00D271DE" w:rsidRDefault="00A7280D" w:rsidP="00DE0D03">
            <w:pPr>
              <w:pStyle w:val="NormalWeb"/>
              <w:spacing w:line="276" w:lineRule="auto"/>
              <w:rPr>
                <w:rFonts w:asciiTheme="minorHAnsi" w:hAnsiTheme="minorHAnsi"/>
                <w:strike/>
                <w:color w:val="000000"/>
                <w:sz w:val="22"/>
                <w:szCs w:val="22"/>
                <w:lang w:val="en-CA"/>
              </w:rPr>
            </w:pPr>
          </w:p>
        </w:tc>
      </w:tr>
      <w:tr w:rsidR="00A7280D" w:rsidRPr="00A61AB1" w14:paraId="26AE5F4A"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B87ACC6"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EFC0DE7" w14:textId="77777777" w:rsidR="00A7280D" w:rsidRPr="00D271DE" w:rsidRDefault="00A7280D" w:rsidP="00DE0D03">
            <w:pPr>
              <w:pStyle w:val="NormalWeb"/>
              <w:spacing w:line="276" w:lineRule="auto"/>
              <w:rPr>
                <w:rFonts w:asciiTheme="minorHAnsi" w:hAnsiTheme="minorHAnsi"/>
                <w:strike/>
                <w:color w:val="000000"/>
                <w:sz w:val="22"/>
                <w:szCs w:val="22"/>
                <w:lang w:val="en-CA"/>
              </w:rPr>
            </w:pPr>
            <w:r w:rsidRPr="00D271DE">
              <w:rPr>
                <w:rFonts w:asciiTheme="minorHAnsi" w:hAnsiTheme="minorHAnsi"/>
                <w:strike/>
                <w:color w:val="000000"/>
                <w:sz w:val="22"/>
                <w:szCs w:val="22"/>
                <w:lang w:val="en-CA"/>
              </w:rPr>
              <w:t>This member is already enrolled at HOOPP with another HOOPP employer with a Membership Date of [0].  Based on HOOPP policy, this member must enroll to the later of the HOOPP registration date or the Hire Date.  If the Hire Date is in a previous calendar year, HOOPP will contact you to issue a Missed Contribution Invoice.</w:t>
            </w:r>
          </w:p>
        </w:tc>
      </w:tr>
      <w:tr w:rsidR="00A7280D" w:rsidRPr="00A61AB1" w14:paraId="07929B4E"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A8A63D7"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A24ED4B" w14:textId="77777777" w:rsidR="00A7280D" w:rsidRDefault="00A7280D"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5B04D4E" w14:textId="77777777" w:rsidR="00A7280D" w:rsidRPr="00D271DE" w:rsidRDefault="00A7280D" w:rsidP="00AB79C7">
            <w:pPr>
              <w:spacing w:before="60" w:after="60"/>
              <w:ind w:left="0"/>
              <w:rPr>
                <w:rFonts w:asciiTheme="minorHAnsi" w:hAnsiTheme="minorHAnsi"/>
                <w:strike/>
                <w:sz w:val="22"/>
                <w:szCs w:val="22"/>
                <w:lang w:eastAsia="en-CA"/>
              </w:rPr>
            </w:pPr>
            <w:r w:rsidRPr="00D271DE">
              <w:rPr>
                <w:rFonts w:asciiTheme="minorHAnsi" w:hAnsiTheme="minorHAnsi"/>
                <w:strike/>
                <w:sz w:val="22"/>
                <w:szCs w:val="22"/>
              </w:rPr>
              <w:t>This member is already enrolled at HOOPP with another HOOPP employer with a Membership Date. Based on HOOPP policy, this member must enroll to the later of the HOOPP registration date or the Hire Date.  If the Hire Date is in a previous calendar year, HOOPP will contact you to issue a Missed Contribution Invoice.</w:t>
            </w:r>
          </w:p>
        </w:tc>
      </w:tr>
      <w:tr w:rsidR="00A7280D" w:rsidRPr="0085712F" w14:paraId="40DF3EA9"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E5CBD74" w14:textId="77777777" w:rsidR="00A7280D" w:rsidRPr="0085712F" w:rsidRDefault="00A7280D" w:rsidP="00DE0D03">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6DCD4DE" w14:textId="77777777" w:rsidR="00A7280D" w:rsidRPr="00D271DE" w:rsidRDefault="00A7280D" w:rsidP="00A10CC7">
            <w:pPr>
              <w:spacing w:before="60" w:after="60"/>
              <w:ind w:left="0"/>
              <w:rPr>
                <w:rFonts w:asciiTheme="minorHAnsi" w:hAnsiTheme="minorHAnsi"/>
                <w:strike/>
                <w:sz w:val="22"/>
                <w:szCs w:val="22"/>
                <w:u w:val="single"/>
                <w:lang w:eastAsia="en-CA"/>
              </w:rPr>
            </w:pPr>
            <w:r w:rsidRPr="00D271DE">
              <w:rPr>
                <w:rFonts w:asciiTheme="minorHAnsi" w:hAnsiTheme="minorHAnsi" w:cs="Calibri"/>
                <w:strike/>
                <w:color w:val="auto"/>
                <w:sz w:val="22"/>
                <w:szCs w:val="22"/>
              </w:rPr>
              <w:t xml:space="preserve">0: </w:t>
            </w:r>
            <w:r w:rsidRPr="00D271DE">
              <w:rPr>
                <w:rFonts w:asciiTheme="minorHAnsi" w:hAnsiTheme="minorHAnsi"/>
                <w:strike/>
                <w:sz w:val="22"/>
                <w:szCs w:val="22"/>
                <w:lang w:eastAsia="en-CA"/>
              </w:rPr>
              <w:t>File.EnrolmentDate</w:t>
            </w:r>
          </w:p>
        </w:tc>
      </w:tr>
      <w:tr w:rsidR="00A7280D" w:rsidRPr="0085712F" w14:paraId="0E975C49"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F73B674"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52B70E9" w14:textId="77777777" w:rsidR="00A7280D" w:rsidRPr="00D271DE" w:rsidRDefault="00A7280D" w:rsidP="00DE0D03">
            <w:pPr>
              <w:spacing w:before="60" w:after="60" w:line="240" w:lineRule="auto"/>
              <w:ind w:left="0"/>
              <w:rPr>
                <w:rFonts w:asciiTheme="minorHAnsi" w:hAnsiTheme="minorHAnsi"/>
                <w:strike/>
                <w:sz w:val="22"/>
                <w:szCs w:val="22"/>
                <w:lang w:eastAsia="en-CA"/>
              </w:rPr>
            </w:pPr>
            <w:r w:rsidRPr="00D271DE">
              <w:rPr>
                <w:rFonts w:asciiTheme="minorHAnsi" w:hAnsiTheme="minorHAnsi"/>
                <w:strike/>
                <w:sz w:val="22"/>
                <w:szCs w:val="22"/>
                <w:lang w:eastAsia="en-CA"/>
              </w:rPr>
              <w:t>None</w:t>
            </w:r>
          </w:p>
        </w:tc>
      </w:tr>
      <w:tr w:rsidR="00A7280D" w:rsidRPr="0085712F" w14:paraId="1B0E3088"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FBC147D"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D6AF38C" w14:textId="77777777" w:rsidR="00A7280D" w:rsidRPr="00D271DE" w:rsidRDefault="00A7280D" w:rsidP="00DE0D03">
            <w:pPr>
              <w:spacing w:before="60" w:after="60" w:line="240" w:lineRule="auto"/>
              <w:ind w:left="0"/>
              <w:rPr>
                <w:rFonts w:asciiTheme="minorHAnsi" w:hAnsiTheme="minorHAnsi"/>
                <w:strike/>
                <w:sz w:val="22"/>
                <w:szCs w:val="22"/>
                <w:lang w:eastAsia="en-CA"/>
              </w:rPr>
            </w:pPr>
          </w:p>
        </w:tc>
      </w:tr>
      <w:tr w:rsidR="00A7280D" w:rsidRPr="0085712F" w14:paraId="1C65C3F2"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688FC0"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85F7105"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82470B5" w14:textId="77777777" w:rsidR="008A2708" w:rsidRDefault="008A2708" w:rsidP="00280C8A">
            <w:pPr>
              <w:ind w:left="0"/>
              <w:rPr>
                <w:rFonts w:asciiTheme="minorHAnsi" w:hAnsiTheme="minorHAnsi"/>
                <w:sz w:val="22"/>
                <w:szCs w:val="22"/>
                <w:lang w:val="en-US" w:eastAsia="en-CA"/>
              </w:rPr>
            </w:pPr>
            <w:r>
              <w:rPr>
                <w:rFonts w:asciiTheme="minorHAnsi" w:hAnsiTheme="minorHAnsi"/>
                <w:sz w:val="22"/>
                <w:szCs w:val="22"/>
                <w:lang w:val="en-US" w:eastAsia="en-CA"/>
              </w:rPr>
              <w:t>CS 20170523:</w:t>
            </w:r>
          </w:p>
          <w:p w14:paraId="49047B83" w14:textId="4BE37BB8" w:rsidR="008A2708" w:rsidRPr="008A2708" w:rsidRDefault="008A2708"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Following a policy update, this message will be removed.</w:t>
            </w:r>
          </w:p>
          <w:p w14:paraId="307FB677" w14:textId="77777777" w:rsidR="00280C8A" w:rsidRDefault="00280C8A" w:rsidP="00280C8A">
            <w:pPr>
              <w:ind w:left="0"/>
              <w:rPr>
                <w:rFonts w:asciiTheme="minorHAnsi" w:hAnsiTheme="minorHAnsi"/>
                <w:sz w:val="22"/>
                <w:szCs w:val="22"/>
                <w:lang w:val="en-US" w:eastAsia="en-CA"/>
              </w:rPr>
            </w:pPr>
            <w:r>
              <w:rPr>
                <w:rFonts w:asciiTheme="minorHAnsi" w:hAnsiTheme="minorHAnsi"/>
                <w:sz w:val="22"/>
                <w:szCs w:val="22"/>
                <w:lang w:val="en-US" w:eastAsia="en-CA"/>
              </w:rPr>
              <w:t>CS 20170419:</w:t>
            </w:r>
          </w:p>
          <w:p w14:paraId="2E87D16B" w14:textId="77777777" w:rsidR="00280C8A" w:rsidRDefault="00280C8A"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This validation may be removed due to the policy changes and updates to B154 and B155.</w:t>
            </w:r>
          </w:p>
          <w:p w14:paraId="2B79B5B6" w14:textId="77777777" w:rsidR="00280C8A" w:rsidRPr="00280C8A" w:rsidRDefault="00280C8A"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To be reviewed when we finalize B154 and B155.</w:t>
            </w:r>
          </w:p>
          <w:p w14:paraId="742A78B6" w14:textId="77777777" w:rsidR="00A7280D" w:rsidRPr="006100CE" w:rsidRDefault="00A7280D" w:rsidP="00280C8A">
            <w:pPr>
              <w:spacing w:before="60" w:after="60" w:line="240" w:lineRule="auto"/>
              <w:ind w:left="0"/>
              <w:rPr>
                <w:rFonts w:asciiTheme="minorHAnsi" w:hAnsiTheme="minorHAnsi"/>
                <w:sz w:val="22"/>
                <w:szCs w:val="22"/>
                <w:lang w:eastAsia="en-CA"/>
              </w:rPr>
            </w:pPr>
          </w:p>
        </w:tc>
      </w:tr>
    </w:tbl>
    <w:p w14:paraId="071AEF10" w14:textId="4C032D6D" w:rsidR="00236693" w:rsidRDefault="00236693" w:rsidP="00236693">
      <w:pPr>
        <w:spacing w:before="0" w:after="0" w:line="240" w:lineRule="auto"/>
        <w:ind w:left="0"/>
      </w:pPr>
    </w:p>
    <w:p w14:paraId="5A4EB33E" w14:textId="5593C3FD" w:rsidR="005A60BC" w:rsidRPr="006B06A8" w:rsidRDefault="00CF3078" w:rsidP="005A60BC">
      <w:pPr>
        <w:pStyle w:val="Heading3"/>
      </w:pPr>
      <w:r>
        <w:br w:type="page"/>
      </w:r>
      <w:r w:rsidR="005A60BC" w:rsidRPr="006B06A8">
        <w:t xml:space="preserve">Validation – </w:t>
      </w:r>
      <w:r w:rsidR="005A60BC">
        <w:t>Retro Contributions</w:t>
      </w:r>
    </w:p>
    <w:p w14:paraId="183F41EB" w14:textId="77777777" w:rsidR="005A60BC" w:rsidRPr="006B06A8" w:rsidRDefault="005A60BC" w:rsidP="005A60BC">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A60BC" w14:paraId="23AB097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D09988"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69EC2FB" w14:textId="2EF312DF" w:rsidR="005A60BC" w:rsidRPr="00AF4250" w:rsidRDefault="005A60BC" w:rsidP="000836DD">
            <w:pPr>
              <w:pStyle w:val="Heading1"/>
              <w:rPr>
                <w:lang w:val="en-US"/>
              </w:rPr>
            </w:pPr>
            <w:bookmarkStart w:id="575" w:name="_Toc43372900"/>
            <w:r w:rsidRPr="00F653F7">
              <w:rPr>
                <w:rFonts w:cs="Calibri"/>
              </w:rPr>
              <w:t>B153_Message</w:t>
            </w:r>
            <w:bookmarkEnd w:id="575"/>
          </w:p>
        </w:tc>
      </w:tr>
      <w:tr w:rsidR="005A60BC" w14:paraId="37F0C2E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965AB0"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A2210F0" w14:textId="1596B122" w:rsidR="005A60BC" w:rsidRDefault="005A60BC" w:rsidP="005A60B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1913</w:t>
            </w:r>
          </w:p>
        </w:tc>
      </w:tr>
      <w:tr w:rsidR="005A60BC" w14:paraId="4B30746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A71A0C3"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4311CF3" w14:textId="1CBD4636" w:rsidR="005A60BC" w:rsidRDefault="00BF590A"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5A60BC" w14:paraId="326EB7B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EDD933"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BB24E32" w14:textId="77777777" w:rsidR="005A60BC" w:rsidRDefault="005A60BC"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47172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5A60BC" w14:paraId="5C218DD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C8BDD4C"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CB58E50" w14:textId="4411B764" w:rsidR="005A60BC" w:rsidRPr="00CC320A" w:rsidRDefault="005A60BC" w:rsidP="000836DD">
            <w:pPr>
              <w:spacing w:before="60" w:after="60" w:line="240" w:lineRule="auto"/>
              <w:ind w:left="0"/>
              <w:rPr>
                <w:rFonts w:asciiTheme="minorHAnsi" w:eastAsia="Times New Roman" w:hAnsiTheme="minorHAnsi" w:cs="Calibri"/>
                <w:color w:val="auto"/>
                <w:sz w:val="22"/>
                <w:szCs w:val="22"/>
                <w:lang w:eastAsia="en-CA"/>
              </w:rPr>
            </w:pPr>
            <w:r w:rsidRPr="00863153">
              <w:rPr>
                <w:rFonts w:asciiTheme="minorHAnsi" w:hAnsiTheme="minorHAnsi"/>
                <w:color w:val="auto"/>
                <w:sz w:val="22"/>
                <w:szCs w:val="22"/>
                <w:lang w:eastAsia="en-CA"/>
              </w:rPr>
              <w:t>Contributions Events</w:t>
            </w:r>
          </w:p>
        </w:tc>
      </w:tr>
      <w:tr w:rsidR="005A60BC" w14:paraId="6FBE173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E4C72C4"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5DB7902" w14:textId="77777777" w:rsidR="005A60BC" w:rsidRDefault="005A60BC"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Warning </w:t>
            </w:r>
          </w:p>
        </w:tc>
      </w:tr>
      <w:tr w:rsidR="005A60BC" w14:paraId="4FA5E1A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A8DA2D9"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6AD4110" w14:textId="77777777" w:rsidR="005A60BC" w:rsidRPr="00B464B9" w:rsidRDefault="005A60BC"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5A60BC" w:rsidRPr="00A61AB1" w14:paraId="2EFD01C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9CF5BAD"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2FCCDAC"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1E22557" w14:textId="77777777" w:rsidR="005A60BC" w:rsidRDefault="005A60BC" w:rsidP="000836DD">
            <w:pPr>
              <w:ind w:left="0"/>
              <w:rPr>
                <w:ins w:id="576" w:author="Nikhil Shenoy" w:date="2021-05-10T15:55:00Z"/>
                <w:rFonts w:asciiTheme="minorHAnsi" w:hAnsiTheme="minorHAnsi"/>
                <w:sz w:val="22"/>
                <w:szCs w:val="22"/>
                <w:lang w:eastAsia="en-CA"/>
              </w:rPr>
            </w:pPr>
            <w:r>
              <w:rPr>
                <w:rFonts w:asciiTheme="minorHAnsi" w:hAnsiTheme="minorHAnsi"/>
                <w:sz w:val="22"/>
                <w:szCs w:val="22"/>
                <w:lang w:eastAsia="en-CA"/>
              </w:rPr>
              <w:t>Specific validation creates an exception if the Annualized Retro Amount for the retro year will increase the Base Annualized Earning in Ariel for the retro year by more than the acceptable Tolerance.</w:t>
            </w:r>
          </w:p>
          <w:p w14:paraId="076B0073" w14:textId="16D33F89" w:rsidR="00427361" w:rsidRPr="00C301FC" w:rsidRDefault="00427361" w:rsidP="000836DD">
            <w:pPr>
              <w:ind w:left="0"/>
              <w:rPr>
                <w:rFonts w:asciiTheme="minorHAnsi" w:hAnsiTheme="minorHAnsi"/>
                <w:sz w:val="22"/>
                <w:szCs w:val="22"/>
                <w:lang w:val="en-US" w:eastAsia="en-CA"/>
              </w:rPr>
            </w:pPr>
            <w:ins w:id="577" w:author="Nikhil Shenoy" w:date="2021-05-10T15:55:00Z">
              <w:r w:rsidRPr="00385F47">
                <w:rPr>
                  <w:rFonts w:asciiTheme="minorHAnsi" w:hAnsiTheme="minorHAnsi"/>
                  <w:color w:val="auto"/>
                  <w:sz w:val="22"/>
                  <w:szCs w:val="22"/>
                  <w:lang w:eastAsia="en-CA"/>
                  <w:rPrChange w:id="578" w:author="Nikhil Shenoy" w:date="2021-05-11T16:02:00Z">
                    <w:rPr>
                      <w:rFonts w:asciiTheme="minorHAnsi" w:hAnsiTheme="minorHAnsi"/>
                      <w:sz w:val="22"/>
                      <w:szCs w:val="22"/>
                      <w:lang w:eastAsia="en-CA"/>
                    </w:rPr>
                  </w:rPrChange>
                </w:rPr>
                <w:t>Note:</w:t>
              </w:r>
              <w:r w:rsidRPr="00385F47">
                <w:rPr>
                  <w:color w:val="auto"/>
                  <w:rPrChange w:id="579" w:author="Nikhil Shenoy" w:date="2021-05-11T16:02:00Z">
                    <w:rPr/>
                  </w:rPrChange>
                </w:rPr>
                <w:t xml:space="preserve"> </w:t>
              </w:r>
              <w:r w:rsidRPr="00385F47">
                <w:rPr>
                  <w:rFonts w:asciiTheme="minorHAnsi" w:hAnsiTheme="minorHAnsi"/>
                  <w:color w:val="auto"/>
                  <w:sz w:val="22"/>
                  <w:szCs w:val="22"/>
                  <w:lang w:eastAsia="en-CA"/>
                  <w:rPrChange w:id="580" w:author="Nikhil Shenoy" w:date="2021-05-11T16:02:00Z">
                    <w:rPr>
                      <w:rFonts w:asciiTheme="minorHAnsi" w:hAnsiTheme="minorHAnsi"/>
                      <w:sz w:val="22"/>
                      <w:szCs w:val="22"/>
                      <w:lang w:eastAsia="en-CA"/>
                    </w:rPr>
                  </w:rPrChange>
                </w:rPr>
                <w:t>In the case of amalgamation, the validation will consider both employers as the same employer and use the dates to validate the right data</w:t>
              </w:r>
              <w:r w:rsidRPr="00385F47">
                <w:rPr>
                  <w:rFonts w:asciiTheme="minorHAnsi" w:hAnsiTheme="minorHAnsi"/>
                  <w:color w:val="auto"/>
                  <w:sz w:val="22"/>
                  <w:szCs w:val="22"/>
                  <w:lang w:eastAsia="en-CA"/>
                  <w:rPrChange w:id="581" w:author="Nikhil Shenoy" w:date="2021-05-11T16:02:00Z">
                    <w:rPr>
                      <w:rFonts w:asciiTheme="minorHAnsi" w:hAnsiTheme="minorHAnsi"/>
                      <w:color w:val="FF0000"/>
                      <w:sz w:val="22"/>
                      <w:szCs w:val="22"/>
                      <w:lang w:eastAsia="en-CA"/>
                    </w:rPr>
                  </w:rPrChange>
                </w:rPr>
                <w:t>/transactions</w:t>
              </w:r>
            </w:ins>
          </w:p>
        </w:tc>
      </w:tr>
      <w:tr w:rsidR="005A60BC" w:rsidRPr="009151F9" w14:paraId="119F001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B396258"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3968E4B" w14:textId="77777777" w:rsidR="005A60BC" w:rsidRDefault="005A60BC" w:rsidP="005A60BC">
            <w:pPr>
              <w:ind w:left="0"/>
              <w:rPr>
                <w:rFonts w:asciiTheme="minorHAnsi" w:hAnsiTheme="minorHAnsi"/>
                <w:sz w:val="22"/>
                <w:szCs w:val="22"/>
                <w:lang w:eastAsia="en-CA"/>
              </w:rPr>
            </w:pPr>
            <w:r>
              <w:rPr>
                <w:rFonts w:asciiTheme="minorHAnsi" w:hAnsiTheme="minorHAnsi"/>
                <w:sz w:val="22"/>
                <w:szCs w:val="22"/>
                <w:lang w:eastAsia="en-CA"/>
              </w:rPr>
              <w:t xml:space="preserve">Annualized Retro Amount = Calculate Annualized Earnings from the File  </w:t>
            </w:r>
          </w:p>
          <w:p w14:paraId="71DDDBB0" w14:textId="77777777" w:rsidR="005A60BC" w:rsidRDefault="005A60BC" w:rsidP="005A60BC">
            <w:pPr>
              <w:ind w:left="0"/>
              <w:rPr>
                <w:rFonts w:asciiTheme="minorHAnsi" w:hAnsiTheme="minorHAnsi"/>
                <w:sz w:val="22"/>
                <w:szCs w:val="22"/>
                <w:lang w:eastAsia="en-CA"/>
              </w:rPr>
            </w:pPr>
            <w:r>
              <w:rPr>
                <w:rFonts w:asciiTheme="minorHAnsi" w:hAnsiTheme="minorHAnsi"/>
                <w:sz w:val="22"/>
                <w:szCs w:val="22"/>
                <w:lang w:eastAsia="en-CA"/>
              </w:rPr>
              <w:t>AND</w:t>
            </w:r>
          </w:p>
          <w:p w14:paraId="6741E64C" w14:textId="77777777" w:rsidR="005A60BC" w:rsidRDefault="005A60BC" w:rsidP="005A60BC">
            <w:pPr>
              <w:ind w:left="0"/>
              <w:rPr>
                <w:rFonts w:asciiTheme="minorHAnsi" w:hAnsiTheme="minorHAnsi"/>
                <w:sz w:val="22"/>
                <w:szCs w:val="22"/>
                <w:lang w:eastAsia="en-CA"/>
              </w:rPr>
            </w:pPr>
            <w:r>
              <w:rPr>
                <w:rFonts w:asciiTheme="minorHAnsi" w:hAnsiTheme="minorHAnsi"/>
                <w:sz w:val="22"/>
                <w:szCs w:val="22"/>
                <w:lang w:eastAsia="en-CA"/>
              </w:rPr>
              <w:t>Base Annualized Earnings = Calculate Annualized Earnings from Ariel</w:t>
            </w:r>
          </w:p>
          <w:p w14:paraId="662CD915" w14:textId="77777777" w:rsidR="005A60BC" w:rsidRDefault="005A60BC" w:rsidP="005A60BC">
            <w:pPr>
              <w:ind w:left="0"/>
              <w:rPr>
                <w:rFonts w:asciiTheme="minorHAnsi" w:hAnsiTheme="minorHAnsi"/>
                <w:sz w:val="22"/>
                <w:szCs w:val="22"/>
                <w:lang w:eastAsia="en-CA"/>
              </w:rPr>
            </w:pPr>
            <w:r>
              <w:rPr>
                <w:rFonts w:asciiTheme="minorHAnsi" w:hAnsiTheme="minorHAnsi"/>
                <w:sz w:val="22"/>
                <w:szCs w:val="22"/>
                <w:lang w:eastAsia="en-CA"/>
              </w:rPr>
              <w:t>THEN</w:t>
            </w:r>
          </w:p>
          <w:p w14:paraId="6190F4E9" w14:textId="77777777" w:rsidR="005A60BC" w:rsidRDefault="005A60BC" w:rsidP="005A60BC">
            <w:pPr>
              <w:ind w:left="0"/>
              <w:rPr>
                <w:rFonts w:asciiTheme="minorHAnsi" w:hAnsiTheme="minorHAnsi"/>
                <w:sz w:val="22"/>
                <w:szCs w:val="22"/>
                <w:lang w:eastAsia="en-CA"/>
              </w:rPr>
            </w:pPr>
            <w:r>
              <w:rPr>
                <w:rFonts w:asciiTheme="minorHAnsi" w:hAnsiTheme="minorHAnsi"/>
                <w:sz w:val="22"/>
                <w:szCs w:val="22"/>
                <w:lang w:eastAsia="en-CA"/>
              </w:rPr>
              <w:t>{</w:t>
            </w:r>
          </w:p>
          <w:p w14:paraId="11107945" w14:textId="77777777" w:rsidR="005A60BC" w:rsidRDefault="005A60BC" w:rsidP="005A60BC">
            <w:pPr>
              <w:ind w:left="720"/>
              <w:rPr>
                <w:rFonts w:asciiTheme="minorHAnsi" w:hAnsiTheme="minorHAnsi"/>
                <w:sz w:val="22"/>
                <w:szCs w:val="22"/>
                <w:lang w:eastAsia="en-CA"/>
              </w:rPr>
            </w:pPr>
            <w:r>
              <w:rPr>
                <w:rFonts w:asciiTheme="minorHAnsi" w:hAnsiTheme="minorHAnsi"/>
                <w:sz w:val="22"/>
                <w:szCs w:val="22"/>
                <w:lang w:eastAsia="en-CA"/>
              </w:rPr>
              <w:t>AEPctIncrease = ((Annualized Retro Amount + Base Annualized Earnings)/ Base Annualized Earnings) – 1) * 100</w:t>
            </w:r>
          </w:p>
          <w:p w14:paraId="400911C0" w14:textId="77777777" w:rsidR="005A60BC" w:rsidRDefault="005A60BC" w:rsidP="005A60BC">
            <w:pPr>
              <w:ind w:left="0"/>
              <w:rPr>
                <w:rFonts w:asciiTheme="minorHAnsi" w:hAnsiTheme="minorHAnsi"/>
                <w:sz w:val="22"/>
                <w:szCs w:val="22"/>
                <w:lang w:eastAsia="en-CA"/>
              </w:rPr>
            </w:pPr>
          </w:p>
          <w:p w14:paraId="36FAC9BE" w14:textId="77777777" w:rsidR="005A60BC" w:rsidRPr="009E4B90" w:rsidRDefault="005A60BC" w:rsidP="005A60BC">
            <w:pPr>
              <w:ind w:left="720"/>
              <w:rPr>
                <w:rFonts w:asciiTheme="minorHAnsi" w:hAnsiTheme="minorHAnsi"/>
                <w:color w:val="FF0000"/>
                <w:sz w:val="22"/>
                <w:szCs w:val="22"/>
                <w:lang w:eastAsia="en-CA"/>
              </w:rPr>
            </w:pPr>
            <w:r>
              <w:rPr>
                <w:rFonts w:asciiTheme="minorHAnsi" w:hAnsiTheme="minorHAnsi"/>
                <w:sz w:val="22"/>
                <w:szCs w:val="22"/>
                <w:lang w:eastAsia="en-CA"/>
              </w:rPr>
              <w:t xml:space="preserve">IF AEPctIncrease &gt; </w:t>
            </w:r>
            <w:r w:rsidRPr="00936DBC">
              <w:rPr>
                <w:rFonts w:asciiTheme="minorHAnsi" w:hAnsiTheme="minorHAnsi"/>
                <w:color w:val="auto"/>
                <w:sz w:val="22"/>
                <w:szCs w:val="22"/>
                <w:lang w:eastAsia="en-CA"/>
              </w:rPr>
              <w:t>20%</w:t>
            </w:r>
          </w:p>
          <w:p w14:paraId="4E1A5371" w14:textId="77777777" w:rsidR="005A60BC" w:rsidRDefault="005A60BC" w:rsidP="005A60BC">
            <w:pPr>
              <w:ind w:left="720"/>
              <w:rPr>
                <w:rFonts w:asciiTheme="minorHAnsi" w:hAnsiTheme="minorHAnsi"/>
                <w:sz w:val="22"/>
                <w:szCs w:val="22"/>
                <w:lang w:eastAsia="en-CA"/>
              </w:rPr>
            </w:pPr>
            <w:r>
              <w:rPr>
                <w:rFonts w:asciiTheme="minorHAnsi" w:hAnsiTheme="minorHAnsi"/>
                <w:sz w:val="22"/>
                <w:szCs w:val="22"/>
                <w:lang w:eastAsia="en-CA"/>
              </w:rPr>
              <w:t>Error</w:t>
            </w:r>
          </w:p>
          <w:p w14:paraId="5A7C4D9F" w14:textId="77777777" w:rsidR="005A60BC" w:rsidRDefault="005A60BC" w:rsidP="005A60BC">
            <w:pPr>
              <w:ind w:left="1440"/>
              <w:rPr>
                <w:ins w:id="582" w:author="Nikhil Shenoy" w:date="2021-05-11T14:08:00Z"/>
                <w:rFonts w:asciiTheme="minorHAnsi" w:hAnsiTheme="minorHAnsi"/>
                <w:sz w:val="22"/>
                <w:szCs w:val="22"/>
                <w:lang w:eastAsia="en-CA"/>
              </w:rPr>
            </w:pPr>
            <w:r>
              <w:rPr>
                <w:rFonts w:asciiTheme="minorHAnsi" w:hAnsiTheme="minorHAnsi"/>
                <w:sz w:val="22"/>
                <w:szCs w:val="22"/>
                <w:lang w:eastAsia="en-CA"/>
              </w:rPr>
              <w:t>}</w:t>
            </w:r>
          </w:p>
          <w:p w14:paraId="184B08D8" w14:textId="433850D1" w:rsidR="00DE1515" w:rsidRPr="00411EBD" w:rsidRDefault="00DE1515">
            <w:pPr>
              <w:ind w:left="0"/>
              <w:rPr>
                <w:rFonts w:asciiTheme="minorHAnsi" w:hAnsiTheme="minorHAnsi"/>
                <w:sz w:val="22"/>
                <w:szCs w:val="22"/>
                <w:lang w:eastAsia="en-CA"/>
              </w:rPr>
              <w:pPrChange w:id="583" w:author="Nikhil Shenoy" w:date="2021-05-11T14:08:00Z">
                <w:pPr>
                  <w:ind w:left="1440"/>
                </w:pPr>
              </w:pPrChange>
            </w:pPr>
            <w:ins w:id="584" w:author="Nikhil Shenoy" w:date="2021-05-11T14:08:00Z">
              <w:r w:rsidRPr="00385F47">
                <w:rPr>
                  <w:rFonts w:asciiTheme="minorHAnsi" w:hAnsiTheme="minorHAnsi"/>
                  <w:color w:val="auto"/>
                  <w:sz w:val="22"/>
                  <w:szCs w:val="22"/>
                  <w:lang w:eastAsia="en-CA"/>
                  <w:rPrChange w:id="585" w:author="Nikhil Shenoy" w:date="2021-05-11T16:02:00Z">
                    <w:rPr>
                      <w:rFonts w:asciiTheme="minorHAnsi" w:hAnsiTheme="minorHAnsi"/>
                      <w:sz w:val="22"/>
                      <w:szCs w:val="22"/>
                      <w:lang w:eastAsia="en-CA"/>
                    </w:rPr>
                  </w:rPrChange>
                </w:rPr>
                <w:t xml:space="preserve">Note: </w:t>
              </w:r>
              <w:r w:rsidRPr="00385F47">
                <w:rPr>
                  <w:rFonts w:asciiTheme="minorHAnsi" w:hAnsiTheme="minorHAnsi"/>
                  <w:color w:val="auto"/>
                  <w:sz w:val="22"/>
                  <w:szCs w:val="22"/>
                  <w:lang w:eastAsia="en-CA"/>
                  <w:rPrChange w:id="586" w:author="Nikhil Shenoy" w:date="2021-05-11T16:02:00Z">
                    <w:rPr>
                      <w:rFonts w:asciiTheme="minorHAnsi" w:hAnsiTheme="minorHAnsi"/>
                      <w:color w:val="FF0000"/>
                      <w:sz w:val="22"/>
                      <w:szCs w:val="22"/>
                      <w:lang w:eastAsia="en-CA"/>
                    </w:rPr>
                  </w:rPrChange>
                </w:rPr>
                <w:t>In case of amalgamation, the calculated AE will include service and contributions from the Employer FROM</w:t>
              </w:r>
            </w:ins>
          </w:p>
        </w:tc>
      </w:tr>
      <w:tr w:rsidR="005A60BC" w:rsidRPr="00A61AB1" w14:paraId="4A74DDF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D33FFC"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24A60EB" w14:textId="03124465" w:rsidR="005A60BC" w:rsidRPr="00236693" w:rsidRDefault="005A60BC"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 xml:space="preserve">Tolerance </w:t>
            </w:r>
            <w:r w:rsidRPr="00936DBC">
              <w:rPr>
                <w:rFonts w:asciiTheme="minorHAnsi" w:hAnsiTheme="minorHAnsi"/>
                <w:sz w:val="22"/>
                <w:szCs w:val="22"/>
                <w:lang w:eastAsia="en-CA"/>
              </w:rPr>
              <w:t>= 20%</w:t>
            </w:r>
          </w:p>
        </w:tc>
      </w:tr>
      <w:tr w:rsidR="005A60BC" w:rsidRPr="00A61AB1" w14:paraId="2ECD9D8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073B788"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254805E" w14:textId="6E713F9B" w:rsidR="005A60BC" w:rsidRPr="00A72B28" w:rsidRDefault="005A60BC" w:rsidP="000836DD">
            <w:pPr>
              <w:pStyle w:val="NormalWeb"/>
              <w:spacing w:line="276" w:lineRule="auto"/>
              <w:rPr>
                <w:rFonts w:asciiTheme="minorHAnsi" w:hAnsiTheme="minorHAnsi"/>
                <w:color w:val="000000"/>
                <w:sz w:val="22"/>
                <w:szCs w:val="22"/>
                <w:lang w:val="en-CA"/>
              </w:rPr>
            </w:pPr>
            <w:r w:rsidRPr="00D32C19">
              <w:rPr>
                <w:rFonts w:asciiTheme="minorHAnsi" w:hAnsiTheme="minorHAnsi"/>
                <w:color w:val="000000"/>
                <w:sz w:val="22"/>
                <w:szCs w:val="22"/>
                <w:lang w:val="en-CA"/>
              </w:rPr>
              <w:t>The retro c</w:t>
            </w:r>
            <w:r>
              <w:rPr>
                <w:rFonts w:asciiTheme="minorHAnsi" w:hAnsiTheme="minorHAnsi"/>
                <w:color w:val="000000"/>
                <w:sz w:val="22"/>
                <w:szCs w:val="22"/>
                <w:lang w:val="en-CA"/>
              </w:rPr>
              <w:t xml:space="preserve">ontributions reported for year </w:t>
            </w:r>
            <w:r w:rsidRPr="00D32C19">
              <w:rPr>
                <w:rFonts w:asciiTheme="minorHAnsi" w:hAnsiTheme="minorHAnsi"/>
                <w:color w:val="000000"/>
                <w:sz w:val="22"/>
                <w:szCs w:val="22"/>
                <w:lang w:val="en-CA"/>
              </w:rPr>
              <w:t>{</w:t>
            </w:r>
            <w:r>
              <w:rPr>
                <w:rFonts w:asciiTheme="minorHAnsi" w:hAnsiTheme="minorHAnsi"/>
                <w:color w:val="000000"/>
                <w:sz w:val="22"/>
                <w:szCs w:val="22"/>
                <w:lang w:val="en-CA"/>
              </w:rPr>
              <w:t>0</w:t>
            </w:r>
            <w:r w:rsidRPr="00D32C19">
              <w:rPr>
                <w:rFonts w:asciiTheme="minorHAnsi" w:hAnsiTheme="minorHAnsi"/>
                <w:color w:val="000000"/>
                <w:sz w:val="22"/>
                <w:szCs w:val="22"/>
                <w:lang w:val="en-CA"/>
              </w:rPr>
              <w:t>} will increase the m</w:t>
            </w:r>
            <w:r>
              <w:rPr>
                <w:rFonts w:asciiTheme="minorHAnsi" w:hAnsiTheme="minorHAnsi"/>
                <w:color w:val="000000"/>
                <w:sz w:val="22"/>
                <w:szCs w:val="22"/>
                <w:lang w:val="en-CA"/>
              </w:rPr>
              <w:t xml:space="preserve">ember’s annualized earnings by </w:t>
            </w:r>
            <w:r w:rsidRPr="00D32C19">
              <w:rPr>
                <w:rFonts w:asciiTheme="minorHAnsi" w:hAnsiTheme="minorHAnsi"/>
                <w:color w:val="000000"/>
                <w:sz w:val="22"/>
                <w:szCs w:val="22"/>
                <w:lang w:val="en-CA"/>
              </w:rPr>
              <w:t>{</w:t>
            </w:r>
            <w:r>
              <w:rPr>
                <w:rFonts w:asciiTheme="minorHAnsi" w:hAnsiTheme="minorHAnsi"/>
                <w:color w:val="000000"/>
                <w:sz w:val="22"/>
                <w:szCs w:val="22"/>
                <w:lang w:val="en-CA"/>
              </w:rPr>
              <w:t>1</w:t>
            </w:r>
            <w:r w:rsidRPr="00D32C19">
              <w:rPr>
                <w:rFonts w:asciiTheme="minorHAnsi" w:hAnsiTheme="minorHAnsi"/>
                <w:color w:val="000000"/>
                <w:sz w:val="22"/>
                <w:szCs w:val="22"/>
                <w:lang w:val="en-CA"/>
              </w:rPr>
              <w:t>}%. Please verify the contributions and if correct, select the override reason.</w:t>
            </w:r>
          </w:p>
        </w:tc>
      </w:tr>
      <w:tr w:rsidR="005A60BC" w:rsidRPr="00A61AB1" w14:paraId="716F970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121CB91"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88B4CFF"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315ABE1" w14:textId="6510F534" w:rsidR="005A60BC" w:rsidRPr="00B464B9" w:rsidRDefault="005A60BC" w:rsidP="000836DD">
            <w:pPr>
              <w:spacing w:before="60" w:after="60"/>
              <w:ind w:left="0"/>
              <w:rPr>
                <w:rFonts w:asciiTheme="minorHAnsi" w:hAnsiTheme="minorHAnsi"/>
                <w:sz w:val="22"/>
                <w:szCs w:val="22"/>
                <w:lang w:eastAsia="en-CA"/>
              </w:rPr>
            </w:pPr>
            <w:r w:rsidRPr="00D32C19">
              <w:rPr>
                <w:rFonts w:asciiTheme="minorHAnsi" w:hAnsiTheme="minorHAnsi"/>
                <w:sz w:val="22"/>
                <w:szCs w:val="22"/>
              </w:rPr>
              <w:t>The retro co</w:t>
            </w:r>
            <w:r>
              <w:rPr>
                <w:rFonts w:asciiTheme="minorHAnsi" w:hAnsiTheme="minorHAnsi"/>
                <w:sz w:val="22"/>
                <w:szCs w:val="22"/>
              </w:rPr>
              <w:t xml:space="preserve">ntributions reported for the Retro Year </w:t>
            </w:r>
            <w:r w:rsidRPr="00D32C19">
              <w:rPr>
                <w:rFonts w:asciiTheme="minorHAnsi" w:hAnsiTheme="minorHAnsi"/>
                <w:sz w:val="22"/>
                <w:szCs w:val="22"/>
              </w:rPr>
              <w:t>will increase t</w:t>
            </w:r>
            <w:r>
              <w:rPr>
                <w:rFonts w:asciiTheme="minorHAnsi" w:hAnsiTheme="minorHAnsi"/>
                <w:sz w:val="22"/>
                <w:szCs w:val="22"/>
              </w:rPr>
              <w:t xml:space="preserve">he member’s annualized earnings. </w:t>
            </w:r>
            <w:r w:rsidRPr="00D32C19">
              <w:rPr>
                <w:rFonts w:asciiTheme="minorHAnsi" w:hAnsiTheme="minorHAnsi"/>
                <w:sz w:val="22"/>
                <w:szCs w:val="22"/>
              </w:rPr>
              <w:t>Please verify the contributions and if correct, select the override reason.</w:t>
            </w:r>
          </w:p>
        </w:tc>
      </w:tr>
      <w:tr w:rsidR="005A60BC" w:rsidRPr="0085712F" w14:paraId="6816F1A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101BB8A" w14:textId="77777777" w:rsidR="005A60BC" w:rsidRPr="0085712F" w:rsidRDefault="005A60BC"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D54B179" w14:textId="77777777" w:rsidR="005A60BC" w:rsidRPr="00D32C19" w:rsidRDefault="005A60BC" w:rsidP="005A60BC">
            <w:pPr>
              <w:ind w:left="0"/>
              <w:rPr>
                <w:rFonts w:asciiTheme="minorHAnsi" w:hAnsiTheme="minorHAnsi" w:cs="Calibri"/>
                <w:color w:val="auto"/>
                <w:sz w:val="22"/>
                <w:szCs w:val="22"/>
              </w:rPr>
            </w:pPr>
            <w:r>
              <w:rPr>
                <w:rFonts w:asciiTheme="minorHAnsi" w:hAnsiTheme="minorHAnsi" w:cs="Calibri"/>
                <w:color w:val="auto"/>
                <w:sz w:val="22"/>
                <w:szCs w:val="22"/>
              </w:rPr>
              <w:t xml:space="preserve">0 = </w:t>
            </w:r>
            <w:r w:rsidRPr="00D32C19">
              <w:rPr>
                <w:rFonts w:asciiTheme="minorHAnsi" w:hAnsiTheme="minorHAnsi" w:cs="Calibri"/>
                <w:color w:val="auto"/>
                <w:sz w:val="22"/>
                <w:szCs w:val="22"/>
              </w:rPr>
              <w:t>RetroYear</w:t>
            </w:r>
          </w:p>
          <w:p w14:paraId="1A847F5E" w14:textId="35295F6D" w:rsidR="005A60BC" w:rsidRPr="007112C8" w:rsidRDefault="005A60BC" w:rsidP="005A60BC">
            <w:pPr>
              <w:ind w:left="0"/>
              <w:rPr>
                <w:rFonts w:asciiTheme="minorHAnsi" w:hAnsiTheme="minorHAnsi"/>
                <w:sz w:val="22"/>
                <w:szCs w:val="22"/>
                <w:lang w:eastAsia="en-CA"/>
              </w:rPr>
            </w:pPr>
            <w:r>
              <w:rPr>
                <w:rFonts w:asciiTheme="minorHAnsi" w:hAnsiTheme="minorHAnsi" w:cs="Calibri"/>
                <w:color w:val="auto"/>
                <w:sz w:val="22"/>
                <w:szCs w:val="22"/>
              </w:rPr>
              <w:t>1</w:t>
            </w:r>
            <w:r w:rsidRPr="00D32C19">
              <w:rPr>
                <w:rFonts w:asciiTheme="minorHAnsi" w:hAnsiTheme="minorHAnsi" w:cs="Calibri"/>
                <w:color w:val="auto"/>
                <w:sz w:val="22"/>
                <w:szCs w:val="22"/>
              </w:rPr>
              <w:t xml:space="preserve"> = </w:t>
            </w:r>
            <w:r>
              <w:rPr>
                <w:rFonts w:asciiTheme="minorHAnsi" w:hAnsiTheme="minorHAnsi"/>
                <w:sz w:val="22"/>
                <w:szCs w:val="22"/>
                <w:lang w:eastAsia="en-CA"/>
              </w:rPr>
              <w:t>AEPctIncrease</w:t>
            </w:r>
          </w:p>
        </w:tc>
      </w:tr>
      <w:tr w:rsidR="005A60BC" w:rsidRPr="0085712F" w14:paraId="2C55D85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411F22" w14:textId="77777777" w:rsidR="005A60BC" w:rsidRPr="0085712F" w:rsidRDefault="005A60BC"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4542D2D" w14:textId="17DD32F6" w:rsidR="005A60BC" w:rsidRPr="006100CE" w:rsidRDefault="005A60BC" w:rsidP="000836DD">
            <w:pPr>
              <w:spacing w:before="60" w:after="60" w:line="240" w:lineRule="auto"/>
              <w:ind w:left="0"/>
              <w:rPr>
                <w:rFonts w:asciiTheme="minorHAnsi" w:hAnsiTheme="minorHAnsi"/>
                <w:sz w:val="22"/>
                <w:szCs w:val="22"/>
                <w:lang w:eastAsia="en-CA"/>
              </w:rPr>
            </w:pPr>
            <w:r w:rsidRPr="00D32C19">
              <w:rPr>
                <w:rFonts w:asciiTheme="minorHAnsi" w:hAnsiTheme="minorHAnsi"/>
                <w:sz w:val="22"/>
                <w:szCs w:val="22"/>
                <w:lang w:eastAsia="en-CA"/>
              </w:rPr>
              <w:t>The reported Retro contributions are correct.</w:t>
            </w:r>
          </w:p>
        </w:tc>
      </w:tr>
      <w:tr w:rsidR="005A60BC" w:rsidRPr="0085712F" w14:paraId="1BE06E4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4583B0B" w14:textId="77777777" w:rsidR="005A60BC" w:rsidRPr="0085712F"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7DE07DC" w14:textId="77777777" w:rsidR="005A60BC" w:rsidRPr="006100CE" w:rsidRDefault="005A60BC" w:rsidP="000836DD">
            <w:pPr>
              <w:spacing w:before="60" w:after="60" w:line="240" w:lineRule="auto"/>
              <w:ind w:left="0"/>
              <w:rPr>
                <w:rFonts w:asciiTheme="minorHAnsi" w:hAnsiTheme="minorHAnsi"/>
                <w:sz w:val="22"/>
                <w:szCs w:val="22"/>
                <w:lang w:eastAsia="en-CA"/>
              </w:rPr>
            </w:pPr>
          </w:p>
        </w:tc>
      </w:tr>
      <w:tr w:rsidR="005A60BC" w:rsidRPr="00BD7C56" w14:paraId="0E40428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F41854" w14:textId="77777777" w:rsidR="005A60BC" w:rsidRDefault="005A60BC"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E560344" w14:textId="77777777" w:rsidR="005A60BC" w:rsidRPr="0085712F" w:rsidRDefault="005A60BC"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47F121C" w14:textId="77777777" w:rsidR="00385F47" w:rsidRDefault="00385F47" w:rsidP="00385F47">
            <w:pPr>
              <w:spacing w:before="60" w:after="60" w:line="240" w:lineRule="auto"/>
              <w:ind w:left="0"/>
              <w:rPr>
                <w:ins w:id="587" w:author="Nikhil Shenoy" w:date="2021-05-11T16:03:00Z"/>
                <w:rFonts w:asciiTheme="minorHAnsi" w:hAnsiTheme="minorHAnsi"/>
                <w:sz w:val="22"/>
                <w:szCs w:val="22"/>
                <w:lang w:eastAsia="en-CA"/>
              </w:rPr>
            </w:pPr>
            <w:ins w:id="588" w:author="Nikhil Shenoy" w:date="2021-05-11T16:03:00Z">
              <w:r>
                <w:rPr>
                  <w:rFonts w:asciiTheme="minorHAnsi" w:hAnsiTheme="minorHAnsi"/>
                  <w:sz w:val="22"/>
                  <w:szCs w:val="22"/>
                  <w:lang w:eastAsia="en-CA"/>
                </w:rPr>
                <w:t>NS20210511:</w:t>
              </w:r>
            </w:ins>
          </w:p>
          <w:p w14:paraId="4B77B613" w14:textId="2A75DEE6" w:rsidR="00385F47" w:rsidRDefault="00385F47">
            <w:pPr>
              <w:pStyle w:val="ListParagraph"/>
              <w:numPr>
                <w:ilvl w:val="0"/>
                <w:numId w:val="14"/>
              </w:numPr>
              <w:spacing w:before="60" w:after="60" w:line="240" w:lineRule="auto"/>
              <w:rPr>
                <w:ins w:id="589" w:author="Nikhil Shenoy" w:date="2021-05-11T16:03:00Z"/>
                <w:rFonts w:asciiTheme="minorHAnsi" w:hAnsiTheme="minorHAnsi"/>
                <w:sz w:val="22"/>
                <w:szCs w:val="22"/>
                <w:lang w:eastAsia="en-CA"/>
              </w:rPr>
              <w:pPrChange w:id="590" w:author="Nikhil Shenoy" w:date="2021-05-11T16:03:00Z">
                <w:pPr>
                  <w:spacing w:before="60" w:after="60" w:line="240" w:lineRule="auto"/>
                  <w:ind w:left="0"/>
                </w:pPr>
              </w:pPrChange>
            </w:pPr>
            <w:ins w:id="591" w:author="Nikhil Shenoy" w:date="2021-05-11T16:03:00Z">
              <w:r w:rsidRPr="00F65CC6">
                <w:rPr>
                  <w:rFonts w:asciiTheme="minorHAnsi" w:hAnsiTheme="minorHAnsi"/>
                  <w:sz w:val="22"/>
                  <w:szCs w:val="22"/>
                  <w:lang w:eastAsia="en-CA"/>
                </w:rPr>
                <w:t>Updated Validation Rule and Validation Logic to account for amalgamation</w:t>
              </w:r>
            </w:ins>
          </w:p>
          <w:p w14:paraId="06F4EBDC" w14:textId="77777777" w:rsidR="00385F47" w:rsidRPr="00385F47" w:rsidRDefault="00385F47">
            <w:pPr>
              <w:pStyle w:val="ListParagraph"/>
              <w:spacing w:before="60" w:after="60" w:line="240" w:lineRule="auto"/>
              <w:rPr>
                <w:ins w:id="592" w:author="Nikhil Shenoy" w:date="2021-05-11T16:03:00Z"/>
                <w:rFonts w:asciiTheme="minorHAnsi" w:hAnsiTheme="minorHAnsi"/>
                <w:sz w:val="22"/>
                <w:szCs w:val="22"/>
                <w:lang w:eastAsia="en-CA"/>
              </w:rPr>
              <w:pPrChange w:id="593" w:author="Nikhil Shenoy" w:date="2021-05-11T16:03:00Z">
                <w:pPr>
                  <w:spacing w:before="60" w:after="60" w:line="240" w:lineRule="auto"/>
                  <w:ind w:left="0"/>
                </w:pPr>
              </w:pPrChange>
            </w:pPr>
          </w:p>
          <w:p w14:paraId="694A5753" w14:textId="0725AD58" w:rsidR="000A0228" w:rsidRDefault="000A0228" w:rsidP="00F93DA0">
            <w:pPr>
              <w:spacing w:before="60" w:after="60" w:line="240" w:lineRule="auto"/>
              <w:ind w:left="0"/>
              <w:rPr>
                <w:rFonts w:asciiTheme="minorHAnsi" w:hAnsiTheme="minorHAnsi"/>
                <w:sz w:val="22"/>
                <w:szCs w:val="22"/>
                <w:lang w:eastAsia="en-CA"/>
              </w:rPr>
            </w:pPr>
            <w:r w:rsidRPr="000A0228">
              <w:rPr>
                <w:rFonts w:asciiTheme="minorHAnsi" w:hAnsiTheme="minorHAnsi"/>
                <w:sz w:val="22"/>
                <w:szCs w:val="22"/>
                <w:lang w:eastAsia="en-CA"/>
              </w:rPr>
              <w:t xml:space="preserve">MR 20180831: </w:t>
            </w:r>
          </w:p>
          <w:p w14:paraId="6924C982" w14:textId="4972312C" w:rsidR="000A0228" w:rsidRPr="008E43BC" w:rsidRDefault="000A0228" w:rsidP="008E43BC">
            <w:pPr>
              <w:pStyle w:val="ListParagraph"/>
              <w:numPr>
                <w:ilvl w:val="0"/>
                <w:numId w:val="32"/>
              </w:numPr>
              <w:spacing w:before="60" w:after="60" w:line="240" w:lineRule="auto"/>
              <w:rPr>
                <w:rFonts w:asciiTheme="minorHAnsi" w:hAnsiTheme="minorHAnsi"/>
                <w:sz w:val="22"/>
                <w:szCs w:val="22"/>
                <w:lang w:eastAsia="en-CA"/>
              </w:rPr>
            </w:pPr>
            <w:r w:rsidRPr="008E43BC">
              <w:rPr>
                <w:rFonts w:asciiTheme="minorHAnsi" w:hAnsiTheme="minorHAnsi"/>
                <w:sz w:val="22"/>
                <w:szCs w:val="22"/>
                <w:lang w:eastAsia="en-CA"/>
              </w:rPr>
              <w:t>Following TASK0025406 condition added ‘Transaction Indicator &lt;&gt; Regul’.</w:t>
            </w:r>
          </w:p>
          <w:p w14:paraId="7122CFDF" w14:textId="77777777" w:rsidR="000A0228" w:rsidRDefault="000A0228" w:rsidP="00F93DA0">
            <w:pPr>
              <w:spacing w:before="60" w:after="60" w:line="240" w:lineRule="auto"/>
              <w:ind w:left="0"/>
              <w:rPr>
                <w:rFonts w:asciiTheme="minorHAnsi" w:hAnsiTheme="minorHAnsi"/>
                <w:sz w:val="22"/>
                <w:szCs w:val="22"/>
                <w:lang w:eastAsia="en-CA"/>
              </w:rPr>
            </w:pPr>
          </w:p>
          <w:p w14:paraId="0BFCE084"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7F3DDF66" w14:textId="77777777" w:rsidR="00F93DA0" w:rsidRPr="00E8794C" w:rsidRDefault="00F93DA0" w:rsidP="003410B0">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34F74C8B" w14:textId="2D2F55D7" w:rsidR="005A60BC" w:rsidRPr="00BF590A" w:rsidRDefault="005A60BC" w:rsidP="00BF590A">
            <w:pPr>
              <w:spacing w:before="60" w:after="60" w:line="240" w:lineRule="auto"/>
              <w:ind w:left="0"/>
              <w:rPr>
                <w:rFonts w:asciiTheme="minorHAnsi" w:hAnsiTheme="minorHAnsi"/>
                <w:sz w:val="22"/>
                <w:szCs w:val="22"/>
                <w:lang w:eastAsia="en-CA"/>
              </w:rPr>
            </w:pPr>
          </w:p>
        </w:tc>
      </w:tr>
      <w:tr w:rsidR="006E3B37" w:rsidRPr="00BD7C56" w14:paraId="54742DF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55ECC48" w14:textId="09676CFA" w:rsidR="006E3B37" w:rsidRDefault="006E3B37"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Function</w:t>
            </w:r>
          </w:p>
        </w:tc>
        <w:tc>
          <w:tcPr>
            <w:tcW w:w="8448" w:type="dxa"/>
            <w:tcBorders>
              <w:top w:val="single" w:sz="4" w:space="0" w:color="auto"/>
              <w:left w:val="single" w:sz="4" w:space="0" w:color="auto"/>
              <w:bottom w:val="single" w:sz="4" w:space="0" w:color="auto"/>
              <w:right w:val="single" w:sz="4" w:space="0" w:color="auto"/>
            </w:tcBorders>
            <w:vAlign w:val="center"/>
          </w:tcPr>
          <w:p w14:paraId="10FE51AD" w14:textId="7E8ABF07" w:rsidR="006543BB" w:rsidRPr="00487EA8" w:rsidRDefault="006543BB" w:rsidP="006543BB">
            <w:pPr>
              <w:spacing w:before="60" w:after="60" w:line="240" w:lineRule="auto"/>
              <w:ind w:left="720"/>
              <w:rPr>
                <w:rFonts w:asciiTheme="minorHAnsi" w:hAnsiTheme="minorHAnsi"/>
                <w:sz w:val="22"/>
                <w:szCs w:val="22"/>
                <w:lang w:eastAsia="en-CA"/>
              </w:rPr>
            </w:pPr>
            <w:r w:rsidRPr="00487EA8">
              <w:rPr>
                <w:rFonts w:asciiTheme="minorHAnsi" w:hAnsiTheme="minorHAnsi"/>
                <w:sz w:val="22"/>
                <w:szCs w:val="22"/>
                <w:lang w:eastAsia="en-CA"/>
              </w:rPr>
              <w:t xml:space="preserve">Function </w:t>
            </w:r>
            <w:r w:rsidR="00705E92">
              <w:rPr>
                <w:rFonts w:asciiTheme="minorHAnsi" w:hAnsiTheme="minorHAnsi"/>
                <w:sz w:val="22"/>
                <w:szCs w:val="22"/>
                <w:lang w:eastAsia="en-CA"/>
              </w:rPr>
              <w:t>Calculate Annualized Earnings from Ariel</w:t>
            </w:r>
            <w:r w:rsidR="00705E92" w:rsidRPr="00487EA8" w:rsidDel="00705E92">
              <w:rPr>
                <w:rFonts w:asciiTheme="minorHAnsi" w:hAnsiTheme="minorHAnsi"/>
                <w:sz w:val="22"/>
                <w:szCs w:val="22"/>
                <w:lang w:eastAsia="en-CA"/>
              </w:rPr>
              <w:t xml:space="preserve"> </w:t>
            </w:r>
            <w:r w:rsidRPr="00487EA8">
              <w:rPr>
                <w:rFonts w:asciiTheme="minorHAnsi" w:hAnsiTheme="minorHAnsi"/>
                <w:sz w:val="22"/>
                <w:szCs w:val="22"/>
                <w:lang w:eastAsia="en-CA"/>
              </w:rPr>
              <w:t>(SIN, Employer, Year) {</w:t>
            </w:r>
          </w:p>
          <w:p w14:paraId="0790157F" w14:textId="77777777" w:rsidR="006543BB" w:rsidRPr="00487EA8" w:rsidRDefault="006543BB" w:rsidP="006543BB">
            <w:pPr>
              <w:spacing w:before="60" w:after="60" w:line="240" w:lineRule="auto"/>
              <w:ind w:left="720"/>
              <w:rPr>
                <w:rFonts w:asciiTheme="minorHAnsi" w:hAnsiTheme="minorHAnsi"/>
                <w:sz w:val="22"/>
                <w:szCs w:val="22"/>
                <w:lang w:eastAsia="en-CA"/>
              </w:rPr>
            </w:pPr>
            <w:r w:rsidRPr="00487EA8">
              <w:rPr>
                <w:rFonts w:asciiTheme="minorHAnsi" w:hAnsiTheme="minorHAnsi"/>
                <w:sz w:val="22"/>
                <w:szCs w:val="22"/>
                <w:lang w:eastAsia="en-CA"/>
              </w:rPr>
              <w:t>If a SalaryRate record exists where</w:t>
            </w:r>
          </w:p>
          <w:p w14:paraId="3D954CBA"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REPORT</w:t>
            </w:r>
          </w:p>
          <w:p w14:paraId="23AD6020"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File.Employer = Ariel.Employer</w:t>
            </w:r>
          </w:p>
          <w:p w14:paraId="4D4D7C53"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Year(EffectiveDate) = Year</w:t>
            </w:r>
          </w:p>
          <w:p w14:paraId="30A747AE" w14:textId="77777777" w:rsidR="006543BB" w:rsidRPr="00487EA8" w:rsidRDefault="006543BB" w:rsidP="006543BB">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Return SalaryRate.Rate</w:t>
            </w:r>
          </w:p>
          <w:p w14:paraId="1C75BBA6" w14:textId="77777777" w:rsidR="006543BB" w:rsidRDefault="006543BB" w:rsidP="006543BB">
            <w:pPr>
              <w:spacing w:before="100" w:beforeAutospacing="1" w:after="100" w:afterAutospacing="1"/>
              <w:ind w:left="720"/>
              <w:rPr>
                <w:rFonts w:ascii="Times New Roman" w:hAnsi="Times New Roman"/>
                <w:sz w:val="24"/>
                <w:szCs w:val="24"/>
              </w:rPr>
            </w:pPr>
            <w:r w:rsidRPr="00487EA8">
              <w:rPr>
                <w:rFonts w:asciiTheme="minorHAnsi" w:hAnsiTheme="minorHAnsi"/>
                <w:sz w:val="22"/>
                <w:szCs w:val="22"/>
                <w:lang w:eastAsia="en-CA"/>
              </w:rPr>
              <w:t>Else</w:t>
            </w:r>
          </w:p>
          <w:p w14:paraId="6BAC962F" w14:textId="77777777" w:rsidR="006543BB" w:rsidRPr="00487EA8" w:rsidRDefault="006543BB" w:rsidP="006543BB">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Service = the SUM of Service.Amount of all Service records where </w:t>
            </w:r>
          </w:p>
          <w:p w14:paraId="570A82D5" w14:textId="77777777" w:rsidR="006543BB"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CTSRV</w:t>
            </w:r>
          </w:p>
          <w:p w14:paraId="494A05A9"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37C80DE5"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10C9DA71"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2ACDE922"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38758D27" w14:textId="77777777" w:rsidR="006543BB" w:rsidRPr="00487EA8" w:rsidRDefault="006543BB" w:rsidP="006543BB">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If (Service = 0) then:</w:t>
            </w:r>
          </w:p>
          <w:p w14:paraId="10B4D5CE" w14:textId="77777777" w:rsidR="006543BB" w:rsidRDefault="006543BB" w:rsidP="006543BB">
            <w:pPr>
              <w:spacing w:before="100" w:beforeAutospacing="1" w:after="100" w:afterAutospacing="1"/>
              <w:ind w:left="2160"/>
              <w:rPr>
                <w:rFonts w:ascii="Times New Roman" w:hAnsi="Times New Roman"/>
                <w:sz w:val="24"/>
                <w:szCs w:val="24"/>
              </w:rPr>
            </w:pPr>
            <w:r w:rsidRPr="00487EA8">
              <w:rPr>
                <w:rFonts w:asciiTheme="minorHAnsi" w:hAnsiTheme="minorHAnsi"/>
                <w:sz w:val="22"/>
                <w:szCs w:val="22"/>
                <w:lang w:eastAsia="en-CA"/>
              </w:rPr>
              <w:t>return 0</w:t>
            </w:r>
          </w:p>
          <w:p w14:paraId="047B0200" w14:textId="77777777" w:rsidR="006543BB" w:rsidRPr="00487EA8" w:rsidRDefault="006543BB" w:rsidP="006543BB">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End If</w:t>
            </w:r>
          </w:p>
          <w:p w14:paraId="7E087C62" w14:textId="77777777" w:rsidR="006543BB" w:rsidRPr="00487EA8" w:rsidRDefault="006543BB" w:rsidP="006543BB">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LowContributions = the SUM of Contributions.Amount of all Contributions records where </w:t>
            </w:r>
          </w:p>
          <w:p w14:paraId="2698B942" w14:textId="77777777" w:rsidR="006543BB"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LowRPP</w:t>
            </w:r>
          </w:p>
          <w:p w14:paraId="4C07E3FB" w14:textId="77777777" w:rsidR="006543BB" w:rsidRPr="00EB07A6"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65C1E734"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5ACF999E"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69453988"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1FBD0F45"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SummaryAttribute &lt;&gt; "RRETRO"</w:t>
            </w:r>
          </w:p>
          <w:p w14:paraId="32FF7D05" w14:textId="77777777" w:rsidR="006543BB" w:rsidRPr="00487EA8" w:rsidRDefault="006543BB" w:rsidP="006543BB">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 xml:space="preserve">HighContributions = the SUM of Contributions.Amount of all Contributions records where </w:t>
            </w:r>
          </w:p>
          <w:p w14:paraId="0E6BF014" w14:textId="77777777" w:rsidR="006543BB"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Type = HghRPP or HghRCA</w:t>
            </w:r>
          </w:p>
          <w:p w14:paraId="5DE5D8C6" w14:textId="77777777" w:rsidR="006543BB" w:rsidRPr="00EB07A6"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Pr>
                <w:rFonts w:asciiTheme="minorHAnsi" w:hAnsiTheme="minorHAnsi"/>
                <w:sz w:val="22"/>
                <w:szCs w:val="22"/>
                <w:lang w:eastAsia="en-CA"/>
              </w:rPr>
              <w:t>Transaction Indicator &lt;&gt; REGUL</w:t>
            </w:r>
          </w:p>
          <w:p w14:paraId="55BA15E5"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Member = SIN</w:t>
            </w:r>
          </w:p>
          <w:p w14:paraId="5EE6D698"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Employer = Employer</w:t>
            </w:r>
          </w:p>
          <w:p w14:paraId="58C36E58"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Year(BeginDate) = Year</w:t>
            </w:r>
          </w:p>
          <w:p w14:paraId="5C6CF9BD" w14:textId="77777777" w:rsidR="006543BB" w:rsidRPr="00487EA8" w:rsidRDefault="006543BB" w:rsidP="006543BB">
            <w:pPr>
              <w:pStyle w:val="ListParagraph"/>
              <w:numPr>
                <w:ilvl w:val="0"/>
                <w:numId w:val="47"/>
              </w:numPr>
              <w:spacing w:before="100" w:beforeAutospacing="1" w:after="100" w:afterAutospacing="1" w:line="240" w:lineRule="auto"/>
              <w:contextualSpacing w:val="0"/>
              <w:rPr>
                <w:rFonts w:asciiTheme="minorHAnsi" w:hAnsiTheme="minorHAnsi"/>
                <w:sz w:val="22"/>
                <w:szCs w:val="22"/>
                <w:lang w:eastAsia="en-CA"/>
              </w:rPr>
            </w:pPr>
            <w:r w:rsidRPr="00487EA8">
              <w:rPr>
                <w:rFonts w:asciiTheme="minorHAnsi" w:hAnsiTheme="minorHAnsi"/>
                <w:sz w:val="22"/>
                <w:szCs w:val="22"/>
                <w:lang w:eastAsia="en-CA"/>
              </w:rPr>
              <w:t>SummaryAttribute &lt;&gt; "RRETRO"</w:t>
            </w:r>
          </w:p>
          <w:p w14:paraId="5BB5A458" w14:textId="77777777" w:rsidR="006543BB" w:rsidRPr="00487EA8" w:rsidRDefault="006543BB" w:rsidP="006543BB">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AE = ((LowContributions / LowContributionsRate) + (HighContributions / HighContributionsRate)) / (Service / 52)</w:t>
            </w:r>
          </w:p>
          <w:p w14:paraId="626EB841" w14:textId="77777777" w:rsidR="006543BB" w:rsidRPr="00487EA8" w:rsidRDefault="006543BB" w:rsidP="006543BB">
            <w:pPr>
              <w:spacing w:before="100" w:beforeAutospacing="1" w:after="100" w:afterAutospacing="1"/>
              <w:ind w:left="1440"/>
              <w:rPr>
                <w:rFonts w:asciiTheme="minorHAnsi" w:hAnsiTheme="minorHAnsi"/>
                <w:sz w:val="22"/>
                <w:szCs w:val="22"/>
                <w:lang w:eastAsia="en-CA"/>
              </w:rPr>
            </w:pPr>
            <w:r w:rsidRPr="00487EA8">
              <w:rPr>
                <w:rFonts w:asciiTheme="minorHAnsi" w:hAnsiTheme="minorHAnsi"/>
                <w:sz w:val="22"/>
                <w:szCs w:val="22"/>
                <w:lang w:eastAsia="en-CA"/>
              </w:rPr>
              <w:t>Return AE</w:t>
            </w:r>
          </w:p>
          <w:p w14:paraId="4C9F9238" w14:textId="77777777" w:rsidR="006543BB" w:rsidRPr="00487EA8" w:rsidRDefault="006543BB" w:rsidP="006543BB">
            <w:pPr>
              <w:spacing w:before="100" w:beforeAutospacing="1" w:after="100" w:afterAutospacing="1"/>
              <w:ind w:left="720"/>
              <w:rPr>
                <w:rFonts w:asciiTheme="minorHAnsi" w:hAnsiTheme="minorHAnsi"/>
                <w:sz w:val="22"/>
                <w:szCs w:val="22"/>
                <w:lang w:eastAsia="en-CA"/>
              </w:rPr>
            </w:pPr>
            <w:r w:rsidRPr="00487EA8">
              <w:rPr>
                <w:rFonts w:asciiTheme="minorHAnsi" w:hAnsiTheme="minorHAnsi"/>
                <w:sz w:val="22"/>
                <w:szCs w:val="22"/>
                <w:lang w:eastAsia="en-CA"/>
              </w:rPr>
              <w:t>End If</w:t>
            </w:r>
          </w:p>
          <w:p w14:paraId="20B94ACF" w14:textId="5E9F4AA0" w:rsidR="006543BB" w:rsidRDefault="006543BB" w:rsidP="006543BB">
            <w:pPr>
              <w:spacing w:before="100" w:beforeAutospacing="1" w:after="100" w:afterAutospacing="1"/>
              <w:rPr>
                <w:rFonts w:asciiTheme="minorHAnsi" w:hAnsiTheme="minorHAnsi"/>
                <w:sz w:val="22"/>
                <w:szCs w:val="22"/>
                <w:lang w:eastAsia="en-CA"/>
              </w:rPr>
            </w:pPr>
            <w:r w:rsidRPr="00487EA8">
              <w:rPr>
                <w:rFonts w:asciiTheme="minorHAnsi" w:hAnsiTheme="minorHAnsi"/>
                <w:sz w:val="22"/>
                <w:szCs w:val="22"/>
                <w:lang w:eastAsia="en-CA"/>
              </w:rPr>
              <w:t>End</w:t>
            </w:r>
            <w:r>
              <w:rPr>
                <w:rFonts w:ascii="Times New Roman" w:hAnsi="Times New Roman"/>
                <w:sz w:val="24"/>
                <w:szCs w:val="24"/>
              </w:rPr>
              <w:t xml:space="preserve"> </w:t>
            </w:r>
            <w:r w:rsidRPr="00487EA8">
              <w:rPr>
                <w:rFonts w:asciiTheme="minorHAnsi" w:hAnsiTheme="minorHAnsi"/>
                <w:sz w:val="22"/>
                <w:szCs w:val="22"/>
                <w:lang w:eastAsia="en-CA"/>
              </w:rPr>
              <w:t>Function</w:t>
            </w:r>
          </w:p>
          <w:p w14:paraId="232F4189" w14:textId="77777777" w:rsidR="00705E92" w:rsidRDefault="00705E92" w:rsidP="006543BB">
            <w:pPr>
              <w:spacing w:before="100" w:beforeAutospacing="1" w:after="100" w:afterAutospacing="1"/>
              <w:rPr>
                <w:rFonts w:asciiTheme="minorHAnsi" w:hAnsiTheme="minorHAnsi"/>
                <w:sz w:val="22"/>
                <w:szCs w:val="22"/>
                <w:lang w:eastAsia="en-CA"/>
              </w:rPr>
            </w:pPr>
          </w:p>
          <w:p w14:paraId="66F1EE1F" w14:textId="77777777" w:rsidR="00705E92" w:rsidRDefault="00705E92" w:rsidP="006543BB">
            <w:pPr>
              <w:spacing w:before="100" w:beforeAutospacing="1" w:after="100" w:afterAutospacing="1"/>
              <w:rPr>
                <w:rFonts w:asciiTheme="minorHAnsi" w:hAnsiTheme="minorHAnsi"/>
                <w:sz w:val="22"/>
                <w:szCs w:val="22"/>
                <w:lang w:eastAsia="en-CA"/>
              </w:rPr>
            </w:pPr>
          </w:p>
          <w:p w14:paraId="1FFECEEB" w14:textId="5099FD26" w:rsidR="0017798F" w:rsidRPr="00705E92" w:rsidRDefault="0017798F" w:rsidP="006543BB">
            <w:pPr>
              <w:spacing w:before="100" w:beforeAutospacing="1" w:after="100" w:afterAutospacing="1"/>
              <w:rPr>
                <w:rFonts w:asciiTheme="minorHAnsi" w:hAnsiTheme="minorHAnsi"/>
                <w:sz w:val="22"/>
                <w:szCs w:val="22"/>
                <w:lang w:eastAsia="en-CA"/>
              </w:rPr>
            </w:pPr>
            <w:r w:rsidRPr="00705E92">
              <w:rPr>
                <w:rFonts w:asciiTheme="minorHAnsi" w:hAnsiTheme="minorHAnsi"/>
                <w:sz w:val="22"/>
                <w:szCs w:val="22"/>
                <w:lang w:eastAsia="en-CA"/>
              </w:rPr>
              <w:t xml:space="preserve">Function </w:t>
            </w:r>
            <w:r w:rsidR="00705E92">
              <w:rPr>
                <w:rFonts w:asciiTheme="minorHAnsi" w:hAnsiTheme="minorHAnsi"/>
                <w:sz w:val="22"/>
                <w:szCs w:val="22"/>
                <w:lang w:eastAsia="en-CA"/>
              </w:rPr>
              <w:t>Calculate Annualized Earnings from Ariel</w:t>
            </w:r>
            <w:r w:rsidRPr="00705E92">
              <w:rPr>
                <w:rFonts w:asciiTheme="minorHAnsi" w:hAnsiTheme="minorHAnsi"/>
                <w:sz w:val="22"/>
                <w:szCs w:val="22"/>
                <w:lang w:eastAsia="en-CA"/>
              </w:rPr>
              <w:t>:</w:t>
            </w:r>
          </w:p>
          <w:p w14:paraId="2FF15492" w14:textId="3D4F5DD1" w:rsidR="0017798F" w:rsidRPr="00705E92" w:rsidRDefault="0017798F" w:rsidP="0017798F">
            <w:pPr>
              <w:spacing w:before="100" w:beforeAutospacing="1" w:after="100" w:afterAutospacing="1"/>
              <w:ind w:left="1440"/>
              <w:rPr>
                <w:rFonts w:asciiTheme="minorHAnsi" w:hAnsiTheme="minorHAnsi"/>
                <w:sz w:val="22"/>
                <w:szCs w:val="22"/>
                <w:lang w:eastAsia="en-CA"/>
              </w:rPr>
            </w:pPr>
            <w:r w:rsidRPr="00705E92">
              <w:rPr>
                <w:rFonts w:asciiTheme="minorHAnsi" w:hAnsiTheme="minorHAnsi"/>
                <w:sz w:val="22"/>
                <w:szCs w:val="22"/>
                <w:lang w:eastAsia="en-CA"/>
              </w:rPr>
              <w:t>AE = ((Fie.LowContributions / LowContributionsRate) + (File.HighContributions / HighContributionsRate)) / (File.Weeks / 52)</w:t>
            </w:r>
          </w:p>
          <w:p w14:paraId="1235F546" w14:textId="77777777" w:rsidR="0017798F" w:rsidRPr="008E43BC" w:rsidRDefault="0017798F" w:rsidP="0017798F">
            <w:pPr>
              <w:spacing w:before="100" w:beforeAutospacing="1" w:after="100" w:afterAutospacing="1"/>
              <w:rPr>
                <w:rFonts w:asciiTheme="minorHAnsi" w:hAnsiTheme="minorHAnsi"/>
                <w:sz w:val="22"/>
                <w:szCs w:val="22"/>
              </w:rPr>
            </w:pPr>
            <w:r w:rsidRPr="008E43BC">
              <w:rPr>
                <w:rFonts w:asciiTheme="minorHAnsi" w:hAnsiTheme="minorHAnsi"/>
                <w:sz w:val="22"/>
                <w:szCs w:val="22"/>
              </w:rPr>
              <w:t>Return AE</w:t>
            </w:r>
          </w:p>
          <w:p w14:paraId="20CF86D4" w14:textId="77777777" w:rsidR="006E3B37" w:rsidRDefault="006E3B37" w:rsidP="006543BB">
            <w:pPr>
              <w:spacing w:before="100" w:beforeAutospacing="1" w:after="100" w:afterAutospacing="1"/>
              <w:rPr>
                <w:rFonts w:asciiTheme="minorHAnsi" w:hAnsiTheme="minorHAnsi"/>
                <w:sz w:val="22"/>
                <w:szCs w:val="22"/>
                <w:lang w:eastAsia="en-CA"/>
              </w:rPr>
            </w:pPr>
          </w:p>
        </w:tc>
      </w:tr>
    </w:tbl>
    <w:p w14:paraId="5245A45D" w14:textId="77777777" w:rsidR="005A60BC" w:rsidRPr="00BD7C56" w:rsidRDefault="005A60BC" w:rsidP="005A60BC">
      <w:pPr>
        <w:spacing w:before="0" w:after="0" w:line="240" w:lineRule="auto"/>
        <w:ind w:left="0"/>
      </w:pPr>
    </w:p>
    <w:p w14:paraId="2F51EB9D" w14:textId="555B45A2" w:rsidR="005D074A" w:rsidRDefault="005D074A">
      <w:pPr>
        <w:spacing w:before="0" w:after="0" w:line="240" w:lineRule="auto"/>
        <w:ind w:left="0"/>
      </w:pPr>
      <w:r>
        <w:br w:type="page"/>
      </w:r>
    </w:p>
    <w:p w14:paraId="298B3883" w14:textId="77777777" w:rsidR="00CF3078" w:rsidRDefault="00CF3078">
      <w:pPr>
        <w:spacing w:before="0" w:after="0" w:line="240" w:lineRule="auto"/>
        <w:ind w:left="0"/>
      </w:pPr>
    </w:p>
    <w:p w14:paraId="74C8C5B7" w14:textId="7232E3CB" w:rsidR="00CF3078" w:rsidRPr="006B06A8" w:rsidRDefault="00CF3078" w:rsidP="00CF3078">
      <w:pPr>
        <w:pStyle w:val="Heading3"/>
      </w:pPr>
      <w:r w:rsidRPr="006B06A8">
        <w:t>Validation –</w:t>
      </w:r>
      <w:r w:rsidR="00256444">
        <w:t xml:space="preserve"> Waived Contributions For Same Employer PT M</w:t>
      </w:r>
      <w:r>
        <w:t>ember</w:t>
      </w:r>
    </w:p>
    <w:p w14:paraId="5555FBF5" w14:textId="77777777" w:rsidR="00CF3078" w:rsidRPr="006B06A8" w:rsidRDefault="00CF3078" w:rsidP="00800052">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CF3078" w14:paraId="2E6DB35B"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AFD738" w14:textId="77777777" w:rsidR="00CF3078" w:rsidRDefault="00CF3078"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1AE06ACB" w14:textId="77777777" w:rsidR="00CF3078" w:rsidRPr="00AF4250" w:rsidRDefault="00CF3078" w:rsidP="00642773">
            <w:pPr>
              <w:pStyle w:val="Heading1"/>
              <w:rPr>
                <w:lang w:val="en-US"/>
              </w:rPr>
            </w:pPr>
            <w:bookmarkStart w:id="594" w:name="_Toc479243672"/>
            <w:bookmarkStart w:id="595" w:name="_Toc43372901"/>
            <w:r w:rsidRPr="00AF4250">
              <w:rPr>
                <w:lang w:val="en-US"/>
              </w:rPr>
              <w:t>B1</w:t>
            </w:r>
            <w:r>
              <w:rPr>
                <w:lang w:val="en-US"/>
              </w:rPr>
              <w:t>54</w:t>
            </w:r>
            <w:r w:rsidRPr="00AF4250">
              <w:rPr>
                <w:lang w:val="en-US"/>
              </w:rPr>
              <w:t>_</w:t>
            </w:r>
            <w:r>
              <w:rPr>
                <w:lang w:val="en-US"/>
              </w:rPr>
              <w:t>Waived</w:t>
            </w:r>
            <w:r w:rsidR="00EB2C72">
              <w:rPr>
                <w:lang w:val="en-US"/>
              </w:rPr>
              <w:t>C</w:t>
            </w:r>
            <w:r>
              <w:rPr>
                <w:lang w:val="en-US"/>
              </w:rPr>
              <w:t>ontributions</w:t>
            </w:r>
            <w:r w:rsidR="00EB2C72">
              <w:rPr>
                <w:lang w:val="en-US"/>
              </w:rPr>
              <w:t>F</w:t>
            </w:r>
            <w:r>
              <w:rPr>
                <w:lang w:val="en-US"/>
              </w:rPr>
              <w:t>or</w:t>
            </w:r>
            <w:r w:rsidR="00EB2C72">
              <w:rPr>
                <w:lang w:val="en-US"/>
              </w:rPr>
              <w:t>S</w:t>
            </w:r>
            <w:r>
              <w:rPr>
                <w:lang w:val="en-US"/>
              </w:rPr>
              <w:t>ame</w:t>
            </w:r>
            <w:r w:rsidR="00EB2C72">
              <w:rPr>
                <w:lang w:val="en-US"/>
              </w:rPr>
              <w:t>E</w:t>
            </w:r>
            <w:r>
              <w:rPr>
                <w:lang w:val="en-US"/>
              </w:rPr>
              <w:t>mployerPT</w:t>
            </w:r>
            <w:r w:rsidR="00EB2C72">
              <w:rPr>
                <w:lang w:val="en-US"/>
              </w:rPr>
              <w:t>M</w:t>
            </w:r>
            <w:r>
              <w:rPr>
                <w:lang w:val="en-US"/>
              </w:rPr>
              <w:t>ember</w:t>
            </w:r>
            <w:bookmarkEnd w:id="594"/>
            <w:bookmarkEnd w:id="595"/>
          </w:p>
        </w:tc>
      </w:tr>
      <w:tr w:rsidR="00CC4DAD" w14:paraId="1064BAC9"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867A15" w14:textId="77777777" w:rsidR="00CC4DAD" w:rsidRDefault="00CC4DAD"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F06512B" w14:textId="65A29D2F" w:rsidR="00CC4DAD" w:rsidRDefault="007F0E4D" w:rsidP="004B6297">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9732</w:t>
            </w:r>
          </w:p>
        </w:tc>
      </w:tr>
      <w:tr w:rsidR="0081139B" w14:paraId="79855892"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3F6A3A" w14:textId="0BA3E10A" w:rsidR="0081139B" w:rsidRDefault="0081139B"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7DB0CC3" w14:textId="28FCE3D2" w:rsidR="0081139B" w:rsidRDefault="0081139B" w:rsidP="004B6297">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CC4DAD" w14:paraId="4FC0BC31"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5E7489" w14:textId="77777777" w:rsidR="00CC4DAD" w:rsidRDefault="00CC4DAD"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9A95222" w14:textId="77777777" w:rsidR="00CC4DAD" w:rsidRDefault="00CC4DAD" w:rsidP="004B6297">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CC4DAD">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CF3078" w14:paraId="605A308E"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0007579" w14:textId="77777777" w:rsidR="00CF3078" w:rsidRDefault="00C01237"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CA77C59" w14:textId="77777777" w:rsidR="00CF3078" w:rsidRPr="008808D0" w:rsidRDefault="005E3DA1" w:rsidP="004B6297">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Member Basic Information</w:t>
            </w:r>
          </w:p>
        </w:tc>
      </w:tr>
      <w:tr w:rsidR="00CF3078" w14:paraId="6002392E"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F05A9B3" w14:textId="77777777" w:rsidR="00CF3078" w:rsidRDefault="00CF3078"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74C2A5F" w14:textId="77777777" w:rsidR="00CF3078" w:rsidRDefault="00CF3078" w:rsidP="004B629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CF3078" w14:paraId="396AF102"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0587C2B" w14:textId="77777777" w:rsidR="00CF3078" w:rsidRDefault="00CF3078"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DA04B05" w14:textId="77777777" w:rsidR="00CF3078" w:rsidRPr="00B464B9" w:rsidRDefault="00CF3078" w:rsidP="004B6297">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F47FB3" w:rsidRPr="00A61AB1" w14:paraId="5064D921"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6ACACAC"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9691F3F"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0EC32C8" w14:textId="741F7688" w:rsidR="00F47FB3" w:rsidRPr="00A24B12" w:rsidRDefault="00CA1543" w:rsidP="00AF0743">
            <w:pPr>
              <w:ind w:left="0"/>
              <w:rPr>
                <w:rFonts w:asciiTheme="minorHAnsi" w:hAnsiTheme="minorHAnsi"/>
                <w:sz w:val="22"/>
                <w:szCs w:val="22"/>
                <w:lang w:val="en-US" w:eastAsia="en-CA"/>
              </w:rPr>
            </w:pPr>
            <w:r w:rsidRPr="00A24B12">
              <w:rPr>
                <w:rFonts w:asciiTheme="minorHAnsi" w:hAnsiTheme="minorHAnsi"/>
                <w:sz w:val="22"/>
                <w:szCs w:val="22"/>
              </w:rPr>
              <w:t xml:space="preserve"> </w:t>
            </w:r>
            <w:r w:rsidR="00AC245E">
              <w:rPr>
                <w:rFonts w:asciiTheme="minorHAnsi" w:hAnsiTheme="minorHAnsi"/>
                <w:sz w:val="22"/>
                <w:szCs w:val="22"/>
              </w:rPr>
              <w:t>M</w:t>
            </w:r>
            <w:r w:rsidR="006839C8" w:rsidRPr="00A24B12">
              <w:rPr>
                <w:rFonts w:asciiTheme="minorHAnsi" w:hAnsiTheme="minorHAnsi"/>
                <w:sz w:val="22"/>
                <w:szCs w:val="22"/>
              </w:rPr>
              <w:t>em</w:t>
            </w:r>
            <w:r w:rsidRPr="00A24B12">
              <w:rPr>
                <w:rFonts w:asciiTheme="minorHAnsi" w:hAnsiTheme="minorHAnsi"/>
                <w:sz w:val="22"/>
                <w:szCs w:val="22"/>
              </w:rPr>
              <w:t>b</w:t>
            </w:r>
            <w:r w:rsidR="006839C8" w:rsidRPr="00A24B12">
              <w:rPr>
                <w:rFonts w:asciiTheme="minorHAnsi" w:hAnsiTheme="minorHAnsi"/>
                <w:sz w:val="22"/>
                <w:szCs w:val="22"/>
              </w:rPr>
              <w:t>e</w:t>
            </w:r>
            <w:r w:rsidRPr="00A24B12">
              <w:rPr>
                <w:rFonts w:asciiTheme="minorHAnsi" w:hAnsiTheme="minorHAnsi"/>
                <w:sz w:val="22"/>
                <w:szCs w:val="22"/>
              </w:rPr>
              <w:t xml:space="preserve">r can only stop contributing </w:t>
            </w:r>
            <w:r w:rsidR="00AF0743">
              <w:rPr>
                <w:rFonts w:asciiTheme="minorHAnsi" w:hAnsiTheme="minorHAnsi"/>
                <w:sz w:val="22"/>
                <w:szCs w:val="22"/>
              </w:rPr>
              <w:t xml:space="preserve">(waive contributions) </w:t>
            </w:r>
            <w:r w:rsidRPr="00A24B12">
              <w:rPr>
                <w:rFonts w:asciiTheme="minorHAnsi" w:hAnsiTheme="minorHAnsi"/>
                <w:sz w:val="22"/>
                <w:szCs w:val="22"/>
              </w:rPr>
              <w:t>if they are going from FT contributing to PT non-contributing at the same ER.</w:t>
            </w:r>
          </w:p>
        </w:tc>
      </w:tr>
      <w:tr w:rsidR="00F47FB3" w:rsidRPr="009151F9" w14:paraId="1799B557"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7EAA2DA"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F765333" w14:textId="77777777" w:rsidR="00F47FB3" w:rsidRDefault="00F47FB3" w:rsidP="004B6297">
            <w:pPr>
              <w:ind w:left="0"/>
              <w:rPr>
                <w:rFonts w:asciiTheme="minorHAnsi" w:hAnsiTheme="minorHAnsi"/>
                <w:sz w:val="22"/>
                <w:szCs w:val="22"/>
                <w:lang w:eastAsia="en-CA"/>
              </w:rPr>
            </w:pPr>
            <w:r>
              <w:rPr>
                <w:rFonts w:asciiTheme="minorHAnsi" w:hAnsiTheme="minorHAnsi"/>
                <w:sz w:val="22"/>
                <w:szCs w:val="22"/>
                <w:lang w:eastAsia="en-CA"/>
              </w:rPr>
              <w:t xml:space="preserve">Reject </w:t>
            </w:r>
            <w:r w:rsidR="006E64CE">
              <w:rPr>
                <w:rFonts w:asciiTheme="minorHAnsi" w:hAnsiTheme="minorHAnsi"/>
                <w:sz w:val="22"/>
                <w:szCs w:val="22"/>
                <w:lang w:eastAsia="en-CA"/>
              </w:rPr>
              <w:t>the member if</w:t>
            </w:r>
            <w:r>
              <w:rPr>
                <w:rFonts w:asciiTheme="minorHAnsi" w:hAnsiTheme="minorHAnsi"/>
                <w:sz w:val="22"/>
                <w:szCs w:val="22"/>
                <w:lang w:eastAsia="en-CA"/>
              </w:rPr>
              <w:t>:</w:t>
            </w:r>
          </w:p>
          <w:p w14:paraId="450FF8B7" w14:textId="77777777" w:rsidR="002A6883" w:rsidRDefault="00DA7D0F" w:rsidP="00DA7D0F">
            <w:pPr>
              <w:ind w:left="720"/>
              <w:rPr>
                <w:rFonts w:asciiTheme="minorHAnsi" w:hAnsiTheme="minorHAnsi"/>
                <w:color w:val="auto"/>
                <w:sz w:val="22"/>
                <w:szCs w:val="22"/>
                <w:lang w:val="en-US" w:eastAsia="en-CA"/>
              </w:rPr>
            </w:pPr>
            <w:r>
              <w:rPr>
                <w:rFonts w:asciiTheme="minorHAnsi" w:hAnsiTheme="minorHAnsi"/>
                <w:sz w:val="22"/>
                <w:szCs w:val="22"/>
                <w:lang w:eastAsia="en-CA"/>
              </w:rPr>
              <w:t xml:space="preserve">File.CurrentSIN = </w:t>
            </w:r>
            <w:r w:rsidRPr="00AA3E2A">
              <w:rPr>
                <w:rFonts w:asciiTheme="minorHAnsi" w:hAnsiTheme="minorHAnsi"/>
                <w:color w:val="auto"/>
                <w:sz w:val="22"/>
                <w:szCs w:val="22"/>
                <w:lang w:val="en-US" w:eastAsia="en-CA"/>
              </w:rPr>
              <w:t>Ariel.</w:t>
            </w:r>
            <w:r>
              <w:rPr>
                <w:rFonts w:asciiTheme="minorHAnsi" w:hAnsiTheme="minorHAnsi"/>
                <w:color w:val="auto"/>
                <w:sz w:val="22"/>
                <w:szCs w:val="22"/>
                <w:lang w:val="en-US" w:eastAsia="en-CA"/>
              </w:rPr>
              <w:t>SIN</w:t>
            </w:r>
          </w:p>
          <w:p w14:paraId="49628260" w14:textId="10C56C1C" w:rsidR="00DA7D0F" w:rsidRDefault="00DA7D0F" w:rsidP="00DA7D0F">
            <w:pPr>
              <w:ind w:left="720"/>
              <w:rPr>
                <w:rFonts w:asciiTheme="minorHAnsi" w:hAnsiTheme="minorHAnsi"/>
                <w:sz w:val="22"/>
                <w:szCs w:val="22"/>
                <w:lang w:eastAsia="en-CA"/>
              </w:rPr>
            </w:pPr>
            <w:r>
              <w:rPr>
                <w:rFonts w:asciiTheme="minorHAnsi" w:hAnsiTheme="minorHAnsi"/>
                <w:sz w:val="22"/>
                <w:szCs w:val="22"/>
                <w:lang w:eastAsia="en-CA"/>
              </w:rPr>
              <w:t>And</w:t>
            </w:r>
          </w:p>
          <w:p w14:paraId="63307537" w14:textId="639ADD68" w:rsidR="008E621A" w:rsidRDefault="008E621A" w:rsidP="00DA7D0F">
            <w:pPr>
              <w:ind w:left="720"/>
              <w:rPr>
                <w:rFonts w:asciiTheme="minorHAnsi" w:hAnsiTheme="minorHAnsi"/>
                <w:color w:val="auto"/>
                <w:sz w:val="22"/>
                <w:szCs w:val="22"/>
                <w:lang w:val="en-US" w:eastAsia="en-CA"/>
              </w:rPr>
            </w:pPr>
            <w:r>
              <w:rPr>
                <w:rFonts w:asciiTheme="minorHAnsi" w:hAnsiTheme="minorHAnsi"/>
                <w:color w:val="auto"/>
                <w:sz w:val="22"/>
                <w:szCs w:val="22"/>
                <w:lang w:val="en-US" w:eastAsia="en-CA"/>
              </w:rPr>
              <w:t>File.Employer = Ariel.Employer</w:t>
            </w:r>
            <w:r w:rsidR="00DA7D0F">
              <w:rPr>
                <w:rFonts w:asciiTheme="minorHAnsi" w:hAnsiTheme="minorHAnsi"/>
                <w:color w:val="auto"/>
                <w:sz w:val="22"/>
                <w:szCs w:val="22"/>
                <w:lang w:val="en-US" w:eastAsia="en-CA"/>
              </w:rPr>
              <w:t xml:space="preserve"> </w:t>
            </w:r>
          </w:p>
          <w:p w14:paraId="240FFB3B" w14:textId="77777777" w:rsidR="00BB0FE1" w:rsidRPr="00936DBC" w:rsidRDefault="00BB0FE1" w:rsidP="00BB0FE1">
            <w:pPr>
              <w:autoSpaceDE w:val="0"/>
              <w:autoSpaceDN w:val="0"/>
              <w:adjustRightInd w:val="0"/>
              <w:spacing w:before="0" w:after="0" w:line="240" w:lineRule="auto"/>
              <w:ind w:left="737"/>
              <w:rPr>
                <w:rFonts w:asciiTheme="minorHAnsi" w:eastAsia="Times New Roman" w:hAnsiTheme="minorHAnsi" w:cs="Arial"/>
                <w:color w:val="auto"/>
                <w:sz w:val="22"/>
                <w:szCs w:val="22"/>
                <w:lang w:eastAsia="fr-CA"/>
              </w:rPr>
            </w:pPr>
            <w:r w:rsidRPr="00936DBC">
              <w:rPr>
                <w:rFonts w:asciiTheme="minorHAnsi" w:eastAsia="Times New Roman" w:hAnsiTheme="minorHAnsi" w:cs="Arial"/>
                <w:color w:val="auto"/>
                <w:sz w:val="22"/>
                <w:szCs w:val="22"/>
                <w:lang w:eastAsia="fr-CA"/>
              </w:rPr>
              <w:t>And</w:t>
            </w:r>
          </w:p>
          <w:p w14:paraId="1874485B" w14:textId="44A7ECF6" w:rsidR="00BB0FE1" w:rsidRPr="00936DBC" w:rsidRDefault="00BB0FE1" w:rsidP="00BB0FE1">
            <w:pPr>
              <w:ind w:left="720"/>
              <w:rPr>
                <w:rFonts w:asciiTheme="minorHAnsi" w:hAnsiTheme="minorHAnsi"/>
                <w:color w:val="auto"/>
                <w:sz w:val="22"/>
                <w:szCs w:val="22"/>
                <w:lang w:eastAsia="en-CA"/>
              </w:rPr>
            </w:pPr>
            <w:commentRangeStart w:id="596"/>
            <w:r w:rsidRPr="00421508">
              <w:rPr>
                <w:rFonts w:asciiTheme="minorHAnsi" w:eastAsia="Times New Roman" w:hAnsiTheme="minorHAnsi" w:cs="Arial"/>
                <w:color w:val="auto"/>
                <w:sz w:val="22"/>
                <w:szCs w:val="22"/>
                <w:highlight w:val="yellow"/>
                <w:lang w:eastAsia="fr-CA"/>
              </w:rPr>
              <w:t>There is no Active FT Ariel.Employer</w:t>
            </w:r>
            <w:r w:rsidR="00205692" w:rsidRPr="00421508">
              <w:rPr>
                <w:rFonts w:asciiTheme="minorHAnsi" w:eastAsia="Times New Roman" w:hAnsiTheme="minorHAnsi" w:cs="Arial"/>
                <w:color w:val="auto"/>
                <w:sz w:val="22"/>
                <w:szCs w:val="22"/>
                <w:highlight w:val="yellow"/>
                <w:lang w:eastAsia="fr-CA"/>
              </w:rPr>
              <w:t xml:space="preserve"> (across all other active employers)</w:t>
            </w:r>
            <w:commentRangeEnd w:id="596"/>
            <w:r w:rsidR="00421508" w:rsidRPr="00936DBC">
              <w:rPr>
                <w:rStyle w:val="CommentReference"/>
                <w:rFonts w:asciiTheme="minorHAnsi" w:hAnsiTheme="minorHAnsi"/>
                <w:color w:val="auto"/>
                <w:sz w:val="22"/>
                <w:szCs w:val="22"/>
                <w:lang w:eastAsia="en-CA"/>
              </w:rPr>
              <w:commentReference w:id="596"/>
            </w:r>
          </w:p>
          <w:p w14:paraId="550D9EBD" w14:textId="77777777" w:rsidR="00CC4DAD" w:rsidRDefault="00DA7D0F" w:rsidP="00CC4DAD">
            <w:pPr>
              <w:ind w:left="720"/>
              <w:rPr>
                <w:rFonts w:asciiTheme="minorHAnsi" w:hAnsiTheme="minorHAnsi"/>
                <w:color w:val="auto"/>
                <w:sz w:val="22"/>
                <w:szCs w:val="22"/>
                <w:lang w:val="en-US" w:eastAsia="en-CA"/>
              </w:rPr>
            </w:pPr>
            <w:r>
              <w:rPr>
                <w:rFonts w:asciiTheme="minorHAnsi" w:hAnsiTheme="minorHAnsi"/>
                <w:color w:val="auto"/>
                <w:sz w:val="22"/>
                <w:szCs w:val="22"/>
                <w:lang w:val="en-US" w:eastAsia="en-CA"/>
              </w:rPr>
              <w:t>And</w:t>
            </w:r>
          </w:p>
          <w:p w14:paraId="068F97BF" w14:textId="77777777" w:rsidR="001B7A73" w:rsidRDefault="001B7A73" w:rsidP="00DA7D0F">
            <w:pPr>
              <w:ind w:left="720"/>
              <w:rPr>
                <w:rFonts w:asciiTheme="minorHAnsi" w:hAnsiTheme="minorHAnsi"/>
                <w:color w:val="auto"/>
                <w:sz w:val="22"/>
                <w:szCs w:val="22"/>
                <w:lang w:val="en-US" w:eastAsia="en-CA"/>
              </w:rPr>
            </w:pPr>
            <w:r>
              <w:rPr>
                <w:rFonts w:asciiTheme="minorHAnsi" w:hAnsiTheme="minorHAnsi"/>
                <w:color w:val="auto"/>
                <w:sz w:val="22"/>
                <w:szCs w:val="22"/>
                <w:lang w:val="en-US" w:eastAsia="en-CA"/>
              </w:rPr>
              <w:t>File.ContributoryStatus = NC</w:t>
            </w:r>
          </w:p>
          <w:p w14:paraId="4DBD411E" w14:textId="77777777" w:rsidR="00CC4DAD" w:rsidRDefault="00CC4DAD" w:rsidP="00CC4DAD">
            <w:pPr>
              <w:ind w:left="72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4348CEF3" w14:textId="77777777" w:rsidR="006839C8" w:rsidRDefault="004000C6" w:rsidP="006839C8">
            <w:pPr>
              <w:ind w:left="720"/>
              <w:rPr>
                <w:rFonts w:asciiTheme="minorHAnsi" w:hAnsiTheme="minorHAnsi"/>
                <w:color w:val="auto"/>
                <w:sz w:val="22"/>
                <w:szCs w:val="22"/>
                <w:lang w:eastAsia="en-CA"/>
              </w:rPr>
            </w:pPr>
            <w:r>
              <w:rPr>
                <w:rFonts w:asciiTheme="minorHAnsi" w:hAnsiTheme="minorHAnsi"/>
                <w:color w:val="auto"/>
                <w:sz w:val="22"/>
                <w:szCs w:val="22"/>
                <w:lang w:eastAsia="en-CA"/>
              </w:rPr>
              <w:t xml:space="preserve">File.EmploymentType = PT </w:t>
            </w:r>
          </w:p>
          <w:p w14:paraId="1F774D2E" w14:textId="62CF82CB" w:rsidR="004000C6" w:rsidRDefault="006839C8" w:rsidP="006839C8">
            <w:pPr>
              <w:ind w:left="720"/>
              <w:rPr>
                <w:rFonts w:asciiTheme="minorHAnsi" w:hAnsiTheme="minorHAnsi"/>
                <w:color w:val="auto"/>
                <w:sz w:val="22"/>
                <w:szCs w:val="22"/>
                <w:lang w:eastAsia="en-CA"/>
              </w:rPr>
            </w:pPr>
            <w:r>
              <w:rPr>
                <w:rFonts w:asciiTheme="minorHAnsi" w:hAnsiTheme="minorHAnsi"/>
                <w:color w:val="auto"/>
                <w:sz w:val="22"/>
                <w:szCs w:val="22"/>
                <w:lang w:eastAsia="en-CA"/>
              </w:rPr>
              <w:t>A</w:t>
            </w:r>
            <w:r w:rsidR="004000C6">
              <w:rPr>
                <w:rFonts w:asciiTheme="minorHAnsi" w:hAnsiTheme="minorHAnsi"/>
                <w:color w:val="auto"/>
                <w:sz w:val="22"/>
                <w:szCs w:val="22"/>
                <w:lang w:eastAsia="en-CA"/>
              </w:rPr>
              <w:t>nd</w:t>
            </w:r>
          </w:p>
          <w:p w14:paraId="7C30EBA1" w14:textId="4DD98BCC" w:rsidR="004000C6" w:rsidRDefault="004000C6" w:rsidP="006839C8">
            <w:pPr>
              <w:ind w:left="720"/>
              <w:rPr>
                <w:rFonts w:asciiTheme="minorHAnsi" w:hAnsiTheme="minorHAnsi"/>
                <w:color w:val="auto"/>
                <w:sz w:val="22"/>
                <w:szCs w:val="22"/>
                <w:lang w:eastAsia="en-CA"/>
              </w:rPr>
            </w:pPr>
            <w:r>
              <w:rPr>
                <w:rFonts w:asciiTheme="minorHAnsi" w:hAnsiTheme="minorHAnsi"/>
                <w:color w:val="auto"/>
                <w:sz w:val="22"/>
                <w:szCs w:val="22"/>
                <w:lang w:eastAsia="en-CA"/>
              </w:rPr>
              <w:t>Ariel.EmploymentType = PT</w:t>
            </w:r>
          </w:p>
          <w:p w14:paraId="2104F85B" w14:textId="77777777" w:rsidR="00BB0FE1" w:rsidRPr="00936DBC" w:rsidRDefault="00BB0FE1" w:rsidP="006839C8">
            <w:pPr>
              <w:ind w:left="720"/>
              <w:rPr>
                <w:rFonts w:asciiTheme="minorHAnsi" w:hAnsiTheme="minorHAnsi"/>
                <w:color w:val="auto"/>
                <w:sz w:val="22"/>
                <w:szCs w:val="22"/>
                <w:lang w:eastAsia="en-CA"/>
              </w:rPr>
            </w:pPr>
            <w:r w:rsidRPr="00936DBC">
              <w:rPr>
                <w:rFonts w:asciiTheme="minorHAnsi" w:hAnsiTheme="minorHAnsi"/>
                <w:color w:val="auto"/>
                <w:sz w:val="22"/>
                <w:szCs w:val="22"/>
                <w:lang w:eastAsia="en-CA"/>
              </w:rPr>
              <w:t>And</w:t>
            </w:r>
          </w:p>
          <w:p w14:paraId="56B8768D" w14:textId="5439B007" w:rsidR="00BB0FE1" w:rsidRPr="00936DBC" w:rsidRDefault="00BB0FE1" w:rsidP="006839C8">
            <w:pPr>
              <w:ind w:left="720"/>
              <w:rPr>
                <w:rFonts w:asciiTheme="minorHAnsi" w:hAnsiTheme="minorHAnsi"/>
                <w:color w:val="auto"/>
                <w:sz w:val="22"/>
                <w:szCs w:val="22"/>
                <w:lang w:eastAsia="en-CA"/>
              </w:rPr>
            </w:pPr>
            <w:commentRangeStart w:id="597"/>
            <w:r w:rsidRPr="00936DBC">
              <w:rPr>
                <w:rFonts w:asciiTheme="minorHAnsi" w:hAnsiTheme="minorHAnsi"/>
                <w:color w:val="auto"/>
                <w:sz w:val="22"/>
                <w:szCs w:val="22"/>
                <w:lang w:eastAsia="en-CA"/>
              </w:rPr>
              <w:t>Ariel.ContributoryStatus = CN (no PTW, WSO or WSN currently open in Ariel)</w:t>
            </w:r>
            <w:commentRangeEnd w:id="597"/>
            <w:r w:rsidR="00421508" w:rsidRPr="00936DBC">
              <w:rPr>
                <w:rStyle w:val="CommentReference"/>
                <w:rFonts w:asciiTheme="minorHAnsi" w:hAnsiTheme="minorHAnsi"/>
                <w:color w:val="auto"/>
                <w:sz w:val="22"/>
                <w:szCs w:val="22"/>
                <w:lang w:eastAsia="en-CA"/>
              </w:rPr>
              <w:commentReference w:id="597"/>
            </w:r>
          </w:p>
          <w:p w14:paraId="3ED8A0B2" w14:textId="0EC9BD11" w:rsidR="00A64E2D" w:rsidRPr="00CA1543" w:rsidRDefault="00A64E2D" w:rsidP="00CA1543">
            <w:pPr>
              <w:pStyle w:val="ListParagraph"/>
              <w:spacing w:before="0" w:after="0" w:line="240" w:lineRule="auto"/>
              <w:ind w:left="1440"/>
              <w:contextualSpacing w:val="0"/>
              <w:rPr>
                <w:rFonts w:cs="Arial"/>
              </w:rPr>
            </w:pPr>
          </w:p>
        </w:tc>
      </w:tr>
      <w:tr w:rsidR="00DC48A8" w:rsidRPr="00A61AB1" w14:paraId="2B9B4C58"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CE9AED" w14:textId="7DA8E19A" w:rsidR="00DC48A8" w:rsidRDefault="00DC48A8"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71A6B82" w14:textId="77777777" w:rsidR="00DC48A8" w:rsidRPr="001E719F" w:rsidRDefault="00CC4DAD" w:rsidP="00CC4DAD">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CF3078" w:rsidRPr="00A61AB1" w14:paraId="537B09B4"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FCC97F1" w14:textId="77777777" w:rsidR="00CF3078" w:rsidRDefault="00F50E57"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6EDFFCB" w14:textId="44D5717D" w:rsidR="00CF3078" w:rsidRPr="00A72B28" w:rsidRDefault="00CA7BD6" w:rsidP="00CA7BD6">
            <w:pPr>
              <w:pStyle w:val="NormalWeb"/>
              <w:spacing w:line="276" w:lineRule="auto"/>
              <w:rPr>
                <w:rFonts w:asciiTheme="minorHAnsi" w:hAnsiTheme="minorHAnsi"/>
                <w:color w:val="000000"/>
                <w:sz w:val="22"/>
                <w:szCs w:val="22"/>
                <w:lang w:val="en-CA"/>
              </w:rPr>
            </w:pPr>
            <w:r w:rsidRPr="00CA7BD6">
              <w:rPr>
                <w:rFonts w:asciiTheme="minorHAnsi" w:hAnsiTheme="minorHAnsi" w:cs="Arial"/>
                <w:sz w:val="22"/>
                <w:szCs w:val="22"/>
                <w:lang w:val="en-CA"/>
              </w:rPr>
              <w:t>This member is not eligible to waive contributions.</w:t>
            </w:r>
            <w:r>
              <w:rPr>
                <w:rFonts w:asciiTheme="minorHAnsi" w:hAnsiTheme="minorHAnsi" w:cs="Arial"/>
                <w:sz w:val="22"/>
                <w:szCs w:val="22"/>
                <w:lang w:val="en-CA"/>
              </w:rPr>
              <w:t xml:space="preserve"> </w:t>
            </w:r>
            <w:r w:rsidR="00CA1543" w:rsidRPr="00CA1543">
              <w:rPr>
                <w:rFonts w:asciiTheme="minorHAnsi" w:hAnsiTheme="minorHAnsi" w:cs="Arial"/>
                <w:sz w:val="22"/>
                <w:szCs w:val="22"/>
                <w:lang w:val="en-CA"/>
              </w:rPr>
              <w:t xml:space="preserve">Members can only waive contributions if they are changing </w:t>
            </w:r>
            <w:r>
              <w:rPr>
                <w:rFonts w:asciiTheme="minorHAnsi" w:hAnsiTheme="minorHAnsi" w:cs="Arial"/>
                <w:sz w:val="22"/>
                <w:szCs w:val="22"/>
                <w:lang w:val="en-CA"/>
              </w:rPr>
              <w:t>E</w:t>
            </w:r>
            <w:r w:rsidR="00CA1543" w:rsidRPr="00CA1543">
              <w:rPr>
                <w:rFonts w:asciiTheme="minorHAnsi" w:hAnsiTheme="minorHAnsi" w:cs="Arial"/>
                <w:sz w:val="22"/>
                <w:szCs w:val="22"/>
                <w:lang w:val="en-CA"/>
              </w:rPr>
              <w:t xml:space="preserve">mployment </w:t>
            </w:r>
            <w:r>
              <w:rPr>
                <w:rFonts w:asciiTheme="minorHAnsi" w:hAnsiTheme="minorHAnsi" w:cs="Arial"/>
                <w:sz w:val="22"/>
                <w:szCs w:val="22"/>
                <w:lang w:val="en-CA"/>
              </w:rPr>
              <w:t>T</w:t>
            </w:r>
            <w:r w:rsidR="00CA1543" w:rsidRPr="00CA1543">
              <w:rPr>
                <w:rFonts w:asciiTheme="minorHAnsi" w:hAnsiTheme="minorHAnsi" w:cs="Arial"/>
                <w:sz w:val="22"/>
                <w:szCs w:val="22"/>
                <w:lang w:val="en-CA"/>
              </w:rPr>
              <w:t xml:space="preserve">ype from full-time to part-time.  Please correct the </w:t>
            </w:r>
            <w:r>
              <w:rPr>
                <w:rFonts w:asciiTheme="minorHAnsi" w:hAnsiTheme="minorHAnsi" w:cs="Arial"/>
                <w:sz w:val="22"/>
                <w:szCs w:val="22"/>
                <w:lang w:val="en-CA"/>
              </w:rPr>
              <w:t>E</w:t>
            </w:r>
            <w:r w:rsidR="00CA1543" w:rsidRPr="00CA1543">
              <w:rPr>
                <w:rFonts w:asciiTheme="minorHAnsi" w:hAnsiTheme="minorHAnsi" w:cs="Arial"/>
                <w:sz w:val="22"/>
                <w:szCs w:val="22"/>
                <w:lang w:val="en-CA"/>
              </w:rPr>
              <w:t xml:space="preserve">mployment </w:t>
            </w:r>
            <w:r>
              <w:rPr>
                <w:rFonts w:asciiTheme="minorHAnsi" w:hAnsiTheme="minorHAnsi" w:cs="Arial"/>
                <w:sz w:val="22"/>
                <w:szCs w:val="22"/>
                <w:lang w:val="en-CA"/>
              </w:rPr>
              <w:t>T</w:t>
            </w:r>
            <w:r w:rsidR="00CA1543" w:rsidRPr="00CA1543">
              <w:rPr>
                <w:rFonts w:asciiTheme="minorHAnsi" w:hAnsiTheme="minorHAnsi" w:cs="Arial"/>
                <w:sz w:val="22"/>
                <w:szCs w:val="22"/>
                <w:lang w:val="en-CA"/>
              </w:rPr>
              <w:t xml:space="preserve">ype and/or the </w:t>
            </w:r>
            <w:r>
              <w:rPr>
                <w:rFonts w:asciiTheme="minorHAnsi" w:hAnsiTheme="minorHAnsi" w:cs="Arial"/>
                <w:sz w:val="22"/>
                <w:szCs w:val="22"/>
                <w:lang w:val="en-CA"/>
              </w:rPr>
              <w:t>C</w:t>
            </w:r>
            <w:r w:rsidR="00CA1543" w:rsidRPr="00CA1543">
              <w:rPr>
                <w:rFonts w:asciiTheme="minorHAnsi" w:hAnsiTheme="minorHAnsi" w:cs="Arial"/>
                <w:sz w:val="22"/>
                <w:szCs w:val="22"/>
                <w:lang w:val="en-CA"/>
              </w:rPr>
              <w:t xml:space="preserve">ontributory </w:t>
            </w:r>
            <w:r>
              <w:rPr>
                <w:rFonts w:asciiTheme="minorHAnsi" w:hAnsiTheme="minorHAnsi" w:cs="Arial"/>
                <w:sz w:val="22"/>
                <w:szCs w:val="22"/>
                <w:lang w:val="en-CA"/>
              </w:rPr>
              <w:t>S</w:t>
            </w:r>
            <w:r w:rsidR="00CA1543" w:rsidRPr="00CA1543">
              <w:rPr>
                <w:rFonts w:asciiTheme="minorHAnsi" w:hAnsiTheme="minorHAnsi" w:cs="Arial"/>
                <w:sz w:val="22"/>
                <w:szCs w:val="22"/>
                <w:lang w:val="en-CA"/>
              </w:rPr>
              <w:t>tatus</w:t>
            </w:r>
            <w:r>
              <w:rPr>
                <w:rFonts w:asciiTheme="minorHAnsi" w:hAnsiTheme="minorHAnsi" w:cs="Arial"/>
                <w:sz w:val="22"/>
                <w:szCs w:val="22"/>
                <w:lang w:val="en-CA"/>
              </w:rPr>
              <w:t>.</w:t>
            </w:r>
          </w:p>
        </w:tc>
      </w:tr>
      <w:tr w:rsidR="00CA1543" w:rsidRPr="00A61AB1" w14:paraId="1AB46468"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2301B01" w14:textId="77777777" w:rsidR="00CA1543" w:rsidRDefault="00CA1543"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A88BC51" w14:textId="77777777" w:rsidR="00CA1543" w:rsidRDefault="00CA1543"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AAD7026" w14:textId="621C6268" w:rsidR="00CA1543" w:rsidRPr="00B464B9" w:rsidRDefault="00CA7BD6" w:rsidP="00CA7BD6">
            <w:pPr>
              <w:spacing w:before="60" w:after="60"/>
              <w:ind w:left="0"/>
              <w:rPr>
                <w:rFonts w:asciiTheme="minorHAnsi" w:hAnsiTheme="minorHAnsi"/>
                <w:sz w:val="22"/>
                <w:szCs w:val="22"/>
                <w:lang w:eastAsia="en-CA"/>
              </w:rPr>
            </w:pPr>
            <w:r w:rsidRPr="00CA7BD6">
              <w:rPr>
                <w:rFonts w:asciiTheme="minorHAnsi" w:hAnsiTheme="minorHAnsi" w:cs="Arial"/>
                <w:sz w:val="22"/>
                <w:szCs w:val="22"/>
              </w:rPr>
              <w:t>This member is not eligible to waive contributions.</w:t>
            </w:r>
            <w:r>
              <w:rPr>
                <w:rFonts w:asciiTheme="minorHAnsi" w:hAnsiTheme="minorHAnsi" w:cs="Arial"/>
                <w:sz w:val="22"/>
                <w:szCs w:val="22"/>
              </w:rPr>
              <w:t xml:space="preserve"> </w:t>
            </w:r>
            <w:r w:rsidRPr="00CA1543">
              <w:rPr>
                <w:rFonts w:asciiTheme="minorHAnsi" w:hAnsiTheme="minorHAnsi" w:cs="Arial"/>
                <w:sz w:val="22"/>
                <w:szCs w:val="22"/>
              </w:rPr>
              <w:t xml:space="preserve">Members can only waive contributions if they are changing </w:t>
            </w:r>
            <w:r>
              <w:rPr>
                <w:rFonts w:asciiTheme="minorHAnsi" w:hAnsiTheme="minorHAnsi" w:cs="Arial"/>
                <w:sz w:val="22"/>
                <w:szCs w:val="22"/>
              </w:rPr>
              <w:t>E</w:t>
            </w:r>
            <w:r w:rsidRPr="00CA1543">
              <w:rPr>
                <w:rFonts w:asciiTheme="minorHAnsi" w:hAnsiTheme="minorHAnsi" w:cs="Arial"/>
                <w:sz w:val="22"/>
                <w:szCs w:val="22"/>
              </w:rPr>
              <w:t xml:space="preserve">mployment </w:t>
            </w:r>
            <w:r>
              <w:rPr>
                <w:rFonts w:asciiTheme="minorHAnsi" w:hAnsiTheme="minorHAnsi" w:cs="Arial"/>
                <w:sz w:val="22"/>
                <w:szCs w:val="22"/>
              </w:rPr>
              <w:t>T</w:t>
            </w:r>
            <w:r w:rsidRPr="00CA1543">
              <w:rPr>
                <w:rFonts w:asciiTheme="minorHAnsi" w:hAnsiTheme="minorHAnsi" w:cs="Arial"/>
                <w:sz w:val="22"/>
                <w:szCs w:val="22"/>
              </w:rPr>
              <w:t>ype from full-time to part-time.</w:t>
            </w:r>
            <w:r w:rsidR="00AC245E">
              <w:rPr>
                <w:rFonts w:asciiTheme="minorHAnsi" w:hAnsiTheme="minorHAnsi" w:cs="Arial"/>
                <w:sz w:val="22"/>
                <w:szCs w:val="22"/>
              </w:rPr>
              <w:t xml:space="preserve"> </w:t>
            </w:r>
            <w:r w:rsidR="00AC245E" w:rsidRPr="00CA1543">
              <w:rPr>
                <w:rFonts w:asciiTheme="minorHAnsi" w:hAnsiTheme="minorHAnsi" w:cs="Arial"/>
                <w:sz w:val="22"/>
                <w:szCs w:val="22"/>
              </w:rPr>
              <w:t xml:space="preserve">Please correct the </w:t>
            </w:r>
            <w:r w:rsidR="00AC245E">
              <w:rPr>
                <w:rFonts w:asciiTheme="minorHAnsi" w:hAnsiTheme="minorHAnsi" w:cs="Arial"/>
                <w:sz w:val="22"/>
                <w:szCs w:val="22"/>
              </w:rPr>
              <w:t>E</w:t>
            </w:r>
            <w:r w:rsidR="00AC245E" w:rsidRPr="00CA1543">
              <w:rPr>
                <w:rFonts w:asciiTheme="minorHAnsi" w:hAnsiTheme="minorHAnsi" w:cs="Arial"/>
                <w:sz w:val="22"/>
                <w:szCs w:val="22"/>
              </w:rPr>
              <w:t xml:space="preserve">mployment </w:t>
            </w:r>
            <w:r w:rsidR="00AC245E">
              <w:rPr>
                <w:rFonts w:asciiTheme="minorHAnsi" w:hAnsiTheme="minorHAnsi" w:cs="Arial"/>
                <w:sz w:val="22"/>
                <w:szCs w:val="22"/>
              </w:rPr>
              <w:t>T</w:t>
            </w:r>
            <w:r w:rsidR="00AC245E" w:rsidRPr="00CA1543">
              <w:rPr>
                <w:rFonts w:asciiTheme="minorHAnsi" w:hAnsiTheme="minorHAnsi" w:cs="Arial"/>
                <w:sz w:val="22"/>
                <w:szCs w:val="22"/>
              </w:rPr>
              <w:t xml:space="preserve">ype and/or the </w:t>
            </w:r>
            <w:r w:rsidR="00AC245E">
              <w:rPr>
                <w:rFonts w:asciiTheme="minorHAnsi" w:hAnsiTheme="minorHAnsi" w:cs="Arial"/>
                <w:sz w:val="22"/>
                <w:szCs w:val="22"/>
              </w:rPr>
              <w:t>C</w:t>
            </w:r>
            <w:r w:rsidR="00AC245E" w:rsidRPr="00CA1543">
              <w:rPr>
                <w:rFonts w:asciiTheme="minorHAnsi" w:hAnsiTheme="minorHAnsi" w:cs="Arial"/>
                <w:sz w:val="22"/>
                <w:szCs w:val="22"/>
              </w:rPr>
              <w:t xml:space="preserve">ontributory </w:t>
            </w:r>
            <w:r w:rsidR="00AC245E">
              <w:rPr>
                <w:rFonts w:asciiTheme="minorHAnsi" w:hAnsiTheme="minorHAnsi" w:cs="Arial"/>
                <w:sz w:val="22"/>
                <w:szCs w:val="22"/>
              </w:rPr>
              <w:t>S</w:t>
            </w:r>
            <w:r w:rsidR="00AC245E" w:rsidRPr="00CA1543">
              <w:rPr>
                <w:rFonts w:asciiTheme="minorHAnsi" w:hAnsiTheme="minorHAnsi" w:cs="Arial"/>
                <w:sz w:val="22"/>
                <w:szCs w:val="22"/>
              </w:rPr>
              <w:t>tatus</w:t>
            </w:r>
            <w:r w:rsidR="00AC245E">
              <w:rPr>
                <w:rFonts w:asciiTheme="minorHAnsi" w:hAnsiTheme="minorHAnsi" w:cs="Arial"/>
                <w:sz w:val="22"/>
                <w:szCs w:val="22"/>
              </w:rPr>
              <w:t>.</w:t>
            </w:r>
            <w:r w:rsidRPr="00CA1543">
              <w:rPr>
                <w:rFonts w:asciiTheme="minorHAnsi" w:hAnsiTheme="minorHAnsi" w:cs="Arial"/>
                <w:sz w:val="22"/>
                <w:szCs w:val="22"/>
              </w:rPr>
              <w:t xml:space="preserve">  </w:t>
            </w:r>
            <w:r>
              <w:rPr>
                <w:rFonts w:asciiTheme="minorHAnsi" w:hAnsiTheme="minorHAnsi" w:cs="Arial"/>
                <w:sz w:val="22"/>
                <w:szCs w:val="22"/>
              </w:rPr>
              <w:t xml:space="preserve">  </w:t>
            </w:r>
          </w:p>
        </w:tc>
      </w:tr>
      <w:tr w:rsidR="00CA1543" w:rsidRPr="0085712F" w14:paraId="1174BC22"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57CB443" w14:textId="77777777" w:rsidR="00CA1543" w:rsidRPr="0085712F" w:rsidRDefault="00CA1543" w:rsidP="004B6297">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C1C36F1" w14:textId="77777777" w:rsidR="00CA1543" w:rsidRPr="007112C8" w:rsidRDefault="00CA1543" w:rsidP="00CC4DAD">
            <w:pPr>
              <w:ind w:left="0"/>
              <w:rPr>
                <w:rFonts w:asciiTheme="minorHAnsi" w:hAnsiTheme="minorHAnsi"/>
                <w:sz w:val="22"/>
                <w:szCs w:val="22"/>
                <w:lang w:eastAsia="en-CA"/>
              </w:rPr>
            </w:pPr>
            <w:r>
              <w:rPr>
                <w:rFonts w:asciiTheme="minorHAnsi" w:hAnsiTheme="minorHAnsi"/>
                <w:sz w:val="22"/>
                <w:szCs w:val="22"/>
                <w:lang w:eastAsia="en-CA"/>
              </w:rPr>
              <w:t>N/A</w:t>
            </w:r>
          </w:p>
        </w:tc>
      </w:tr>
      <w:tr w:rsidR="00CA1543" w:rsidRPr="0085712F" w14:paraId="3CB43F62"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620C23" w14:textId="77777777" w:rsidR="00CA1543" w:rsidRPr="0085712F" w:rsidRDefault="00CA1543" w:rsidP="004B6297">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A7885DD" w14:textId="77777777" w:rsidR="00CA1543" w:rsidRPr="006100CE" w:rsidRDefault="00CA1543" w:rsidP="004B629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CA1543" w:rsidRPr="0085712F" w14:paraId="7772EEDD"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F0731B" w14:textId="77777777" w:rsidR="00CA1543" w:rsidRPr="0085712F" w:rsidRDefault="00CA1543"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87CD136" w14:textId="5B5A145E" w:rsidR="00CA1543" w:rsidRPr="00A24B12" w:rsidRDefault="009E7444" w:rsidP="009E7444">
            <w:pPr>
              <w:spacing w:before="0" w:after="0" w:line="240" w:lineRule="auto"/>
              <w:ind w:left="0"/>
              <w:rPr>
                <w:rFonts w:asciiTheme="minorHAnsi" w:hAnsiTheme="minorHAnsi" w:cs="Arial"/>
                <w:sz w:val="22"/>
                <w:szCs w:val="22"/>
              </w:rPr>
            </w:pPr>
            <w:r w:rsidRPr="00A24B12">
              <w:rPr>
                <w:rFonts w:asciiTheme="minorHAnsi" w:hAnsiTheme="minorHAnsi" w:cs="Arial"/>
                <w:sz w:val="22"/>
                <w:szCs w:val="22"/>
              </w:rPr>
              <w:t>This validation should NOT trigger with B155a or B155b.</w:t>
            </w:r>
          </w:p>
        </w:tc>
      </w:tr>
      <w:tr w:rsidR="00CA1543" w:rsidRPr="0031344A" w14:paraId="1788020D"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F4283DB" w14:textId="77777777" w:rsidR="00CA1543" w:rsidRDefault="00CA1543"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5C92DDF" w14:textId="77777777" w:rsidR="00CA1543" w:rsidRPr="0085712F" w:rsidRDefault="00CA1543"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141B1D1" w14:textId="61649DE0" w:rsidR="00421508" w:rsidRDefault="00421508" w:rsidP="00AF074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w:t>
            </w:r>
            <w:r w:rsidR="00066B71">
              <w:rPr>
                <w:rFonts w:asciiTheme="minorHAnsi" w:hAnsiTheme="minorHAnsi"/>
                <w:sz w:val="22"/>
                <w:szCs w:val="22"/>
                <w:lang w:eastAsia="en-CA"/>
              </w:rPr>
              <w:t>0510</w:t>
            </w:r>
            <w:r>
              <w:rPr>
                <w:rFonts w:asciiTheme="minorHAnsi" w:hAnsiTheme="minorHAnsi"/>
                <w:sz w:val="22"/>
                <w:szCs w:val="22"/>
                <w:lang w:eastAsia="en-CA"/>
              </w:rPr>
              <w:t>:</w:t>
            </w:r>
          </w:p>
          <w:p w14:paraId="41E1BF82" w14:textId="1A7C6C0E" w:rsidR="00421508" w:rsidRPr="00421508" w:rsidRDefault="00421508" w:rsidP="003410B0">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Note that Validation Logic updates from Dec 19 have not been made to the dataimport configuration. </w:t>
            </w:r>
            <w:r w:rsidR="00066B71">
              <w:rPr>
                <w:rFonts w:asciiTheme="minorHAnsi" w:hAnsiTheme="minorHAnsi"/>
                <w:sz w:val="22"/>
                <w:szCs w:val="22"/>
                <w:lang w:eastAsia="en-CA"/>
              </w:rPr>
              <w:t>As of R16, w</w:t>
            </w:r>
            <w:r>
              <w:rPr>
                <w:rFonts w:asciiTheme="minorHAnsi" w:hAnsiTheme="minorHAnsi"/>
                <w:sz w:val="22"/>
                <w:szCs w:val="22"/>
                <w:lang w:eastAsia="en-CA"/>
              </w:rPr>
              <w:t>e are</w:t>
            </w:r>
            <w:r w:rsidR="00066B71">
              <w:rPr>
                <w:rFonts w:asciiTheme="minorHAnsi" w:hAnsiTheme="minorHAnsi"/>
                <w:sz w:val="22"/>
                <w:szCs w:val="22"/>
                <w:lang w:eastAsia="en-CA"/>
              </w:rPr>
              <w:t xml:space="preserve"> still</w:t>
            </w:r>
            <w:r>
              <w:rPr>
                <w:rFonts w:asciiTheme="minorHAnsi" w:hAnsiTheme="minorHAnsi"/>
                <w:sz w:val="22"/>
                <w:szCs w:val="22"/>
                <w:lang w:eastAsia="en-CA"/>
              </w:rPr>
              <w:t xml:space="preserve"> awaiting approval of the </w:t>
            </w:r>
            <w:r w:rsidR="00066B71">
              <w:rPr>
                <w:rFonts w:asciiTheme="minorHAnsi" w:hAnsiTheme="minorHAnsi"/>
                <w:sz w:val="22"/>
                <w:szCs w:val="22"/>
                <w:lang w:eastAsia="en-CA"/>
              </w:rPr>
              <w:t>change request</w:t>
            </w:r>
            <w:r>
              <w:rPr>
                <w:rFonts w:asciiTheme="minorHAnsi" w:hAnsiTheme="minorHAnsi"/>
                <w:sz w:val="22"/>
                <w:szCs w:val="22"/>
                <w:lang w:eastAsia="en-CA"/>
              </w:rPr>
              <w:t xml:space="preserve"> to go ahead with changes.</w:t>
            </w:r>
          </w:p>
          <w:p w14:paraId="404F6BA7" w14:textId="77777777" w:rsidR="00421508" w:rsidRDefault="00421508" w:rsidP="00AF0743">
            <w:pPr>
              <w:spacing w:before="60" w:after="60" w:line="240" w:lineRule="auto"/>
              <w:ind w:left="0"/>
              <w:rPr>
                <w:rFonts w:asciiTheme="minorHAnsi" w:hAnsiTheme="minorHAnsi"/>
                <w:sz w:val="22"/>
                <w:szCs w:val="22"/>
                <w:lang w:eastAsia="en-CA"/>
              </w:rPr>
            </w:pPr>
          </w:p>
          <w:p w14:paraId="2A750D16" w14:textId="47731549" w:rsidR="00800052" w:rsidRDefault="00800052" w:rsidP="00AF074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20171219:</w:t>
            </w:r>
          </w:p>
          <w:p w14:paraId="6783D444" w14:textId="7537B8E1" w:rsidR="00800052" w:rsidRDefault="00BB0FE1"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Added the following to Validation Logic:</w:t>
            </w:r>
          </w:p>
          <w:p w14:paraId="768523D1" w14:textId="71415C38" w:rsidR="00BB0FE1" w:rsidRPr="00936DBC" w:rsidRDefault="00BB0FE1" w:rsidP="00BB0FE1">
            <w:pPr>
              <w:autoSpaceDE w:val="0"/>
              <w:autoSpaceDN w:val="0"/>
              <w:adjustRightInd w:val="0"/>
              <w:spacing w:before="0" w:after="0" w:line="240" w:lineRule="auto"/>
              <w:ind w:left="737"/>
              <w:rPr>
                <w:rFonts w:asciiTheme="minorHAnsi" w:eastAsia="Times New Roman" w:hAnsiTheme="minorHAnsi" w:cs="Arial"/>
                <w:color w:val="auto"/>
                <w:sz w:val="22"/>
                <w:szCs w:val="22"/>
                <w:lang w:eastAsia="fr-CA"/>
              </w:rPr>
            </w:pPr>
            <w:r w:rsidRPr="00936DBC">
              <w:rPr>
                <w:rFonts w:asciiTheme="minorHAnsi" w:eastAsia="Times New Roman" w:hAnsiTheme="minorHAnsi" w:cs="Arial"/>
                <w:color w:val="auto"/>
                <w:sz w:val="22"/>
                <w:szCs w:val="22"/>
                <w:lang w:eastAsia="fr-CA"/>
              </w:rPr>
              <w:t>“And</w:t>
            </w:r>
          </w:p>
          <w:p w14:paraId="6CBC0993" w14:textId="4D46379E" w:rsidR="00BB0FE1" w:rsidRPr="00936DBC" w:rsidRDefault="00BB0FE1" w:rsidP="00BB0FE1">
            <w:pPr>
              <w:ind w:left="720"/>
              <w:rPr>
                <w:rFonts w:asciiTheme="minorHAnsi" w:eastAsia="Times New Roman" w:hAnsiTheme="minorHAnsi" w:cs="Arial"/>
                <w:color w:val="auto"/>
                <w:sz w:val="22"/>
                <w:szCs w:val="22"/>
                <w:lang w:eastAsia="fr-CA"/>
              </w:rPr>
            </w:pPr>
            <w:r w:rsidRPr="00936DBC">
              <w:rPr>
                <w:rFonts w:asciiTheme="minorHAnsi" w:eastAsia="Times New Roman" w:hAnsiTheme="minorHAnsi" w:cs="Arial"/>
                <w:color w:val="auto"/>
                <w:sz w:val="22"/>
                <w:szCs w:val="22"/>
                <w:lang w:eastAsia="fr-CA"/>
              </w:rPr>
              <w:t>There is no Active FT Ariel.Employer”</w:t>
            </w:r>
          </w:p>
          <w:p w14:paraId="6EC58F3B" w14:textId="7CCF26C5" w:rsidR="00BB0FE1" w:rsidRPr="00936DBC" w:rsidRDefault="00BB0FE1" w:rsidP="00BB0FE1">
            <w:pPr>
              <w:ind w:left="720"/>
              <w:rPr>
                <w:rFonts w:asciiTheme="minorHAnsi" w:hAnsiTheme="minorHAnsi"/>
                <w:color w:val="auto"/>
                <w:sz w:val="22"/>
                <w:szCs w:val="22"/>
                <w:lang w:eastAsia="en-CA"/>
              </w:rPr>
            </w:pPr>
            <w:r w:rsidRPr="00936DBC">
              <w:rPr>
                <w:rFonts w:asciiTheme="minorHAnsi" w:hAnsiTheme="minorHAnsi"/>
                <w:color w:val="auto"/>
                <w:sz w:val="22"/>
                <w:szCs w:val="22"/>
                <w:lang w:eastAsia="en-CA"/>
              </w:rPr>
              <w:t>“And</w:t>
            </w:r>
          </w:p>
          <w:p w14:paraId="2C14CFCF" w14:textId="35C60CD2" w:rsidR="00BB0FE1" w:rsidRPr="00936DBC" w:rsidRDefault="00BB0FE1" w:rsidP="00BB0FE1">
            <w:pPr>
              <w:ind w:left="720"/>
              <w:rPr>
                <w:rFonts w:asciiTheme="minorHAnsi" w:hAnsiTheme="minorHAnsi"/>
                <w:color w:val="auto"/>
                <w:sz w:val="22"/>
                <w:szCs w:val="22"/>
                <w:lang w:eastAsia="en-CA"/>
              </w:rPr>
            </w:pPr>
            <w:r w:rsidRPr="00936DBC">
              <w:rPr>
                <w:rFonts w:asciiTheme="minorHAnsi" w:hAnsiTheme="minorHAnsi"/>
                <w:color w:val="auto"/>
                <w:sz w:val="22"/>
                <w:szCs w:val="22"/>
                <w:lang w:eastAsia="en-CA"/>
              </w:rPr>
              <w:t>Ariel.ContributoryStatus = CN (no PTW, WSO or WSN currently open in Ariel)”</w:t>
            </w:r>
          </w:p>
          <w:p w14:paraId="25047088" w14:textId="5A80EC2D" w:rsidR="00800052" w:rsidRPr="00BB0FE1" w:rsidRDefault="00BB0FE1"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HOOPP to provide sign-off so updates can be made in R15.</w:t>
            </w:r>
          </w:p>
          <w:p w14:paraId="75BC8ED0" w14:textId="77777777" w:rsidR="00BB0FE1" w:rsidRDefault="00BB0FE1" w:rsidP="00AF0743">
            <w:pPr>
              <w:spacing w:before="60" w:after="60" w:line="240" w:lineRule="auto"/>
              <w:ind w:left="0"/>
              <w:rPr>
                <w:rFonts w:asciiTheme="minorHAnsi" w:hAnsiTheme="minorHAnsi"/>
                <w:sz w:val="22"/>
                <w:szCs w:val="22"/>
                <w:lang w:eastAsia="en-CA"/>
              </w:rPr>
            </w:pPr>
          </w:p>
          <w:p w14:paraId="35E01EE9" w14:textId="77777777" w:rsidR="00016B5A" w:rsidRDefault="00016B5A" w:rsidP="00AF074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20171012:</w:t>
            </w:r>
          </w:p>
          <w:p w14:paraId="34F1C846" w14:textId="197EBA3A" w:rsidR="00016B5A" w:rsidRDefault="00016B5A"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Gap 1 identified: Alias states that if there is no change in Contributory Status then the B154 should not trigger however current validation logic does not include a check with what is in the system (i.e. if there is already a PTW or WSN break) - cases 2b, 2e and 4b of Alias’s spreadsheet of scenarios cover this</w:t>
            </w:r>
          </w:p>
          <w:p w14:paraId="6DEAAFCE" w14:textId="541E8688" w:rsidR="00016B5A" w:rsidRPr="00016B5A" w:rsidRDefault="00016B5A"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Gap 2 identified: the current logic does not check on status of other employment in system that is attached to same membership to see if other employment is already FT – CN (case 3b of Alias’ scenarios)</w:t>
            </w:r>
          </w:p>
          <w:p w14:paraId="720E9833" w14:textId="77777777" w:rsidR="00016B5A" w:rsidRDefault="00016B5A" w:rsidP="00AF0743">
            <w:pPr>
              <w:spacing w:before="60" w:after="60" w:line="240" w:lineRule="auto"/>
              <w:ind w:left="0"/>
              <w:rPr>
                <w:rFonts w:asciiTheme="minorHAnsi" w:hAnsiTheme="minorHAnsi"/>
                <w:sz w:val="22"/>
                <w:szCs w:val="22"/>
                <w:lang w:eastAsia="en-CA"/>
              </w:rPr>
            </w:pPr>
          </w:p>
          <w:p w14:paraId="75F80F29" w14:textId="77777777" w:rsidR="00AC245E" w:rsidRDefault="00AC245E" w:rsidP="00AF074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20170608:</w:t>
            </w:r>
          </w:p>
          <w:p w14:paraId="486AA0DD" w14:textId="4DC2CC4C" w:rsidR="00AC245E" w:rsidRDefault="00AC245E"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Ready for sign-off</w:t>
            </w:r>
          </w:p>
          <w:p w14:paraId="45246344" w14:textId="77777777" w:rsidR="00AC245E" w:rsidRPr="00AC245E" w:rsidRDefault="00AC245E" w:rsidP="00AC245E">
            <w:pPr>
              <w:pStyle w:val="ListParagraph"/>
              <w:spacing w:before="60" w:after="60" w:line="240" w:lineRule="auto"/>
              <w:rPr>
                <w:rFonts w:asciiTheme="minorHAnsi" w:hAnsiTheme="minorHAnsi"/>
                <w:sz w:val="22"/>
                <w:szCs w:val="22"/>
                <w:lang w:eastAsia="en-CA"/>
              </w:rPr>
            </w:pPr>
          </w:p>
          <w:p w14:paraId="2B02ABF8" w14:textId="7F5F0D3E" w:rsidR="00AF0743" w:rsidRDefault="00AF0743" w:rsidP="00AF074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AD 20170329: </w:t>
            </w:r>
          </w:p>
          <w:p w14:paraId="7F6A9150" w14:textId="77777777" w:rsidR="00AF0743" w:rsidRDefault="00AF0743"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This val should be applied to concurrent and non-concurrent mbr.</w:t>
            </w:r>
          </w:p>
          <w:p w14:paraId="01031AFE" w14:textId="57916207" w:rsidR="00AF0743" w:rsidRDefault="00AF0743" w:rsidP="003410B0">
            <w:pPr>
              <w:pStyle w:val="ListParagraph"/>
              <w:numPr>
                <w:ilvl w:val="0"/>
                <w:numId w:val="8"/>
              </w:numPr>
              <w:spacing w:before="60" w:after="60" w:line="240" w:lineRule="auto"/>
              <w:rPr>
                <w:rFonts w:asciiTheme="minorHAnsi" w:hAnsiTheme="minorHAnsi"/>
                <w:sz w:val="22"/>
                <w:szCs w:val="22"/>
                <w:lang w:eastAsia="en-CA"/>
              </w:rPr>
            </w:pPr>
            <w:r w:rsidRPr="00AF0743">
              <w:rPr>
                <w:rFonts w:asciiTheme="minorHAnsi" w:hAnsiTheme="minorHAnsi"/>
                <w:sz w:val="22"/>
                <w:szCs w:val="22"/>
                <w:lang w:eastAsia="en-CA"/>
              </w:rPr>
              <w:t>Needs quick review by Carina/Alias.</w:t>
            </w:r>
            <w:r>
              <w:rPr>
                <w:rFonts w:asciiTheme="minorHAnsi" w:hAnsiTheme="minorHAnsi"/>
                <w:sz w:val="22"/>
                <w:szCs w:val="22"/>
                <w:lang w:eastAsia="en-CA"/>
              </w:rPr>
              <w:t xml:space="preserve"> </w:t>
            </w:r>
          </w:p>
          <w:p w14:paraId="3097D46E" w14:textId="77777777" w:rsidR="00AF0743" w:rsidRDefault="00AF0743" w:rsidP="00AF0743">
            <w:pPr>
              <w:spacing w:before="60" w:after="60" w:line="240" w:lineRule="auto"/>
              <w:ind w:left="0"/>
              <w:rPr>
                <w:rFonts w:asciiTheme="minorHAnsi" w:hAnsiTheme="minorHAnsi"/>
                <w:sz w:val="22"/>
                <w:szCs w:val="22"/>
                <w:lang w:eastAsia="en-CA"/>
              </w:rPr>
            </w:pPr>
          </w:p>
          <w:p w14:paraId="6C670160" w14:textId="1ACB36D4" w:rsidR="009E7444" w:rsidRDefault="009E7444" w:rsidP="00AF074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20170523:</w:t>
            </w:r>
          </w:p>
          <w:p w14:paraId="46ACB5AA" w14:textId="23A90FCF" w:rsidR="009E7444" w:rsidRDefault="009E7444"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Validation Logic and Message updated.</w:t>
            </w:r>
          </w:p>
          <w:p w14:paraId="0E07F85D" w14:textId="564CEB24" w:rsidR="009E7444" w:rsidRDefault="009E7444"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Ready for sign-off.</w:t>
            </w:r>
          </w:p>
          <w:p w14:paraId="402D650B" w14:textId="1106561A" w:rsidR="00A24B12" w:rsidRDefault="00A24B12"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Alias to update the test scenario’s relating to B154, B155a and B155b.</w:t>
            </w:r>
          </w:p>
          <w:p w14:paraId="3B21ED8D" w14:textId="4525BBEA" w:rsidR="00A24B12" w:rsidRPr="009E7444" w:rsidRDefault="00A24B12"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MS to incorporate HOOPP test scenarios into their test grid</w:t>
            </w:r>
          </w:p>
          <w:p w14:paraId="4AB09F90" w14:textId="77777777" w:rsidR="00AF0743" w:rsidRDefault="00AF0743" w:rsidP="00EB6C17">
            <w:pPr>
              <w:spacing w:before="60" w:after="60" w:line="240" w:lineRule="auto"/>
              <w:ind w:left="0"/>
              <w:rPr>
                <w:rFonts w:asciiTheme="minorHAnsi" w:hAnsiTheme="minorHAnsi"/>
                <w:sz w:val="22"/>
                <w:szCs w:val="22"/>
                <w:lang w:eastAsia="en-CA"/>
              </w:rPr>
            </w:pPr>
          </w:p>
          <w:p w14:paraId="11F1782A" w14:textId="77777777" w:rsidR="00CA1543" w:rsidRDefault="00CA1543" w:rsidP="00EB6C1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AD 20170324: </w:t>
            </w:r>
          </w:p>
          <w:p w14:paraId="779BA6EA" w14:textId="77777777" w:rsidR="00CA1543" w:rsidRDefault="00CA1543"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This validation should be revisited along with val I53 and B155, once the HOOPP Board has approved/denied proposed changes (in Q2 2017) regarding to contribution waivers.</w:t>
            </w:r>
          </w:p>
          <w:p w14:paraId="295F6009" w14:textId="77777777" w:rsidR="00CA1543" w:rsidRPr="00A03B96" w:rsidRDefault="00CA1543"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MS will need confirm (provide updated matrix) how the appropriate service breaks (WSO, WSN, PTW) are being created when Employment Type and Contributory Status are being provided. </w:t>
            </w:r>
          </w:p>
          <w:p w14:paraId="4AF40B04" w14:textId="77777777" w:rsidR="00CA1543" w:rsidRDefault="00CA1543" w:rsidP="0031344A">
            <w:pPr>
              <w:spacing w:before="60" w:after="60" w:line="240" w:lineRule="auto"/>
              <w:ind w:left="0"/>
              <w:rPr>
                <w:rFonts w:asciiTheme="minorHAnsi" w:hAnsiTheme="minorHAnsi"/>
                <w:sz w:val="22"/>
                <w:szCs w:val="22"/>
                <w:lang w:eastAsia="en-CA"/>
              </w:rPr>
            </w:pPr>
          </w:p>
          <w:p w14:paraId="0F5778D0" w14:textId="77777777" w:rsidR="00CA1543" w:rsidRDefault="00CA1543" w:rsidP="00660D2B">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20170321:</w:t>
            </w:r>
          </w:p>
          <w:p w14:paraId="29C28DAB" w14:textId="77777777" w:rsidR="00CA1543" w:rsidRPr="00CC4DAD" w:rsidRDefault="00CA1543"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HOOPP to review revised Validation Logic and updated Message.</w:t>
            </w:r>
            <w:r w:rsidRPr="00CC4DAD">
              <w:rPr>
                <w:rFonts w:asciiTheme="minorHAnsi" w:hAnsiTheme="minorHAnsi"/>
                <w:sz w:val="22"/>
                <w:szCs w:val="22"/>
                <w:lang w:eastAsia="en-CA"/>
              </w:rPr>
              <w:t xml:space="preserve"> </w:t>
            </w:r>
          </w:p>
          <w:p w14:paraId="27C1A540" w14:textId="77777777" w:rsidR="00CA1543" w:rsidRDefault="00CA1543" w:rsidP="0031344A">
            <w:pPr>
              <w:spacing w:before="60" w:after="60" w:line="240" w:lineRule="auto"/>
              <w:ind w:left="0"/>
              <w:rPr>
                <w:rFonts w:asciiTheme="minorHAnsi" w:hAnsiTheme="minorHAnsi"/>
                <w:sz w:val="22"/>
                <w:szCs w:val="22"/>
                <w:lang w:eastAsia="en-CA"/>
              </w:rPr>
            </w:pPr>
          </w:p>
          <w:p w14:paraId="4AED50B5" w14:textId="77777777" w:rsidR="00CA1543" w:rsidRDefault="00CA1543" w:rsidP="0031344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CS 20170320: </w:t>
            </w:r>
          </w:p>
          <w:p w14:paraId="0D3DFC09" w14:textId="77777777" w:rsidR="00CA1543" w:rsidRDefault="00CA1543"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 new input validation would be required to capture when a Contributory Status is provided and no Employment Type is provided.</w:t>
            </w:r>
          </w:p>
          <w:p w14:paraId="1DFA954D" w14:textId="77777777" w:rsidR="00CA1543" w:rsidRPr="00CC4DAD" w:rsidRDefault="00CA1543"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Then we need to reconvene to confirm B154 and B155.</w:t>
            </w:r>
          </w:p>
          <w:p w14:paraId="313E6F02" w14:textId="77777777" w:rsidR="00CA1543" w:rsidRDefault="00CA1543" w:rsidP="0031344A">
            <w:pPr>
              <w:spacing w:before="60" w:after="60" w:line="240" w:lineRule="auto"/>
              <w:ind w:left="0"/>
              <w:rPr>
                <w:rFonts w:asciiTheme="minorHAnsi" w:hAnsiTheme="minorHAnsi"/>
                <w:sz w:val="22"/>
                <w:szCs w:val="22"/>
                <w:lang w:eastAsia="en-CA"/>
              </w:rPr>
            </w:pPr>
          </w:p>
          <w:p w14:paraId="433576DE" w14:textId="77777777" w:rsidR="00CA1543" w:rsidRDefault="00CA1543" w:rsidP="0031344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AD 20170317: </w:t>
            </w:r>
          </w:p>
          <w:p w14:paraId="751E0600" w14:textId="77777777" w:rsidR="00CA1543" w:rsidRPr="00A03B96" w:rsidRDefault="00CA1543" w:rsidP="003410B0">
            <w:pPr>
              <w:pStyle w:val="ListParagraph"/>
              <w:numPr>
                <w:ilvl w:val="0"/>
                <w:numId w:val="8"/>
              </w:numPr>
              <w:spacing w:before="60" w:after="60" w:line="240" w:lineRule="auto"/>
              <w:rPr>
                <w:rFonts w:asciiTheme="minorHAnsi" w:hAnsiTheme="minorHAnsi"/>
                <w:sz w:val="22"/>
                <w:szCs w:val="22"/>
                <w:lang w:eastAsia="en-CA"/>
              </w:rPr>
            </w:pPr>
            <w:r w:rsidRPr="00A03B96">
              <w:rPr>
                <w:rFonts w:asciiTheme="minorHAnsi" w:hAnsiTheme="minorHAnsi"/>
                <w:sz w:val="22"/>
                <w:szCs w:val="22"/>
                <w:lang w:eastAsia="en-CA"/>
              </w:rPr>
              <w:t>Doesn’t the val logic need to account for Employment Type that is being reported in the file?  What if the ER is reporting FT status change in file?  Then this val should NOT trigger?</w:t>
            </w:r>
          </w:p>
          <w:p w14:paraId="1BD928A9" w14:textId="77777777" w:rsidR="00CA1543" w:rsidRPr="00CC4DAD" w:rsidRDefault="00CA1543" w:rsidP="003410B0">
            <w:pPr>
              <w:pStyle w:val="ListParagraph"/>
              <w:numPr>
                <w:ilvl w:val="0"/>
                <w:numId w:val="8"/>
              </w:numPr>
              <w:spacing w:before="60" w:after="60" w:line="240" w:lineRule="auto"/>
              <w:rPr>
                <w:rFonts w:asciiTheme="minorHAnsi" w:hAnsiTheme="minorHAnsi"/>
                <w:sz w:val="22"/>
                <w:szCs w:val="22"/>
                <w:lang w:eastAsia="en-CA"/>
              </w:rPr>
            </w:pPr>
            <w:r w:rsidRPr="00CC4DAD">
              <w:rPr>
                <w:rFonts w:asciiTheme="minorHAnsi" w:hAnsiTheme="minorHAnsi"/>
                <w:sz w:val="22"/>
                <w:szCs w:val="22"/>
                <w:lang w:eastAsia="en-CA"/>
              </w:rPr>
              <w:t>Not sure I completely understand piece of logic “</w:t>
            </w:r>
            <w:r w:rsidRPr="00CC4DAD">
              <w:rPr>
                <w:rFonts w:asciiTheme="minorHAnsi" w:hAnsiTheme="minorHAnsi"/>
                <w:color w:val="auto"/>
                <w:sz w:val="22"/>
                <w:szCs w:val="22"/>
                <w:lang w:eastAsia="en-CA"/>
              </w:rPr>
              <w:t>MDC employer = Ariel.Employer”.</w:t>
            </w:r>
          </w:p>
          <w:p w14:paraId="74F99C34" w14:textId="77777777" w:rsidR="00CA1543" w:rsidRDefault="00CA1543" w:rsidP="0031344A">
            <w:pPr>
              <w:spacing w:before="60" w:after="60" w:line="240" w:lineRule="auto"/>
              <w:ind w:left="0"/>
              <w:rPr>
                <w:rFonts w:asciiTheme="minorHAnsi" w:hAnsiTheme="minorHAnsi"/>
                <w:sz w:val="22"/>
                <w:szCs w:val="22"/>
                <w:lang w:eastAsia="en-CA"/>
              </w:rPr>
            </w:pPr>
          </w:p>
          <w:p w14:paraId="26EA7BAA" w14:textId="77777777" w:rsidR="00CA1543" w:rsidRDefault="00CA1543" w:rsidP="0031344A">
            <w:pPr>
              <w:spacing w:before="60" w:after="60" w:line="240" w:lineRule="auto"/>
              <w:ind w:left="0"/>
              <w:rPr>
                <w:rFonts w:asciiTheme="minorHAnsi" w:hAnsiTheme="minorHAnsi"/>
                <w:sz w:val="22"/>
                <w:szCs w:val="22"/>
                <w:lang w:eastAsia="en-CA"/>
              </w:rPr>
            </w:pPr>
            <w:r w:rsidRPr="003326D3">
              <w:rPr>
                <w:rFonts w:asciiTheme="minorHAnsi" w:hAnsiTheme="minorHAnsi"/>
                <w:sz w:val="22"/>
                <w:szCs w:val="22"/>
                <w:lang w:eastAsia="en-CA"/>
              </w:rPr>
              <w:t xml:space="preserve">MS 20170227: </w:t>
            </w:r>
          </w:p>
          <w:p w14:paraId="0C96FD81" w14:textId="77777777" w:rsidR="00CA1543" w:rsidRPr="00CC4DAD" w:rsidRDefault="00CA1543" w:rsidP="003410B0">
            <w:pPr>
              <w:pStyle w:val="ListParagraph"/>
              <w:numPr>
                <w:ilvl w:val="0"/>
                <w:numId w:val="8"/>
              </w:numPr>
              <w:spacing w:before="60" w:after="60" w:line="240" w:lineRule="auto"/>
              <w:rPr>
                <w:rFonts w:asciiTheme="minorHAnsi" w:hAnsiTheme="minorHAnsi"/>
                <w:sz w:val="22"/>
                <w:szCs w:val="22"/>
                <w:lang w:eastAsia="en-CA"/>
              </w:rPr>
            </w:pPr>
            <w:r w:rsidRPr="00CC4DAD">
              <w:rPr>
                <w:rFonts w:asciiTheme="minorHAnsi" w:hAnsiTheme="minorHAnsi"/>
                <w:sz w:val="22"/>
                <w:szCs w:val="22"/>
                <w:lang w:eastAsia="en-CA"/>
              </w:rPr>
              <w:t xml:space="preserve">We need to determine the treatment of breaks WSN, PTW, before we address the conditions of the validation. </w:t>
            </w:r>
          </w:p>
        </w:tc>
      </w:tr>
    </w:tbl>
    <w:p w14:paraId="57C36B70" w14:textId="0C7CAFE7" w:rsidR="00CF3078" w:rsidRPr="0031344A" w:rsidRDefault="00CF3078" w:rsidP="00CF3078">
      <w:pPr>
        <w:spacing w:before="0" w:after="0" w:line="240" w:lineRule="auto"/>
        <w:ind w:left="0"/>
        <w:rPr>
          <w:lang w:val="en-US"/>
        </w:rPr>
      </w:pPr>
    </w:p>
    <w:p w14:paraId="5E8FC784" w14:textId="6B65CE8D" w:rsidR="00773DC4" w:rsidRPr="006B06A8" w:rsidRDefault="00773DC4" w:rsidP="00E95AB3">
      <w:pPr>
        <w:pStyle w:val="Heading3"/>
      </w:pPr>
      <w:r w:rsidRPr="0031344A">
        <w:rPr>
          <w:lang w:val="en-US"/>
        </w:rPr>
        <w:br w:type="page"/>
      </w:r>
      <w:r w:rsidRPr="006B06A8">
        <w:t>Validation –</w:t>
      </w:r>
      <w:r w:rsidR="009379DE">
        <w:t xml:space="preserve"> Waived Contributions For Any Employer PT M</w:t>
      </w:r>
      <w:r>
        <w:t>ember</w:t>
      </w:r>
    </w:p>
    <w:p w14:paraId="4CE5F316" w14:textId="77777777" w:rsidR="00773DC4" w:rsidRPr="006B06A8" w:rsidRDefault="00773DC4"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773DC4" w14:paraId="3C04C499"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CAB6E8E" w14:textId="77777777" w:rsidR="00773DC4" w:rsidRDefault="00773DC4"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7BD1613" w14:textId="2A421644" w:rsidR="00773DC4" w:rsidRPr="00AF4250" w:rsidRDefault="00773DC4" w:rsidP="00642773">
            <w:pPr>
              <w:pStyle w:val="Heading1"/>
              <w:rPr>
                <w:lang w:val="en-US"/>
              </w:rPr>
            </w:pPr>
            <w:bookmarkStart w:id="598" w:name="_Toc479243673"/>
            <w:bookmarkStart w:id="599" w:name="_Toc43372902"/>
            <w:r w:rsidRPr="00AF4250">
              <w:rPr>
                <w:lang w:val="en-US"/>
              </w:rPr>
              <w:t>B1</w:t>
            </w:r>
            <w:r>
              <w:rPr>
                <w:lang w:val="en-US"/>
              </w:rPr>
              <w:t>55</w:t>
            </w:r>
            <w:r w:rsidR="00A24B12">
              <w:rPr>
                <w:lang w:val="en-US"/>
              </w:rPr>
              <w:t>a</w:t>
            </w:r>
            <w:r w:rsidRPr="00AF4250">
              <w:rPr>
                <w:lang w:val="en-US"/>
              </w:rPr>
              <w:t>_</w:t>
            </w:r>
            <w:r>
              <w:rPr>
                <w:lang w:val="en-US"/>
              </w:rPr>
              <w:t>Waived</w:t>
            </w:r>
            <w:r w:rsidR="001E0557">
              <w:rPr>
                <w:lang w:val="en-US"/>
              </w:rPr>
              <w:t>C</w:t>
            </w:r>
            <w:r>
              <w:rPr>
                <w:lang w:val="en-US"/>
              </w:rPr>
              <w:t>ontributions</w:t>
            </w:r>
            <w:r w:rsidR="001E0557">
              <w:rPr>
                <w:lang w:val="en-US"/>
              </w:rPr>
              <w:t>F</w:t>
            </w:r>
            <w:r>
              <w:rPr>
                <w:lang w:val="en-US"/>
              </w:rPr>
              <w:t>or</w:t>
            </w:r>
            <w:r w:rsidR="00AB7ECE">
              <w:rPr>
                <w:lang w:val="en-US"/>
              </w:rPr>
              <w:t>Any</w:t>
            </w:r>
            <w:r w:rsidR="001E0557">
              <w:rPr>
                <w:lang w:val="en-US"/>
              </w:rPr>
              <w:t>E</w:t>
            </w:r>
            <w:r>
              <w:rPr>
                <w:lang w:val="en-US"/>
              </w:rPr>
              <w:t>mployerPT</w:t>
            </w:r>
            <w:r w:rsidR="001E0557">
              <w:rPr>
                <w:lang w:val="en-US"/>
              </w:rPr>
              <w:t>M</w:t>
            </w:r>
            <w:r>
              <w:rPr>
                <w:lang w:val="en-US"/>
              </w:rPr>
              <w:t>ember</w:t>
            </w:r>
            <w:bookmarkEnd w:id="598"/>
            <w:r w:rsidR="0085320E">
              <w:rPr>
                <w:lang w:val="en-US"/>
              </w:rPr>
              <w:t xml:space="preserve"> (Removed)</w:t>
            </w:r>
            <w:bookmarkEnd w:id="599"/>
          </w:p>
        </w:tc>
      </w:tr>
      <w:tr w:rsidR="00CC4DAD" w14:paraId="2AF2250C"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F6F86D" w14:textId="77777777" w:rsidR="00CC4DAD" w:rsidRDefault="00CC4DAD"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6A53515" w14:textId="77777777" w:rsidR="00CC4DAD" w:rsidRPr="0085320E" w:rsidRDefault="00CC4DAD" w:rsidP="004B6297">
            <w:pPr>
              <w:spacing w:before="60" w:after="60" w:line="240" w:lineRule="auto"/>
              <w:ind w:left="0"/>
              <w:rPr>
                <w:rFonts w:asciiTheme="minorHAnsi" w:eastAsia="Times New Roman" w:hAnsiTheme="minorHAnsi" w:cs="Calibri"/>
                <w:strike/>
                <w:color w:val="auto"/>
                <w:sz w:val="22"/>
                <w:szCs w:val="22"/>
                <w:lang w:eastAsia="en-CA"/>
              </w:rPr>
            </w:pPr>
            <w:r w:rsidRPr="0085320E">
              <w:rPr>
                <w:rFonts w:asciiTheme="minorHAnsi" w:eastAsia="Times New Roman" w:hAnsiTheme="minorHAnsi" w:cs="Calibri"/>
                <w:strike/>
                <w:color w:val="auto"/>
                <w:sz w:val="22"/>
                <w:szCs w:val="22"/>
                <w:lang w:eastAsia="en-CA"/>
              </w:rPr>
              <w:t>TBD</w:t>
            </w:r>
          </w:p>
        </w:tc>
      </w:tr>
      <w:tr w:rsidR="00CC4DAD" w14:paraId="7B1393BA"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83FC9A" w14:textId="77777777" w:rsidR="00CC4DAD" w:rsidRDefault="00CC4DAD"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07E5F1C" w14:textId="77777777" w:rsidR="00CC4DAD" w:rsidRPr="0085320E" w:rsidRDefault="00CC4DAD" w:rsidP="004B6297">
            <w:pPr>
              <w:spacing w:before="60" w:after="60" w:line="240" w:lineRule="auto"/>
              <w:ind w:left="0"/>
              <w:rPr>
                <w:rFonts w:asciiTheme="minorHAnsi" w:eastAsia="Times New Roman" w:hAnsiTheme="minorHAnsi" w:cs="Calibri"/>
                <w:strike/>
                <w:color w:val="auto"/>
                <w:sz w:val="22"/>
                <w:szCs w:val="22"/>
                <w:lang w:eastAsia="en-CA"/>
              </w:rPr>
            </w:pPr>
            <w:r w:rsidRPr="0085320E">
              <w:rPr>
                <w:rFonts w:asciiTheme="minorHAnsi" w:eastAsia="Times New Roman" w:hAnsiTheme="minorHAnsi" w:cs="Calibri"/>
                <w:strike/>
                <w:color w:val="auto"/>
                <w:sz w:val="22"/>
                <w:szCs w:val="22"/>
                <w:lang w:eastAsia="en-CA"/>
              </w:rPr>
              <w:t>2</w:t>
            </w:r>
            <w:r w:rsidRPr="0085320E">
              <w:rPr>
                <w:rFonts w:asciiTheme="minorHAnsi" w:eastAsia="Times New Roman" w:hAnsiTheme="minorHAnsi" w:cs="Calibri"/>
                <w:strike/>
                <w:color w:val="auto"/>
                <w:sz w:val="22"/>
                <w:szCs w:val="22"/>
                <w:vertAlign w:val="superscript"/>
                <w:lang w:eastAsia="en-CA"/>
              </w:rPr>
              <w:t>nd</w:t>
            </w:r>
            <w:r w:rsidRPr="0085320E">
              <w:rPr>
                <w:rFonts w:asciiTheme="minorHAnsi" w:eastAsia="Times New Roman" w:hAnsiTheme="minorHAnsi" w:cs="Calibri"/>
                <w:strike/>
                <w:color w:val="auto"/>
                <w:sz w:val="22"/>
                <w:szCs w:val="22"/>
                <w:lang w:eastAsia="en-CA"/>
              </w:rPr>
              <w:t xml:space="preserve"> level validation</w:t>
            </w:r>
          </w:p>
        </w:tc>
      </w:tr>
      <w:tr w:rsidR="00773DC4" w14:paraId="588CFB4D"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9174F9D" w14:textId="77777777" w:rsidR="00773DC4" w:rsidRDefault="00C01237"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E561C6A" w14:textId="77777777" w:rsidR="00773DC4" w:rsidRPr="0085320E" w:rsidRDefault="005E3DA1" w:rsidP="004B6297">
            <w:pPr>
              <w:spacing w:before="60" w:after="60" w:line="240" w:lineRule="auto"/>
              <w:ind w:left="0"/>
              <w:rPr>
                <w:rFonts w:asciiTheme="minorHAnsi" w:eastAsia="Times New Roman" w:hAnsiTheme="minorHAnsi" w:cs="Calibri"/>
                <w:strike/>
                <w:color w:val="auto"/>
                <w:sz w:val="22"/>
                <w:szCs w:val="22"/>
                <w:lang w:eastAsia="en-CA"/>
              </w:rPr>
            </w:pPr>
            <w:r w:rsidRPr="0085320E">
              <w:rPr>
                <w:rFonts w:asciiTheme="minorHAnsi" w:eastAsia="Times New Roman" w:hAnsiTheme="minorHAnsi" w:cs="Calibri"/>
                <w:strike/>
                <w:color w:val="auto"/>
                <w:sz w:val="22"/>
                <w:szCs w:val="22"/>
                <w:lang w:eastAsia="en-CA"/>
              </w:rPr>
              <w:t>Member Basic Information</w:t>
            </w:r>
          </w:p>
        </w:tc>
      </w:tr>
      <w:tr w:rsidR="00773DC4" w14:paraId="163990A4"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391AF49" w14:textId="77777777" w:rsidR="00773DC4" w:rsidRDefault="00773DC4"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6FE5616" w14:textId="77777777" w:rsidR="00773DC4" w:rsidRPr="0085320E" w:rsidRDefault="00773DC4" w:rsidP="004B6297">
            <w:pPr>
              <w:spacing w:before="60" w:after="60" w:line="240" w:lineRule="auto"/>
              <w:ind w:left="0"/>
              <w:rPr>
                <w:rFonts w:asciiTheme="minorHAnsi" w:hAnsiTheme="minorHAnsi"/>
                <w:strike/>
                <w:sz w:val="22"/>
                <w:szCs w:val="22"/>
                <w:lang w:eastAsia="en-CA"/>
              </w:rPr>
            </w:pPr>
            <w:r w:rsidRPr="0085320E">
              <w:rPr>
                <w:rFonts w:asciiTheme="minorHAnsi" w:hAnsiTheme="minorHAnsi"/>
                <w:strike/>
                <w:sz w:val="22"/>
                <w:szCs w:val="22"/>
                <w:lang w:eastAsia="en-CA"/>
              </w:rPr>
              <w:t xml:space="preserve">Complete Member Error </w:t>
            </w:r>
          </w:p>
        </w:tc>
      </w:tr>
      <w:tr w:rsidR="00773DC4" w14:paraId="026359E9"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96EA6CA" w14:textId="77777777" w:rsidR="00773DC4" w:rsidRDefault="00773DC4"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5016A99" w14:textId="77777777" w:rsidR="00773DC4" w:rsidRPr="0085320E" w:rsidRDefault="00773DC4" w:rsidP="004B6297">
            <w:pPr>
              <w:spacing w:before="60" w:after="60" w:line="240" w:lineRule="auto"/>
              <w:ind w:left="0"/>
              <w:rPr>
                <w:rFonts w:asciiTheme="minorHAnsi" w:eastAsia="Times New Roman" w:hAnsiTheme="minorHAnsi" w:cs="Calibri"/>
                <w:strike/>
                <w:color w:val="auto"/>
                <w:sz w:val="22"/>
                <w:szCs w:val="22"/>
                <w:lang w:eastAsia="en-CA"/>
              </w:rPr>
            </w:pPr>
            <w:r w:rsidRPr="0085320E">
              <w:rPr>
                <w:rFonts w:asciiTheme="minorHAnsi" w:hAnsiTheme="minorHAnsi"/>
                <w:strike/>
                <w:sz w:val="22"/>
                <w:szCs w:val="22"/>
                <w:lang w:eastAsia="en-CA"/>
              </w:rPr>
              <w:t>Public</w:t>
            </w:r>
          </w:p>
        </w:tc>
      </w:tr>
      <w:tr w:rsidR="00F47FB3" w:rsidRPr="00A61AB1" w14:paraId="46ECB9D7"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87CE975"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B14EE9F"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9A08B4B" w14:textId="0A74214C" w:rsidR="00104454" w:rsidRPr="0085320E" w:rsidRDefault="0086404E" w:rsidP="00104454">
            <w:pPr>
              <w:pStyle w:val="ListParagraph"/>
              <w:spacing w:before="0" w:after="0" w:line="240" w:lineRule="auto"/>
              <w:ind w:left="0"/>
              <w:contextualSpacing w:val="0"/>
              <w:rPr>
                <w:rFonts w:asciiTheme="minorHAnsi" w:hAnsiTheme="minorHAnsi" w:cs="Arial"/>
                <w:strike/>
                <w:sz w:val="22"/>
                <w:szCs w:val="22"/>
              </w:rPr>
            </w:pPr>
            <w:r w:rsidRPr="0085320E">
              <w:rPr>
                <w:rFonts w:asciiTheme="minorHAnsi" w:hAnsiTheme="minorHAnsi"/>
                <w:strike/>
                <w:sz w:val="22"/>
                <w:szCs w:val="22"/>
              </w:rPr>
              <w:t>If a mbr is concurrent, they can only stop contributing if they are going from FT contributing to PT non-contributing at the same ER, and they are FT contributing at another ER with an active employment period.</w:t>
            </w:r>
            <w:r w:rsidR="00104454" w:rsidRPr="0085320E">
              <w:rPr>
                <w:rFonts w:asciiTheme="minorHAnsi" w:hAnsiTheme="minorHAnsi" w:cs="Arial"/>
                <w:strike/>
                <w:sz w:val="22"/>
                <w:szCs w:val="22"/>
              </w:rPr>
              <w:t xml:space="preserve">Mbr is concurrent; and reported Employment Type change and/or Reported Contributory Status change will result in Mbr NOT having a FT contributing status at any ER (including ER reporting change) with an active employment period. </w:t>
            </w:r>
          </w:p>
          <w:p w14:paraId="3F194159" w14:textId="509541B8" w:rsidR="00F47FB3" w:rsidRPr="0085320E" w:rsidRDefault="00F47FB3" w:rsidP="00773DC4">
            <w:pPr>
              <w:ind w:left="0"/>
              <w:rPr>
                <w:rFonts w:asciiTheme="minorHAnsi" w:hAnsiTheme="minorHAnsi"/>
                <w:strike/>
                <w:sz w:val="22"/>
                <w:szCs w:val="22"/>
                <w:lang w:val="en-US" w:eastAsia="en-CA"/>
              </w:rPr>
            </w:pPr>
          </w:p>
        </w:tc>
      </w:tr>
      <w:tr w:rsidR="00F47FB3" w:rsidRPr="009151F9" w14:paraId="14C31B0B"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2A24407" w14:textId="77777777" w:rsidR="00F47FB3" w:rsidRDefault="00F47FB3"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61868A2" w14:textId="77777777" w:rsidR="00F47FB3" w:rsidRPr="0085320E" w:rsidRDefault="006E64CE" w:rsidP="004B6297">
            <w:pPr>
              <w:ind w:left="0"/>
              <w:rPr>
                <w:rFonts w:asciiTheme="minorHAnsi" w:hAnsiTheme="minorHAnsi"/>
                <w:strike/>
                <w:sz w:val="22"/>
                <w:szCs w:val="22"/>
                <w:lang w:eastAsia="en-CA"/>
              </w:rPr>
            </w:pPr>
            <w:r w:rsidRPr="0085320E">
              <w:rPr>
                <w:rFonts w:asciiTheme="minorHAnsi" w:hAnsiTheme="minorHAnsi"/>
                <w:strike/>
                <w:sz w:val="22"/>
                <w:szCs w:val="22"/>
                <w:lang w:eastAsia="en-CA"/>
              </w:rPr>
              <w:t>Reject the member if</w:t>
            </w:r>
            <w:r w:rsidR="00F47FB3" w:rsidRPr="0085320E">
              <w:rPr>
                <w:rFonts w:asciiTheme="minorHAnsi" w:hAnsiTheme="minorHAnsi"/>
                <w:strike/>
                <w:sz w:val="22"/>
                <w:szCs w:val="22"/>
                <w:lang w:eastAsia="en-CA"/>
              </w:rPr>
              <w:t>:</w:t>
            </w:r>
          </w:p>
          <w:p w14:paraId="1172C927" w14:textId="77777777" w:rsidR="00996BED" w:rsidRPr="0085320E" w:rsidRDefault="00996BED" w:rsidP="00996BED">
            <w:pPr>
              <w:ind w:left="720"/>
              <w:rPr>
                <w:rFonts w:asciiTheme="minorHAnsi" w:hAnsiTheme="minorHAnsi"/>
                <w:strike/>
                <w:color w:val="auto"/>
                <w:sz w:val="22"/>
                <w:szCs w:val="22"/>
                <w:lang w:val="en-US" w:eastAsia="en-CA"/>
              </w:rPr>
            </w:pPr>
            <w:r w:rsidRPr="0085320E">
              <w:rPr>
                <w:rFonts w:asciiTheme="minorHAnsi" w:hAnsiTheme="minorHAnsi"/>
                <w:strike/>
                <w:sz w:val="22"/>
                <w:szCs w:val="22"/>
                <w:lang w:eastAsia="en-CA"/>
              </w:rPr>
              <w:t xml:space="preserve">File.CurrentSIN = </w:t>
            </w:r>
            <w:r w:rsidRPr="0085320E">
              <w:rPr>
                <w:rFonts w:asciiTheme="minorHAnsi" w:hAnsiTheme="minorHAnsi"/>
                <w:strike/>
                <w:color w:val="auto"/>
                <w:sz w:val="22"/>
                <w:szCs w:val="22"/>
                <w:lang w:val="en-US" w:eastAsia="en-CA"/>
              </w:rPr>
              <w:t>Ariel.SIN</w:t>
            </w:r>
          </w:p>
          <w:p w14:paraId="7B9B8D6B" w14:textId="77777777" w:rsidR="00996BED" w:rsidRPr="0085320E" w:rsidRDefault="00996BED" w:rsidP="00996BED">
            <w:pPr>
              <w:ind w:left="720"/>
              <w:rPr>
                <w:rFonts w:asciiTheme="minorHAnsi" w:hAnsiTheme="minorHAnsi"/>
                <w:strike/>
                <w:sz w:val="22"/>
                <w:szCs w:val="22"/>
                <w:lang w:eastAsia="en-CA"/>
              </w:rPr>
            </w:pPr>
            <w:r w:rsidRPr="0085320E">
              <w:rPr>
                <w:rFonts w:asciiTheme="minorHAnsi" w:hAnsiTheme="minorHAnsi"/>
                <w:strike/>
                <w:sz w:val="22"/>
                <w:szCs w:val="22"/>
                <w:lang w:eastAsia="en-CA"/>
              </w:rPr>
              <w:t>And</w:t>
            </w:r>
          </w:p>
          <w:p w14:paraId="198D412D" w14:textId="77777777" w:rsidR="00996BED" w:rsidRPr="0085320E" w:rsidRDefault="00996BED" w:rsidP="00996BED">
            <w:pPr>
              <w:ind w:left="720"/>
              <w:rPr>
                <w:rFonts w:asciiTheme="minorHAnsi" w:hAnsiTheme="minorHAnsi"/>
                <w:strike/>
                <w:color w:val="auto"/>
                <w:sz w:val="22"/>
                <w:szCs w:val="22"/>
                <w:lang w:val="en-US" w:eastAsia="en-CA"/>
              </w:rPr>
            </w:pPr>
            <w:r w:rsidRPr="0085320E">
              <w:rPr>
                <w:rFonts w:asciiTheme="minorHAnsi" w:hAnsiTheme="minorHAnsi"/>
                <w:strike/>
                <w:color w:val="auto"/>
                <w:sz w:val="22"/>
                <w:szCs w:val="22"/>
                <w:lang w:val="en-US" w:eastAsia="en-CA"/>
              </w:rPr>
              <w:t xml:space="preserve">File.Employer = Ariel.Employer </w:t>
            </w:r>
          </w:p>
          <w:p w14:paraId="5B0A2633" w14:textId="77777777" w:rsidR="00996BED" w:rsidRPr="0085320E" w:rsidRDefault="00996BED" w:rsidP="00996BED">
            <w:pPr>
              <w:ind w:left="720"/>
              <w:rPr>
                <w:rFonts w:asciiTheme="minorHAnsi" w:hAnsiTheme="minorHAnsi"/>
                <w:strike/>
                <w:color w:val="auto"/>
                <w:sz w:val="22"/>
                <w:szCs w:val="22"/>
                <w:lang w:val="en-US" w:eastAsia="en-CA"/>
              </w:rPr>
            </w:pPr>
            <w:r w:rsidRPr="0085320E">
              <w:rPr>
                <w:rFonts w:asciiTheme="minorHAnsi" w:hAnsiTheme="minorHAnsi"/>
                <w:strike/>
                <w:color w:val="auto"/>
                <w:sz w:val="22"/>
                <w:szCs w:val="22"/>
                <w:lang w:val="en-US" w:eastAsia="en-CA"/>
              </w:rPr>
              <w:t>And</w:t>
            </w:r>
          </w:p>
          <w:p w14:paraId="2F685DFA" w14:textId="77777777" w:rsidR="00996BED" w:rsidRPr="0085320E" w:rsidRDefault="00996BED" w:rsidP="00996BED">
            <w:pPr>
              <w:ind w:left="720"/>
              <w:rPr>
                <w:rFonts w:asciiTheme="minorHAnsi" w:hAnsiTheme="minorHAnsi"/>
                <w:strike/>
                <w:color w:val="auto"/>
                <w:sz w:val="22"/>
                <w:szCs w:val="22"/>
                <w:lang w:val="en-US" w:eastAsia="en-CA"/>
              </w:rPr>
            </w:pPr>
            <w:r w:rsidRPr="0085320E">
              <w:rPr>
                <w:rFonts w:asciiTheme="minorHAnsi" w:hAnsiTheme="minorHAnsi"/>
                <w:strike/>
                <w:color w:val="auto"/>
                <w:sz w:val="22"/>
                <w:szCs w:val="22"/>
                <w:lang w:val="en-US" w:eastAsia="en-CA"/>
              </w:rPr>
              <w:t>File.ContributoryStatus = NC</w:t>
            </w:r>
          </w:p>
          <w:p w14:paraId="51EA056E" w14:textId="77777777" w:rsidR="00996BED" w:rsidRPr="0085320E" w:rsidRDefault="00996BED" w:rsidP="00996BED">
            <w:pPr>
              <w:ind w:left="720"/>
              <w:rPr>
                <w:rFonts w:asciiTheme="minorHAnsi" w:hAnsiTheme="minorHAnsi"/>
                <w:strike/>
                <w:color w:val="auto"/>
                <w:sz w:val="22"/>
                <w:szCs w:val="22"/>
                <w:lang w:eastAsia="en-CA"/>
              </w:rPr>
            </w:pPr>
            <w:r w:rsidRPr="0085320E">
              <w:rPr>
                <w:rFonts w:asciiTheme="minorHAnsi" w:hAnsiTheme="minorHAnsi"/>
                <w:strike/>
                <w:color w:val="auto"/>
                <w:sz w:val="22"/>
                <w:szCs w:val="22"/>
                <w:lang w:eastAsia="en-CA"/>
              </w:rPr>
              <w:t>And</w:t>
            </w:r>
          </w:p>
          <w:p w14:paraId="19DF1CFD" w14:textId="242E0C5F" w:rsidR="00F47FB3" w:rsidRPr="0085320E" w:rsidRDefault="00996BED" w:rsidP="00996BED">
            <w:pPr>
              <w:ind w:left="720"/>
              <w:rPr>
                <w:rFonts w:asciiTheme="minorHAnsi" w:hAnsiTheme="minorHAnsi"/>
                <w:strike/>
                <w:color w:val="auto"/>
                <w:sz w:val="22"/>
                <w:szCs w:val="22"/>
                <w:lang w:eastAsia="en-CA"/>
              </w:rPr>
            </w:pPr>
            <w:r w:rsidRPr="0085320E">
              <w:rPr>
                <w:rFonts w:asciiTheme="minorHAnsi" w:hAnsiTheme="minorHAnsi"/>
                <w:strike/>
                <w:color w:val="auto"/>
                <w:sz w:val="22"/>
                <w:szCs w:val="22"/>
                <w:lang w:eastAsia="en-CA"/>
              </w:rPr>
              <w:t xml:space="preserve">File.EmploymentType = </w:t>
            </w:r>
            <w:r w:rsidR="0086404E" w:rsidRPr="0085320E">
              <w:rPr>
                <w:rFonts w:asciiTheme="minorHAnsi" w:hAnsiTheme="minorHAnsi"/>
                <w:strike/>
                <w:color w:val="auto"/>
                <w:sz w:val="22"/>
                <w:szCs w:val="22"/>
                <w:lang w:eastAsia="en-CA"/>
              </w:rPr>
              <w:t>PT</w:t>
            </w:r>
          </w:p>
          <w:p w14:paraId="1F67C917" w14:textId="77777777" w:rsidR="00996BED" w:rsidRPr="0085320E" w:rsidRDefault="00ED0FB9" w:rsidP="00996BED">
            <w:pPr>
              <w:ind w:left="720"/>
              <w:rPr>
                <w:rFonts w:asciiTheme="minorHAnsi" w:hAnsiTheme="minorHAnsi"/>
                <w:strike/>
                <w:color w:val="auto"/>
                <w:sz w:val="22"/>
                <w:szCs w:val="22"/>
                <w:lang w:eastAsia="en-CA"/>
              </w:rPr>
            </w:pPr>
            <w:r w:rsidRPr="0085320E">
              <w:rPr>
                <w:rFonts w:asciiTheme="minorHAnsi" w:hAnsiTheme="minorHAnsi"/>
                <w:strike/>
                <w:color w:val="auto"/>
                <w:sz w:val="22"/>
                <w:szCs w:val="22"/>
                <w:lang w:eastAsia="en-CA"/>
              </w:rPr>
              <w:t>And</w:t>
            </w:r>
          </w:p>
          <w:p w14:paraId="6B9A2D27" w14:textId="6336A9BB" w:rsidR="0086404E" w:rsidRPr="0085320E" w:rsidRDefault="00ED0FB9" w:rsidP="00104454">
            <w:pPr>
              <w:ind w:left="720"/>
              <w:rPr>
                <w:rFonts w:asciiTheme="minorHAnsi" w:hAnsiTheme="minorHAnsi"/>
                <w:strike/>
                <w:color w:val="auto"/>
                <w:sz w:val="22"/>
                <w:szCs w:val="22"/>
                <w:lang w:eastAsia="en-CA"/>
              </w:rPr>
            </w:pPr>
            <w:r w:rsidRPr="0085320E">
              <w:rPr>
                <w:rFonts w:asciiTheme="minorHAnsi" w:hAnsiTheme="minorHAnsi"/>
                <w:strike/>
                <w:color w:val="auto"/>
                <w:sz w:val="22"/>
                <w:szCs w:val="22"/>
                <w:lang w:eastAsia="en-CA"/>
              </w:rPr>
              <w:t xml:space="preserve">Ariel.EmploymentType = PT for all other active employments (i.e. concurrency  must be detected) </w:t>
            </w:r>
          </w:p>
        </w:tc>
      </w:tr>
      <w:tr w:rsidR="00DC48A8" w:rsidRPr="00A61AB1" w14:paraId="794D77EB"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F141CD" w14:textId="77777777" w:rsidR="00DC48A8" w:rsidRDefault="00DC48A8"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1760FEB" w14:textId="4FCABF8B" w:rsidR="00DC48A8" w:rsidRPr="0085320E" w:rsidRDefault="00104454" w:rsidP="004B6297">
            <w:pPr>
              <w:pStyle w:val="NormalWeb"/>
              <w:spacing w:line="276" w:lineRule="auto"/>
              <w:rPr>
                <w:rFonts w:asciiTheme="minorHAnsi" w:hAnsiTheme="minorHAnsi"/>
                <w:strike/>
                <w:color w:val="000000"/>
                <w:sz w:val="22"/>
                <w:szCs w:val="22"/>
                <w:lang w:val="en-CA"/>
              </w:rPr>
            </w:pPr>
            <w:r w:rsidRPr="0085320E">
              <w:rPr>
                <w:rFonts w:asciiTheme="minorHAnsi" w:hAnsiTheme="minorHAnsi"/>
                <w:strike/>
                <w:color w:val="000000"/>
                <w:sz w:val="22"/>
                <w:szCs w:val="22"/>
                <w:lang w:val="en-CA"/>
              </w:rPr>
              <w:t>N/A</w:t>
            </w:r>
          </w:p>
        </w:tc>
      </w:tr>
      <w:tr w:rsidR="00773DC4" w:rsidRPr="00A61AB1" w14:paraId="279F5F25"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BFE7280" w14:textId="77777777" w:rsidR="00773DC4" w:rsidRDefault="00F50E57"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1DC4FBD" w14:textId="6F72A014" w:rsidR="00104454" w:rsidRPr="0085320E" w:rsidRDefault="00104454" w:rsidP="00104454">
            <w:pPr>
              <w:pStyle w:val="ListParagraph"/>
              <w:spacing w:before="0" w:after="0" w:line="240" w:lineRule="auto"/>
              <w:ind w:left="0"/>
              <w:contextualSpacing w:val="0"/>
              <w:rPr>
                <w:rFonts w:asciiTheme="minorHAnsi" w:hAnsiTheme="minorHAnsi" w:cs="Arial"/>
                <w:strike/>
                <w:sz w:val="22"/>
                <w:szCs w:val="22"/>
              </w:rPr>
            </w:pPr>
            <w:r w:rsidRPr="0085320E">
              <w:rPr>
                <w:rFonts w:asciiTheme="minorHAnsi" w:hAnsiTheme="minorHAnsi" w:cs="Arial"/>
                <w:strike/>
                <w:sz w:val="22"/>
                <w:szCs w:val="22"/>
              </w:rPr>
              <w:t xml:space="preserve">This change will result in this member not working FT at any HOOPP ER, and will result in an invalid contributory status.  Please correct the employment type and/or the contributory status, or contact HOOPP for more details.    </w:t>
            </w:r>
          </w:p>
          <w:p w14:paraId="5B7B635A" w14:textId="525E11BB" w:rsidR="00773DC4" w:rsidRPr="0085320E" w:rsidRDefault="00773DC4" w:rsidP="004B6297">
            <w:pPr>
              <w:pStyle w:val="NormalWeb"/>
              <w:spacing w:line="276" w:lineRule="auto"/>
              <w:rPr>
                <w:rFonts w:asciiTheme="minorHAnsi" w:hAnsiTheme="minorHAnsi"/>
                <w:strike/>
                <w:color w:val="000000"/>
                <w:sz w:val="22"/>
                <w:szCs w:val="22"/>
                <w:lang w:val="en-CA"/>
              </w:rPr>
            </w:pPr>
          </w:p>
        </w:tc>
      </w:tr>
      <w:tr w:rsidR="00773DC4" w:rsidRPr="00A61AB1" w14:paraId="74DA6E42"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811D40D" w14:textId="77777777" w:rsidR="005F43FC"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F00C6BF" w14:textId="77777777" w:rsidR="00773DC4" w:rsidRDefault="005F43FC" w:rsidP="005F43F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BEB722E" w14:textId="4E614D5D" w:rsidR="00104454" w:rsidRPr="0085320E" w:rsidRDefault="00104454" w:rsidP="00104454">
            <w:pPr>
              <w:pStyle w:val="ListParagraph"/>
              <w:spacing w:before="0" w:after="0" w:line="240" w:lineRule="auto"/>
              <w:ind w:left="0"/>
              <w:contextualSpacing w:val="0"/>
              <w:rPr>
                <w:rFonts w:asciiTheme="minorHAnsi" w:hAnsiTheme="minorHAnsi" w:cs="Arial"/>
                <w:strike/>
                <w:sz w:val="22"/>
                <w:szCs w:val="22"/>
              </w:rPr>
            </w:pPr>
            <w:r w:rsidRPr="0085320E">
              <w:rPr>
                <w:rFonts w:asciiTheme="minorHAnsi" w:hAnsiTheme="minorHAnsi" w:cs="Arial"/>
                <w:strike/>
                <w:sz w:val="22"/>
                <w:szCs w:val="22"/>
              </w:rPr>
              <w:t xml:space="preserve">This change will result in this member not working FT at any HOOPP ER, and will result in an invalid contributory status.  Please correct the employment type and/or the contributory status, or contact HOOPP for more details.    </w:t>
            </w:r>
          </w:p>
          <w:p w14:paraId="6BD566EC" w14:textId="58F45926" w:rsidR="00773DC4" w:rsidRPr="0085320E" w:rsidRDefault="00773DC4" w:rsidP="004B6297">
            <w:pPr>
              <w:spacing w:before="60" w:after="60"/>
              <w:ind w:left="0"/>
              <w:rPr>
                <w:rFonts w:asciiTheme="minorHAnsi" w:hAnsiTheme="minorHAnsi"/>
                <w:strike/>
                <w:sz w:val="22"/>
                <w:szCs w:val="22"/>
                <w:lang w:eastAsia="en-CA"/>
              </w:rPr>
            </w:pPr>
          </w:p>
        </w:tc>
      </w:tr>
      <w:tr w:rsidR="00773DC4" w:rsidRPr="0085712F" w14:paraId="3C62414D"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AC4C3FF" w14:textId="77777777" w:rsidR="00773DC4" w:rsidRPr="0085712F" w:rsidRDefault="00773DC4" w:rsidP="004B6297">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9A00EBC" w14:textId="77777777" w:rsidR="00773DC4" w:rsidRPr="0085320E" w:rsidRDefault="00ED0FB9" w:rsidP="00AA3E2A">
            <w:pPr>
              <w:ind w:left="0"/>
              <w:rPr>
                <w:rFonts w:asciiTheme="minorHAnsi" w:hAnsiTheme="minorHAnsi"/>
                <w:strike/>
                <w:sz w:val="22"/>
                <w:szCs w:val="22"/>
                <w:lang w:eastAsia="en-CA"/>
              </w:rPr>
            </w:pPr>
            <w:r w:rsidRPr="0085320E">
              <w:rPr>
                <w:rFonts w:asciiTheme="minorHAnsi" w:hAnsiTheme="minorHAnsi"/>
                <w:strike/>
                <w:sz w:val="22"/>
                <w:szCs w:val="22"/>
                <w:lang w:eastAsia="en-CA"/>
              </w:rPr>
              <w:t>N/A</w:t>
            </w:r>
          </w:p>
        </w:tc>
      </w:tr>
      <w:tr w:rsidR="00773DC4" w:rsidRPr="0085712F" w14:paraId="62C784DB"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06FFC3E" w14:textId="77777777" w:rsidR="00773DC4" w:rsidRPr="0085712F" w:rsidRDefault="00773DC4" w:rsidP="004B6297">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sidR="005B6168">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32CA521" w14:textId="77777777" w:rsidR="00773DC4" w:rsidRPr="0085320E" w:rsidRDefault="00ED0FB9" w:rsidP="004B6297">
            <w:pPr>
              <w:spacing w:before="60" w:after="60" w:line="240" w:lineRule="auto"/>
              <w:ind w:left="0"/>
              <w:rPr>
                <w:rFonts w:asciiTheme="minorHAnsi" w:hAnsiTheme="minorHAnsi"/>
                <w:strike/>
                <w:sz w:val="22"/>
                <w:szCs w:val="22"/>
                <w:lang w:eastAsia="en-CA"/>
              </w:rPr>
            </w:pPr>
            <w:r w:rsidRPr="0085320E">
              <w:rPr>
                <w:rFonts w:asciiTheme="minorHAnsi" w:hAnsiTheme="minorHAnsi"/>
                <w:strike/>
                <w:sz w:val="22"/>
                <w:szCs w:val="22"/>
                <w:lang w:eastAsia="en-CA"/>
              </w:rPr>
              <w:t>N/A</w:t>
            </w:r>
          </w:p>
        </w:tc>
      </w:tr>
      <w:tr w:rsidR="00EA74F1" w:rsidRPr="0085712F" w14:paraId="4619FC92"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40A34C" w14:textId="77777777" w:rsidR="00EA74F1" w:rsidRPr="0085712F" w:rsidRDefault="00EA74F1" w:rsidP="004B6297">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7BE3240" w14:textId="77777777" w:rsidR="00104454" w:rsidRPr="0085320E" w:rsidRDefault="00104454" w:rsidP="00104454">
            <w:pPr>
              <w:pStyle w:val="ListParagraph"/>
              <w:spacing w:before="0" w:after="0" w:line="240" w:lineRule="auto"/>
              <w:ind w:left="0"/>
              <w:contextualSpacing w:val="0"/>
              <w:rPr>
                <w:rFonts w:asciiTheme="minorHAnsi" w:hAnsiTheme="minorHAnsi" w:cs="Arial"/>
                <w:strike/>
                <w:sz w:val="22"/>
                <w:szCs w:val="22"/>
              </w:rPr>
            </w:pPr>
            <w:r w:rsidRPr="0085320E">
              <w:rPr>
                <w:rFonts w:asciiTheme="minorHAnsi" w:hAnsiTheme="minorHAnsi" w:cs="Arial"/>
                <w:strike/>
                <w:sz w:val="22"/>
                <w:szCs w:val="22"/>
              </w:rPr>
              <w:t xml:space="preserve">Mbr is concurrent if they have multiple active employment periods. </w:t>
            </w:r>
          </w:p>
          <w:p w14:paraId="19C56E02" w14:textId="251272CC" w:rsidR="00EA74F1" w:rsidRPr="0085320E" w:rsidRDefault="00104454" w:rsidP="00104454">
            <w:pPr>
              <w:spacing w:before="0" w:after="0" w:line="240" w:lineRule="auto"/>
              <w:ind w:left="0"/>
              <w:rPr>
                <w:rFonts w:cs="Arial"/>
                <w:strike/>
              </w:rPr>
            </w:pPr>
            <w:r w:rsidRPr="0085320E">
              <w:rPr>
                <w:rFonts w:asciiTheme="minorHAnsi" w:hAnsiTheme="minorHAnsi" w:cs="Arial"/>
                <w:strike/>
                <w:sz w:val="22"/>
                <w:szCs w:val="22"/>
              </w:rPr>
              <w:t>This validation should NOT trigger with B154 or B155b.</w:t>
            </w:r>
          </w:p>
        </w:tc>
      </w:tr>
      <w:tr w:rsidR="00773DC4" w:rsidRPr="000063CF" w14:paraId="3AA7922C" w14:textId="77777777" w:rsidTr="004B629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FB4F91" w14:textId="77777777" w:rsidR="0044312E" w:rsidRDefault="0044312E"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D286868" w14:textId="77777777" w:rsidR="00773DC4" w:rsidRPr="0085712F" w:rsidRDefault="0044312E"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FE68658" w14:textId="77777777" w:rsidR="0085320E" w:rsidRDefault="0085320E" w:rsidP="00AF074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20170608:</w:t>
            </w:r>
          </w:p>
          <w:p w14:paraId="3AA1B251" w14:textId="684B26A0" w:rsidR="0085320E" w:rsidRDefault="0085320E" w:rsidP="003410B0">
            <w:pPr>
              <w:pStyle w:val="ListParagraph"/>
              <w:numPr>
                <w:ilvl w:val="0"/>
                <w:numId w:val="8"/>
              </w:numPr>
              <w:spacing w:before="60" w:after="60" w:line="240" w:lineRule="auto"/>
              <w:rPr>
                <w:rFonts w:asciiTheme="minorHAnsi" w:hAnsiTheme="minorHAnsi"/>
                <w:sz w:val="22"/>
                <w:szCs w:val="22"/>
                <w:lang w:eastAsia="en-CA"/>
              </w:rPr>
            </w:pPr>
            <w:r w:rsidRPr="0085320E">
              <w:rPr>
                <w:rFonts w:asciiTheme="minorHAnsi" w:hAnsiTheme="minorHAnsi"/>
                <w:sz w:val="22"/>
                <w:szCs w:val="22"/>
                <w:lang w:eastAsia="en-CA"/>
              </w:rPr>
              <w:t>Validation</w:t>
            </w:r>
            <w:r>
              <w:rPr>
                <w:rFonts w:asciiTheme="minorHAnsi" w:hAnsiTheme="minorHAnsi"/>
                <w:sz w:val="22"/>
                <w:szCs w:val="22"/>
                <w:lang w:eastAsia="en-CA"/>
              </w:rPr>
              <w:t xml:space="preserve"> can be removed because B154 and B155 (formerly 155a)</w:t>
            </w:r>
            <w:r w:rsidRPr="0085320E">
              <w:rPr>
                <w:rFonts w:asciiTheme="minorHAnsi" w:hAnsiTheme="minorHAnsi"/>
                <w:sz w:val="22"/>
                <w:szCs w:val="22"/>
                <w:lang w:eastAsia="en-CA"/>
              </w:rPr>
              <w:t xml:space="preserve"> </w:t>
            </w:r>
            <w:r>
              <w:rPr>
                <w:rFonts w:asciiTheme="minorHAnsi" w:hAnsiTheme="minorHAnsi"/>
                <w:sz w:val="22"/>
                <w:szCs w:val="22"/>
                <w:lang w:eastAsia="en-CA"/>
              </w:rPr>
              <w:t>are not looking at concurrency.</w:t>
            </w:r>
          </w:p>
          <w:p w14:paraId="2615ABEE" w14:textId="77777777" w:rsidR="0085320E" w:rsidRPr="0085320E" w:rsidRDefault="0085320E" w:rsidP="0085320E">
            <w:pPr>
              <w:pStyle w:val="ListParagraph"/>
              <w:spacing w:before="60" w:after="60" w:line="240" w:lineRule="auto"/>
              <w:rPr>
                <w:rFonts w:asciiTheme="minorHAnsi" w:hAnsiTheme="minorHAnsi"/>
                <w:sz w:val="22"/>
                <w:szCs w:val="22"/>
                <w:lang w:eastAsia="en-CA"/>
              </w:rPr>
            </w:pPr>
          </w:p>
          <w:p w14:paraId="59BCCA17" w14:textId="77777777" w:rsidR="0085320E" w:rsidRDefault="0085320E" w:rsidP="00AF0743">
            <w:pPr>
              <w:spacing w:before="60" w:after="60" w:line="240" w:lineRule="auto"/>
              <w:ind w:left="0"/>
              <w:rPr>
                <w:rFonts w:asciiTheme="minorHAnsi" w:hAnsiTheme="minorHAnsi"/>
                <w:sz w:val="22"/>
                <w:szCs w:val="22"/>
                <w:lang w:eastAsia="en-CA"/>
              </w:rPr>
            </w:pPr>
          </w:p>
          <w:p w14:paraId="52219C11" w14:textId="77777777" w:rsidR="00AF0743" w:rsidRDefault="00AF0743" w:rsidP="00AF074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AD 20170329: </w:t>
            </w:r>
          </w:p>
          <w:p w14:paraId="6E6D105D" w14:textId="6B73ADFC" w:rsidR="00AF0743" w:rsidRDefault="00AF0743"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This val can be removed bc val B154</w:t>
            </w:r>
            <w:r w:rsidR="0085320E">
              <w:rPr>
                <w:rFonts w:asciiTheme="minorHAnsi" w:hAnsiTheme="minorHAnsi"/>
                <w:sz w:val="22"/>
                <w:szCs w:val="22"/>
                <w:lang w:eastAsia="en-CA"/>
              </w:rPr>
              <w:t xml:space="preserve"> and B155</w:t>
            </w:r>
            <w:r>
              <w:rPr>
                <w:rFonts w:asciiTheme="minorHAnsi" w:hAnsiTheme="minorHAnsi"/>
                <w:sz w:val="22"/>
                <w:szCs w:val="22"/>
                <w:lang w:eastAsia="en-CA"/>
              </w:rPr>
              <w:t xml:space="preserve"> will handle concurrent nd non-concurrent mbrs.  </w:t>
            </w:r>
          </w:p>
          <w:p w14:paraId="18C4D4BA" w14:textId="77777777" w:rsidR="00AF0743" w:rsidRDefault="00AF0743" w:rsidP="00A24B12">
            <w:pPr>
              <w:spacing w:before="60" w:after="60" w:line="240" w:lineRule="auto"/>
              <w:ind w:left="0"/>
              <w:rPr>
                <w:rFonts w:asciiTheme="minorHAnsi" w:hAnsiTheme="minorHAnsi"/>
                <w:sz w:val="22"/>
                <w:szCs w:val="22"/>
                <w:lang w:eastAsia="en-CA"/>
              </w:rPr>
            </w:pPr>
          </w:p>
          <w:p w14:paraId="34BE6CA4" w14:textId="77777777" w:rsidR="00A24B12" w:rsidRDefault="00A24B12" w:rsidP="00A24B1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20170523:</w:t>
            </w:r>
          </w:p>
          <w:p w14:paraId="085AAE71" w14:textId="77777777" w:rsidR="00A24B12" w:rsidRDefault="00A24B12"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Validation Logic and Message updated.</w:t>
            </w:r>
          </w:p>
          <w:p w14:paraId="19E2D6E1" w14:textId="77777777" w:rsidR="00A24B12" w:rsidRDefault="00A24B12"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Ready for sign-off.</w:t>
            </w:r>
          </w:p>
          <w:p w14:paraId="2E5A4790" w14:textId="77777777" w:rsidR="00A24B12" w:rsidRDefault="00A24B12"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Alias to update the test scenario’s relating to B154, B155a and B155b.</w:t>
            </w:r>
          </w:p>
          <w:p w14:paraId="58782046" w14:textId="77777777" w:rsidR="00A24B12" w:rsidRPr="009E7444" w:rsidRDefault="00A24B12"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MS to incorporate HOOPP test scenarios into their test grid</w:t>
            </w:r>
          </w:p>
          <w:p w14:paraId="0CAF1B7E" w14:textId="77777777" w:rsidR="00A24B12" w:rsidRDefault="00A24B12" w:rsidP="00EB6C17">
            <w:pPr>
              <w:spacing w:before="60" w:after="60" w:line="240" w:lineRule="auto"/>
              <w:ind w:left="0"/>
              <w:rPr>
                <w:rFonts w:asciiTheme="minorHAnsi" w:hAnsiTheme="minorHAnsi"/>
                <w:sz w:val="22"/>
                <w:szCs w:val="22"/>
                <w:lang w:eastAsia="en-CA"/>
              </w:rPr>
            </w:pPr>
          </w:p>
          <w:p w14:paraId="723A4BFF" w14:textId="77777777" w:rsidR="00EB6C17" w:rsidRDefault="00EB6C17" w:rsidP="00EB6C17">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AD 20170324: </w:t>
            </w:r>
          </w:p>
          <w:p w14:paraId="41827D42" w14:textId="77777777" w:rsidR="00EB6C17" w:rsidRDefault="00EB6C17"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This validation should be revisited along with val I53 and B154, once the HOOPP Board has approved/denied proposed changes (in Q2 2017) regarding to contribution waivers.</w:t>
            </w:r>
          </w:p>
          <w:p w14:paraId="460C1E20" w14:textId="77777777" w:rsidR="00EB6C17" w:rsidRPr="00A03B96" w:rsidRDefault="00EB6C17"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MS will need confirm (provide updated matrix) how the appropriate service breaks (WSO,WSN, PTW) are being created when Employment Type and Contributory Status are being provided. </w:t>
            </w:r>
          </w:p>
          <w:p w14:paraId="59EC8099" w14:textId="77777777" w:rsidR="00EB6C17" w:rsidRDefault="00EB6C17" w:rsidP="00996BED">
            <w:pPr>
              <w:spacing w:before="60" w:after="60" w:line="240" w:lineRule="auto"/>
              <w:ind w:left="0"/>
              <w:rPr>
                <w:rFonts w:asciiTheme="minorHAnsi" w:hAnsiTheme="minorHAnsi"/>
                <w:sz w:val="22"/>
                <w:szCs w:val="22"/>
                <w:lang w:eastAsia="en-CA"/>
              </w:rPr>
            </w:pPr>
          </w:p>
          <w:p w14:paraId="610E58A7" w14:textId="77777777" w:rsidR="00996BED" w:rsidRDefault="00996BED" w:rsidP="00996BE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20170321:</w:t>
            </w:r>
          </w:p>
          <w:p w14:paraId="7E6BEE28" w14:textId="77777777" w:rsidR="00996BED" w:rsidRPr="00CC4DAD" w:rsidRDefault="00996BED"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HOOPP to review revised Validation Logic and updated Message.</w:t>
            </w:r>
            <w:r w:rsidRPr="00CC4DAD">
              <w:rPr>
                <w:rFonts w:asciiTheme="minorHAnsi" w:hAnsiTheme="minorHAnsi"/>
                <w:sz w:val="22"/>
                <w:szCs w:val="22"/>
                <w:lang w:eastAsia="en-CA"/>
              </w:rPr>
              <w:t xml:space="preserve"> </w:t>
            </w:r>
          </w:p>
          <w:p w14:paraId="0D9C7F87" w14:textId="77777777" w:rsidR="00660D2B" w:rsidRDefault="00660D2B" w:rsidP="00352674">
            <w:pPr>
              <w:spacing w:before="60" w:after="60" w:line="240" w:lineRule="auto"/>
              <w:ind w:left="0"/>
              <w:rPr>
                <w:rFonts w:asciiTheme="minorHAnsi" w:hAnsiTheme="minorHAnsi"/>
                <w:sz w:val="22"/>
                <w:szCs w:val="22"/>
                <w:lang w:eastAsia="en-CA"/>
              </w:rPr>
            </w:pPr>
          </w:p>
          <w:p w14:paraId="47D50F6C" w14:textId="77777777" w:rsidR="00660D2B" w:rsidRDefault="00660D2B" w:rsidP="00660D2B">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CS 20170320: </w:t>
            </w:r>
          </w:p>
          <w:p w14:paraId="53BD709C" w14:textId="77777777" w:rsidR="00660D2B" w:rsidRDefault="00660D2B"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 new input validation would be required to capture when a Contributory Status is provided and no Employment Type is provided.</w:t>
            </w:r>
          </w:p>
          <w:p w14:paraId="2595EA5D" w14:textId="77777777" w:rsidR="00660D2B" w:rsidRPr="00CC4DAD" w:rsidRDefault="00660D2B"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Then we need to reconvene to confirm B154 and B155.</w:t>
            </w:r>
          </w:p>
          <w:p w14:paraId="034CB586" w14:textId="77777777" w:rsidR="00660D2B" w:rsidRDefault="00660D2B" w:rsidP="00352674">
            <w:pPr>
              <w:spacing w:before="60" w:after="60" w:line="240" w:lineRule="auto"/>
              <w:ind w:left="0"/>
              <w:rPr>
                <w:rFonts w:asciiTheme="minorHAnsi" w:hAnsiTheme="minorHAnsi"/>
                <w:sz w:val="22"/>
                <w:szCs w:val="22"/>
                <w:lang w:eastAsia="en-CA"/>
              </w:rPr>
            </w:pPr>
          </w:p>
          <w:p w14:paraId="30DC90F3" w14:textId="77777777" w:rsidR="00A03B96" w:rsidRDefault="00352674" w:rsidP="00352674">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AD 20170317: </w:t>
            </w:r>
          </w:p>
          <w:p w14:paraId="18B187C2" w14:textId="77777777" w:rsidR="00A03B96" w:rsidRPr="00A03B96" w:rsidRDefault="00A03B96" w:rsidP="003410B0">
            <w:pPr>
              <w:pStyle w:val="ListParagraph"/>
              <w:numPr>
                <w:ilvl w:val="0"/>
                <w:numId w:val="8"/>
              </w:numPr>
              <w:rPr>
                <w:rFonts w:asciiTheme="minorHAnsi" w:hAnsiTheme="minorHAnsi"/>
                <w:color w:val="auto"/>
                <w:sz w:val="22"/>
                <w:szCs w:val="22"/>
                <w:lang w:val="en-US" w:eastAsia="en-CA"/>
              </w:rPr>
            </w:pPr>
            <w:r w:rsidRPr="00A03B96">
              <w:rPr>
                <w:rFonts w:asciiTheme="minorHAnsi" w:hAnsiTheme="minorHAnsi"/>
                <w:sz w:val="22"/>
                <w:szCs w:val="22"/>
                <w:lang w:eastAsia="en-CA"/>
              </w:rPr>
              <w:t xml:space="preserve">Shouldn’t the </w:t>
            </w:r>
            <w:r w:rsidRPr="00A03B96">
              <w:rPr>
                <w:rFonts w:asciiTheme="minorHAnsi" w:hAnsiTheme="minorHAnsi"/>
                <w:color w:val="auto"/>
                <w:sz w:val="22"/>
                <w:szCs w:val="22"/>
                <w:lang w:val="en-US" w:eastAsia="en-CA"/>
              </w:rPr>
              <w:t>File.Contributorystatus = NC (NOT CN)?</w:t>
            </w:r>
          </w:p>
          <w:p w14:paraId="6DB1E0E9" w14:textId="77777777" w:rsidR="00A03B96" w:rsidRPr="00A03B96" w:rsidRDefault="00A03B96" w:rsidP="003410B0">
            <w:pPr>
              <w:pStyle w:val="ListParagraph"/>
              <w:numPr>
                <w:ilvl w:val="0"/>
                <w:numId w:val="8"/>
              </w:numPr>
              <w:rPr>
                <w:rFonts w:asciiTheme="minorHAnsi" w:hAnsiTheme="minorHAnsi"/>
                <w:color w:val="auto"/>
                <w:sz w:val="22"/>
                <w:szCs w:val="22"/>
                <w:lang w:eastAsia="en-CA"/>
              </w:rPr>
            </w:pPr>
            <w:r w:rsidRPr="00A03B96">
              <w:rPr>
                <w:rFonts w:asciiTheme="minorHAnsi" w:hAnsiTheme="minorHAnsi"/>
                <w:sz w:val="22"/>
                <w:szCs w:val="22"/>
                <w:lang w:eastAsia="en-CA"/>
              </w:rPr>
              <w:t xml:space="preserve">Shouldn’t the </w:t>
            </w:r>
            <w:r w:rsidRPr="00A03B96">
              <w:rPr>
                <w:rFonts w:asciiTheme="minorHAnsi" w:hAnsiTheme="minorHAnsi"/>
                <w:color w:val="auto"/>
                <w:sz w:val="22"/>
                <w:szCs w:val="22"/>
                <w:lang w:eastAsia="en-CA"/>
              </w:rPr>
              <w:t xml:space="preserve">Ariel.EmploymentType = FT (NOT PT) and contributing at at least one other currently active ER (mbr must have active concurrency at another ER and contributing).  </w:t>
            </w:r>
          </w:p>
          <w:p w14:paraId="5C0E36C4" w14:textId="77777777" w:rsidR="00352674" w:rsidRPr="00A03B96" w:rsidRDefault="00352674" w:rsidP="003410B0">
            <w:pPr>
              <w:pStyle w:val="ListParagraph"/>
              <w:numPr>
                <w:ilvl w:val="0"/>
                <w:numId w:val="8"/>
              </w:numPr>
              <w:spacing w:before="60" w:after="60" w:line="240" w:lineRule="auto"/>
              <w:rPr>
                <w:rFonts w:asciiTheme="minorHAnsi" w:hAnsiTheme="minorHAnsi"/>
                <w:sz w:val="22"/>
                <w:szCs w:val="22"/>
                <w:lang w:eastAsia="en-CA"/>
              </w:rPr>
            </w:pPr>
            <w:r w:rsidRPr="00A03B96">
              <w:rPr>
                <w:rFonts w:asciiTheme="minorHAnsi" w:hAnsiTheme="minorHAnsi"/>
                <w:sz w:val="22"/>
                <w:szCs w:val="22"/>
                <w:lang w:eastAsia="en-CA"/>
              </w:rPr>
              <w:t>Not sure I completely understand piece of logic “</w:t>
            </w:r>
            <w:r w:rsidR="00A03B96" w:rsidRPr="00A03B96">
              <w:rPr>
                <w:rFonts w:asciiTheme="minorHAnsi" w:hAnsiTheme="minorHAnsi"/>
                <w:color w:val="auto"/>
                <w:sz w:val="22"/>
                <w:szCs w:val="22"/>
                <w:lang w:eastAsia="en-CA"/>
              </w:rPr>
              <w:t>MDC employer &lt;&gt;</w:t>
            </w:r>
            <w:r w:rsidRPr="00A03B96">
              <w:rPr>
                <w:rFonts w:asciiTheme="minorHAnsi" w:hAnsiTheme="minorHAnsi"/>
                <w:color w:val="auto"/>
                <w:sz w:val="22"/>
                <w:szCs w:val="22"/>
                <w:lang w:eastAsia="en-CA"/>
              </w:rPr>
              <w:t xml:space="preserve"> Ariel.Employer”.</w:t>
            </w:r>
            <w:r w:rsidR="00A03B96" w:rsidRPr="00A03B96">
              <w:rPr>
                <w:rFonts w:asciiTheme="minorHAnsi" w:hAnsiTheme="minorHAnsi"/>
                <w:color w:val="auto"/>
                <w:sz w:val="22"/>
                <w:szCs w:val="22"/>
                <w:lang w:eastAsia="en-CA"/>
              </w:rPr>
              <w:t xml:space="preserve">  Is this checking for concurrency?</w:t>
            </w:r>
          </w:p>
          <w:p w14:paraId="2857DB3D" w14:textId="77777777" w:rsidR="00A03B96" w:rsidRDefault="00A03B96" w:rsidP="0031344A">
            <w:pPr>
              <w:spacing w:before="60" w:after="60" w:line="240" w:lineRule="auto"/>
              <w:ind w:left="0"/>
              <w:rPr>
                <w:rFonts w:asciiTheme="minorHAnsi" w:hAnsiTheme="minorHAnsi"/>
                <w:sz w:val="22"/>
                <w:szCs w:val="22"/>
                <w:lang w:eastAsia="en-CA"/>
              </w:rPr>
            </w:pPr>
          </w:p>
          <w:p w14:paraId="4D828B6D" w14:textId="77777777" w:rsidR="00CC4DAD" w:rsidRDefault="003326D3" w:rsidP="0031344A">
            <w:pPr>
              <w:spacing w:before="60" w:after="60" w:line="240" w:lineRule="auto"/>
              <w:ind w:left="0"/>
              <w:rPr>
                <w:rFonts w:asciiTheme="minorHAnsi" w:hAnsiTheme="minorHAnsi"/>
                <w:sz w:val="22"/>
                <w:szCs w:val="22"/>
                <w:lang w:eastAsia="en-CA"/>
              </w:rPr>
            </w:pPr>
            <w:r w:rsidRPr="003326D3">
              <w:rPr>
                <w:rFonts w:asciiTheme="minorHAnsi" w:hAnsiTheme="minorHAnsi"/>
                <w:sz w:val="22"/>
                <w:szCs w:val="22"/>
                <w:lang w:eastAsia="en-CA"/>
              </w:rPr>
              <w:t xml:space="preserve">MS 20170227: </w:t>
            </w:r>
          </w:p>
          <w:p w14:paraId="242BAD64" w14:textId="77777777" w:rsidR="00D43B98" w:rsidRPr="00CC4DAD" w:rsidRDefault="003326D3" w:rsidP="003410B0">
            <w:pPr>
              <w:pStyle w:val="ListParagraph"/>
              <w:numPr>
                <w:ilvl w:val="0"/>
                <w:numId w:val="8"/>
              </w:numPr>
              <w:spacing w:before="60" w:after="60" w:line="240" w:lineRule="auto"/>
              <w:rPr>
                <w:rFonts w:asciiTheme="minorHAnsi" w:hAnsiTheme="minorHAnsi"/>
                <w:sz w:val="22"/>
                <w:szCs w:val="22"/>
                <w:lang w:val="en-US" w:eastAsia="en-CA"/>
              </w:rPr>
            </w:pPr>
            <w:r w:rsidRPr="00CC4DAD">
              <w:rPr>
                <w:rFonts w:asciiTheme="minorHAnsi" w:hAnsiTheme="minorHAnsi"/>
                <w:sz w:val="22"/>
                <w:szCs w:val="22"/>
                <w:lang w:eastAsia="en-CA"/>
              </w:rPr>
              <w:t xml:space="preserve">We need to determine the treatment of breaks WSN, PTW, before we address the conditions of the validation. </w:t>
            </w:r>
          </w:p>
        </w:tc>
      </w:tr>
    </w:tbl>
    <w:p w14:paraId="499F6857" w14:textId="2871A134" w:rsidR="00E07DB4" w:rsidRPr="00C06604" w:rsidRDefault="00E07DB4">
      <w:pPr>
        <w:spacing w:before="0" w:after="0" w:line="240" w:lineRule="auto"/>
        <w:ind w:left="0"/>
        <w:rPr>
          <w:lang w:val="en-US"/>
        </w:rPr>
      </w:pPr>
      <w:r w:rsidRPr="00C06604">
        <w:rPr>
          <w:lang w:val="en-US"/>
        </w:rPr>
        <w:br w:type="page"/>
      </w:r>
    </w:p>
    <w:p w14:paraId="0FFF95F6" w14:textId="70421A54" w:rsidR="00104454" w:rsidRPr="006B06A8" w:rsidRDefault="00104454" w:rsidP="00104454">
      <w:pPr>
        <w:pStyle w:val="Heading3"/>
      </w:pPr>
      <w:r w:rsidRPr="006B06A8">
        <w:t>Validation –</w:t>
      </w:r>
      <w:r w:rsidR="00792555">
        <w:t xml:space="preserve"> Waived Contributions For An Active Full-Time </w:t>
      </w:r>
      <w:r>
        <w:t>Member</w:t>
      </w:r>
    </w:p>
    <w:p w14:paraId="5B28AE18" w14:textId="77777777" w:rsidR="00104454" w:rsidRPr="006B06A8" w:rsidRDefault="00104454"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104454" w14:paraId="7909CAAD"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2ABC39B"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27BF8EF" w14:textId="591C060D" w:rsidR="00104454" w:rsidRPr="00AF4250" w:rsidRDefault="00104454" w:rsidP="0085320E">
            <w:pPr>
              <w:pStyle w:val="Heading1"/>
              <w:rPr>
                <w:lang w:val="en-US"/>
              </w:rPr>
            </w:pPr>
            <w:bookmarkStart w:id="600" w:name="_Toc43372903"/>
            <w:r w:rsidRPr="00AF4250">
              <w:rPr>
                <w:lang w:val="en-US"/>
              </w:rPr>
              <w:t>B1</w:t>
            </w:r>
            <w:r>
              <w:rPr>
                <w:lang w:val="en-US"/>
              </w:rPr>
              <w:t>55</w:t>
            </w:r>
            <w:r w:rsidRPr="00AF4250">
              <w:rPr>
                <w:lang w:val="en-US"/>
              </w:rPr>
              <w:t>_</w:t>
            </w:r>
            <w:r>
              <w:rPr>
                <w:lang w:val="en-US"/>
              </w:rPr>
              <w:t>WaivedContributionsFor</w:t>
            </w:r>
            <w:r w:rsidR="00792555">
              <w:rPr>
                <w:lang w:val="en-US"/>
              </w:rPr>
              <w:t>ActiveFullTime</w:t>
            </w:r>
            <w:r>
              <w:rPr>
                <w:lang w:val="en-US"/>
              </w:rPr>
              <w:t>Member</w:t>
            </w:r>
            <w:bookmarkEnd w:id="600"/>
          </w:p>
        </w:tc>
      </w:tr>
      <w:tr w:rsidR="00104454" w14:paraId="1E793E7D"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B15798"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97A28BA" w14:textId="5D91CEC4" w:rsidR="00104454" w:rsidRDefault="007F0E4D" w:rsidP="00E02674">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3566</w:t>
            </w:r>
          </w:p>
        </w:tc>
      </w:tr>
      <w:tr w:rsidR="0081139B" w14:paraId="7D5FF244"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E46AE4" w14:textId="64DE21A6" w:rsidR="0081139B" w:rsidRDefault="0081139B"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DE5A10B" w14:textId="38BDBC64" w:rsidR="0081139B" w:rsidRDefault="0081139B" w:rsidP="00E02674">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104454" w14:paraId="7E9052BD"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C5F0FDD"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5F04B94" w14:textId="77777777" w:rsidR="00104454" w:rsidRDefault="00104454" w:rsidP="00E02674">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CC4DAD">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104454" w14:paraId="1233757B"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1C32509"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6706DDD" w14:textId="77777777" w:rsidR="00104454" w:rsidRPr="00AA3E2A" w:rsidRDefault="00104454" w:rsidP="00E02674">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Member Basic Information</w:t>
            </w:r>
          </w:p>
        </w:tc>
      </w:tr>
      <w:tr w:rsidR="00104454" w14:paraId="156172D7"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2EB105"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949F5A5" w14:textId="77777777" w:rsidR="00104454" w:rsidRDefault="00104454" w:rsidP="00E02674">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104454" w14:paraId="281F77A8"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67F68E9"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0E8A56F" w14:textId="77777777" w:rsidR="00104454" w:rsidRPr="00B464B9" w:rsidRDefault="00104454" w:rsidP="00E02674">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104454" w:rsidRPr="00A61AB1" w14:paraId="11B84B29"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3E23E6"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CF40D6B"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46A6BD9" w14:textId="1C9D5828" w:rsidR="00104454" w:rsidRPr="00104454" w:rsidRDefault="00104454" w:rsidP="00792555">
            <w:pPr>
              <w:ind w:left="0"/>
              <w:rPr>
                <w:rFonts w:asciiTheme="minorHAnsi" w:hAnsiTheme="minorHAnsi"/>
                <w:sz w:val="22"/>
                <w:szCs w:val="22"/>
              </w:rPr>
            </w:pPr>
            <w:r w:rsidRPr="00104454">
              <w:rPr>
                <w:rFonts w:asciiTheme="minorHAnsi" w:hAnsiTheme="minorHAnsi"/>
                <w:sz w:val="22"/>
                <w:szCs w:val="22"/>
              </w:rPr>
              <w:t>Val B155b – Mbr cannot b</w:t>
            </w:r>
            <w:r w:rsidR="00792555">
              <w:rPr>
                <w:rFonts w:asciiTheme="minorHAnsi" w:hAnsiTheme="minorHAnsi"/>
                <w:sz w:val="22"/>
                <w:szCs w:val="22"/>
              </w:rPr>
              <w:t>e FT and not contributing if the</w:t>
            </w:r>
            <w:r w:rsidRPr="00104454">
              <w:rPr>
                <w:rFonts w:asciiTheme="minorHAnsi" w:hAnsiTheme="minorHAnsi"/>
                <w:sz w:val="22"/>
                <w:szCs w:val="22"/>
              </w:rPr>
              <w:t xml:space="preserve"> ER </w:t>
            </w:r>
            <w:r w:rsidR="00792555">
              <w:rPr>
                <w:rFonts w:asciiTheme="minorHAnsi" w:hAnsiTheme="minorHAnsi"/>
                <w:sz w:val="22"/>
                <w:szCs w:val="22"/>
              </w:rPr>
              <w:t xml:space="preserve">is </w:t>
            </w:r>
            <w:r w:rsidRPr="00104454">
              <w:rPr>
                <w:rFonts w:asciiTheme="minorHAnsi" w:hAnsiTheme="minorHAnsi"/>
                <w:sz w:val="22"/>
                <w:szCs w:val="22"/>
              </w:rPr>
              <w:t xml:space="preserve">actively participating in the plan.    </w:t>
            </w:r>
          </w:p>
        </w:tc>
      </w:tr>
      <w:tr w:rsidR="00104454" w:rsidRPr="009151F9" w14:paraId="6F618672"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62829E0"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DDB693E" w14:textId="6998A980" w:rsidR="00104454" w:rsidRDefault="00104454" w:rsidP="00E02674">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107E39BE" w14:textId="7D1D5A1D" w:rsidR="00A07A2D" w:rsidRDefault="00A07A2D" w:rsidP="00A07A2D">
            <w:pPr>
              <w:ind w:left="0"/>
              <w:rPr>
                <w:rFonts w:asciiTheme="minorHAnsi" w:hAnsiTheme="minorHAnsi"/>
                <w:sz w:val="22"/>
                <w:szCs w:val="22"/>
                <w:lang w:eastAsia="en-CA"/>
              </w:rPr>
            </w:pPr>
            <w:r w:rsidRPr="00A32EF5">
              <w:rPr>
                <w:rFonts w:asciiTheme="minorHAnsi" w:hAnsiTheme="minorHAnsi"/>
                <w:sz w:val="22"/>
                <w:szCs w:val="22"/>
                <w:u w:val="single"/>
                <w:lang w:eastAsia="en-CA"/>
              </w:rPr>
              <w:t>For amalgamation cases</w:t>
            </w:r>
            <w:r>
              <w:rPr>
                <w:rFonts w:asciiTheme="minorHAnsi" w:hAnsiTheme="minorHAnsi"/>
                <w:sz w:val="22"/>
                <w:szCs w:val="22"/>
                <w:u w:val="single"/>
                <w:lang w:eastAsia="en-CA"/>
              </w:rPr>
              <w:t>*</w:t>
            </w:r>
            <w:r>
              <w:rPr>
                <w:rFonts w:asciiTheme="minorHAnsi" w:hAnsiTheme="minorHAnsi"/>
                <w:sz w:val="22"/>
                <w:szCs w:val="22"/>
                <w:lang w:eastAsia="en-CA"/>
              </w:rPr>
              <w:t>: Ariel.Employer = File.Employer, transactions linked to either the “EmploymentFrom” or the “EmploymentTo” will be considered</w:t>
            </w:r>
          </w:p>
          <w:p w14:paraId="5579F07C" w14:textId="77777777" w:rsidR="00A07A2D" w:rsidRDefault="00A07A2D" w:rsidP="00A07A2D">
            <w:pPr>
              <w:ind w:left="0"/>
              <w:rPr>
                <w:rFonts w:asciiTheme="minorHAnsi" w:hAnsiTheme="minorHAnsi"/>
                <w:sz w:val="22"/>
                <w:szCs w:val="22"/>
                <w:u w:val="single"/>
                <w:lang w:eastAsia="en-CA"/>
              </w:rPr>
            </w:pPr>
          </w:p>
          <w:p w14:paraId="420BA34F" w14:textId="77777777" w:rsidR="00A07A2D" w:rsidRDefault="00A07A2D" w:rsidP="00A07A2D">
            <w:pPr>
              <w:ind w:left="0"/>
              <w:rPr>
                <w:rFonts w:asciiTheme="minorHAnsi" w:hAnsiTheme="minorHAnsi"/>
                <w:sz w:val="22"/>
                <w:szCs w:val="22"/>
                <w:lang w:eastAsia="en-CA"/>
              </w:rPr>
            </w:pPr>
            <w:r w:rsidRPr="00A32EF5">
              <w:rPr>
                <w:rFonts w:asciiTheme="minorHAnsi" w:hAnsiTheme="minorHAnsi"/>
                <w:sz w:val="22"/>
                <w:szCs w:val="22"/>
                <w:u w:val="single"/>
                <w:lang w:eastAsia="en-CA"/>
              </w:rPr>
              <w:t>For other cases</w:t>
            </w:r>
            <w:r>
              <w:rPr>
                <w:rFonts w:asciiTheme="minorHAnsi" w:hAnsiTheme="minorHAnsi"/>
                <w:sz w:val="22"/>
                <w:szCs w:val="22"/>
                <w:lang w:eastAsia="en-CA"/>
              </w:rPr>
              <w:t>: Ariel.Employer = File.Employer</w:t>
            </w:r>
          </w:p>
          <w:p w14:paraId="5BA82CA3" w14:textId="77777777" w:rsidR="00A07A2D" w:rsidRDefault="00A07A2D" w:rsidP="00A07A2D">
            <w:pPr>
              <w:ind w:left="720"/>
              <w:rPr>
                <w:rFonts w:asciiTheme="minorHAnsi" w:hAnsiTheme="minorHAnsi"/>
                <w:sz w:val="22"/>
                <w:szCs w:val="22"/>
                <w:lang w:eastAsia="en-CA"/>
              </w:rPr>
            </w:pPr>
          </w:p>
          <w:p w14:paraId="55AFFDCB" w14:textId="77777777" w:rsidR="00A07A2D" w:rsidRDefault="00A07A2D" w:rsidP="00A07A2D">
            <w:pPr>
              <w:ind w:left="720"/>
              <w:rPr>
                <w:rFonts w:asciiTheme="minorHAnsi" w:hAnsiTheme="minorHAnsi"/>
                <w:sz w:val="22"/>
                <w:szCs w:val="22"/>
                <w:lang w:eastAsia="en-CA"/>
              </w:rPr>
            </w:pPr>
            <w:r>
              <w:rPr>
                <w:rFonts w:asciiTheme="minorHAnsi" w:hAnsiTheme="minorHAnsi"/>
                <w:sz w:val="22"/>
                <w:szCs w:val="22"/>
                <w:lang w:eastAsia="en-CA"/>
              </w:rPr>
              <w:t>And</w:t>
            </w:r>
          </w:p>
          <w:p w14:paraId="55613475" w14:textId="77777777" w:rsidR="00104454" w:rsidRDefault="00104454" w:rsidP="00E02674">
            <w:pPr>
              <w:ind w:left="720"/>
              <w:rPr>
                <w:rFonts w:asciiTheme="minorHAnsi" w:hAnsiTheme="minorHAnsi"/>
                <w:color w:val="auto"/>
                <w:sz w:val="22"/>
                <w:szCs w:val="22"/>
                <w:lang w:val="en-US" w:eastAsia="en-CA"/>
              </w:rPr>
            </w:pPr>
            <w:r>
              <w:rPr>
                <w:rFonts w:asciiTheme="minorHAnsi" w:hAnsiTheme="minorHAnsi"/>
                <w:sz w:val="22"/>
                <w:szCs w:val="22"/>
                <w:lang w:eastAsia="en-CA"/>
              </w:rPr>
              <w:t xml:space="preserve">File.CurrentSIN = </w:t>
            </w:r>
            <w:r w:rsidRPr="00AA3E2A">
              <w:rPr>
                <w:rFonts w:asciiTheme="minorHAnsi" w:hAnsiTheme="minorHAnsi"/>
                <w:color w:val="auto"/>
                <w:sz w:val="22"/>
                <w:szCs w:val="22"/>
                <w:lang w:val="en-US" w:eastAsia="en-CA"/>
              </w:rPr>
              <w:t>Ariel.</w:t>
            </w:r>
            <w:r>
              <w:rPr>
                <w:rFonts w:asciiTheme="minorHAnsi" w:hAnsiTheme="minorHAnsi"/>
                <w:color w:val="auto"/>
                <w:sz w:val="22"/>
                <w:szCs w:val="22"/>
                <w:lang w:val="en-US" w:eastAsia="en-CA"/>
              </w:rPr>
              <w:t>SIN</w:t>
            </w:r>
          </w:p>
          <w:p w14:paraId="0D264A8B" w14:textId="77777777" w:rsidR="00104454" w:rsidRDefault="00104454" w:rsidP="00E02674">
            <w:pPr>
              <w:ind w:left="720"/>
              <w:rPr>
                <w:rFonts w:asciiTheme="minorHAnsi" w:hAnsiTheme="minorHAnsi"/>
                <w:sz w:val="22"/>
                <w:szCs w:val="22"/>
                <w:lang w:eastAsia="en-CA"/>
              </w:rPr>
            </w:pPr>
            <w:r>
              <w:rPr>
                <w:rFonts w:asciiTheme="minorHAnsi" w:hAnsiTheme="minorHAnsi"/>
                <w:sz w:val="22"/>
                <w:szCs w:val="22"/>
                <w:lang w:eastAsia="en-CA"/>
              </w:rPr>
              <w:t>And</w:t>
            </w:r>
          </w:p>
          <w:p w14:paraId="521AE6AC" w14:textId="302EBAAC" w:rsidR="00104454" w:rsidRDefault="009136B5" w:rsidP="0085320E">
            <w:pPr>
              <w:ind w:left="1440"/>
              <w:rPr>
                <w:rFonts w:asciiTheme="minorHAnsi" w:hAnsiTheme="minorHAnsi"/>
                <w:color w:val="auto"/>
                <w:sz w:val="22"/>
                <w:szCs w:val="22"/>
                <w:lang w:val="en-US" w:eastAsia="en-CA"/>
              </w:rPr>
            </w:pPr>
            <w:r>
              <w:rPr>
                <w:rFonts w:asciiTheme="minorHAnsi" w:hAnsiTheme="minorHAnsi"/>
                <w:color w:val="auto"/>
                <w:sz w:val="22"/>
                <w:szCs w:val="22"/>
                <w:lang w:val="en-US" w:eastAsia="en-CA"/>
              </w:rPr>
              <w:t>{</w:t>
            </w:r>
            <w:r w:rsidR="00104454">
              <w:rPr>
                <w:rFonts w:asciiTheme="minorHAnsi" w:hAnsiTheme="minorHAnsi"/>
                <w:color w:val="auto"/>
                <w:sz w:val="22"/>
                <w:szCs w:val="22"/>
                <w:lang w:val="en-US" w:eastAsia="en-CA"/>
              </w:rPr>
              <w:t>File.ContributoryStatus = NC</w:t>
            </w:r>
          </w:p>
          <w:p w14:paraId="6D104134" w14:textId="77777777" w:rsidR="00104454" w:rsidRDefault="00104454" w:rsidP="009136B5">
            <w:pPr>
              <w:ind w:left="144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23A2573C" w14:textId="15AC4C66" w:rsidR="00104454" w:rsidRDefault="00104454" w:rsidP="009136B5">
            <w:pPr>
              <w:ind w:left="1440"/>
              <w:rPr>
                <w:rFonts w:asciiTheme="minorHAnsi" w:hAnsiTheme="minorHAnsi"/>
                <w:color w:val="auto"/>
                <w:sz w:val="22"/>
                <w:szCs w:val="22"/>
                <w:lang w:eastAsia="en-CA"/>
              </w:rPr>
            </w:pPr>
            <w:r>
              <w:rPr>
                <w:rFonts w:asciiTheme="minorHAnsi" w:hAnsiTheme="minorHAnsi"/>
                <w:color w:val="auto"/>
                <w:sz w:val="22"/>
                <w:szCs w:val="22"/>
                <w:lang w:eastAsia="en-CA"/>
              </w:rPr>
              <w:t>File.EmploymentType = FT</w:t>
            </w:r>
            <w:r w:rsidR="009136B5">
              <w:rPr>
                <w:rFonts w:asciiTheme="minorHAnsi" w:hAnsiTheme="minorHAnsi"/>
                <w:color w:val="auto"/>
                <w:sz w:val="22"/>
                <w:szCs w:val="22"/>
                <w:lang w:eastAsia="en-CA"/>
              </w:rPr>
              <w:t>}</w:t>
            </w:r>
          </w:p>
          <w:p w14:paraId="7679793C" w14:textId="77777777" w:rsidR="009136B5" w:rsidRDefault="009136B5" w:rsidP="009136B5">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3643999D" w14:textId="0DFBB4DB" w:rsidR="009136B5" w:rsidRDefault="009136B5" w:rsidP="009136B5">
            <w:pPr>
              <w:ind w:left="1440"/>
              <w:rPr>
                <w:rFonts w:asciiTheme="minorHAnsi" w:hAnsiTheme="minorHAnsi"/>
                <w:color w:val="auto"/>
                <w:sz w:val="22"/>
                <w:szCs w:val="22"/>
                <w:lang w:val="en-US" w:eastAsia="en-CA"/>
              </w:rPr>
            </w:pPr>
            <w:r>
              <w:rPr>
                <w:rFonts w:asciiTheme="minorHAnsi" w:hAnsiTheme="minorHAnsi"/>
                <w:color w:val="auto"/>
                <w:sz w:val="22"/>
                <w:szCs w:val="22"/>
                <w:lang w:val="en-US" w:eastAsia="en-CA"/>
              </w:rPr>
              <w:t>{File.ContributoryStatus = blank</w:t>
            </w:r>
          </w:p>
          <w:p w14:paraId="5A68F8DF" w14:textId="77777777" w:rsidR="009136B5" w:rsidRDefault="009136B5" w:rsidP="009136B5">
            <w:pPr>
              <w:ind w:left="144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08205EE1" w14:textId="77777777" w:rsidR="009136B5" w:rsidRDefault="009136B5" w:rsidP="009136B5">
            <w:pPr>
              <w:ind w:left="1440"/>
              <w:rPr>
                <w:rFonts w:asciiTheme="minorHAnsi" w:hAnsiTheme="minorHAnsi"/>
                <w:color w:val="auto"/>
                <w:sz w:val="22"/>
                <w:szCs w:val="22"/>
                <w:lang w:eastAsia="en-CA"/>
              </w:rPr>
            </w:pPr>
            <w:r>
              <w:rPr>
                <w:rFonts w:asciiTheme="minorHAnsi" w:hAnsiTheme="minorHAnsi"/>
                <w:color w:val="auto"/>
                <w:sz w:val="22"/>
                <w:szCs w:val="22"/>
                <w:lang w:eastAsia="en-CA"/>
              </w:rPr>
              <w:t>File.EmploymentType = FT</w:t>
            </w:r>
          </w:p>
          <w:p w14:paraId="4269AC00" w14:textId="77777777" w:rsidR="009136B5" w:rsidRDefault="009136B5" w:rsidP="009136B5">
            <w:pPr>
              <w:ind w:left="144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596C1253" w14:textId="7A159A4D" w:rsidR="009136B5" w:rsidRDefault="009136B5" w:rsidP="009136B5">
            <w:pPr>
              <w:ind w:left="1440"/>
              <w:rPr>
                <w:rFonts w:asciiTheme="minorHAnsi" w:hAnsiTheme="minorHAnsi"/>
                <w:color w:val="auto"/>
                <w:sz w:val="22"/>
                <w:szCs w:val="22"/>
                <w:lang w:eastAsia="en-CA"/>
              </w:rPr>
            </w:pPr>
            <w:r>
              <w:rPr>
                <w:rFonts w:asciiTheme="minorHAnsi" w:hAnsiTheme="minorHAnsi"/>
                <w:color w:val="auto"/>
                <w:sz w:val="22"/>
                <w:szCs w:val="22"/>
                <w:lang w:eastAsia="en-CA"/>
              </w:rPr>
              <w:t>Ariel.ServiceBreak = PTW , WSN or WSO</w:t>
            </w:r>
          </w:p>
          <w:p w14:paraId="6AF85696" w14:textId="1E9446F5" w:rsidR="009136B5" w:rsidRDefault="009136B5" w:rsidP="0085320E">
            <w:pPr>
              <w:ind w:left="2160"/>
              <w:rPr>
                <w:rFonts w:asciiTheme="minorHAnsi" w:hAnsiTheme="minorHAnsi"/>
                <w:color w:val="auto"/>
                <w:sz w:val="22"/>
                <w:szCs w:val="22"/>
                <w:lang w:eastAsia="en-CA"/>
              </w:rPr>
            </w:pPr>
            <w:r>
              <w:rPr>
                <w:rFonts w:asciiTheme="minorHAnsi" w:hAnsiTheme="minorHAnsi"/>
                <w:color w:val="auto"/>
                <w:sz w:val="22"/>
                <w:szCs w:val="22"/>
                <w:lang w:eastAsia="en-CA"/>
              </w:rPr>
              <w:t xml:space="preserve">Where Ariel.EndDate </w:t>
            </w:r>
            <w:r w:rsidR="0085320E">
              <w:rPr>
                <w:rFonts w:asciiTheme="minorHAnsi" w:hAnsiTheme="minorHAnsi"/>
                <w:color w:val="auto"/>
                <w:sz w:val="22"/>
                <w:szCs w:val="22"/>
                <w:lang w:eastAsia="en-CA"/>
              </w:rPr>
              <w:t xml:space="preserve">= </w:t>
            </w:r>
            <w:r>
              <w:rPr>
                <w:rFonts w:asciiTheme="minorHAnsi" w:hAnsiTheme="minorHAnsi"/>
                <w:color w:val="auto"/>
                <w:sz w:val="22"/>
                <w:szCs w:val="22"/>
                <w:lang w:eastAsia="en-CA"/>
              </w:rPr>
              <w:t xml:space="preserve">12-31-2200 (open-ended </w:t>
            </w:r>
            <w:r w:rsidR="0085320E">
              <w:rPr>
                <w:rFonts w:asciiTheme="minorHAnsi" w:hAnsiTheme="minorHAnsi"/>
                <w:color w:val="auto"/>
                <w:sz w:val="22"/>
                <w:szCs w:val="22"/>
                <w:lang w:eastAsia="en-CA"/>
              </w:rPr>
              <w:t>) of the most recent break</w:t>
            </w:r>
            <w:r>
              <w:rPr>
                <w:rFonts w:asciiTheme="minorHAnsi" w:hAnsiTheme="minorHAnsi"/>
                <w:color w:val="auto"/>
                <w:sz w:val="22"/>
                <w:szCs w:val="22"/>
                <w:lang w:eastAsia="en-CA"/>
              </w:rPr>
              <w:t>}</w:t>
            </w:r>
          </w:p>
          <w:p w14:paraId="2D2CFC71" w14:textId="77777777" w:rsidR="009136B5" w:rsidRDefault="009136B5" w:rsidP="00E02674">
            <w:pPr>
              <w:ind w:left="720"/>
              <w:rPr>
                <w:rFonts w:asciiTheme="minorHAnsi" w:hAnsiTheme="minorHAnsi"/>
                <w:color w:val="auto"/>
                <w:sz w:val="22"/>
                <w:szCs w:val="22"/>
                <w:lang w:eastAsia="en-CA"/>
              </w:rPr>
            </w:pPr>
          </w:p>
          <w:p w14:paraId="5DC54586" w14:textId="4C48F7F5" w:rsidR="00104454" w:rsidRDefault="00A07A2D" w:rsidP="009527EA">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Note: </w:t>
            </w:r>
            <w:r w:rsidR="00104454">
              <w:rPr>
                <w:rFonts w:asciiTheme="minorHAnsi" w:hAnsiTheme="minorHAnsi"/>
                <w:color w:val="auto"/>
                <w:sz w:val="22"/>
                <w:szCs w:val="22"/>
                <w:lang w:eastAsia="en-CA"/>
              </w:rPr>
              <w:t>Regardless if concurrent or not</w:t>
            </w:r>
            <w:r>
              <w:rPr>
                <w:rFonts w:asciiTheme="minorHAnsi" w:hAnsiTheme="minorHAnsi"/>
                <w:color w:val="auto"/>
                <w:sz w:val="22"/>
                <w:szCs w:val="22"/>
                <w:lang w:eastAsia="en-CA"/>
              </w:rPr>
              <w:t xml:space="preserve">, </w:t>
            </w:r>
            <w:r w:rsidR="00792555">
              <w:rPr>
                <w:rFonts w:asciiTheme="minorHAnsi" w:hAnsiTheme="minorHAnsi"/>
                <w:color w:val="auto"/>
                <w:sz w:val="22"/>
                <w:szCs w:val="22"/>
                <w:lang w:eastAsia="en-CA"/>
              </w:rPr>
              <w:t>no check on other employments</w:t>
            </w:r>
            <w:r>
              <w:rPr>
                <w:rFonts w:asciiTheme="minorHAnsi" w:hAnsiTheme="minorHAnsi"/>
                <w:color w:val="auto"/>
                <w:sz w:val="22"/>
                <w:szCs w:val="22"/>
                <w:lang w:eastAsia="en-CA"/>
              </w:rPr>
              <w:t>, unless the case being validated is an amalgamation scenario where both the</w:t>
            </w:r>
            <w:r w:rsidR="00524F21">
              <w:rPr>
                <w:rFonts w:asciiTheme="minorHAnsi" w:hAnsiTheme="minorHAnsi"/>
                <w:color w:val="auto"/>
                <w:sz w:val="22"/>
                <w:szCs w:val="22"/>
                <w:lang w:eastAsia="en-CA"/>
              </w:rPr>
              <w:t xml:space="preserve"> “EmploymentF</w:t>
            </w:r>
            <w:r>
              <w:rPr>
                <w:rFonts w:asciiTheme="minorHAnsi" w:hAnsiTheme="minorHAnsi"/>
                <w:color w:val="auto"/>
                <w:sz w:val="22"/>
                <w:szCs w:val="22"/>
                <w:lang w:eastAsia="en-CA"/>
              </w:rPr>
              <w:t>rom</w:t>
            </w:r>
            <w:r w:rsidR="00524F21">
              <w:rPr>
                <w:rFonts w:asciiTheme="minorHAnsi" w:hAnsiTheme="minorHAnsi"/>
                <w:color w:val="auto"/>
                <w:sz w:val="22"/>
                <w:szCs w:val="22"/>
                <w:lang w:eastAsia="en-CA"/>
              </w:rPr>
              <w:t>”</w:t>
            </w:r>
            <w:r>
              <w:rPr>
                <w:rFonts w:asciiTheme="minorHAnsi" w:hAnsiTheme="minorHAnsi"/>
                <w:color w:val="auto"/>
                <w:sz w:val="22"/>
                <w:szCs w:val="22"/>
                <w:lang w:eastAsia="en-CA"/>
              </w:rPr>
              <w:t xml:space="preserve"> and </w:t>
            </w:r>
            <w:r w:rsidR="00524F21">
              <w:rPr>
                <w:rFonts w:asciiTheme="minorHAnsi" w:hAnsiTheme="minorHAnsi"/>
                <w:color w:val="auto"/>
                <w:sz w:val="22"/>
                <w:szCs w:val="22"/>
                <w:lang w:eastAsia="en-CA"/>
              </w:rPr>
              <w:t>“EmploymentT</w:t>
            </w:r>
            <w:r>
              <w:rPr>
                <w:rFonts w:asciiTheme="minorHAnsi" w:hAnsiTheme="minorHAnsi"/>
                <w:color w:val="auto"/>
                <w:sz w:val="22"/>
                <w:szCs w:val="22"/>
                <w:lang w:eastAsia="en-CA"/>
              </w:rPr>
              <w:t>o</w:t>
            </w:r>
            <w:r w:rsidR="00524F21">
              <w:rPr>
                <w:rFonts w:asciiTheme="minorHAnsi" w:hAnsiTheme="minorHAnsi"/>
                <w:color w:val="auto"/>
                <w:sz w:val="22"/>
                <w:szCs w:val="22"/>
                <w:lang w:eastAsia="en-CA"/>
              </w:rPr>
              <w:t>”</w:t>
            </w:r>
            <w:r>
              <w:rPr>
                <w:rFonts w:asciiTheme="minorHAnsi" w:hAnsiTheme="minorHAnsi"/>
                <w:color w:val="auto"/>
                <w:sz w:val="22"/>
                <w:szCs w:val="22"/>
                <w:lang w:eastAsia="en-CA"/>
              </w:rPr>
              <w:t xml:space="preserve"> will be considered.</w:t>
            </w:r>
          </w:p>
          <w:p w14:paraId="6D36EE51" w14:textId="3C8B1A11" w:rsidR="00A07A2D" w:rsidRPr="00104454" w:rsidRDefault="00A07A2D" w:rsidP="009527EA">
            <w:pPr>
              <w:ind w:left="0"/>
              <w:rPr>
                <w:rFonts w:asciiTheme="minorHAnsi" w:hAnsiTheme="minorHAnsi"/>
                <w:color w:val="auto"/>
                <w:sz w:val="22"/>
                <w:szCs w:val="22"/>
                <w:lang w:eastAsia="en-CA"/>
              </w:rPr>
            </w:pPr>
            <w:r>
              <w:rPr>
                <w:rFonts w:asciiTheme="minorHAnsi" w:hAnsiTheme="minorHAnsi"/>
                <w:color w:val="auto"/>
                <w:sz w:val="22"/>
                <w:szCs w:val="22"/>
                <w:lang w:eastAsia="en-CA"/>
              </w:rPr>
              <w:t>*</w:t>
            </w:r>
            <w:r w:rsidRPr="00A32EF5">
              <w:rPr>
                <w:rFonts w:asciiTheme="minorHAnsi" w:hAnsiTheme="minorHAnsi"/>
                <w:sz w:val="22"/>
                <w:szCs w:val="22"/>
                <w:lang w:eastAsia="en-CA"/>
              </w:rPr>
              <w:t xml:space="preserve"> Amalgamation cases are identified by an employment record being linked to another employment record through the amalgamation links (seen in the employment screen in Ariel GUI</w:t>
            </w:r>
          </w:p>
        </w:tc>
      </w:tr>
      <w:tr w:rsidR="00A07A2D" w:rsidRPr="00A61AB1" w14:paraId="0DAB5960"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B87726" w14:textId="56798761" w:rsidR="00A07A2D" w:rsidRDefault="00A07A2D"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Amalgamation updates required</w:t>
            </w:r>
          </w:p>
        </w:tc>
        <w:tc>
          <w:tcPr>
            <w:tcW w:w="8448" w:type="dxa"/>
            <w:tcBorders>
              <w:top w:val="single" w:sz="4" w:space="0" w:color="auto"/>
              <w:left w:val="single" w:sz="4" w:space="0" w:color="auto"/>
              <w:bottom w:val="single" w:sz="4" w:space="0" w:color="auto"/>
              <w:right w:val="single" w:sz="4" w:space="0" w:color="auto"/>
            </w:tcBorders>
            <w:vAlign w:val="center"/>
          </w:tcPr>
          <w:p w14:paraId="77BFA1B3" w14:textId="74E5B209" w:rsidR="00A07A2D" w:rsidRDefault="00A07A2D" w:rsidP="00E02674">
            <w:pPr>
              <w:pStyle w:val="NormalWeb"/>
              <w:spacing w:line="276" w:lineRule="auto"/>
              <w:rPr>
                <w:rFonts w:asciiTheme="minorHAnsi" w:hAnsiTheme="minorHAnsi"/>
                <w:color w:val="000000"/>
                <w:sz w:val="22"/>
                <w:szCs w:val="22"/>
                <w:lang w:val="en-CA"/>
              </w:rPr>
            </w:pPr>
            <w:r w:rsidRPr="00A07A2D">
              <w:rPr>
                <w:rFonts w:asciiTheme="minorHAnsi" w:hAnsiTheme="minorHAnsi"/>
                <w:color w:val="000000"/>
                <w:sz w:val="22"/>
                <w:szCs w:val="22"/>
                <w:lang w:val="en-CA"/>
              </w:rPr>
              <w:t>The validation will consider both employers as the same employer and therefore consider service breaks from both the AFE and ATE employer to identify if the member currently has an open-ended PTW, WSN or WSO break.</w:t>
            </w:r>
          </w:p>
        </w:tc>
      </w:tr>
      <w:tr w:rsidR="00104454" w:rsidRPr="00A61AB1" w14:paraId="10C7199A"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6FA859" w14:textId="74091D7D"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59A0538" w14:textId="77777777" w:rsidR="00104454" w:rsidRPr="00773DC4" w:rsidRDefault="00104454" w:rsidP="00E02674">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104454" w:rsidRPr="00A61AB1" w14:paraId="68A88D5B"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12DDDC5"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3019CBB4" w14:textId="3F3B328E" w:rsidR="00104454" w:rsidRPr="00792555" w:rsidRDefault="00CA7BD6" w:rsidP="00CA7BD6">
            <w:pPr>
              <w:pStyle w:val="ListParagraph"/>
              <w:spacing w:before="0" w:after="0" w:line="240" w:lineRule="auto"/>
              <w:ind w:left="0"/>
              <w:contextualSpacing w:val="0"/>
              <w:rPr>
                <w:rFonts w:asciiTheme="minorHAnsi" w:hAnsiTheme="minorHAnsi" w:cs="Arial"/>
                <w:sz w:val="22"/>
                <w:szCs w:val="22"/>
              </w:rPr>
            </w:pPr>
            <w:r w:rsidRPr="00CA7BD6">
              <w:rPr>
                <w:rFonts w:asciiTheme="minorHAnsi" w:hAnsiTheme="minorHAnsi" w:cs="Arial"/>
                <w:sz w:val="22"/>
                <w:szCs w:val="22"/>
              </w:rPr>
              <w:t>This member is not eligible to waive contributions. If the member is working full time, they must contribute to the Plan.</w:t>
            </w:r>
            <w:r>
              <w:rPr>
                <w:rFonts w:asciiTheme="minorHAnsi" w:hAnsiTheme="minorHAnsi" w:cs="Arial"/>
                <w:sz w:val="22"/>
                <w:szCs w:val="22"/>
              </w:rPr>
              <w:t xml:space="preserve"> </w:t>
            </w:r>
            <w:r w:rsidR="00792555" w:rsidRPr="00792555">
              <w:rPr>
                <w:rFonts w:asciiTheme="minorHAnsi" w:hAnsiTheme="minorHAnsi" w:cs="Arial"/>
                <w:sz w:val="22"/>
                <w:szCs w:val="22"/>
              </w:rPr>
              <w:t xml:space="preserve">Please correct the employment type and/or the contributory status.    </w:t>
            </w:r>
          </w:p>
        </w:tc>
      </w:tr>
      <w:tr w:rsidR="00104454" w:rsidRPr="00A61AB1" w14:paraId="09F1ACB6"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543DB83"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749094E"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2D2BEE2" w14:textId="40E6D1D9" w:rsidR="00104454" w:rsidRPr="00792555" w:rsidRDefault="00CA7BD6" w:rsidP="00CA7BD6">
            <w:pPr>
              <w:pStyle w:val="ListParagraph"/>
              <w:spacing w:before="0" w:after="0" w:line="240" w:lineRule="auto"/>
              <w:ind w:left="0"/>
              <w:contextualSpacing w:val="0"/>
              <w:rPr>
                <w:rFonts w:asciiTheme="minorHAnsi" w:hAnsiTheme="minorHAnsi"/>
                <w:sz w:val="22"/>
                <w:szCs w:val="22"/>
                <w:lang w:eastAsia="en-CA"/>
              </w:rPr>
            </w:pPr>
            <w:r w:rsidRPr="00CA7BD6">
              <w:rPr>
                <w:rFonts w:asciiTheme="minorHAnsi" w:hAnsiTheme="minorHAnsi" w:cs="Arial"/>
                <w:sz w:val="22"/>
                <w:szCs w:val="22"/>
              </w:rPr>
              <w:t>This member is not eligible to waive contributions. If the member is working full time, they must contribute to the Plan.</w:t>
            </w:r>
            <w:r>
              <w:rPr>
                <w:rFonts w:asciiTheme="minorHAnsi" w:hAnsiTheme="minorHAnsi" w:cs="Arial"/>
                <w:sz w:val="22"/>
                <w:szCs w:val="22"/>
              </w:rPr>
              <w:t xml:space="preserve"> </w:t>
            </w:r>
            <w:r w:rsidR="0085320E" w:rsidRPr="00792555">
              <w:rPr>
                <w:rFonts w:asciiTheme="minorHAnsi" w:hAnsiTheme="minorHAnsi" w:cs="Arial"/>
                <w:sz w:val="22"/>
                <w:szCs w:val="22"/>
              </w:rPr>
              <w:t xml:space="preserve">Please correct the employment type and/or the contributory status.    </w:t>
            </w:r>
          </w:p>
        </w:tc>
      </w:tr>
      <w:tr w:rsidR="00104454" w:rsidRPr="0085712F" w14:paraId="475D2AAC"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77B75F8" w14:textId="77777777" w:rsidR="00104454" w:rsidRPr="0085712F" w:rsidRDefault="00104454" w:rsidP="00E0267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669793E" w14:textId="77777777" w:rsidR="00104454" w:rsidRPr="007112C8" w:rsidRDefault="00104454" w:rsidP="00E02674">
            <w:pPr>
              <w:ind w:left="0"/>
              <w:rPr>
                <w:rFonts w:asciiTheme="minorHAnsi" w:hAnsiTheme="minorHAnsi"/>
                <w:sz w:val="22"/>
                <w:szCs w:val="22"/>
                <w:lang w:eastAsia="en-CA"/>
              </w:rPr>
            </w:pPr>
            <w:r>
              <w:rPr>
                <w:rFonts w:asciiTheme="minorHAnsi" w:hAnsiTheme="minorHAnsi"/>
                <w:sz w:val="22"/>
                <w:szCs w:val="22"/>
                <w:lang w:eastAsia="en-CA"/>
              </w:rPr>
              <w:t>N/A</w:t>
            </w:r>
          </w:p>
        </w:tc>
      </w:tr>
      <w:tr w:rsidR="00104454" w:rsidRPr="0085712F" w14:paraId="3452C142"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3AD895" w14:textId="77777777" w:rsidR="00104454" w:rsidRPr="0085712F" w:rsidRDefault="00104454" w:rsidP="00E02674">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893ACA3" w14:textId="77777777" w:rsidR="00104454" w:rsidRPr="006100CE" w:rsidRDefault="00104454" w:rsidP="00E02674">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104454" w:rsidRPr="0085712F" w14:paraId="3E0BFE46"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5CCC4DC" w14:textId="77777777" w:rsidR="00104454" w:rsidRPr="0085712F"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1907602" w14:textId="05761C93" w:rsidR="00104454" w:rsidRPr="00792555" w:rsidRDefault="00792555" w:rsidP="00E02674">
            <w:pPr>
              <w:spacing w:before="0" w:after="0" w:line="240" w:lineRule="auto"/>
              <w:ind w:left="0"/>
              <w:rPr>
                <w:rFonts w:asciiTheme="minorHAnsi" w:hAnsiTheme="minorHAnsi" w:cs="Arial"/>
                <w:sz w:val="22"/>
                <w:szCs w:val="22"/>
              </w:rPr>
            </w:pPr>
            <w:r w:rsidRPr="00792555">
              <w:rPr>
                <w:rFonts w:asciiTheme="minorHAnsi" w:hAnsiTheme="minorHAnsi" w:cs="Arial"/>
                <w:sz w:val="22"/>
                <w:szCs w:val="22"/>
              </w:rPr>
              <w:t>This validation should NOT trigger with B154 or B155a.</w:t>
            </w:r>
          </w:p>
        </w:tc>
      </w:tr>
      <w:tr w:rsidR="00104454" w:rsidRPr="000063CF" w14:paraId="4F3E20B8" w14:textId="77777777" w:rsidTr="00E026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268B35" w14:textId="77777777" w:rsidR="00104454" w:rsidRDefault="00104454" w:rsidP="00E026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AB770E7" w14:textId="77777777" w:rsidR="00104454" w:rsidRPr="0085712F" w:rsidRDefault="00104454" w:rsidP="00E0267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CB6554C" w14:textId="77777777" w:rsidR="00A07A2D" w:rsidRDefault="00A07A2D" w:rsidP="00A07A2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JFT 20180131:</w:t>
            </w:r>
          </w:p>
          <w:p w14:paraId="39F3269E" w14:textId="77777777" w:rsidR="00A07A2D" w:rsidRPr="00014D3B" w:rsidRDefault="00A07A2D" w:rsidP="003410B0">
            <w:pPr>
              <w:pStyle w:val="ListParagraph"/>
              <w:numPr>
                <w:ilvl w:val="0"/>
                <w:numId w:val="3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Changes for amalgamation to be implemented in a future release.</w:t>
            </w:r>
          </w:p>
          <w:p w14:paraId="401D455A" w14:textId="77777777" w:rsidR="00A07A2D" w:rsidRDefault="00A07A2D" w:rsidP="00E02674">
            <w:pPr>
              <w:spacing w:before="60" w:after="60" w:line="240" w:lineRule="auto"/>
              <w:ind w:left="0"/>
              <w:rPr>
                <w:rFonts w:asciiTheme="minorHAnsi" w:hAnsiTheme="minorHAnsi"/>
                <w:sz w:val="22"/>
                <w:szCs w:val="22"/>
                <w:lang w:eastAsia="en-CA"/>
              </w:rPr>
            </w:pPr>
          </w:p>
          <w:p w14:paraId="720D436D" w14:textId="77777777" w:rsidR="0085320E" w:rsidRDefault="0085320E" w:rsidP="00E02674">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20170608:</w:t>
            </w:r>
          </w:p>
          <w:p w14:paraId="223572F3" w14:textId="265D52F7" w:rsidR="0085320E" w:rsidRDefault="0085320E"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Valid</w:t>
            </w:r>
            <w:r w:rsidR="00635904">
              <w:rPr>
                <w:rFonts w:asciiTheme="minorHAnsi" w:hAnsiTheme="minorHAnsi"/>
                <w:sz w:val="22"/>
                <w:szCs w:val="22"/>
                <w:lang w:eastAsia="en-CA"/>
              </w:rPr>
              <w:t>a</w:t>
            </w:r>
            <w:r>
              <w:rPr>
                <w:rFonts w:asciiTheme="minorHAnsi" w:hAnsiTheme="minorHAnsi"/>
                <w:sz w:val="22"/>
                <w:szCs w:val="22"/>
                <w:lang w:eastAsia="en-CA"/>
              </w:rPr>
              <w:t>t</w:t>
            </w:r>
            <w:r w:rsidR="00635904">
              <w:rPr>
                <w:rFonts w:asciiTheme="minorHAnsi" w:hAnsiTheme="minorHAnsi"/>
                <w:sz w:val="22"/>
                <w:szCs w:val="22"/>
                <w:lang w:eastAsia="en-CA"/>
              </w:rPr>
              <w:t>i</w:t>
            </w:r>
            <w:r>
              <w:rPr>
                <w:rFonts w:asciiTheme="minorHAnsi" w:hAnsiTheme="minorHAnsi"/>
                <w:sz w:val="22"/>
                <w:szCs w:val="22"/>
                <w:lang w:eastAsia="en-CA"/>
              </w:rPr>
              <w:t>on logic updated.</w:t>
            </w:r>
          </w:p>
          <w:p w14:paraId="3EB2536C" w14:textId="6B15DFA7" w:rsidR="0085320E" w:rsidRDefault="0085320E"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With the removal of B155a, B155b has become B155.</w:t>
            </w:r>
          </w:p>
          <w:p w14:paraId="657C95A6" w14:textId="65D30500" w:rsidR="0085320E" w:rsidRPr="0085320E" w:rsidRDefault="0085320E"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Ready for sign-off.</w:t>
            </w:r>
          </w:p>
          <w:p w14:paraId="01E0A563" w14:textId="77777777" w:rsidR="0085320E" w:rsidRDefault="0085320E" w:rsidP="00E02674">
            <w:pPr>
              <w:spacing w:before="60" w:after="60" w:line="240" w:lineRule="auto"/>
              <w:ind w:left="0"/>
              <w:rPr>
                <w:rFonts w:asciiTheme="minorHAnsi" w:hAnsiTheme="minorHAnsi"/>
                <w:sz w:val="22"/>
                <w:szCs w:val="22"/>
                <w:lang w:eastAsia="en-CA"/>
              </w:rPr>
            </w:pPr>
          </w:p>
          <w:p w14:paraId="6A734979" w14:textId="77777777" w:rsidR="00104454" w:rsidRDefault="00104454" w:rsidP="00E02674">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20170523:</w:t>
            </w:r>
          </w:p>
          <w:p w14:paraId="63D69506" w14:textId="5BA291A8" w:rsidR="00104454" w:rsidRDefault="00792555"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New v</w:t>
            </w:r>
            <w:r w:rsidR="00104454">
              <w:rPr>
                <w:rFonts w:asciiTheme="minorHAnsi" w:hAnsiTheme="minorHAnsi"/>
                <w:sz w:val="22"/>
                <w:szCs w:val="22"/>
                <w:lang w:eastAsia="en-CA"/>
              </w:rPr>
              <w:t>alidation</w:t>
            </w:r>
            <w:r>
              <w:rPr>
                <w:rFonts w:asciiTheme="minorHAnsi" w:hAnsiTheme="minorHAnsi"/>
                <w:sz w:val="22"/>
                <w:szCs w:val="22"/>
                <w:lang w:eastAsia="en-CA"/>
              </w:rPr>
              <w:t xml:space="preserve"> introduced in workshop #10</w:t>
            </w:r>
            <w:r w:rsidR="00104454">
              <w:rPr>
                <w:rFonts w:asciiTheme="minorHAnsi" w:hAnsiTheme="minorHAnsi"/>
                <w:sz w:val="22"/>
                <w:szCs w:val="22"/>
                <w:lang w:eastAsia="en-CA"/>
              </w:rPr>
              <w:t>.</w:t>
            </w:r>
          </w:p>
          <w:p w14:paraId="3A2000DD" w14:textId="77777777" w:rsidR="00104454" w:rsidRDefault="00104454"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Ready for sign-off.</w:t>
            </w:r>
          </w:p>
          <w:p w14:paraId="78CDF786" w14:textId="77777777" w:rsidR="00104454" w:rsidRDefault="00104454"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Alias to update the test scenario’s relating to B154, B155a and B155b.</w:t>
            </w:r>
          </w:p>
          <w:p w14:paraId="0382E2A9" w14:textId="0671BE57" w:rsidR="00104454" w:rsidRPr="00792555" w:rsidRDefault="00104454"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MS to incorporate HOOPP test scenarios into their test grid</w:t>
            </w:r>
          </w:p>
        </w:tc>
      </w:tr>
    </w:tbl>
    <w:p w14:paraId="23BC75CA" w14:textId="7785DF43" w:rsidR="00104454" w:rsidRDefault="00104454">
      <w:pPr>
        <w:spacing w:before="0" w:after="0" w:line="240" w:lineRule="auto"/>
        <w:ind w:left="0"/>
        <w:rPr>
          <w:b/>
          <w:smallCaps/>
          <w:sz w:val="24"/>
        </w:rPr>
      </w:pPr>
      <w:r>
        <w:br w:type="page"/>
      </w:r>
    </w:p>
    <w:p w14:paraId="0372C0F4" w14:textId="6AADAC6B" w:rsidR="00E07DB4" w:rsidRPr="006B06A8" w:rsidRDefault="00E07DB4" w:rsidP="00E07DB4">
      <w:pPr>
        <w:pStyle w:val="Heading3"/>
      </w:pPr>
      <w:r w:rsidRPr="006B06A8">
        <w:t>Validation –</w:t>
      </w:r>
      <w:r>
        <w:t xml:space="preserve"> New SIN</w:t>
      </w:r>
    </w:p>
    <w:p w14:paraId="646100F8" w14:textId="77777777" w:rsidR="00E07DB4" w:rsidRPr="006B06A8" w:rsidRDefault="00E07DB4"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E07DB4" w14:paraId="597E97BE"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6F0A00" w14:textId="77777777" w:rsidR="00E07DB4" w:rsidRDefault="00E07DB4"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6DF8F05" w14:textId="77777777" w:rsidR="00E07DB4" w:rsidRPr="00AF4250" w:rsidRDefault="00E07DB4" w:rsidP="00642773">
            <w:pPr>
              <w:pStyle w:val="Heading1"/>
              <w:rPr>
                <w:lang w:val="en-US"/>
              </w:rPr>
            </w:pPr>
            <w:bookmarkStart w:id="601" w:name="_Toc479243674"/>
            <w:bookmarkStart w:id="602" w:name="_Toc43372904"/>
            <w:r w:rsidRPr="00B868A9">
              <w:rPr>
                <w:lang w:val="en-US"/>
              </w:rPr>
              <w:t>B157</w:t>
            </w:r>
            <w:r w:rsidRPr="00AF4250">
              <w:rPr>
                <w:lang w:val="en-US"/>
              </w:rPr>
              <w:t>_</w:t>
            </w:r>
            <w:r>
              <w:rPr>
                <w:lang w:val="en-US"/>
              </w:rPr>
              <w:t>NewSIN</w:t>
            </w:r>
            <w:bookmarkEnd w:id="601"/>
            <w:bookmarkEnd w:id="602"/>
          </w:p>
        </w:tc>
      </w:tr>
      <w:tr w:rsidR="00A7280D" w14:paraId="2A1F98E4"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8904790"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2163C9A" w14:textId="654482DA" w:rsidR="00A7280D" w:rsidRDefault="007F0E4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1458</w:t>
            </w:r>
          </w:p>
        </w:tc>
      </w:tr>
      <w:tr w:rsidR="0081139B" w14:paraId="6399F9B5"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F53A584" w14:textId="250D85AC" w:rsidR="0081139B" w:rsidRDefault="0081139B"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7019ABD" w14:textId="14941F17" w:rsidR="0081139B" w:rsidRDefault="00DC38F3"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Standard Validation Module</w:t>
            </w:r>
          </w:p>
        </w:tc>
      </w:tr>
      <w:tr w:rsidR="00A7280D" w14:paraId="5A30D3CF"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393E78"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41E51B1" w14:textId="77777777" w:rsidR="00A7280D" w:rsidRDefault="00280C8A"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280C8A">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23993F5A"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E3A843E"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5F00269" w14:textId="77777777" w:rsidR="00A7280D" w:rsidRPr="00AA3E2A" w:rsidRDefault="00A7280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Member Basic Information</w:t>
            </w:r>
          </w:p>
        </w:tc>
      </w:tr>
      <w:tr w:rsidR="00A7280D" w14:paraId="2F2F1E82"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2024EE"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1359201" w14:textId="77777777" w:rsidR="00A7280D" w:rsidRDefault="00A7280D"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3542C959"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DB23BAA"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9A7CBCF" w14:textId="77777777" w:rsidR="00A7280D" w:rsidRPr="00B464B9" w:rsidRDefault="00A7280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19FFEE6C"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332CA1"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C43F966"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6C3A0E4" w14:textId="77777777" w:rsidR="00A7280D" w:rsidRPr="00C301FC" w:rsidRDefault="00A7280D" w:rsidP="00DE0D03">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i</w:t>
            </w:r>
            <w:r w:rsidRPr="00AF4250">
              <w:rPr>
                <w:rFonts w:asciiTheme="minorHAnsi" w:hAnsiTheme="minorHAnsi"/>
                <w:sz w:val="22"/>
                <w:szCs w:val="22"/>
                <w:lang w:eastAsia="en-CA"/>
              </w:rPr>
              <w:t xml:space="preserve">f </w:t>
            </w:r>
            <w:r w:rsidRPr="00E07DB4">
              <w:rPr>
                <w:rFonts w:asciiTheme="minorHAnsi" w:hAnsiTheme="minorHAnsi"/>
                <w:sz w:val="22"/>
                <w:szCs w:val="22"/>
                <w:lang w:eastAsia="en-CA"/>
              </w:rPr>
              <w:t>the New SIN already exists under any Employer Code.</w:t>
            </w:r>
          </w:p>
        </w:tc>
      </w:tr>
      <w:tr w:rsidR="00A7280D" w:rsidRPr="009151F9" w14:paraId="2070430D"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A6A636E"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E751D4C" w14:textId="77777777" w:rsidR="00A7280D" w:rsidRDefault="00A7280D" w:rsidP="00DE0D03">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5DF1B823" w14:textId="77777777" w:rsidR="00A7280D" w:rsidRDefault="00A7280D" w:rsidP="00DE0D03">
            <w:pPr>
              <w:ind w:left="1440"/>
              <w:rPr>
                <w:rFonts w:asciiTheme="minorHAnsi" w:hAnsiTheme="minorHAnsi"/>
                <w:color w:val="FF0000"/>
                <w:sz w:val="22"/>
                <w:szCs w:val="22"/>
                <w:lang w:eastAsia="en-CA"/>
              </w:rPr>
            </w:pPr>
            <w:r>
              <w:rPr>
                <w:rFonts w:asciiTheme="minorHAnsi" w:hAnsiTheme="minorHAnsi"/>
                <w:sz w:val="22"/>
                <w:szCs w:val="22"/>
                <w:lang w:eastAsia="en-CA"/>
              </w:rPr>
              <w:t>File.NewSIN IN (SELECT  Ariel.Persons.SocialNo)</w:t>
            </w:r>
          </w:p>
          <w:p w14:paraId="1D31F427" w14:textId="77777777" w:rsidR="00A7280D" w:rsidRPr="00411EBD" w:rsidRDefault="00A7280D" w:rsidP="00E07DB4">
            <w:pPr>
              <w:ind w:left="1440"/>
              <w:rPr>
                <w:rFonts w:asciiTheme="minorHAnsi" w:hAnsiTheme="minorHAnsi"/>
                <w:sz w:val="22"/>
                <w:szCs w:val="22"/>
                <w:lang w:eastAsia="en-CA"/>
              </w:rPr>
            </w:pPr>
            <w:r>
              <w:rPr>
                <w:rFonts w:asciiTheme="minorHAnsi" w:hAnsiTheme="minorHAnsi"/>
                <w:sz w:val="22"/>
                <w:szCs w:val="22"/>
                <w:lang w:eastAsia="en-CA"/>
              </w:rPr>
              <w:t>Regardless of the Employer code</w:t>
            </w:r>
          </w:p>
        </w:tc>
      </w:tr>
      <w:tr w:rsidR="00A7280D" w:rsidRPr="00A61AB1" w14:paraId="74CB365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C91D1F"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76EE81A" w14:textId="77777777" w:rsidR="00A7280D" w:rsidRPr="00E07DB4" w:rsidRDefault="00F66243" w:rsidP="00DE0D03">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A7280D" w:rsidRPr="00A61AB1" w14:paraId="2E7E7120"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2F07C0D"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ED3CD79" w14:textId="352DB374" w:rsidR="00A7280D" w:rsidRPr="00A72B28" w:rsidRDefault="00BE0112" w:rsidP="00BE0112">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The New SIN provided is already being used by another member at HOOPP. If this SIN is correct, please contact HOOPP</w:t>
            </w:r>
            <w:r w:rsidR="00A7280D" w:rsidRPr="00E07DB4">
              <w:rPr>
                <w:rFonts w:asciiTheme="minorHAnsi" w:hAnsiTheme="minorHAnsi"/>
                <w:color w:val="000000"/>
                <w:sz w:val="22"/>
                <w:szCs w:val="22"/>
                <w:lang w:val="en-CA"/>
              </w:rPr>
              <w:t>.</w:t>
            </w:r>
          </w:p>
        </w:tc>
      </w:tr>
      <w:tr w:rsidR="00A7280D" w:rsidRPr="00A61AB1" w14:paraId="5146842A"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3C6AE1E"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8129867"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C6D89A6" w14:textId="354A43CF" w:rsidR="00A7280D" w:rsidRPr="00B464B9" w:rsidRDefault="00BE0112" w:rsidP="00DE0D03">
            <w:pPr>
              <w:spacing w:before="60" w:after="60"/>
              <w:ind w:left="0"/>
              <w:rPr>
                <w:rFonts w:asciiTheme="minorHAnsi" w:hAnsiTheme="minorHAnsi"/>
                <w:sz w:val="22"/>
                <w:szCs w:val="22"/>
                <w:lang w:eastAsia="en-CA"/>
              </w:rPr>
            </w:pPr>
            <w:r>
              <w:rPr>
                <w:rFonts w:asciiTheme="minorHAnsi" w:hAnsiTheme="minorHAnsi"/>
                <w:sz w:val="22"/>
                <w:szCs w:val="22"/>
              </w:rPr>
              <w:t>The New SIN provided is already being used by another member at HOOPP. If this SIN is correct, please contact HOOPP</w:t>
            </w:r>
            <w:r w:rsidRPr="00E07DB4">
              <w:rPr>
                <w:rFonts w:asciiTheme="minorHAnsi" w:hAnsiTheme="minorHAnsi"/>
                <w:sz w:val="22"/>
                <w:szCs w:val="22"/>
              </w:rPr>
              <w:t>.</w:t>
            </w:r>
          </w:p>
        </w:tc>
      </w:tr>
      <w:tr w:rsidR="00A7280D" w:rsidRPr="0085712F" w14:paraId="645A9CE8"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9491773" w14:textId="77777777" w:rsidR="00A7280D" w:rsidRPr="0085712F" w:rsidRDefault="00A7280D" w:rsidP="00DE0D03">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415689A" w14:textId="77777777" w:rsidR="00A7280D" w:rsidRPr="007112C8" w:rsidRDefault="00F66243" w:rsidP="00F66243">
            <w:pPr>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23AACD3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425CA2"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3E858FE" w14:textId="77777777" w:rsidR="00A7280D" w:rsidRPr="006100CE" w:rsidRDefault="00F66243"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6956E207"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A8F5F4A"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Information</w:t>
            </w:r>
          </w:p>
        </w:tc>
        <w:tc>
          <w:tcPr>
            <w:tcW w:w="8448" w:type="dxa"/>
            <w:tcBorders>
              <w:top w:val="single" w:sz="4" w:space="0" w:color="auto"/>
              <w:left w:val="single" w:sz="4" w:space="0" w:color="auto"/>
              <w:bottom w:val="single" w:sz="4" w:space="0" w:color="auto"/>
              <w:right w:val="single" w:sz="4" w:space="0" w:color="auto"/>
            </w:tcBorders>
            <w:vAlign w:val="center"/>
          </w:tcPr>
          <w:p w14:paraId="19478F73" w14:textId="77777777" w:rsidR="00A7280D" w:rsidRPr="006100CE" w:rsidRDefault="00A7280D" w:rsidP="00DE0D03">
            <w:pPr>
              <w:spacing w:before="60" w:after="60" w:line="240" w:lineRule="auto"/>
              <w:ind w:left="0"/>
              <w:rPr>
                <w:rFonts w:asciiTheme="minorHAnsi" w:hAnsiTheme="minorHAnsi"/>
                <w:sz w:val="22"/>
                <w:szCs w:val="22"/>
                <w:lang w:eastAsia="en-CA"/>
              </w:rPr>
            </w:pPr>
          </w:p>
        </w:tc>
      </w:tr>
      <w:tr w:rsidR="00A7280D" w:rsidRPr="003A1E56" w14:paraId="1C3B8900"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52A09AC"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8C1F13C"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3507E43" w14:textId="77777777" w:rsidR="00F66243" w:rsidRDefault="00F66243" w:rsidP="00DE0D03">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20170419:</w:t>
            </w:r>
          </w:p>
          <w:p w14:paraId="0208A6BC" w14:textId="77777777" w:rsidR="00F66243" w:rsidRDefault="00F66243"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HOOPP to revise wording to match logic.</w:t>
            </w:r>
          </w:p>
          <w:p w14:paraId="20F13E56" w14:textId="77777777" w:rsidR="00F66243" w:rsidRDefault="00F66243" w:rsidP="003410B0">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Validation will look at the entire database and not only Employer submitting.</w:t>
            </w:r>
          </w:p>
          <w:p w14:paraId="452B8593" w14:textId="23211709" w:rsidR="00F66243" w:rsidRPr="00B868A9" w:rsidRDefault="00854459" w:rsidP="00B868A9">
            <w:pPr>
              <w:ind w:left="360"/>
              <w:rPr>
                <w:rFonts w:asciiTheme="minorHAnsi" w:hAnsiTheme="minorHAnsi"/>
                <w:sz w:val="22"/>
                <w:szCs w:val="22"/>
                <w:lang w:val="en-US" w:eastAsia="en-CA"/>
              </w:rPr>
            </w:pPr>
            <w:r>
              <w:rPr>
                <w:rFonts w:asciiTheme="minorHAnsi" w:hAnsiTheme="minorHAnsi"/>
                <w:sz w:val="22"/>
                <w:szCs w:val="22"/>
                <w:lang w:val="en-US" w:eastAsia="en-CA"/>
              </w:rPr>
              <w:t>Ready for sign-off WorkShop #5.</w:t>
            </w:r>
          </w:p>
          <w:p w14:paraId="31B04054" w14:textId="77777777" w:rsidR="00F66243" w:rsidRDefault="00A7280D" w:rsidP="00DE0D03">
            <w:pPr>
              <w:spacing w:before="60" w:after="60" w:line="240" w:lineRule="auto"/>
              <w:ind w:left="0"/>
              <w:rPr>
                <w:rFonts w:asciiTheme="minorHAnsi" w:hAnsiTheme="minorHAnsi"/>
                <w:sz w:val="22"/>
                <w:szCs w:val="22"/>
                <w:lang w:val="en-US" w:eastAsia="en-CA"/>
              </w:rPr>
            </w:pPr>
            <w:r w:rsidRPr="003A1E56">
              <w:rPr>
                <w:rFonts w:asciiTheme="minorHAnsi" w:hAnsiTheme="minorHAnsi"/>
                <w:sz w:val="22"/>
                <w:szCs w:val="22"/>
                <w:lang w:val="en-US" w:eastAsia="en-CA"/>
              </w:rPr>
              <w:t xml:space="preserve">MS 20170227: </w:t>
            </w:r>
          </w:p>
          <w:p w14:paraId="51A0ADE2" w14:textId="77777777" w:rsidR="00A7280D" w:rsidRPr="00F66243" w:rsidRDefault="00A7280D" w:rsidP="003410B0">
            <w:pPr>
              <w:pStyle w:val="ListParagraph"/>
              <w:numPr>
                <w:ilvl w:val="0"/>
                <w:numId w:val="8"/>
              </w:numPr>
              <w:spacing w:before="60" w:after="60" w:line="240" w:lineRule="auto"/>
              <w:rPr>
                <w:rFonts w:asciiTheme="minorHAnsi" w:hAnsiTheme="minorHAnsi"/>
                <w:sz w:val="22"/>
                <w:szCs w:val="22"/>
                <w:lang w:val="en-US" w:eastAsia="en-CA"/>
              </w:rPr>
            </w:pPr>
            <w:r w:rsidRPr="00F66243">
              <w:rPr>
                <w:rFonts w:asciiTheme="minorHAnsi" w:hAnsiTheme="minorHAnsi"/>
                <w:sz w:val="22"/>
                <w:szCs w:val="22"/>
                <w:lang w:val="en-US" w:eastAsia="en-CA"/>
              </w:rPr>
              <w:t xml:space="preserve">To be discussed internally at Morneau Shepell. </w:t>
            </w:r>
          </w:p>
        </w:tc>
      </w:tr>
    </w:tbl>
    <w:p w14:paraId="33038CEF" w14:textId="77777777" w:rsidR="00E07DB4" w:rsidRPr="003A1E56" w:rsidRDefault="00E07DB4" w:rsidP="00E07DB4">
      <w:pPr>
        <w:spacing w:before="0" w:after="0" w:line="240" w:lineRule="auto"/>
        <w:ind w:left="0"/>
        <w:rPr>
          <w:lang w:val="en-US"/>
        </w:rPr>
      </w:pPr>
    </w:p>
    <w:p w14:paraId="2A426EB0" w14:textId="77777777" w:rsidR="00E07DB4" w:rsidRPr="003A1E56" w:rsidRDefault="00E07DB4">
      <w:pPr>
        <w:spacing w:before="0" w:after="0" w:line="240" w:lineRule="auto"/>
        <w:ind w:left="0"/>
        <w:rPr>
          <w:lang w:val="en-US"/>
        </w:rPr>
      </w:pPr>
      <w:r w:rsidRPr="003A1E56">
        <w:rPr>
          <w:lang w:val="en-US"/>
        </w:rPr>
        <w:br w:type="page"/>
      </w:r>
    </w:p>
    <w:p w14:paraId="519D22D0" w14:textId="77777777" w:rsidR="00E07DB4" w:rsidRPr="006B06A8" w:rsidRDefault="00E07DB4" w:rsidP="00E07DB4">
      <w:pPr>
        <w:pStyle w:val="Heading3"/>
      </w:pPr>
      <w:r w:rsidRPr="006B06A8">
        <w:t>Validation –</w:t>
      </w:r>
      <w:r w:rsidR="009379DE">
        <w:t xml:space="preserve"> Employment Status Effective Date T</w:t>
      </w:r>
      <w:r>
        <w:t>olerance</w:t>
      </w:r>
    </w:p>
    <w:p w14:paraId="144D6D57" w14:textId="77777777" w:rsidR="00E07DB4" w:rsidRPr="006B06A8" w:rsidRDefault="00E07DB4"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E07DB4" w14:paraId="098FD668"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9686C08" w14:textId="77777777" w:rsidR="00E07DB4" w:rsidRDefault="00E07DB4"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6056F69" w14:textId="77777777" w:rsidR="00E07DB4" w:rsidRPr="00AF4250" w:rsidRDefault="00E07DB4" w:rsidP="00642773">
            <w:pPr>
              <w:pStyle w:val="Heading1"/>
              <w:rPr>
                <w:lang w:val="en-US"/>
              </w:rPr>
            </w:pPr>
            <w:bookmarkStart w:id="603" w:name="_Toc479243675"/>
            <w:bookmarkStart w:id="604" w:name="_Toc43372905"/>
            <w:r w:rsidRPr="00AF4250">
              <w:rPr>
                <w:lang w:val="en-US"/>
              </w:rPr>
              <w:t>B1</w:t>
            </w:r>
            <w:r>
              <w:rPr>
                <w:lang w:val="en-US"/>
              </w:rPr>
              <w:t>58</w:t>
            </w:r>
            <w:r w:rsidRPr="00AF4250">
              <w:rPr>
                <w:lang w:val="en-US"/>
              </w:rPr>
              <w:t>_</w:t>
            </w:r>
            <w:r>
              <w:rPr>
                <w:lang w:val="en-US"/>
              </w:rPr>
              <w:t>Employment</w:t>
            </w:r>
            <w:r w:rsidR="000269E9">
              <w:rPr>
                <w:lang w:val="en-US"/>
              </w:rPr>
              <w:t>S</w:t>
            </w:r>
            <w:r>
              <w:rPr>
                <w:lang w:val="en-US"/>
              </w:rPr>
              <w:t>tatus</w:t>
            </w:r>
            <w:r w:rsidR="000269E9">
              <w:rPr>
                <w:lang w:val="en-US"/>
              </w:rPr>
              <w:t>E</w:t>
            </w:r>
            <w:r>
              <w:rPr>
                <w:lang w:val="en-US"/>
              </w:rPr>
              <w:t>ffective</w:t>
            </w:r>
            <w:r w:rsidR="000269E9">
              <w:rPr>
                <w:lang w:val="en-US"/>
              </w:rPr>
              <w:t>D</w:t>
            </w:r>
            <w:r>
              <w:rPr>
                <w:lang w:val="en-US"/>
              </w:rPr>
              <w:t>ate</w:t>
            </w:r>
            <w:r w:rsidR="000269E9">
              <w:rPr>
                <w:lang w:val="en-US"/>
              </w:rPr>
              <w:t>T</w:t>
            </w:r>
            <w:r>
              <w:rPr>
                <w:lang w:val="en-US"/>
              </w:rPr>
              <w:t>olerance</w:t>
            </w:r>
            <w:bookmarkEnd w:id="603"/>
            <w:bookmarkEnd w:id="604"/>
          </w:p>
        </w:tc>
      </w:tr>
      <w:tr w:rsidR="00A7280D" w14:paraId="19C7F650"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E20FD4A"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2A1F1DA" w14:textId="105CDD15" w:rsidR="00A7280D" w:rsidRDefault="007F0E4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2059</w:t>
            </w:r>
          </w:p>
        </w:tc>
      </w:tr>
      <w:tr w:rsidR="0081139B" w14:paraId="665B854B"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CEFA305" w14:textId="60156BD4" w:rsidR="0081139B" w:rsidRDefault="0081139B"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04DDE72" w14:textId="30D69F33" w:rsidR="0081139B" w:rsidRDefault="0081139B"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2DBE2B0D"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4124CC"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92D6667" w14:textId="77777777" w:rsidR="00A7280D" w:rsidRDefault="00854459"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854459">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5895A855"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3865CF3"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4A8BE35" w14:textId="77777777" w:rsidR="00A7280D" w:rsidRPr="00AA3E2A" w:rsidRDefault="00A7280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Member Basic Information</w:t>
            </w:r>
            <w:r w:rsidR="00854459">
              <w:rPr>
                <w:rFonts w:asciiTheme="minorHAnsi" w:eastAsia="Times New Roman" w:hAnsiTheme="minorHAnsi" w:cs="Calibri"/>
                <w:color w:val="auto"/>
                <w:sz w:val="22"/>
                <w:szCs w:val="22"/>
                <w:lang w:eastAsia="en-CA"/>
              </w:rPr>
              <w:t xml:space="preserve"> and Core Data</w:t>
            </w:r>
          </w:p>
        </w:tc>
      </w:tr>
      <w:tr w:rsidR="00A7280D" w14:paraId="1112A2C5"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0679DC0"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21B6C33" w14:textId="77777777" w:rsidR="00A7280D" w:rsidRDefault="00A7280D"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76870A92"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FB10F2"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4C5E24A" w14:textId="77777777" w:rsidR="00A7280D" w:rsidRPr="00B464B9" w:rsidRDefault="00A7280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3842CFFF"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AD6D23"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940B958"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31358CF" w14:textId="77777777" w:rsidR="00A7280D" w:rsidRPr="00C301FC" w:rsidRDefault="00A7280D" w:rsidP="00DE0D03">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i</w:t>
            </w:r>
            <w:r w:rsidRPr="00AF4250">
              <w:rPr>
                <w:rFonts w:asciiTheme="minorHAnsi" w:hAnsiTheme="minorHAnsi"/>
                <w:sz w:val="22"/>
                <w:szCs w:val="22"/>
                <w:lang w:eastAsia="en-CA"/>
              </w:rPr>
              <w:t xml:space="preserve">f </w:t>
            </w:r>
            <w:r w:rsidRPr="00E07DB4">
              <w:rPr>
                <w:rFonts w:asciiTheme="minorHAnsi" w:hAnsiTheme="minorHAnsi"/>
                <w:sz w:val="22"/>
                <w:szCs w:val="22"/>
                <w:lang w:eastAsia="en-CA"/>
              </w:rPr>
              <w:t xml:space="preserve">the </w:t>
            </w:r>
            <w:r w:rsidRPr="00E14004">
              <w:rPr>
                <w:rFonts w:asciiTheme="minorHAnsi" w:hAnsiTheme="minorHAnsi"/>
                <w:sz w:val="22"/>
                <w:szCs w:val="22"/>
                <w:lang w:eastAsia="en-CA"/>
              </w:rPr>
              <w:t>Employment Status Effective Date is &gt; 30 days from today's date</w:t>
            </w:r>
          </w:p>
        </w:tc>
      </w:tr>
      <w:tr w:rsidR="00A7280D" w:rsidRPr="009151F9" w14:paraId="30F39007"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6323875"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FACE400" w14:textId="77777777" w:rsidR="00A7280D" w:rsidRDefault="00A7280D" w:rsidP="00DE0D03">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26B3CBD0" w14:textId="77777777" w:rsidR="00A7280D" w:rsidRPr="00AA3E2A" w:rsidRDefault="00A7280D" w:rsidP="00E14004">
            <w:pPr>
              <w:ind w:left="1440"/>
              <w:rPr>
                <w:rFonts w:asciiTheme="minorHAnsi" w:hAnsiTheme="minorHAnsi"/>
                <w:color w:val="auto"/>
                <w:sz w:val="22"/>
                <w:szCs w:val="22"/>
                <w:lang w:eastAsia="en-CA"/>
              </w:rPr>
            </w:pPr>
            <w:r>
              <w:rPr>
                <w:rFonts w:asciiTheme="minorHAnsi" w:hAnsiTheme="minorHAnsi"/>
                <w:color w:val="auto"/>
                <w:sz w:val="22"/>
                <w:szCs w:val="22"/>
                <w:lang w:eastAsia="en-CA"/>
              </w:rPr>
              <w:t>Portal.Employer</w:t>
            </w:r>
            <w:r w:rsidRPr="00AA3E2A">
              <w:rPr>
                <w:rFonts w:asciiTheme="minorHAnsi" w:hAnsiTheme="minorHAnsi"/>
                <w:color w:val="auto"/>
                <w:sz w:val="22"/>
                <w:szCs w:val="22"/>
                <w:lang w:eastAsia="en-CA"/>
              </w:rPr>
              <w:t xml:space="preserve"> = Ariel.Employer</w:t>
            </w:r>
          </w:p>
          <w:p w14:paraId="5A9EAF1F" w14:textId="77777777" w:rsidR="00A7280D" w:rsidRPr="00AA3E2A" w:rsidRDefault="00A7280D" w:rsidP="00E14004">
            <w:pPr>
              <w:ind w:left="1440"/>
              <w:rPr>
                <w:rFonts w:asciiTheme="minorHAnsi" w:hAnsiTheme="minorHAnsi"/>
                <w:color w:val="auto"/>
                <w:sz w:val="22"/>
                <w:szCs w:val="22"/>
                <w:lang w:eastAsia="en-CA"/>
              </w:rPr>
            </w:pPr>
            <w:r w:rsidRPr="00AA3E2A">
              <w:rPr>
                <w:rFonts w:asciiTheme="minorHAnsi" w:hAnsiTheme="minorHAnsi"/>
                <w:color w:val="auto"/>
                <w:sz w:val="22"/>
                <w:szCs w:val="22"/>
                <w:lang w:eastAsia="en-CA"/>
              </w:rPr>
              <w:t>AND</w:t>
            </w:r>
          </w:p>
          <w:p w14:paraId="14B119D2" w14:textId="77777777" w:rsidR="00A7280D" w:rsidRPr="00AA3E2A" w:rsidRDefault="00A7280D" w:rsidP="00C92CCE">
            <w:pPr>
              <w:ind w:left="1440"/>
              <w:rPr>
                <w:rFonts w:asciiTheme="minorHAnsi" w:hAnsiTheme="minorHAnsi"/>
                <w:color w:val="auto"/>
                <w:sz w:val="22"/>
                <w:szCs w:val="22"/>
                <w:lang w:eastAsia="en-CA"/>
              </w:rPr>
            </w:pPr>
            <w:r w:rsidRPr="00AA3E2A">
              <w:rPr>
                <w:rFonts w:asciiTheme="minorHAnsi" w:hAnsiTheme="minorHAnsi"/>
                <w:color w:val="auto"/>
                <w:sz w:val="22"/>
                <w:szCs w:val="22"/>
                <w:lang w:eastAsia="en-CA"/>
              </w:rPr>
              <w:t>File.EmploymentTypeEffectiveDate</w:t>
            </w:r>
            <w:r>
              <w:rPr>
                <w:rFonts w:asciiTheme="minorHAnsi" w:hAnsiTheme="minorHAnsi"/>
                <w:color w:val="auto"/>
                <w:sz w:val="22"/>
                <w:szCs w:val="22"/>
                <w:lang w:eastAsia="en-CA"/>
              </w:rPr>
              <w:t xml:space="preserve"> </w:t>
            </w:r>
            <w:r w:rsidRPr="00AA3E2A">
              <w:rPr>
                <w:rFonts w:asciiTheme="minorHAnsi" w:hAnsiTheme="minorHAnsi"/>
                <w:color w:val="auto"/>
                <w:sz w:val="22"/>
                <w:szCs w:val="22"/>
                <w:lang w:eastAsia="en-CA"/>
              </w:rPr>
              <w:t xml:space="preserve">– </w:t>
            </w:r>
            <w:r>
              <w:rPr>
                <w:rFonts w:asciiTheme="minorHAnsi" w:hAnsiTheme="minorHAnsi"/>
                <w:color w:val="auto"/>
                <w:sz w:val="22"/>
                <w:szCs w:val="22"/>
                <w:lang w:eastAsia="en-CA"/>
              </w:rPr>
              <w:t>System.ExecutionDate</w:t>
            </w:r>
            <w:r w:rsidRPr="00AA3E2A">
              <w:rPr>
                <w:rFonts w:asciiTheme="minorHAnsi" w:hAnsiTheme="minorHAnsi"/>
                <w:color w:val="auto"/>
                <w:sz w:val="22"/>
                <w:szCs w:val="22"/>
                <w:lang w:eastAsia="en-CA"/>
              </w:rPr>
              <w:t xml:space="preserve"> &gt; 30</w:t>
            </w:r>
          </w:p>
          <w:p w14:paraId="693853CB" w14:textId="7D181E6F" w:rsidR="00A7280D" w:rsidRPr="00411EBD" w:rsidRDefault="00A7280D" w:rsidP="00C92CCE">
            <w:pPr>
              <w:ind w:left="1440"/>
              <w:rPr>
                <w:rFonts w:asciiTheme="minorHAnsi" w:hAnsiTheme="minorHAnsi"/>
                <w:sz w:val="22"/>
                <w:szCs w:val="22"/>
                <w:lang w:eastAsia="en-CA"/>
              </w:rPr>
            </w:pPr>
          </w:p>
        </w:tc>
      </w:tr>
      <w:tr w:rsidR="00A7280D" w:rsidRPr="00A61AB1" w14:paraId="1765BA71"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E92AFF"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E2332EF" w14:textId="2DAFF998" w:rsidR="00A7280D" w:rsidRPr="00A15F40" w:rsidRDefault="00BC6BED" w:rsidP="00DE0D03">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7280D" w:rsidRPr="00A61AB1" w14:paraId="17178BF4"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4AE3CB2"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B5B429F" w14:textId="3EFB53CD" w:rsidR="009B3273" w:rsidRPr="00A72B28" w:rsidRDefault="009B3273" w:rsidP="009B3273">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Employment Type Effective Date cannot be future dated by more than {0} days.</w:t>
            </w:r>
          </w:p>
        </w:tc>
      </w:tr>
      <w:tr w:rsidR="00A7280D" w:rsidRPr="00A61AB1" w14:paraId="217CAA44"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D60E056"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88B3523"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F8236C9" w14:textId="3243C6CD" w:rsidR="00A7280D" w:rsidRPr="00B464B9" w:rsidRDefault="009B3273" w:rsidP="009B3273">
            <w:pPr>
              <w:spacing w:before="60" w:after="60"/>
              <w:ind w:left="0"/>
              <w:rPr>
                <w:rFonts w:asciiTheme="minorHAnsi" w:hAnsiTheme="minorHAnsi"/>
                <w:sz w:val="22"/>
                <w:szCs w:val="22"/>
                <w:lang w:eastAsia="en-CA"/>
              </w:rPr>
            </w:pPr>
            <w:r>
              <w:rPr>
                <w:rFonts w:asciiTheme="minorHAnsi" w:hAnsiTheme="minorHAnsi"/>
                <w:sz w:val="22"/>
                <w:szCs w:val="22"/>
              </w:rPr>
              <w:t>Employment Type Effective Date cannot be future dated by more than 30 days.</w:t>
            </w:r>
          </w:p>
        </w:tc>
      </w:tr>
      <w:tr w:rsidR="00A7280D" w:rsidRPr="0085712F" w14:paraId="5101326A"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69CC619" w14:textId="77777777" w:rsidR="00A7280D" w:rsidRPr="0085712F" w:rsidRDefault="00A7280D" w:rsidP="00DE0D03">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7688D4B" w14:textId="77777777" w:rsidR="00A7280D" w:rsidRPr="007112C8" w:rsidRDefault="00854459" w:rsidP="00854459">
            <w:pPr>
              <w:spacing w:before="60" w:after="60"/>
              <w:ind w:left="0"/>
              <w:rPr>
                <w:rFonts w:asciiTheme="minorHAnsi" w:hAnsiTheme="minorHAnsi"/>
                <w:sz w:val="22"/>
                <w:szCs w:val="22"/>
                <w:lang w:eastAsia="en-CA"/>
              </w:rPr>
            </w:pPr>
            <w:r>
              <w:rPr>
                <w:rFonts w:asciiTheme="minorHAnsi" w:hAnsiTheme="minorHAnsi" w:cs="Calibri"/>
                <w:color w:val="auto"/>
                <w:sz w:val="22"/>
                <w:szCs w:val="22"/>
              </w:rPr>
              <w:t>{</w:t>
            </w:r>
            <w:r w:rsidR="00A7280D">
              <w:rPr>
                <w:rFonts w:asciiTheme="minorHAnsi" w:hAnsiTheme="minorHAnsi" w:cs="Calibri"/>
                <w:color w:val="auto"/>
                <w:sz w:val="22"/>
                <w:szCs w:val="22"/>
              </w:rPr>
              <w:t>0</w:t>
            </w:r>
            <w:r>
              <w:rPr>
                <w:rFonts w:asciiTheme="minorHAnsi" w:hAnsiTheme="minorHAnsi" w:cs="Calibri"/>
                <w:color w:val="auto"/>
                <w:sz w:val="22"/>
                <w:szCs w:val="22"/>
              </w:rPr>
              <w:t>}</w:t>
            </w:r>
            <w:r w:rsidR="00A7280D">
              <w:rPr>
                <w:rFonts w:asciiTheme="minorHAnsi" w:hAnsiTheme="minorHAnsi" w:cs="Calibri"/>
                <w:color w:val="auto"/>
                <w:sz w:val="22"/>
                <w:szCs w:val="22"/>
              </w:rPr>
              <w:t xml:space="preserve">: </w:t>
            </w:r>
            <w:r>
              <w:rPr>
                <w:rFonts w:asciiTheme="minorHAnsi" w:hAnsiTheme="minorHAnsi" w:cs="Calibri"/>
                <w:color w:val="auto"/>
                <w:sz w:val="22"/>
                <w:szCs w:val="22"/>
              </w:rPr>
              <w:t>3</w:t>
            </w:r>
            <w:r w:rsidR="00A7280D">
              <w:rPr>
                <w:rFonts w:asciiTheme="minorHAnsi" w:hAnsiTheme="minorHAnsi" w:cs="Calibri"/>
                <w:color w:val="auto"/>
                <w:sz w:val="22"/>
                <w:szCs w:val="22"/>
              </w:rPr>
              <w:t>0 Days</w:t>
            </w:r>
          </w:p>
        </w:tc>
      </w:tr>
      <w:tr w:rsidR="00A7280D" w:rsidRPr="0085712F" w14:paraId="61DAEBBC"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F7E0E1"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17ADF73" w14:textId="6D2E6B67" w:rsidR="00A7280D" w:rsidRPr="006100CE" w:rsidRDefault="00854459"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67124971"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92648A"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927CDE2" w14:textId="77777777" w:rsidR="00A7280D" w:rsidRPr="006100CE" w:rsidRDefault="00A7280D" w:rsidP="00DE0D03">
            <w:pPr>
              <w:spacing w:before="60" w:after="60" w:line="240" w:lineRule="auto"/>
              <w:ind w:left="0"/>
              <w:rPr>
                <w:rFonts w:asciiTheme="minorHAnsi" w:hAnsiTheme="minorHAnsi"/>
                <w:sz w:val="22"/>
                <w:szCs w:val="22"/>
                <w:lang w:eastAsia="en-CA"/>
              </w:rPr>
            </w:pPr>
          </w:p>
        </w:tc>
      </w:tr>
      <w:tr w:rsidR="00A7280D" w:rsidRPr="002507FB" w14:paraId="503CD1C4"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9854EF"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5FF2958"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8E1EA9C" w14:textId="77777777" w:rsidR="00854459" w:rsidRDefault="00854459" w:rsidP="002507FB">
            <w:pPr>
              <w:ind w:left="0"/>
              <w:rPr>
                <w:rFonts w:asciiTheme="minorHAnsi" w:hAnsiTheme="minorHAnsi"/>
                <w:sz w:val="22"/>
                <w:szCs w:val="22"/>
                <w:lang w:val="en-US" w:eastAsia="en-CA"/>
              </w:rPr>
            </w:pPr>
            <w:r>
              <w:rPr>
                <w:rFonts w:asciiTheme="minorHAnsi" w:hAnsiTheme="minorHAnsi"/>
                <w:sz w:val="22"/>
                <w:szCs w:val="22"/>
                <w:lang w:val="en-US" w:eastAsia="en-CA"/>
              </w:rPr>
              <w:t>CS 20170419:</w:t>
            </w:r>
          </w:p>
          <w:p w14:paraId="3DF2541D" w14:textId="77777777" w:rsidR="00854459" w:rsidRDefault="00854459"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HOOPP to revise wording.</w:t>
            </w:r>
          </w:p>
          <w:p w14:paraId="1491B687" w14:textId="77777777" w:rsidR="00854459" w:rsidRDefault="00854459"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Ready for sign-off WorkShop #5.</w:t>
            </w:r>
          </w:p>
          <w:p w14:paraId="3514124A" w14:textId="77777777" w:rsidR="00854459" w:rsidRPr="00854459" w:rsidRDefault="00854459" w:rsidP="00854459">
            <w:pPr>
              <w:pStyle w:val="ListParagraph"/>
              <w:rPr>
                <w:rFonts w:asciiTheme="minorHAnsi" w:hAnsiTheme="minorHAnsi"/>
                <w:sz w:val="22"/>
                <w:szCs w:val="22"/>
                <w:lang w:val="en-US" w:eastAsia="en-CA"/>
              </w:rPr>
            </w:pPr>
          </w:p>
          <w:p w14:paraId="5E0E7207" w14:textId="77777777" w:rsidR="00854459" w:rsidRDefault="00A7280D" w:rsidP="002507FB">
            <w:pPr>
              <w:ind w:left="0"/>
              <w:rPr>
                <w:rFonts w:asciiTheme="minorHAnsi" w:hAnsiTheme="minorHAnsi"/>
                <w:sz w:val="22"/>
                <w:szCs w:val="22"/>
                <w:lang w:val="en-US" w:eastAsia="en-CA"/>
              </w:rPr>
            </w:pPr>
            <w:r w:rsidRPr="002507FB">
              <w:rPr>
                <w:rFonts w:asciiTheme="minorHAnsi" w:hAnsiTheme="minorHAnsi"/>
                <w:sz w:val="22"/>
                <w:szCs w:val="22"/>
                <w:lang w:val="en-US" w:eastAsia="en-CA"/>
              </w:rPr>
              <w:t xml:space="preserve">MS 20170227: </w:t>
            </w:r>
          </w:p>
          <w:p w14:paraId="6B396BE1" w14:textId="77777777" w:rsidR="00A7280D" w:rsidRPr="00854459" w:rsidRDefault="00A7280D" w:rsidP="003410B0">
            <w:pPr>
              <w:pStyle w:val="ListParagraph"/>
              <w:numPr>
                <w:ilvl w:val="0"/>
                <w:numId w:val="8"/>
              </w:numPr>
              <w:rPr>
                <w:rFonts w:asciiTheme="minorHAnsi" w:hAnsiTheme="minorHAnsi"/>
                <w:sz w:val="22"/>
                <w:szCs w:val="22"/>
                <w:lang w:val="en-US" w:eastAsia="en-CA"/>
              </w:rPr>
            </w:pPr>
            <w:r w:rsidRPr="00854459">
              <w:rPr>
                <w:rFonts w:asciiTheme="minorHAnsi" w:hAnsiTheme="minorHAnsi"/>
                <w:sz w:val="22"/>
                <w:szCs w:val="22"/>
                <w:lang w:val="en-US" w:eastAsia="en-CA"/>
              </w:rPr>
              <w:t>This validation should be applicable to Core Data as well.</w:t>
            </w:r>
          </w:p>
          <w:p w14:paraId="14EC81D0" w14:textId="77777777" w:rsidR="00A7280D" w:rsidRPr="00854459" w:rsidRDefault="00A7280D" w:rsidP="003410B0">
            <w:pPr>
              <w:pStyle w:val="ListParagraph"/>
              <w:numPr>
                <w:ilvl w:val="0"/>
                <w:numId w:val="8"/>
              </w:numPr>
              <w:rPr>
                <w:rFonts w:asciiTheme="minorHAnsi" w:hAnsiTheme="minorHAnsi"/>
                <w:sz w:val="22"/>
                <w:szCs w:val="22"/>
                <w:lang w:val="en-US" w:eastAsia="en-CA"/>
              </w:rPr>
            </w:pPr>
            <w:r w:rsidRPr="00854459">
              <w:rPr>
                <w:rFonts w:asciiTheme="minorHAnsi" w:hAnsiTheme="minorHAnsi"/>
                <w:sz w:val="22"/>
                <w:szCs w:val="22"/>
                <w:lang w:eastAsia="en-CA"/>
              </w:rPr>
              <w:t>Right now the 30 days (NN) is not configurable.  Should this need to be modified a request will need to be made to a programmer.</w:t>
            </w:r>
          </w:p>
        </w:tc>
      </w:tr>
    </w:tbl>
    <w:p w14:paraId="484837CD" w14:textId="77777777" w:rsidR="00E07DB4" w:rsidRPr="002507FB" w:rsidRDefault="00E07DB4" w:rsidP="00E07DB4">
      <w:pPr>
        <w:spacing w:before="0" w:after="0" w:line="240" w:lineRule="auto"/>
        <w:ind w:left="0"/>
        <w:rPr>
          <w:lang w:val="en-US"/>
        </w:rPr>
      </w:pPr>
    </w:p>
    <w:p w14:paraId="15918705" w14:textId="77777777" w:rsidR="00A15F40" w:rsidRPr="002507FB" w:rsidRDefault="00A15F40">
      <w:pPr>
        <w:spacing w:before="0" w:after="0" w:line="240" w:lineRule="auto"/>
        <w:ind w:left="0"/>
        <w:rPr>
          <w:lang w:val="en-US"/>
        </w:rPr>
      </w:pPr>
      <w:r w:rsidRPr="002507FB">
        <w:rPr>
          <w:lang w:val="en-US"/>
        </w:rPr>
        <w:br w:type="page"/>
      </w:r>
    </w:p>
    <w:p w14:paraId="0AF5929A" w14:textId="77777777" w:rsidR="00A15F40" w:rsidRPr="006B06A8" w:rsidRDefault="00A15F40" w:rsidP="00A15F40">
      <w:pPr>
        <w:pStyle w:val="Heading3"/>
      </w:pPr>
      <w:r w:rsidRPr="006B06A8">
        <w:t>Validation –</w:t>
      </w:r>
      <w:r w:rsidR="009379DE">
        <w:t xml:space="preserve"> Contributory Status Effective Date T</w:t>
      </w:r>
      <w:r>
        <w:t>olerance</w:t>
      </w:r>
    </w:p>
    <w:p w14:paraId="0A05D1E0" w14:textId="77777777" w:rsidR="00A15F40" w:rsidRPr="006B06A8" w:rsidRDefault="00A15F40"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15F40" w14:paraId="53B493ED"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512D22" w14:textId="77777777" w:rsidR="00A15F40" w:rsidRDefault="00A15F40"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13D3203" w14:textId="571E3083" w:rsidR="007F0E4D" w:rsidRPr="007F0E4D" w:rsidRDefault="00A15F40" w:rsidP="007F0E4D">
            <w:pPr>
              <w:pStyle w:val="Heading1"/>
              <w:rPr>
                <w:lang w:val="en-US"/>
              </w:rPr>
            </w:pPr>
            <w:bookmarkStart w:id="605" w:name="_Toc479243676"/>
            <w:bookmarkStart w:id="606" w:name="_Toc43372906"/>
            <w:r w:rsidRPr="00AF4250">
              <w:rPr>
                <w:lang w:val="en-US"/>
              </w:rPr>
              <w:t>B1</w:t>
            </w:r>
            <w:r>
              <w:rPr>
                <w:lang w:val="en-US"/>
              </w:rPr>
              <w:t>59</w:t>
            </w:r>
            <w:r w:rsidRPr="00AF4250">
              <w:rPr>
                <w:lang w:val="en-US"/>
              </w:rPr>
              <w:t>_</w:t>
            </w:r>
            <w:r>
              <w:rPr>
                <w:lang w:val="en-US"/>
              </w:rPr>
              <w:t>Contributory</w:t>
            </w:r>
            <w:r w:rsidR="006F738F">
              <w:rPr>
                <w:lang w:val="en-US"/>
              </w:rPr>
              <w:t>S</w:t>
            </w:r>
            <w:r>
              <w:rPr>
                <w:lang w:val="en-US"/>
              </w:rPr>
              <w:t>tatus</w:t>
            </w:r>
            <w:r w:rsidR="006F738F">
              <w:rPr>
                <w:lang w:val="en-US"/>
              </w:rPr>
              <w:t>E</w:t>
            </w:r>
            <w:r>
              <w:rPr>
                <w:lang w:val="en-US"/>
              </w:rPr>
              <w:t>ffective</w:t>
            </w:r>
            <w:r w:rsidR="006F738F">
              <w:rPr>
                <w:lang w:val="en-US"/>
              </w:rPr>
              <w:t>D</w:t>
            </w:r>
            <w:r>
              <w:rPr>
                <w:lang w:val="en-US"/>
              </w:rPr>
              <w:t>ate</w:t>
            </w:r>
            <w:r w:rsidR="006F738F">
              <w:rPr>
                <w:lang w:val="en-US"/>
              </w:rPr>
              <w:t>T</w:t>
            </w:r>
            <w:r>
              <w:rPr>
                <w:lang w:val="en-US"/>
              </w:rPr>
              <w:t>olerance</w:t>
            </w:r>
            <w:bookmarkEnd w:id="605"/>
            <w:bookmarkEnd w:id="606"/>
            <w:r w:rsidR="007F0E4D">
              <w:rPr>
                <w:lang w:val="en-US"/>
              </w:rPr>
              <w:t xml:space="preserve"> </w:t>
            </w:r>
          </w:p>
        </w:tc>
      </w:tr>
      <w:tr w:rsidR="00E15EC7" w14:paraId="71FDA5DD"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7B41049" w14:textId="2AD1152F" w:rsidR="00E15EC7" w:rsidRDefault="00E15EC7"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1E17976" w14:textId="54554AB9" w:rsidR="00E15EC7" w:rsidRDefault="00DB2576"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2201</w:t>
            </w:r>
          </w:p>
        </w:tc>
      </w:tr>
      <w:tr w:rsidR="00E15EC7" w14:paraId="174BDA2F"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268850D" w14:textId="53FDEB74" w:rsidR="00E15EC7" w:rsidRDefault="00E15EC7"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EC50488" w14:textId="4F3EABB0" w:rsidR="00E15EC7" w:rsidRDefault="00E15EC7"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E15EC7" w14:paraId="56D00B83"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D537B9" w14:textId="06567D34" w:rsidR="00E15EC7" w:rsidRDefault="00E15EC7"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2DC76DE7" w14:textId="5F97EF2A" w:rsidR="00E15EC7" w:rsidRDefault="001E1CA8"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1E1CA8">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w:t>
            </w:r>
          </w:p>
        </w:tc>
      </w:tr>
      <w:tr w:rsidR="00A7280D" w14:paraId="66939E77"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C4D4A7A"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C2F1DB5" w14:textId="77777777" w:rsidR="00A7280D" w:rsidRPr="00542AED" w:rsidRDefault="00A7280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Member Basic Information</w:t>
            </w:r>
          </w:p>
        </w:tc>
      </w:tr>
      <w:tr w:rsidR="00A7280D" w14:paraId="11887DE4"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3322DB"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CCD0D6A" w14:textId="77777777" w:rsidR="00A7280D" w:rsidRDefault="00A7280D"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14222F59"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C525A56"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E606C29" w14:textId="77777777" w:rsidR="00A7280D" w:rsidRPr="00B464B9" w:rsidRDefault="00A7280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3BEAE60B"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7F239F"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E86971A"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C5FA287" w14:textId="77777777" w:rsidR="00A7280D" w:rsidRPr="00C301FC" w:rsidRDefault="00A7280D" w:rsidP="00DE0D03">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i</w:t>
            </w:r>
            <w:r w:rsidRPr="00AF4250">
              <w:rPr>
                <w:rFonts w:asciiTheme="minorHAnsi" w:hAnsiTheme="minorHAnsi"/>
                <w:sz w:val="22"/>
                <w:szCs w:val="22"/>
                <w:lang w:eastAsia="en-CA"/>
              </w:rPr>
              <w:t xml:space="preserve">f </w:t>
            </w:r>
            <w:r w:rsidRPr="00E07DB4">
              <w:rPr>
                <w:rFonts w:asciiTheme="minorHAnsi" w:hAnsiTheme="minorHAnsi"/>
                <w:sz w:val="22"/>
                <w:szCs w:val="22"/>
                <w:lang w:eastAsia="en-CA"/>
              </w:rPr>
              <w:t xml:space="preserve">the </w:t>
            </w:r>
            <w:r w:rsidRPr="00A15F40">
              <w:rPr>
                <w:rFonts w:asciiTheme="minorHAnsi" w:hAnsiTheme="minorHAnsi"/>
                <w:sz w:val="22"/>
                <w:szCs w:val="22"/>
                <w:lang w:eastAsia="en-CA"/>
              </w:rPr>
              <w:t>Contributory Status Effective Date is &gt; 30 days from today's date</w:t>
            </w:r>
            <w:r>
              <w:rPr>
                <w:rFonts w:asciiTheme="minorHAnsi" w:hAnsiTheme="minorHAnsi"/>
                <w:sz w:val="22"/>
                <w:szCs w:val="22"/>
                <w:lang w:eastAsia="en-CA"/>
              </w:rPr>
              <w:t>.</w:t>
            </w:r>
          </w:p>
        </w:tc>
      </w:tr>
      <w:tr w:rsidR="00A7280D" w:rsidRPr="009151F9" w14:paraId="4DB3DD68"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D87F509"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3D02739" w14:textId="77777777" w:rsidR="00A7280D" w:rsidRDefault="00A7280D" w:rsidP="00DE0D03">
            <w:pPr>
              <w:ind w:left="0"/>
              <w:rPr>
                <w:rFonts w:asciiTheme="minorHAnsi" w:hAnsiTheme="minorHAnsi"/>
                <w:sz w:val="22"/>
                <w:szCs w:val="22"/>
                <w:lang w:eastAsia="en-CA"/>
              </w:rPr>
            </w:pPr>
            <w:r>
              <w:rPr>
                <w:rFonts w:asciiTheme="minorHAnsi" w:hAnsiTheme="minorHAnsi"/>
                <w:sz w:val="22"/>
                <w:szCs w:val="22"/>
                <w:lang w:eastAsia="en-CA"/>
              </w:rPr>
              <w:t>Reject the member if :</w:t>
            </w:r>
          </w:p>
          <w:p w14:paraId="037D7E17" w14:textId="77777777" w:rsidR="00A7280D" w:rsidRPr="00AA3E2A" w:rsidRDefault="00A7280D" w:rsidP="00286A9E">
            <w:pPr>
              <w:ind w:left="1440"/>
              <w:rPr>
                <w:rFonts w:asciiTheme="minorHAnsi" w:hAnsiTheme="minorHAnsi"/>
                <w:color w:val="auto"/>
                <w:sz w:val="22"/>
                <w:szCs w:val="22"/>
                <w:lang w:eastAsia="en-CA"/>
              </w:rPr>
            </w:pPr>
            <w:r>
              <w:rPr>
                <w:rFonts w:asciiTheme="minorHAnsi" w:hAnsiTheme="minorHAnsi"/>
                <w:color w:val="auto"/>
                <w:sz w:val="22"/>
                <w:szCs w:val="22"/>
                <w:lang w:eastAsia="en-CA"/>
              </w:rPr>
              <w:t>Portal.Employer</w:t>
            </w:r>
            <w:r w:rsidRPr="00AA3E2A">
              <w:rPr>
                <w:rFonts w:asciiTheme="minorHAnsi" w:hAnsiTheme="minorHAnsi"/>
                <w:color w:val="auto"/>
                <w:sz w:val="22"/>
                <w:szCs w:val="22"/>
                <w:lang w:eastAsia="en-CA"/>
              </w:rPr>
              <w:t xml:space="preserve"> = Ariel.Employer</w:t>
            </w:r>
          </w:p>
          <w:p w14:paraId="005AFDAB" w14:textId="77777777" w:rsidR="00A7280D" w:rsidRPr="00542AED" w:rsidRDefault="00A7280D" w:rsidP="00DE0D03">
            <w:pPr>
              <w:ind w:left="1440"/>
              <w:rPr>
                <w:rFonts w:asciiTheme="minorHAnsi" w:hAnsiTheme="minorHAnsi"/>
                <w:color w:val="auto"/>
                <w:sz w:val="22"/>
                <w:szCs w:val="22"/>
                <w:lang w:eastAsia="en-CA"/>
              </w:rPr>
            </w:pPr>
            <w:r w:rsidRPr="00542AED">
              <w:rPr>
                <w:rFonts w:asciiTheme="minorHAnsi" w:hAnsiTheme="minorHAnsi"/>
                <w:color w:val="auto"/>
                <w:sz w:val="22"/>
                <w:szCs w:val="22"/>
                <w:lang w:eastAsia="en-CA"/>
              </w:rPr>
              <w:t>AND</w:t>
            </w:r>
          </w:p>
          <w:p w14:paraId="3DC23D46" w14:textId="77777777" w:rsidR="00A7280D" w:rsidRPr="00542AED" w:rsidRDefault="00A7280D" w:rsidP="00DE0D03">
            <w:pPr>
              <w:ind w:left="1440"/>
              <w:rPr>
                <w:rFonts w:asciiTheme="minorHAnsi" w:hAnsiTheme="minorHAnsi"/>
                <w:color w:val="auto"/>
                <w:sz w:val="22"/>
                <w:szCs w:val="22"/>
                <w:lang w:eastAsia="en-CA"/>
              </w:rPr>
            </w:pPr>
            <w:r w:rsidRPr="00542AED">
              <w:rPr>
                <w:rFonts w:asciiTheme="minorHAnsi" w:hAnsiTheme="minorHAnsi"/>
                <w:color w:val="auto"/>
                <w:sz w:val="22"/>
                <w:szCs w:val="22"/>
                <w:lang w:eastAsia="en-CA"/>
              </w:rPr>
              <w:t>File.ContributoryS</w:t>
            </w:r>
            <w:r>
              <w:rPr>
                <w:rFonts w:asciiTheme="minorHAnsi" w:hAnsiTheme="minorHAnsi"/>
                <w:color w:val="auto"/>
                <w:sz w:val="22"/>
                <w:szCs w:val="22"/>
                <w:lang w:eastAsia="en-CA"/>
              </w:rPr>
              <w:t>tatusEffectiveDate – System.ExecutionDate</w:t>
            </w:r>
            <w:r w:rsidRPr="00542AED">
              <w:rPr>
                <w:rFonts w:asciiTheme="minorHAnsi" w:hAnsiTheme="minorHAnsi"/>
                <w:color w:val="auto"/>
                <w:sz w:val="22"/>
                <w:szCs w:val="22"/>
                <w:lang w:eastAsia="en-CA"/>
              </w:rPr>
              <w:t xml:space="preserve"> &gt; 30</w:t>
            </w:r>
          </w:p>
          <w:p w14:paraId="5FB56A17" w14:textId="28DB52D1" w:rsidR="00A7280D" w:rsidRPr="00411EBD" w:rsidRDefault="00A7280D" w:rsidP="00F63974">
            <w:pPr>
              <w:ind w:left="1440"/>
              <w:rPr>
                <w:rFonts w:asciiTheme="minorHAnsi" w:hAnsiTheme="minorHAnsi"/>
                <w:sz w:val="22"/>
                <w:szCs w:val="22"/>
                <w:lang w:eastAsia="en-CA"/>
              </w:rPr>
            </w:pPr>
          </w:p>
        </w:tc>
      </w:tr>
      <w:tr w:rsidR="00A7280D" w:rsidRPr="00A61AB1" w14:paraId="3C80EBBD"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41AB96"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A6053EF" w14:textId="53070B1E" w:rsidR="00A7280D" w:rsidRPr="00BE0B3D" w:rsidRDefault="00BC6BED" w:rsidP="00DE0D03">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7280D" w:rsidRPr="00A61AB1" w14:paraId="6B592A7B"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8E08B6D"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9519F4E" w14:textId="0104F445" w:rsidR="009B3273" w:rsidRPr="00A72B28" w:rsidRDefault="00502E04" w:rsidP="00DE0D03">
            <w:pPr>
              <w:pStyle w:val="NormalWeb"/>
              <w:spacing w:line="276" w:lineRule="auto"/>
              <w:rPr>
                <w:rFonts w:asciiTheme="minorHAnsi" w:hAnsiTheme="minorHAnsi"/>
                <w:color w:val="000000"/>
                <w:sz w:val="22"/>
                <w:szCs w:val="22"/>
                <w:lang w:val="en-CA"/>
              </w:rPr>
            </w:pPr>
            <w:r w:rsidRPr="00074AA9">
              <w:rPr>
                <w:rFonts w:asciiTheme="minorHAnsi" w:hAnsiTheme="minorHAnsi"/>
                <w:sz w:val="22"/>
                <w:szCs w:val="22"/>
                <w:lang w:val="en-CA" w:eastAsia="en-CA"/>
              </w:rPr>
              <w:t>Contributory Status Effective</w:t>
            </w:r>
            <w:r w:rsidR="009B3273">
              <w:rPr>
                <w:rFonts w:asciiTheme="minorHAnsi" w:hAnsiTheme="minorHAnsi"/>
                <w:color w:val="000000"/>
                <w:sz w:val="22"/>
                <w:szCs w:val="22"/>
                <w:lang w:val="en-CA"/>
              </w:rPr>
              <w:t xml:space="preserve"> Date cannot be future dated by more than {0} days.</w:t>
            </w:r>
          </w:p>
        </w:tc>
      </w:tr>
      <w:tr w:rsidR="00A7280D" w:rsidRPr="00A61AB1" w14:paraId="17CA517C"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6BFA4E5"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125DAE8"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44BB777" w14:textId="39DCEFD6" w:rsidR="00A7280D" w:rsidRPr="00B464B9" w:rsidRDefault="00502E04" w:rsidP="00502E04">
            <w:pPr>
              <w:spacing w:before="60" w:after="60"/>
              <w:ind w:left="0"/>
              <w:rPr>
                <w:rFonts w:asciiTheme="minorHAnsi" w:hAnsiTheme="minorHAnsi"/>
                <w:sz w:val="22"/>
                <w:szCs w:val="22"/>
                <w:lang w:eastAsia="en-CA"/>
              </w:rPr>
            </w:pPr>
            <w:r w:rsidRPr="00A15F40">
              <w:rPr>
                <w:rFonts w:asciiTheme="minorHAnsi" w:hAnsiTheme="minorHAnsi"/>
                <w:sz w:val="22"/>
                <w:szCs w:val="22"/>
                <w:lang w:eastAsia="en-CA"/>
              </w:rPr>
              <w:t>Contributory Status Effective</w:t>
            </w:r>
            <w:r>
              <w:rPr>
                <w:rFonts w:asciiTheme="minorHAnsi" w:hAnsiTheme="minorHAnsi"/>
                <w:sz w:val="22"/>
                <w:szCs w:val="22"/>
              </w:rPr>
              <w:t xml:space="preserve"> Date cannot be future dated by more than 30 days.</w:t>
            </w:r>
          </w:p>
        </w:tc>
      </w:tr>
      <w:tr w:rsidR="00A7280D" w:rsidRPr="0085712F" w14:paraId="77E7527F"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7A4C243" w14:textId="77777777" w:rsidR="00A7280D" w:rsidRPr="0085712F" w:rsidRDefault="00A7280D" w:rsidP="00DE0D03">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6BD515E" w14:textId="559A3A15" w:rsidR="00A7280D" w:rsidRPr="007112C8" w:rsidRDefault="0067425B" w:rsidP="00A75197">
            <w:pPr>
              <w:spacing w:before="60" w:after="60"/>
              <w:ind w:left="0"/>
              <w:rPr>
                <w:rFonts w:asciiTheme="minorHAnsi" w:hAnsiTheme="minorHAnsi"/>
                <w:sz w:val="22"/>
                <w:szCs w:val="22"/>
                <w:lang w:eastAsia="en-CA"/>
              </w:rPr>
            </w:pPr>
            <w:r>
              <w:rPr>
                <w:rFonts w:asciiTheme="minorHAnsi" w:hAnsiTheme="minorHAnsi" w:cs="Calibri"/>
                <w:color w:val="auto"/>
                <w:sz w:val="22"/>
                <w:szCs w:val="22"/>
              </w:rPr>
              <w:t>{0}: 30 Days</w:t>
            </w:r>
          </w:p>
        </w:tc>
      </w:tr>
      <w:tr w:rsidR="00A7280D" w:rsidRPr="0085712F" w14:paraId="212897E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054B9B1"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D646FFA" w14:textId="1DB68D9E" w:rsidR="00A7280D" w:rsidRPr="006100CE" w:rsidRDefault="00BC6BED"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3B21B113"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581EC2"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8A0C7E7" w14:textId="77777777" w:rsidR="00A7280D" w:rsidRPr="006100CE" w:rsidRDefault="00A7280D" w:rsidP="00DE0D03">
            <w:pPr>
              <w:spacing w:before="60" w:after="60" w:line="240" w:lineRule="auto"/>
              <w:ind w:left="0"/>
              <w:rPr>
                <w:rFonts w:asciiTheme="minorHAnsi" w:hAnsiTheme="minorHAnsi"/>
                <w:sz w:val="22"/>
                <w:szCs w:val="22"/>
                <w:lang w:eastAsia="en-CA"/>
              </w:rPr>
            </w:pPr>
          </w:p>
        </w:tc>
      </w:tr>
      <w:tr w:rsidR="00A7280D" w:rsidRPr="00685D24" w14:paraId="5BB46859"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92FCAC"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FF41300"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189A989" w14:textId="77777777" w:rsidR="004C6B37" w:rsidRDefault="004C6B37" w:rsidP="004C6B37">
            <w:pPr>
              <w:ind w:left="0"/>
              <w:rPr>
                <w:rFonts w:asciiTheme="minorHAnsi" w:hAnsiTheme="minorHAnsi"/>
                <w:sz w:val="22"/>
                <w:szCs w:val="22"/>
                <w:lang w:val="en-US" w:eastAsia="en-CA"/>
              </w:rPr>
            </w:pPr>
            <w:r>
              <w:rPr>
                <w:rFonts w:asciiTheme="minorHAnsi" w:hAnsiTheme="minorHAnsi"/>
                <w:sz w:val="22"/>
                <w:szCs w:val="22"/>
                <w:lang w:val="en-US" w:eastAsia="en-CA"/>
              </w:rPr>
              <w:t>CS 20170419:</w:t>
            </w:r>
          </w:p>
          <w:p w14:paraId="4939D1FF" w14:textId="77777777" w:rsidR="004C6B37" w:rsidRDefault="004C6B37"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HOOPP to revise wording.</w:t>
            </w:r>
          </w:p>
          <w:p w14:paraId="4A3A0CC3" w14:textId="77777777" w:rsidR="004C6B37" w:rsidRPr="004C6B37" w:rsidRDefault="004C6B37"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Ready for sign-off WorkShop #5.</w:t>
            </w:r>
          </w:p>
          <w:p w14:paraId="3008689C" w14:textId="77777777" w:rsidR="004C6B37" w:rsidRDefault="00A7280D" w:rsidP="00A75197">
            <w:pPr>
              <w:ind w:left="0"/>
              <w:rPr>
                <w:rFonts w:asciiTheme="minorHAnsi" w:hAnsiTheme="minorHAnsi"/>
                <w:sz w:val="22"/>
                <w:szCs w:val="22"/>
                <w:lang w:eastAsia="en-CA"/>
              </w:rPr>
            </w:pPr>
            <w:r>
              <w:rPr>
                <w:rFonts w:asciiTheme="minorHAnsi" w:hAnsiTheme="minorHAnsi"/>
                <w:sz w:val="22"/>
                <w:szCs w:val="22"/>
                <w:lang w:eastAsia="en-CA"/>
              </w:rPr>
              <w:t xml:space="preserve">MS 20170227: </w:t>
            </w:r>
          </w:p>
          <w:p w14:paraId="4DA2055C" w14:textId="77777777" w:rsidR="00A7280D" w:rsidRPr="004C6B37" w:rsidRDefault="00A7280D" w:rsidP="003410B0">
            <w:pPr>
              <w:pStyle w:val="ListParagraph"/>
              <w:numPr>
                <w:ilvl w:val="0"/>
                <w:numId w:val="8"/>
              </w:numPr>
              <w:rPr>
                <w:rFonts w:asciiTheme="minorHAnsi" w:hAnsiTheme="minorHAnsi"/>
                <w:sz w:val="22"/>
                <w:szCs w:val="22"/>
                <w:lang w:val="en-US" w:eastAsia="en-CA"/>
              </w:rPr>
            </w:pPr>
            <w:r w:rsidRPr="004C6B37">
              <w:rPr>
                <w:rFonts w:asciiTheme="minorHAnsi" w:hAnsiTheme="minorHAnsi"/>
                <w:sz w:val="22"/>
                <w:szCs w:val="22"/>
                <w:lang w:eastAsia="en-CA"/>
              </w:rPr>
              <w:t>Right now the 30 days (NN) is not configurable.  Should this need to be modified a request will need to be made to a programmer.</w:t>
            </w:r>
          </w:p>
        </w:tc>
      </w:tr>
    </w:tbl>
    <w:p w14:paraId="3313F493" w14:textId="77777777" w:rsidR="00A15F40" w:rsidRPr="00685D24" w:rsidRDefault="00A15F40" w:rsidP="00A15F40">
      <w:pPr>
        <w:spacing w:before="0" w:after="0" w:line="240" w:lineRule="auto"/>
        <w:ind w:left="0"/>
        <w:rPr>
          <w:lang w:val="en-US"/>
        </w:rPr>
      </w:pPr>
    </w:p>
    <w:p w14:paraId="1F9A87DE" w14:textId="77777777" w:rsidR="00BE0B3D" w:rsidRPr="00685D24" w:rsidRDefault="00BE0B3D">
      <w:pPr>
        <w:spacing w:before="0" w:after="0" w:line="240" w:lineRule="auto"/>
        <w:ind w:left="0"/>
        <w:rPr>
          <w:lang w:val="en-US"/>
        </w:rPr>
      </w:pPr>
      <w:r w:rsidRPr="00685D24">
        <w:rPr>
          <w:lang w:val="en-US"/>
        </w:rPr>
        <w:br w:type="page"/>
      </w:r>
    </w:p>
    <w:p w14:paraId="065B08AC" w14:textId="77777777" w:rsidR="00BE0B3D" w:rsidRPr="006B06A8" w:rsidRDefault="00BE0B3D" w:rsidP="00BE0B3D">
      <w:pPr>
        <w:pStyle w:val="Heading3"/>
      </w:pPr>
      <w:r w:rsidRPr="006B06A8">
        <w:t>Validation –</w:t>
      </w:r>
      <w:r>
        <w:t xml:space="preserve"> </w:t>
      </w:r>
      <w:r w:rsidR="00F16FB8">
        <w:t xml:space="preserve">Valid </w:t>
      </w:r>
      <w:r w:rsidR="009379DE">
        <w:t>Postal Code P</w:t>
      </w:r>
      <w:r>
        <w:t>rovided</w:t>
      </w:r>
    </w:p>
    <w:p w14:paraId="6D686AB9" w14:textId="77777777" w:rsidR="00BE0B3D" w:rsidRPr="006B06A8" w:rsidRDefault="00BE0B3D"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BE0B3D" w14:paraId="4D64DD00"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9D33CE8" w14:textId="77777777" w:rsidR="00BE0B3D" w:rsidRDefault="00BE0B3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17D47A4F" w14:textId="548E3B03" w:rsidR="00BE0B3D" w:rsidRPr="00AF4250" w:rsidRDefault="00BE0B3D" w:rsidP="00642773">
            <w:pPr>
              <w:pStyle w:val="Heading1"/>
              <w:rPr>
                <w:lang w:val="en-US"/>
              </w:rPr>
            </w:pPr>
            <w:bookmarkStart w:id="607" w:name="_Toc479243677"/>
            <w:bookmarkStart w:id="608" w:name="_Toc43372907"/>
            <w:r w:rsidRPr="00AF4250">
              <w:rPr>
                <w:lang w:val="en-US"/>
              </w:rPr>
              <w:t>B1</w:t>
            </w:r>
            <w:r>
              <w:rPr>
                <w:lang w:val="en-US"/>
              </w:rPr>
              <w:t>61</w:t>
            </w:r>
            <w:r w:rsidRPr="00AF4250">
              <w:rPr>
                <w:lang w:val="en-US"/>
              </w:rPr>
              <w:t>_</w:t>
            </w:r>
            <w:r w:rsidR="00F16FB8">
              <w:rPr>
                <w:lang w:val="en-US"/>
              </w:rPr>
              <w:t>Valid</w:t>
            </w:r>
            <w:r w:rsidR="00450584">
              <w:rPr>
                <w:lang w:val="en-US"/>
              </w:rPr>
              <w:t>PostalCode</w:t>
            </w:r>
            <w:r w:rsidR="006F738F">
              <w:rPr>
                <w:lang w:val="en-US"/>
              </w:rPr>
              <w:t>P</w:t>
            </w:r>
            <w:r w:rsidR="00450584">
              <w:rPr>
                <w:lang w:val="en-US"/>
              </w:rPr>
              <w:t>rovided</w:t>
            </w:r>
            <w:bookmarkEnd w:id="607"/>
            <w:r w:rsidR="001E6E7F">
              <w:rPr>
                <w:lang w:val="en-US"/>
              </w:rPr>
              <w:t xml:space="preserve"> (</w:t>
            </w:r>
            <w:r w:rsidR="00664A81">
              <w:rPr>
                <w:lang w:val="en-US"/>
              </w:rPr>
              <w:t>R</w:t>
            </w:r>
            <w:r w:rsidR="001E6E7F">
              <w:rPr>
                <w:lang w:val="en-US"/>
              </w:rPr>
              <w:t>emoved)</w:t>
            </w:r>
            <w:bookmarkEnd w:id="608"/>
          </w:p>
        </w:tc>
      </w:tr>
      <w:tr w:rsidR="00A7280D" w14:paraId="5E8722B5"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7F1A99"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42C3200" w14:textId="2F544559" w:rsidR="00A7280D" w:rsidRPr="00D747D6" w:rsidRDefault="00533EB7" w:rsidP="00DE0D03">
            <w:pPr>
              <w:spacing w:before="60" w:after="60" w:line="240" w:lineRule="auto"/>
              <w:ind w:left="0"/>
              <w:rPr>
                <w:rFonts w:asciiTheme="minorHAnsi" w:eastAsia="Times New Roman" w:hAnsiTheme="minorHAnsi" w:cs="Calibri"/>
                <w:strike/>
                <w:color w:val="auto"/>
                <w:sz w:val="22"/>
                <w:szCs w:val="22"/>
                <w:lang w:eastAsia="en-CA"/>
              </w:rPr>
            </w:pPr>
            <w:r w:rsidRPr="00D747D6">
              <w:rPr>
                <w:rFonts w:asciiTheme="minorHAnsi" w:eastAsia="Times New Roman" w:hAnsiTheme="minorHAnsi" w:cs="Calibri"/>
                <w:strike/>
                <w:color w:val="auto"/>
                <w:sz w:val="22"/>
                <w:szCs w:val="22"/>
                <w:lang w:eastAsia="en-CA"/>
              </w:rPr>
              <w:t>TBD</w:t>
            </w:r>
          </w:p>
        </w:tc>
      </w:tr>
      <w:tr w:rsidR="00A7280D" w14:paraId="251CC43C"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14B6B93"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56A9682" w14:textId="1D237B54" w:rsidR="00A7280D" w:rsidRPr="00D747D6" w:rsidRDefault="00074AA9" w:rsidP="00DE0D03">
            <w:pPr>
              <w:spacing w:before="60" w:after="60" w:line="240" w:lineRule="auto"/>
              <w:ind w:left="0"/>
              <w:rPr>
                <w:rFonts w:asciiTheme="minorHAnsi" w:eastAsia="Times New Roman" w:hAnsiTheme="minorHAnsi" w:cs="Calibri"/>
                <w:strike/>
                <w:color w:val="auto"/>
                <w:sz w:val="22"/>
                <w:szCs w:val="22"/>
                <w:lang w:eastAsia="en-CA"/>
              </w:rPr>
            </w:pPr>
            <w:r w:rsidRPr="00D747D6">
              <w:rPr>
                <w:rFonts w:asciiTheme="minorHAnsi" w:eastAsia="Times New Roman" w:hAnsiTheme="minorHAnsi" w:cs="Calibri"/>
                <w:strike/>
                <w:color w:val="auto"/>
                <w:sz w:val="22"/>
                <w:szCs w:val="22"/>
                <w:lang w:eastAsia="en-CA"/>
              </w:rPr>
              <w:t>2</w:t>
            </w:r>
            <w:r w:rsidRPr="00D747D6">
              <w:rPr>
                <w:rFonts w:asciiTheme="minorHAnsi" w:eastAsia="Times New Roman" w:hAnsiTheme="minorHAnsi" w:cs="Calibri"/>
                <w:strike/>
                <w:color w:val="auto"/>
                <w:sz w:val="22"/>
                <w:szCs w:val="22"/>
                <w:vertAlign w:val="superscript"/>
                <w:lang w:eastAsia="en-CA"/>
              </w:rPr>
              <w:t>nd</w:t>
            </w:r>
            <w:r w:rsidRPr="00D747D6">
              <w:rPr>
                <w:rFonts w:asciiTheme="minorHAnsi" w:eastAsia="Times New Roman" w:hAnsiTheme="minorHAnsi" w:cs="Calibri"/>
                <w:strike/>
                <w:color w:val="auto"/>
                <w:sz w:val="22"/>
                <w:szCs w:val="22"/>
                <w:lang w:eastAsia="en-CA"/>
              </w:rPr>
              <w:t xml:space="preserve"> level validation</w:t>
            </w:r>
          </w:p>
        </w:tc>
      </w:tr>
      <w:tr w:rsidR="00A7280D" w14:paraId="32B4E40F"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BA0E9EB"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73AB815" w14:textId="77777777" w:rsidR="00A7280D" w:rsidRPr="00D747D6" w:rsidRDefault="00A7280D" w:rsidP="00DE0D03">
            <w:pPr>
              <w:spacing w:before="60" w:after="60" w:line="240" w:lineRule="auto"/>
              <w:ind w:left="0"/>
              <w:rPr>
                <w:rFonts w:asciiTheme="minorHAnsi" w:eastAsia="Times New Roman" w:hAnsiTheme="minorHAnsi" w:cs="Calibri"/>
                <w:strike/>
                <w:color w:val="auto"/>
                <w:sz w:val="22"/>
                <w:szCs w:val="22"/>
                <w:lang w:eastAsia="en-CA"/>
              </w:rPr>
            </w:pPr>
            <w:r w:rsidRPr="00D747D6">
              <w:rPr>
                <w:rFonts w:asciiTheme="minorHAnsi" w:eastAsia="Times New Roman" w:hAnsiTheme="minorHAnsi" w:cs="Calibri"/>
                <w:strike/>
                <w:color w:val="auto"/>
                <w:sz w:val="22"/>
                <w:szCs w:val="22"/>
                <w:lang w:eastAsia="en-CA"/>
              </w:rPr>
              <w:t>Enrolment, Event-Death</w:t>
            </w:r>
          </w:p>
        </w:tc>
      </w:tr>
      <w:tr w:rsidR="00A7280D" w14:paraId="7E07D301"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9DD28A"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1A2CFBA" w14:textId="77777777" w:rsidR="00A7280D" w:rsidRPr="00D747D6" w:rsidRDefault="00A7280D" w:rsidP="00DE0D03">
            <w:pPr>
              <w:spacing w:before="60" w:after="60" w:line="240" w:lineRule="auto"/>
              <w:ind w:left="0"/>
              <w:rPr>
                <w:rFonts w:asciiTheme="minorHAnsi" w:hAnsiTheme="minorHAnsi"/>
                <w:strike/>
                <w:sz w:val="22"/>
                <w:szCs w:val="22"/>
                <w:lang w:eastAsia="en-CA"/>
              </w:rPr>
            </w:pPr>
            <w:r w:rsidRPr="00D747D6">
              <w:rPr>
                <w:rFonts w:asciiTheme="minorHAnsi" w:hAnsiTheme="minorHAnsi"/>
                <w:strike/>
                <w:sz w:val="22"/>
                <w:szCs w:val="22"/>
                <w:lang w:eastAsia="en-CA"/>
              </w:rPr>
              <w:t xml:space="preserve">Complete Member Error </w:t>
            </w:r>
          </w:p>
        </w:tc>
      </w:tr>
      <w:tr w:rsidR="00A7280D" w14:paraId="65868CC8"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D36D5A9"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BAF7775" w14:textId="77777777" w:rsidR="00A7280D" w:rsidRPr="00D747D6" w:rsidRDefault="00A7280D" w:rsidP="00DE0D03">
            <w:pPr>
              <w:spacing w:before="60" w:after="60" w:line="240" w:lineRule="auto"/>
              <w:ind w:left="0"/>
              <w:rPr>
                <w:rFonts w:asciiTheme="minorHAnsi" w:eastAsia="Times New Roman" w:hAnsiTheme="minorHAnsi" w:cs="Calibri"/>
                <w:strike/>
                <w:color w:val="auto"/>
                <w:sz w:val="22"/>
                <w:szCs w:val="22"/>
                <w:lang w:eastAsia="en-CA"/>
              </w:rPr>
            </w:pPr>
            <w:r w:rsidRPr="00D747D6">
              <w:rPr>
                <w:rFonts w:asciiTheme="minorHAnsi" w:hAnsiTheme="minorHAnsi"/>
                <w:strike/>
                <w:sz w:val="22"/>
                <w:szCs w:val="22"/>
                <w:lang w:eastAsia="en-CA"/>
              </w:rPr>
              <w:t>Public</w:t>
            </w:r>
          </w:p>
        </w:tc>
      </w:tr>
      <w:tr w:rsidR="00A7280D" w:rsidRPr="00A61AB1" w14:paraId="0C8DC968"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D3C738"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88EA521"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361D181" w14:textId="77777777" w:rsidR="00A7280D" w:rsidRPr="00D747D6" w:rsidRDefault="00A7280D" w:rsidP="00450584">
            <w:pPr>
              <w:ind w:left="0"/>
              <w:rPr>
                <w:rFonts w:asciiTheme="minorHAnsi" w:hAnsiTheme="minorHAnsi"/>
                <w:strike/>
                <w:sz w:val="22"/>
                <w:szCs w:val="22"/>
                <w:lang w:eastAsia="en-CA"/>
              </w:rPr>
            </w:pPr>
            <w:r w:rsidRPr="00D747D6">
              <w:rPr>
                <w:rFonts w:asciiTheme="minorHAnsi" w:hAnsiTheme="minorHAnsi"/>
                <w:strike/>
                <w:sz w:val="22"/>
                <w:szCs w:val="22"/>
                <w:lang w:eastAsia="en-CA"/>
              </w:rPr>
              <w:t>Validation performed against Canada post information to ensure valid postal code has been provided.</w:t>
            </w:r>
          </w:p>
          <w:p w14:paraId="0AAF3EFF" w14:textId="77777777" w:rsidR="00A7280D" w:rsidRPr="00D747D6" w:rsidRDefault="00A7280D" w:rsidP="00450584">
            <w:pPr>
              <w:ind w:left="0"/>
              <w:rPr>
                <w:rFonts w:asciiTheme="minorHAnsi" w:hAnsiTheme="minorHAnsi"/>
                <w:strike/>
                <w:sz w:val="22"/>
                <w:szCs w:val="22"/>
                <w:lang w:eastAsia="en-CA"/>
              </w:rPr>
            </w:pPr>
            <w:r w:rsidRPr="00D747D6">
              <w:rPr>
                <w:rFonts w:asciiTheme="minorHAnsi" w:hAnsiTheme="minorHAnsi"/>
                <w:strike/>
                <w:sz w:val="22"/>
                <w:szCs w:val="22"/>
                <w:lang w:eastAsia="en-CA"/>
              </w:rPr>
              <w:t>Error; if Postal code does not exist in Canada Post information.</w:t>
            </w:r>
          </w:p>
          <w:p w14:paraId="00107D4E" w14:textId="77777777" w:rsidR="00A7280D" w:rsidRPr="00D747D6" w:rsidRDefault="00A7280D" w:rsidP="00450584">
            <w:pPr>
              <w:ind w:left="0"/>
              <w:rPr>
                <w:rFonts w:asciiTheme="minorHAnsi" w:hAnsiTheme="minorHAnsi"/>
                <w:strike/>
                <w:sz w:val="22"/>
                <w:szCs w:val="22"/>
                <w:lang w:eastAsia="en-CA"/>
              </w:rPr>
            </w:pPr>
            <w:r w:rsidRPr="00D747D6">
              <w:rPr>
                <w:rFonts w:asciiTheme="minorHAnsi" w:hAnsiTheme="minorHAnsi"/>
                <w:strike/>
                <w:sz w:val="22"/>
                <w:szCs w:val="22"/>
                <w:lang w:eastAsia="en-CA"/>
              </w:rPr>
              <w:t>Only performed if:</w:t>
            </w:r>
          </w:p>
          <w:p w14:paraId="13A3C373" w14:textId="77777777" w:rsidR="00A7280D" w:rsidRPr="00D747D6" w:rsidRDefault="00A7280D" w:rsidP="00450584">
            <w:pPr>
              <w:ind w:left="0"/>
              <w:rPr>
                <w:rFonts w:asciiTheme="minorHAnsi" w:hAnsiTheme="minorHAnsi"/>
                <w:strike/>
                <w:sz w:val="22"/>
                <w:szCs w:val="22"/>
                <w:lang w:val="en-US" w:eastAsia="en-CA"/>
              </w:rPr>
            </w:pPr>
            <w:r w:rsidRPr="00D747D6">
              <w:rPr>
                <w:rFonts w:asciiTheme="minorHAnsi" w:hAnsiTheme="minorHAnsi"/>
                <w:strike/>
                <w:sz w:val="22"/>
                <w:szCs w:val="22"/>
                <w:lang w:eastAsia="en-CA"/>
              </w:rPr>
              <w:t>New enrollment or Event type = DBR; and country selected  = Canada</w:t>
            </w:r>
          </w:p>
        </w:tc>
      </w:tr>
      <w:tr w:rsidR="00A7280D" w:rsidRPr="009151F9" w14:paraId="3DE6C8BB"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6744583"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59B72C0" w14:textId="77777777" w:rsidR="00A7280D" w:rsidRPr="00D747D6" w:rsidRDefault="00A7280D" w:rsidP="00D87D80">
            <w:pPr>
              <w:ind w:left="0"/>
              <w:rPr>
                <w:rFonts w:asciiTheme="minorHAnsi" w:hAnsiTheme="minorHAnsi"/>
                <w:strike/>
                <w:sz w:val="22"/>
                <w:szCs w:val="22"/>
                <w:lang w:eastAsia="en-CA"/>
              </w:rPr>
            </w:pPr>
            <w:r w:rsidRPr="00D747D6">
              <w:rPr>
                <w:rFonts w:asciiTheme="minorHAnsi" w:hAnsiTheme="minorHAnsi"/>
                <w:strike/>
                <w:sz w:val="22"/>
                <w:szCs w:val="22"/>
                <w:lang w:eastAsia="en-CA"/>
              </w:rPr>
              <w:t>Reject the member if:</w:t>
            </w:r>
          </w:p>
          <w:p w14:paraId="578DEDF0" w14:textId="77777777" w:rsidR="00A7280D" w:rsidRPr="00D747D6" w:rsidRDefault="00A7280D" w:rsidP="00D87D80">
            <w:pPr>
              <w:ind w:left="1440"/>
              <w:rPr>
                <w:rFonts w:asciiTheme="minorHAnsi" w:hAnsiTheme="minorHAnsi"/>
                <w:strike/>
                <w:sz w:val="22"/>
                <w:szCs w:val="22"/>
                <w:lang w:eastAsia="en-CA"/>
              </w:rPr>
            </w:pPr>
            <w:r w:rsidRPr="00D747D6">
              <w:rPr>
                <w:rFonts w:asciiTheme="minorHAnsi" w:hAnsiTheme="minorHAnsi"/>
                <w:strike/>
                <w:sz w:val="22"/>
                <w:szCs w:val="22"/>
                <w:lang w:eastAsia="en-CA"/>
              </w:rPr>
              <w:t>Verification of File.PostalCodeZipCode against Canada Post information.</w:t>
            </w:r>
          </w:p>
          <w:p w14:paraId="7AEE073F" w14:textId="77777777" w:rsidR="00A7280D" w:rsidRPr="00D747D6" w:rsidRDefault="00A7280D" w:rsidP="00D87D80">
            <w:pPr>
              <w:ind w:left="1440"/>
              <w:rPr>
                <w:rFonts w:asciiTheme="minorHAnsi" w:hAnsiTheme="minorHAnsi"/>
                <w:strike/>
                <w:sz w:val="22"/>
                <w:szCs w:val="22"/>
                <w:lang w:eastAsia="en-CA"/>
              </w:rPr>
            </w:pPr>
            <w:r w:rsidRPr="00D747D6">
              <w:rPr>
                <w:rFonts w:asciiTheme="minorHAnsi" w:hAnsiTheme="minorHAnsi"/>
                <w:strike/>
                <w:sz w:val="22"/>
                <w:szCs w:val="22"/>
                <w:lang w:eastAsia="en-CA"/>
              </w:rPr>
              <w:t xml:space="preserve">where File.Country=CA </w:t>
            </w:r>
          </w:p>
          <w:p w14:paraId="1898EDC8" w14:textId="77777777" w:rsidR="00A7280D" w:rsidRPr="00D747D6" w:rsidRDefault="00A7280D" w:rsidP="00F71AC7">
            <w:pPr>
              <w:ind w:left="0"/>
              <w:rPr>
                <w:rFonts w:asciiTheme="minorHAnsi" w:hAnsiTheme="minorHAnsi"/>
                <w:strike/>
                <w:sz w:val="22"/>
                <w:szCs w:val="22"/>
                <w:lang w:eastAsia="en-CA"/>
              </w:rPr>
            </w:pPr>
            <w:r w:rsidRPr="00D747D6">
              <w:rPr>
                <w:rFonts w:asciiTheme="minorHAnsi" w:hAnsiTheme="minorHAnsi"/>
                <w:strike/>
                <w:sz w:val="22"/>
                <w:szCs w:val="22"/>
                <w:lang w:eastAsia="en-CA"/>
              </w:rPr>
              <w:t>Proves incorrect.</w:t>
            </w:r>
          </w:p>
        </w:tc>
      </w:tr>
      <w:tr w:rsidR="00A7280D" w:rsidRPr="00A61AB1" w14:paraId="0706AF00"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9AF74D1"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B214952" w14:textId="77777777" w:rsidR="00A7280D" w:rsidRPr="00D747D6" w:rsidRDefault="00A7280D" w:rsidP="00DE0D03">
            <w:pPr>
              <w:pStyle w:val="NormalWeb"/>
              <w:spacing w:line="276" w:lineRule="auto"/>
              <w:rPr>
                <w:rFonts w:asciiTheme="minorHAnsi" w:hAnsiTheme="minorHAnsi"/>
                <w:strike/>
                <w:color w:val="000000"/>
                <w:sz w:val="22"/>
                <w:szCs w:val="22"/>
                <w:lang w:val="en-CA"/>
              </w:rPr>
            </w:pPr>
          </w:p>
        </w:tc>
      </w:tr>
      <w:tr w:rsidR="008D5089" w:rsidRPr="00A61AB1" w14:paraId="4E15EFFB"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6744F2B" w14:textId="77777777" w:rsidR="008D5089" w:rsidRDefault="008D5089" w:rsidP="008D508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70DF8FD" w14:textId="02BF7A9B" w:rsidR="008D5089" w:rsidRPr="00D747D6" w:rsidRDefault="008D5089" w:rsidP="008D5089">
            <w:pPr>
              <w:pStyle w:val="NormalWeb"/>
              <w:spacing w:line="276" w:lineRule="auto"/>
              <w:rPr>
                <w:rFonts w:asciiTheme="minorHAnsi" w:hAnsiTheme="minorHAnsi"/>
                <w:strike/>
                <w:color w:val="000000"/>
                <w:sz w:val="22"/>
                <w:szCs w:val="22"/>
                <w:lang w:val="en-CA"/>
              </w:rPr>
            </w:pPr>
            <w:r w:rsidRPr="00D747D6">
              <w:rPr>
                <w:rFonts w:asciiTheme="minorHAnsi" w:hAnsiTheme="minorHAnsi"/>
                <w:strike/>
                <w:color w:val="000000"/>
                <w:sz w:val="22"/>
                <w:szCs w:val="22"/>
                <w:lang w:val="en-CA"/>
              </w:rPr>
              <w:t>Invalid postal code provided.</w:t>
            </w:r>
          </w:p>
        </w:tc>
      </w:tr>
      <w:tr w:rsidR="008D5089" w:rsidRPr="00A61AB1" w14:paraId="013A1C15"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AA44381" w14:textId="77777777" w:rsidR="008D5089" w:rsidRDefault="008D5089" w:rsidP="008D508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ABE851A" w14:textId="77777777" w:rsidR="008D5089" w:rsidRDefault="008D5089" w:rsidP="008D508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A051D1A" w14:textId="06CF3466" w:rsidR="008D5089" w:rsidRPr="00D747D6" w:rsidRDefault="008D5089" w:rsidP="008D5089">
            <w:pPr>
              <w:spacing w:before="60" w:after="60"/>
              <w:ind w:left="0"/>
              <w:rPr>
                <w:rFonts w:asciiTheme="minorHAnsi" w:hAnsiTheme="minorHAnsi"/>
                <w:strike/>
                <w:sz w:val="22"/>
                <w:szCs w:val="22"/>
                <w:lang w:eastAsia="en-CA"/>
              </w:rPr>
            </w:pPr>
            <w:r w:rsidRPr="00D747D6">
              <w:rPr>
                <w:rFonts w:asciiTheme="minorHAnsi" w:hAnsiTheme="minorHAnsi"/>
                <w:strike/>
                <w:sz w:val="22"/>
                <w:szCs w:val="22"/>
              </w:rPr>
              <w:t>Invalid postal code provided.</w:t>
            </w:r>
          </w:p>
        </w:tc>
      </w:tr>
      <w:tr w:rsidR="00A7280D" w:rsidRPr="0085712F" w14:paraId="4B13E0E5"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D53F67F" w14:textId="77777777" w:rsidR="00A7280D" w:rsidRPr="0085712F" w:rsidRDefault="00A7280D" w:rsidP="00DE0D03">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92427B4" w14:textId="77777777" w:rsidR="00A7280D" w:rsidRPr="00D747D6" w:rsidRDefault="00A7280D">
            <w:pPr>
              <w:ind w:left="1440"/>
              <w:rPr>
                <w:rFonts w:asciiTheme="minorHAnsi" w:hAnsiTheme="minorHAnsi"/>
                <w:strike/>
                <w:sz w:val="22"/>
                <w:szCs w:val="22"/>
                <w:lang w:eastAsia="en-CA"/>
              </w:rPr>
            </w:pPr>
          </w:p>
        </w:tc>
      </w:tr>
      <w:tr w:rsidR="00A7280D" w:rsidRPr="0085712F" w14:paraId="6F9D134D"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4A791BC"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B8EC80B" w14:textId="77777777" w:rsidR="00A7280D" w:rsidRPr="00D747D6" w:rsidRDefault="00A7280D" w:rsidP="00DE0D03">
            <w:pPr>
              <w:spacing w:before="60" w:after="60" w:line="240" w:lineRule="auto"/>
              <w:ind w:left="0"/>
              <w:rPr>
                <w:rFonts w:asciiTheme="minorHAnsi" w:hAnsiTheme="minorHAnsi"/>
                <w:strike/>
                <w:sz w:val="22"/>
                <w:szCs w:val="22"/>
                <w:lang w:eastAsia="en-CA"/>
              </w:rPr>
            </w:pPr>
            <w:r w:rsidRPr="00D747D6">
              <w:rPr>
                <w:rFonts w:asciiTheme="minorHAnsi" w:hAnsiTheme="minorHAnsi"/>
                <w:strike/>
                <w:sz w:val="22"/>
                <w:szCs w:val="22"/>
                <w:lang w:eastAsia="en-CA"/>
              </w:rPr>
              <w:t>None</w:t>
            </w:r>
          </w:p>
        </w:tc>
      </w:tr>
      <w:tr w:rsidR="00A7280D" w:rsidRPr="0085712F" w14:paraId="21125B4D"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FA71D9"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DEE7BDB" w14:textId="77777777" w:rsidR="00A7280D" w:rsidRPr="00D747D6" w:rsidRDefault="00A7280D" w:rsidP="00DE0D03">
            <w:pPr>
              <w:spacing w:before="60" w:after="60" w:line="240" w:lineRule="auto"/>
              <w:ind w:left="0"/>
              <w:rPr>
                <w:rFonts w:asciiTheme="minorHAnsi" w:hAnsiTheme="minorHAnsi"/>
                <w:strike/>
                <w:sz w:val="22"/>
                <w:szCs w:val="22"/>
                <w:lang w:eastAsia="en-CA"/>
              </w:rPr>
            </w:pPr>
          </w:p>
        </w:tc>
      </w:tr>
      <w:tr w:rsidR="00A7280D" w:rsidRPr="000063CF" w14:paraId="61F93E6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454B2C"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561CBA5"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619E75A" w14:textId="77777777" w:rsidR="00D747D6" w:rsidRDefault="00D747D6" w:rsidP="008D5089">
            <w:pPr>
              <w:ind w:left="0"/>
              <w:rPr>
                <w:rFonts w:asciiTheme="minorHAnsi" w:hAnsiTheme="minorHAnsi"/>
                <w:sz w:val="22"/>
                <w:szCs w:val="22"/>
                <w:lang w:val="en-US" w:eastAsia="en-CA"/>
              </w:rPr>
            </w:pPr>
            <w:r>
              <w:rPr>
                <w:rFonts w:asciiTheme="minorHAnsi" w:hAnsiTheme="minorHAnsi"/>
                <w:sz w:val="22"/>
                <w:szCs w:val="22"/>
                <w:lang w:val="en-US" w:eastAsia="en-CA"/>
              </w:rPr>
              <w:t>CS 20170502:</w:t>
            </w:r>
          </w:p>
          <w:p w14:paraId="3ACD3E4E" w14:textId="63707506" w:rsidR="00D747D6" w:rsidRPr="00D747D6" w:rsidRDefault="00D747D6"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B161, B163 and B164 no longer required as B165 will be validating entire address.</w:t>
            </w:r>
          </w:p>
          <w:p w14:paraId="1DE42050" w14:textId="34841F42" w:rsidR="008D5089" w:rsidRDefault="008D5089" w:rsidP="008D5089">
            <w:pPr>
              <w:ind w:left="0"/>
              <w:rPr>
                <w:rFonts w:asciiTheme="minorHAnsi" w:hAnsiTheme="minorHAnsi"/>
                <w:sz w:val="22"/>
                <w:szCs w:val="22"/>
                <w:lang w:val="en-US" w:eastAsia="en-CA"/>
              </w:rPr>
            </w:pPr>
            <w:r>
              <w:rPr>
                <w:rFonts w:asciiTheme="minorHAnsi" w:hAnsiTheme="minorHAnsi"/>
                <w:sz w:val="22"/>
                <w:szCs w:val="22"/>
                <w:lang w:val="en-US" w:eastAsia="en-CA"/>
              </w:rPr>
              <w:t xml:space="preserve">AD 20170501: </w:t>
            </w:r>
          </w:p>
          <w:p w14:paraId="62D69A35" w14:textId="48C8798B" w:rsidR="008D5089" w:rsidRPr="00D747D6" w:rsidRDefault="008D5089"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Ready for sign off.  </w:t>
            </w:r>
          </w:p>
          <w:p w14:paraId="0E3945F3" w14:textId="77777777" w:rsidR="00CA303C" w:rsidRDefault="00CA303C" w:rsidP="00FC7C53">
            <w:pPr>
              <w:ind w:left="0"/>
              <w:rPr>
                <w:rFonts w:asciiTheme="minorHAnsi" w:hAnsiTheme="minorHAnsi"/>
                <w:sz w:val="22"/>
                <w:szCs w:val="22"/>
                <w:lang w:val="en-US" w:eastAsia="en-CA"/>
              </w:rPr>
            </w:pPr>
            <w:r>
              <w:rPr>
                <w:rFonts w:asciiTheme="minorHAnsi" w:hAnsiTheme="minorHAnsi"/>
                <w:sz w:val="22"/>
                <w:szCs w:val="22"/>
                <w:lang w:val="en-US" w:eastAsia="en-CA"/>
              </w:rPr>
              <w:t xml:space="preserve">CS 20170425: </w:t>
            </w:r>
          </w:p>
          <w:p w14:paraId="32462A29" w14:textId="6D665556" w:rsidR="00CA303C" w:rsidRDefault="00CA303C"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Carina to provide samples of what the NCode (B165) validation will look like.</w:t>
            </w:r>
          </w:p>
          <w:p w14:paraId="463D21CA" w14:textId="226AA208" w:rsidR="00CA303C" w:rsidRPr="00CA303C" w:rsidRDefault="00CA303C"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Once HOOPP sees </w:t>
            </w:r>
            <w:r w:rsidR="00074AA9">
              <w:rPr>
                <w:rFonts w:asciiTheme="minorHAnsi" w:hAnsiTheme="minorHAnsi"/>
                <w:sz w:val="22"/>
                <w:szCs w:val="22"/>
                <w:lang w:val="en-US" w:eastAsia="en-CA"/>
              </w:rPr>
              <w:t>this</w:t>
            </w:r>
            <w:r>
              <w:rPr>
                <w:rFonts w:asciiTheme="minorHAnsi" w:hAnsiTheme="minorHAnsi"/>
                <w:sz w:val="22"/>
                <w:szCs w:val="22"/>
                <w:lang w:val="en-US" w:eastAsia="en-CA"/>
              </w:rPr>
              <w:t xml:space="preserve"> they are to evaluate if B161, B163 and B164 are required and if we can just keep B165 that validates the entire address.</w:t>
            </w:r>
          </w:p>
          <w:p w14:paraId="29490D01" w14:textId="494D6960" w:rsidR="00FC7C53" w:rsidRDefault="00FC7C53" w:rsidP="00FC7C53">
            <w:pPr>
              <w:ind w:left="0"/>
              <w:rPr>
                <w:rFonts w:asciiTheme="minorHAnsi" w:hAnsiTheme="minorHAnsi"/>
                <w:sz w:val="22"/>
                <w:szCs w:val="22"/>
                <w:lang w:val="en-US" w:eastAsia="en-CA"/>
              </w:rPr>
            </w:pPr>
            <w:r>
              <w:rPr>
                <w:rFonts w:asciiTheme="minorHAnsi" w:hAnsiTheme="minorHAnsi"/>
                <w:sz w:val="22"/>
                <w:szCs w:val="22"/>
                <w:lang w:val="en-US" w:eastAsia="en-CA"/>
              </w:rPr>
              <w:t>AD 20170423:</w:t>
            </w:r>
          </w:p>
          <w:p w14:paraId="248EA616" w14:textId="77777777" w:rsidR="000000EE" w:rsidRDefault="00FC7C53"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Would the split out validations still validate the entire address or just the postal code?  </w:t>
            </w:r>
            <w:r w:rsidR="000000EE">
              <w:rPr>
                <w:rFonts w:asciiTheme="minorHAnsi" w:hAnsiTheme="minorHAnsi"/>
                <w:sz w:val="22"/>
                <w:szCs w:val="22"/>
                <w:lang w:val="en-US" w:eastAsia="en-CA"/>
              </w:rPr>
              <w:t>Is this still needed along with vals B165?</w:t>
            </w:r>
          </w:p>
          <w:p w14:paraId="56DC273F" w14:textId="30259172" w:rsidR="00FC7C53" w:rsidRPr="00CA303C" w:rsidRDefault="000000EE"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How </w:t>
            </w:r>
            <w:r w:rsidR="00FC7C53">
              <w:rPr>
                <w:rFonts w:asciiTheme="minorHAnsi" w:hAnsiTheme="minorHAnsi"/>
                <w:sz w:val="22"/>
                <w:szCs w:val="22"/>
                <w:lang w:val="en-US" w:eastAsia="en-CA"/>
              </w:rPr>
              <w:t>does this compare to val B163?</w:t>
            </w:r>
          </w:p>
          <w:p w14:paraId="7284A6FE" w14:textId="1F31DC46" w:rsidR="00FC7C53" w:rsidRDefault="00FC7C53"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Does this val need to take into account the various postal code formats that can be submitted?  </w:t>
            </w:r>
          </w:p>
          <w:p w14:paraId="45BE1C1B" w14:textId="77777777" w:rsidR="00FC7C53" w:rsidRDefault="00FC7C53" w:rsidP="00C53E0D">
            <w:pPr>
              <w:ind w:left="0"/>
              <w:rPr>
                <w:rFonts w:asciiTheme="minorHAnsi" w:hAnsiTheme="minorHAnsi"/>
                <w:sz w:val="22"/>
                <w:szCs w:val="22"/>
                <w:lang w:val="en-US" w:eastAsia="en-CA"/>
              </w:rPr>
            </w:pPr>
          </w:p>
          <w:p w14:paraId="43CE7207" w14:textId="77777777" w:rsidR="00A7280D" w:rsidRPr="00C06604" w:rsidRDefault="00A7280D" w:rsidP="00C53E0D">
            <w:pPr>
              <w:ind w:left="0"/>
              <w:rPr>
                <w:rFonts w:asciiTheme="minorHAnsi" w:hAnsiTheme="minorHAnsi"/>
                <w:sz w:val="22"/>
                <w:szCs w:val="22"/>
                <w:lang w:val="en-US" w:eastAsia="en-CA"/>
              </w:rPr>
            </w:pPr>
            <w:r w:rsidRPr="00C53E0D">
              <w:rPr>
                <w:rFonts w:asciiTheme="minorHAnsi" w:hAnsiTheme="minorHAnsi"/>
                <w:sz w:val="22"/>
                <w:szCs w:val="22"/>
                <w:lang w:val="en-US" w:eastAsia="en-CA"/>
              </w:rPr>
              <w:t>MS 20170228: MS already has a validation, N Code, that validates the entire address and compares it to Canada Post.  We are currently investigating to see if we can split out the N Code validation, into separate validations.</w:t>
            </w:r>
          </w:p>
        </w:tc>
      </w:tr>
    </w:tbl>
    <w:p w14:paraId="31DBB050" w14:textId="08F87BF5" w:rsidR="00BE0B3D" w:rsidRPr="00C06604" w:rsidRDefault="00BE0B3D" w:rsidP="00BE0B3D">
      <w:pPr>
        <w:spacing w:before="0" w:after="0" w:line="240" w:lineRule="auto"/>
        <w:ind w:left="0"/>
        <w:rPr>
          <w:lang w:val="en-US"/>
        </w:rPr>
      </w:pPr>
    </w:p>
    <w:p w14:paraId="5407BE0F" w14:textId="77777777" w:rsidR="00B6482C" w:rsidRPr="00C06604" w:rsidRDefault="00B6482C">
      <w:pPr>
        <w:spacing w:before="0" w:after="0" w:line="240" w:lineRule="auto"/>
        <w:ind w:left="0"/>
        <w:rPr>
          <w:lang w:val="en-US"/>
        </w:rPr>
      </w:pPr>
      <w:r w:rsidRPr="00C06604">
        <w:rPr>
          <w:lang w:val="en-US"/>
        </w:rPr>
        <w:br w:type="page"/>
      </w:r>
    </w:p>
    <w:p w14:paraId="48132CDA" w14:textId="77777777" w:rsidR="00B6482C" w:rsidRPr="006B06A8" w:rsidRDefault="00B6482C" w:rsidP="00B6482C">
      <w:pPr>
        <w:pStyle w:val="Heading3"/>
      </w:pPr>
      <w:r w:rsidRPr="006B06A8">
        <w:t>Validation –</w:t>
      </w:r>
      <w:r>
        <w:t xml:space="preserve"> </w:t>
      </w:r>
      <w:r w:rsidR="009379DE">
        <w:t>Province/S</w:t>
      </w:r>
      <w:r w:rsidRPr="00B6482C">
        <w:t>tate</w:t>
      </w:r>
      <w:r w:rsidR="009379DE">
        <w:t xml:space="preserve"> P</w:t>
      </w:r>
      <w:r>
        <w:t>rovided</w:t>
      </w:r>
    </w:p>
    <w:p w14:paraId="22AC7426" w14:textId="77777777" w:rsidR="00B6482C" w:rsidRPr="006B06A8" w:rsidRDefault="00B6482C" w:rsidP="001E1672">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B6482C" w14:paraId="577FE5E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CF09E2F" w14:textId="77777777" w:rsidR="00B6482C" w:rsidRDefault="00B6482C"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5F15CBF" w14:textId="77777777" w:rsidR="00B6482C" w:rsidRPr="00AF4250" w:rsidRDefault="00B6482C" w:rsidP="00642773">
            <w:pPr>
              <w:pStyle w:val="Heading1"/>
              <w:rPr>
                <w:lang w:val="en-US"/>
              </w:rPr>
            </w:pPr>
            <w:bookmarkStart w:id="609" w:name="_Toc479243678"/>
            <w:bookmarkStart w:id="610" w:name="_Toc43372908"/>
            <w:r w:rsidRPr="00AF4250">
              <w:rPr>
                <w:lang w:val="en-US"/>
              </w:rPr>
              <w:t>B1</w:t>
            </w:r>
            <w:r>
              <w:rPr>
                <w:lang w:val="en-US"/>
              </w:rPr>
              <w:t>62</w:t>
            </w:r>
            <w:r w:rsidRPr="00AF4250">
              <w:rPr>
                <w:lang w:val="en-US"/>
              </w:rPr>
              <w:t>_</w:t>
            </w:r>
            <w:r>
              <w:t xml:space="preserve"> </w:t>
            </w:r>
            <w:r w:rsidR="006F738F">
              <w:rPr>
                <w:lang w:val="en-US"/>
              </w:rPr>
              <w:t>P</w:t>
            </w:r>
            <w:r w:rsidRPr="00B6482C">
              <w:rPr>
                <w:lang w:val="en-US"/>
              </w:rPr>
              <w:t>rovince/</w:t>
            </w:r>
            <w:r w:rsidR="006F738F">
              <w:rPr>
                <w:lang w:val="en-US"/>
              </w:rPr>
              <w:t>S</w:t>
            </w:r>
            <w:r w:rsidRPr="00B6482C">
              <w:rPr>
                <w:lang w:val="en-US"/>
              </w:rPr>
              <w:t>tate</w:t>
            </w:r>
            <w:r w:rsidR="006F738F">
              <w:rPr>
                <w:lang w:val="en-US"/>
              </w:rPr>
              <w:t>P</w:t>
            </w:r>
            <w:r>
              <w:rPr>
                <w:lang w:val="en-US"/>
              </w:rPr>
              <w:t>rovided</w:t>
            </w:r>
            <w:bookmarkEnd w:id="609"/>
            <w:bookmarkEnd w:id="610"/>
          </w:p>
        </w:tc>
      </w:tr>
      <w:tr w:rsidR="00A7280D" w14:paraId="3B3ED78F"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A39294"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E3B126D" w14:textId="18B30E19" w:rsidR="00A7280D" w:rsidRDefault="007F0E4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7859</w:t>
            </w:r>
          </w:p>
        </w:tc>
      </w:tr>
      <w:tr w:rsidR="00E15EC7" w14:paraId="58DFC061"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352741" w14:textId="1AE422B5" w:rsidR="00E15EC7" w:rsidRDefault="00E15EC7"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22FA527" w14:textId="68982AED" w:rsidR="00E15EC7" w:rsidRDefault="00796DF4"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Standard Validation Module</w:t>
            </w:r>
          </w:p>
        </w:tc>
      </w:tr>
      <w:tr w:rsidR="00A7280D" w14:paraId="32B2B631"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4E05B71"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E20FDBA" w14:textId="2E6DAD7B" w:rsidR="00A7280D" w:rsidRDefault="00533EB7"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533EB7">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11CA252F"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D0445AE"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7F1C972" w14:textId="6C7A3F03" w:rsidR="00A7280D" w:rsidRPr="00542AED" w:rsidRDefault="00A7280D" w:rsidP="001E1672">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Enrolment</w:t>
            </w:r>
          </w:p>
        </w:tc>
      </w:tr>
      <w:tr w:rsidR="00A7280D" w14:paraId="3D2D5D47"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3013ED7"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1D46B83" w14:textId="77777777" w:rsidR="00A7280D" w:rsidRDefault="00A7280D"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24B3D775"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0603AB9"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6B97B16" w14:textId="77777777" w:rsidR="00A7280D" w:rsidRPr="00B464B9" w:rsidRDefault="00A7280D" w:rsidP="00DE0D03">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6F159057"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5D5C87"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2B36348"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6F4C2DB" w14:textId="77777777" w:rsidR="00A7280D" w:rsidRPr="00B6482C" w:rsidRDefault="00A7280D" w:rsidP="00B6482C">
            <w:pPr>
              <w:ind w:left="0"/>
              <w:rPr>
                <w:rFonts w:asciiTheme="minorHAnsi" w:hAnsiTheme="minorHAnsi"/>
                <w:sz w:val="22"/>
                <w:szCs w:val="22"/>
                <w:lang w:eastAsia="en-CA"/>
              </w:rPr>
            </w:pPr>
            <w:r w:rsidRPr="00B6482C">
              <w:rPr>
                <w:rFonts w:asciiTheme="minorHAnsi" w:hAnsiTheme="minorHAnsi"/>
                <w:sz w:val="22"/>
                <w:szCs w:val="22"/>
                <w:lang w:eastAsia="en-CA"/>
              </w:rPr>
              <w:t>Validate that province/state provided is associ</w:t>
            </w:r>
            <w:r>
              <w:rPr>
                <w:rFonts w:asciiTheme="minorHAnsi" w:hAnsiTheme="minorHAnsi"/>
                <w:sz w:val="22"/>
                <w:szCs w:val="22"/>
                <w:lang w:eastAsia="en-CA"/>
              </w:rPr>
              <w:t>a</w:t>
            </w:r>
            <w:r w:rsidRPr="00B6482C">
              <w:rPr>
                <w:rFonts w:asciiTheme="minorHAnsi" w:hAnsiTheme="minorHAnsi"/>
                <w:sz w:val="22"/>
                <w:szCs w:val="22"/>
                <w:lang w:eastAsia="en-CA"/>
              </w:rPr>
              <w:t xml:space="preserve">ted to the selected country. </w:t>
            </w:r>
          </w:p>
          <w:p w14:paraId="56E43595" w14:textId="77777777" w:rsidR="00A7280D" w:rsidRPr="00B6482C" w:rsidRDefault="00A7280D" w:rsidP="00B6482C">
            <w:pPr>
              <w:ind w:left="0"/>
              <w:rPr>
                <w:rFonts w:asciiTheme="minorHAnsi" w:hAnsiTheme="minorHAnsi"/>
                <w:sz w:val="22"/>
                <w:szCs w:val="22"/>
                <w:lang w:eastAsia="en-CA"/>
              </w:rPr>
            </w:pPr>
            <w:r w:rsidRPr="00B6482C">
              <w:rPr>
                <w:rFonts w:asciiTheme="minorHAnsi" w:hAnsiTheme="minorHAnsi"/>
                <w:sz w:val="22"/>
                <w:szCs w:val="22"/>
                <w:lang w:eastAsia="en-CA"/>
              </w:rPr>
              <w:t>Only performed if:</w:t>
            </w:r>
          </w:p>
          <w:p w14:paraId="0BE86FCC" w14:textId="3DD1E7E8" w:rsidR="00A7280D" w:rsidRPr="00C301FC" w:rsidRDefault="00A7280D" w:rsidP="00B6482C">
            <w:pPr>
              <w:ind w:left="0"/>
              <w:rPr>
                <w:rFonts w:asciiTheme="minorHAnsi" w:hAnsiTheme="minorHAnsi"/>
                <w:sz w:val="22"/>
                <w:szCs w:val="22"/>
                <w:lang w:val="en-US" w:eastAsia="en-CA"/>
              </w:rPr>
            </w:pPr>
            <w:r w:rsidRPr="00B6482C">
              <w:rPr>
                <w:rFonts w:asciiTheme="minorHAnsi" w:hAnsiTheme="minorHAnsi"/>
                <w:sz w:val="22"/>
                <w:szCs w:val="22"/>
                <w:lang w:eastAsia="en-CA"/>
              </w:rPr>
              <w:t xml:space="preserve">New enrollment or Event type = </w:t>
            </w:r>
            <w:r w:rsidR="00F85088">
              <w:rPr>
                <w:rFonts w:asciiTheme="minorHAnsi" w:hAnsiTheme="minorHAnsi"/>
                <w:sz w:val="22"/>
                <w:szCs w:val="22"/>
                <w:lang w:eastAsia="en-CA"/>
              </w:rPr>
              <w:t>DECFIN</w:t>
            </w:r>
            <w:r w:rsidRPr="00B6482C">
              <w:rPr>
                <w:rFonts w:asciiTheme="minorHAnsi" w:hAnsiTheme="minorHAnsi"/>
                <w:sz w:val="22"/>
                <w:szCs w:val="22"/>
                <w:lang w:eastAsia="en-CA"/>
              </w:rPr>
              <w:t>; and country selected  = Canada</w:t>
            </w:r>
            <w:r w:rsidR="00DC5AB0">
              <w:rPr>
                <w:rFonts w:asciiTheme="minorHAnsi" w:hAnsiTheme="minorHAnsi"/>
                <w:sz w:val="22"/>
                <w:szCs w:val="22"/>
                <w:lang w:eastAsia="en-CA"/>
              </w:rPr>
              <w:t xml:space="preserve"> and US</w:t>
            </w:r>
          </w:p>
        </w:tc>
      </w:tr>
      <w:tr w:rsidR="00A7280D" w:rsidRPr="009151F9" w14:paraId="7BEC3DE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94F5264"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31898AC" w14:textId="77777777" w:rsidR="00A7280D" w:rsidRDefault="00A7280D" w:rsidP="00DE0D03">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41A5F03A" w14:textId="77777777" w:rsidR="00A7280D" w:rsidRDefault="00A7280D" w:rsidP="006A16CE">
            <w:pPr>
              <w:ind w:left="1440"/>
              <w:rPr>
                <w:rFonts w:asciiTheme="minorHAnsi" w:hAnsiTheme="minorHAnsi"/>
                <w:sz w:val="22"/>
                <w:szCs w:val="22"/>
                <w:lang w:eastAsia="en-CA"/>
              </w:rPr>
            </w:pPr>
            <w:r w:rsidRPr="006A16CE">
              <w:rPr>
                <w:rFonts w:asciiTheme="minorHAnsi" w:hAnsiTheme="minorHAnsi"/>
                <w:sz w:val="22"/>
                <w:szCs w:val="22"/>
                <w:lang w:eastAsia="en-CA"/>
              </w:rPr>
              <w:t>Correspondence</w:t>
            </w:r>
            <w:r>
              <w:rPr>
                <w:rFonts w:asciiTheme="minorHAnsi" w:hAnsiTheme="minorHAnsi"/>
                <w:sz w:val="22"/>
                <w:szCs w:val="22"/>
                <w:lang w:eastAsia="en-CA"/>
              </w:rPr>
              <w:t xml:space="preserve"> between the File.ProvinceState and the File.C</w:t>
            </w:r>
            <w:r w:rsidRPr="006A16CE">
              <w:rPr>
                <w:rFonts w:asciiTheme="minorHAnsi" w:hAnsiTheme="minorHAnsi"/>
                <w:sz w:val="22"/>
                <w:szCs w:val="22"/>
                <w:lang w:eastAsia="en-CA"/>
              </w:rPr>
              <w:t>ountry.</w:t>
            </w:r>
          </w:p>
          <w:p w14:paraId="15FDB092" w14:textId="77777777" w:rsidR="00A7280D" w:rsidRDefault="00A7280D" w:rsidP="006A16CE">
            <w:pPr>
              <w:rPr>
                <w:rFonts w:asciiTheme="minorHAnsi" w:hAnsiTheme="minorHAnsi"/>
                <w:sz w:val="22"/>
                <w:szCs w:val="22"/>
                <w:lang w:eastAsia="en-CA"/>
              </w:rPr>
            </w:pPr>
            <w:r>
              <w:rPr>
                <w:rFonts w:asciiTheme="minorHAnsi" w:hAnsiTheme="minorHAnsi"/>
                <w:sz w:val="22"/>
                <w:szCs w:val="22"/>
                <w:lang w:eastAsia="en-CA"/>
              </w:rPr>
              <w:t xml:space="preserve">                   where File.Country=CA or US</w:t>
            </w:r>
          </w:p>
          <w:p w14:paraId="406BA02A" w14:textId="77777777" w:rsidR="00A7280D" w:rsidRPr="00411EBD" w:rsidRDefault="00A7280D" w:rsidP="00F71AC7">
            <w:pPr>
              <w:ind w:left="0"/>
              <w:rPr>
                <w:rFonts w:asciiTheme="minorHAnsi" w:hAnsiTheme="minorHAnsi"/>
                <w:sz w:val="22"/>
                <w:szCs w:val="22"/>
                <w:lang w:eastAsia="en-CA"/>
              </w:rPr>
            </w:pPr>
            <w:r>
              <w:rPr>
                <w:rFonts w:asciiTheme="minorHAnsi" w:hAnsiTheme="minorHAnsi"/>
                <w:sz w:val="22"/>
                <w:szCs w:val="22"/>
                <w:lang w:eastAsia="en-CA"/>
              </w:rPr>
              <w:t>Proves incorrect.</w:t>
            </w:r>
          </w:p>
        </w:tc>
      </w:tr>
      <w:tr w:rsidR="00A7280D" w:rsidRPr="00A61AB1" w14:paraId="3AC8C95D"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0FAE2C"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1998D26" w14:textId="4168A908" w:rsidR="00A7280D" w:rsidRPr="00104693" w:rsidRDefault="00BC6BED" w:rsidP="00DE0D03">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8D5089" w:rsidRPr="00A61AB1" w14:paraId="7580B798"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3E1D777" w14:textId="77777777" w:rsidR="008D5089" w:rsidRDefault="008D5089" w:rsidP="008D508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A13D289" w14:textId="797E09AE" w:rsidR="008D5089" w:rsidRPr="00A72B28" w:rsidRDefault="008D5089" w:rsidP="008D5089">
            <w:pPr>
              <w:pStyle w:val="NormalWeb"/>
              <w:spacing w:line="276" w:lineRule="auto"/>
              <w:rPr>
                <w:rFonts w:asciiTheme="minorHAnsi" w:hAnsiTheme="minorHAnsi"/>
                <w:color w:val="000000"/>
                <w:sz w:val="22"/>
                <w:szCs w:val="22"/>
                <w:lang w:val="en-CA"/>
              </w:rPr>
            </w:pPr>
            <w:r w:rsidRPr="0013568A">
              <w:rPr>
                <w:rFonts w:asciiTheme="minorHAnsi" w:hAnsiTheme="minorHAnsi"/>
                <w:color w:val="000000"/>
                <w:sz w:val="22"/>
                <w:szCs w:val="22"/>
                <w:lang w:val="en-CA"/>
              </w:rPr>
              <w:t>Invalid province/state provided.</w:t>
            </w:r>
          </w:p>
        </w:tc>
      </w:tr>
      <w:tr w:rsidR="008D5089" w:rsidRPr="00A61AB1" w14:paraId="35FF9BE1"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6103CA6" w14:textId="77777777" w:rsidR="008D5089" w:rsidRDefault="008D5089" w:rsidP="008D508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7F3A504" w14:textId="77777777" w:rsidR="008D5089" w:rsidRDefault="008D5089" w:rsidP="008D508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90E55D4" w14:textId="73463E7C" w:rsidR="008D5089" w:rsidRPr="00B464B9" w:rsidRDefault="008D5089" w:rsidP="008D5089">
            <w:pPr>
              <w:spacing w:before="60" w:after="60"/>
              <w:ind w:left="0"/>
              <w:rPr>
                <w:rFonts w:asciiTheme="minorHAnsi" w:hAnsiTheme="minorHAnsi"/>
                <w:sz w:val="22"/>
                <w:szCs w:val="22"/>
                <w:lang w:eastAsia="en-CA"/>
              </w:rPr>
            </w:pPr>
            <w:r w:rsidRPr="0013568A">
              <w:rPr>
                <w:rFonts w:asciiTheme="minorHAnsi" w:hAnsiTheme="minorHAnsi"/>
                <w:sz w:val="22"/>
                <w:szCs w:val="22"/>
              </w:rPr>
              <w:t>Invalid province/state provided.</w:t>
            </w:r>
          </w:p>
        </w:tc>
      </w:tr>
      <w:tr w:rsidR="00A7280D" w:rsidRPr="0085712F" w14:paraId="6552689A"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A0BD5F0" w14:textId="77777777" w:rsidR="00A7280D" w:rsidRPr="0085712F" w:rsidRDefault="00A7280D" w:rsidP="00DE0D03">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31B31CE" w14:textId="7F63A449" w:rsidR="00A7280D" w:rsidRPr="007112C8" w:rsidRDefault="00BC6BED" w:rsidP="00BC6BED">
            <w:pPr>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1326714F"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83C1B3"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AAABD21" w14:textId="71FE3CA0" w:rsidR="00A7280D" w:rsidRPr="006100CE" w:rsidRDefault="00BC6BED"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60EC6A3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D5A0C4"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2855A77" w14:textId="77777777" w:rsidR="00A7280D" w:rsidRPr="006100CE" w:rsidRDefault="00A7280D" w:rsidP="00DE0D03">
            <w:pPr>
              <w:spacing w:before="60" w:after="60" w:line="240" w:lineRule="auto"/>
              <w:ind w:left="0"/>
              <w:rPr>
                <w:rFonts w:asciiTheme="minorHAnsi" w:hAnsiTheme="minorHAnsi"/>
                <w:sz w:val="22"/>
                <w:szCs w:val="22"/>
                <w:lang w:eastAsia="en-CA"/>
              </w:rPr>
            </w:pPr>
          </w:p>
        </w:tc>
      </w:tr>
      <w:tr w:rsidR="00A7280D" w:rsidRPr="0085712F" w14:paraId="60446F69"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8B3716E"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71384AB"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C00EF38" w14:textId="33935343" w:rsidR="001E1672" w:rsidRDefault="001E1672" w:rsidP="00AC4103">
            <w:pPr>
              <w:ind w:left="0"/>
              <w:rPr>
                <w:rFonts w:asciiTheme="minorHAnsi" w:hAnsiTheme="minorHAnsi"/>
                <w:sz w:val="22"/>
                <w:szCs w:val="22"/>
                <w:lang w:val="en-US" w:eastAsia="en-CA"/>
              </w:rPr>
            </w:pPr>
            <w:r>
              <w:rPr>
                <w:rFonts w:asciiTheme="minorHAnsi" w:hAnsiTheme="minorHAnsi"/>
                <w:sz w:val="22"/>
                <w:szCs w:val="22"/>
                <w:lang w:val="en-US" w:eastAsia="en-CA"/>
              </w:rPr>
              <w:t>CS 20171120:</w:t>
            </w:r>
          </w:p>
          <w:p w14:paraId="0AE5F922" w14:textId="73741F58" w:rsidR="001E1672" w:rsidRPr="001E1672" w:rsidRDefault="001E1672"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Events Death (Death Contact Info) no longer being validated as of R14.2.  </w:t>
            </w:r>
          </w:p>
          <w:p w14:paraId="35EDF6E0" w14:textId="77777777" w:rsidR="001E1672" w:rsidRDefault="001E1672" w:rsidP="00AC4103">
            <w:pPr>
              <w:ind w:left="0"/>
              <w:rPr>
                <w:rFonts w:asciiTheme="minorHAnsi" w:hAnsiTheme="minorHAnsi"/>
                <w:sz w:val="22"/>
                <w:szCs w:val="22"/>
                <w:lang w:val="en-US" w:eastAsia="en-CA"/>
              </w:rPr>
            </w:pPr>
          </w:p>
          <w:p w14:paraId="62BF09EE" w14:textId="77777777" w:rsidR="001E1CA8" w:rsidRDefault="00A81342" w:rsidP="00AC4103">
            <w:pPr>
              <w:ind w:left="0"/>
              <w:rPr>
                <w:rFonts w:asciiTheme="minorHAnsi" w:hAnsiTheme="minorHAnsi"/>
                <w:sz w:val="22"/>
                <w:szCs w:val="22"/>
                <w:lang w:val="en-US" w:eastAsia="en-CA"/>
              </w:rPr>
            </w:pPr>
            <w:r>
              <w:rPr>
                <w:rFonts w:asciiTheme="minorHAnsi" w:hAnsiTheme="minorHAnsi"/>
                <w:sz w:val="22"/>
                <w:szCs w:val="22"/>
                <w:lang w:val="en-US" w:eastAsia="en-CA"/>
              </w:rPr>
              <w:t xml:space="preserve">MR 20170815: </w:t>
            </w:r>
          </w:p>
          <w:p w14:paraId="06DEB7D9" w14:textId="2F492C59" w:rsidR="00A81342" w:rsidRPr="001E1CA8" w:rsidRDefault="00A81342" w:rsidP="003410B0">
            <w:pPr>
              <w:pStyle w:val="ListParagraph"/>
              <w:numPr>
                <w:ilvl w:val="0"/>
                <w:numId w:val="8"/>
              </w:numPr>
              <w:rPr>
                <w:rFonts w:asciiTheme="minorHAnsi" w:hAnsiTheme="minorHAnsi"/>
                <w:sz w:val="22"/>
                <w:szCs w:val="22"/>
                <w:lang w:val="en-US" w:eastAsia="en-CA"/>
              </w:rPr>
            </w:pPr>
            <w:r w:rsidRPr="001E1CA8">
              <w:rPr>
                <w:rFonts w:asciiTheme="minorHAnsi" w:hAnsiTheme="minorHAnsi"/>
                <w:sz w:val="22"/>
                <w:szCs w:val="22"/>
                <w:lang w:val="en-US" w:eastAsia="en-CA"/>
              </w:rPr>
              <w:t>Updated validation rule to include ‘US’.</w:t>
            </w:r>
          </w:p>
          <w:p w14:paraId="6098F7C1" w14:textId="77777777" w:rsidR="00AC4103" w:rsidRDefault="00AC4103" w:rsidP="00AC4103">
            <w:pPr>
              <w:ind w:left="0"/>
              <w:rPr>
                <w:rFonts w:asciiTheme="minorHAnsi" w:hAnsiTheme="minorHAnsi"/>
                <w:sz w:val="22"/>
                <w:szCs w:val="22"/>
                <w:lang w:val="en-US" w:eastAsia="en-CA"/>
              </w:rPr>
            </w:pPr>
            <w:r>
              <w:rPr>
                <w:rFonts w:asciiTheme="minorHAnsi" w:hAnsiTheme="minorHAnsi"/>
                <w:sz w:val="22"/>
                <w:szCs w:val="22"/>
                <w:lang w:val="en-US" w:eastAsia="en-CA"/>
              </w:rPr>
              <w:t>CS 20170609:</w:t>
            </w:r>
          </w:p>
          <w:p w14:paraId="6765A178" w14:textId="77777777" w:rsidR="00AC4103" w:rsidRDefault="00AC4103" w:rsidP="003410B0">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After a discussion with Clare, it would be important that the check be done at the dataimport level and not at the CRM level because it will fall in manual mode in CRM.</w:t>
            </w:r>
          </w:p>
          <w:p w14:paraId="40F06A2F" w14:textId="77777777" w:rsidR="00AC4103" w:rsidRPr="00AC4103" w:rsidRDefault="00AC4103" w:rsidP="003410B0">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 xml:space="preserve">MS suggests adding the address in a beneficiary record so that we can trigger the appropriate address validations. Chapter 7 Events (Death Contact Info fileds) needs updating. </w:t>
            </w:r>
          </w:p>
          <w:p w14:paraId="7E1749FD" w14:textId="77777777" w:rsidR="00E10AC3" w:rsidRDefault="00E10AC3" w:rsidP="001E6E7F">
            <w:pPr>
              <w:ind w:left="0"/>
              <w:rPr>
                <w:rFonts w:asciiTheme="minorHAnsi" w:hAnsiTheme="minorHAnsi"/>
                <w:sz w:val="22"/>
                <w:szCs w:val="22"/>
                <w:lang w:val="en-US" w:eastAsia="en-CA"/>
              </w:rPr>
            </w:pPr>
            <w:r>
              <w:rPr>
                <w:rFonts w:asciiTheme="minorHAnsi" w:hAnsiTheme="minorHAnsi"/>
                <w:sz w:val="22"/>
                <w:szCs w:val="22"/>
                <w:lang w:val="en-US" w:eastAsia="en-CA"/>
              </w:rPr>
              <w:t>CS 20170608:</w:t>
            </w:r>
          </w:p>
          <w:p w14:paraId="6E5572EB" w14:textId="77777777" w:rsidR="00E10AC3" w:rsidRDefault="00E10AC3" w:rsidP="003410B0">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Alias to confirm with HOOPP death process team if address being used for first mailing is actually the member address.</w:t>
            </w:r>
          </w:p>
          <w:p w14:paraId="5F26A192" w14:textId="77777777" w:rsidR="00E10AC3" w:rsidRDefault="00E10AC3" w:rsidP="003410B0">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To also confirm what validations’ are run on the service portal (CRM).</w:t>
            </w:r>
          </w:p>
          <w:p w14:paraId="5E7E7242" w14:textId="77777777" w:rsidR="00E10AC3" w:rsidRDefault="00E10AC3" w:rsidP="001E6E7F">
            <w:pPr>
              <w:ind w:left="0"/>
              <w:rPr>
                <w:rFonts w:asciiTheme="minorHAnsi" w:hAnsiTheme="minorHAnsi"/>
                <w:sz w:val="22"/>
                <w:szCs w:val="22"/>
                <w:lang w:val="en-US" w:eastAsia="en-CA"/>
              </w:rPr>
            </w:pPr>
          </w:p>
          <w:p w14:paraId="471C70FA" w14:textId="77777777" w:rsidR="001E6E7F" w:rsidRDefault="001E6E7F" w:rsidP="001E6E7F">
            <w:pPr>
              <w:ind w:left="0"/>
              <w:rPr>
                <w:rFonts w:asciiTheme="minorHAnsi" w:hAnsiTheme="minorHAnsi"/>
                <w:sz w:val="22"/>
                <w:szCs w:val="22"/>
                <w:lang w:val="en-US" w:eastAsia="en-CA"/>
              </w:rPr>
            </w:pPr>
            <w:r>
              <w:rPr>
                <w:rFonts w:asciiTheme="minorHAnsi" w:hAnsiTheme="minorHAnsi"/>
                <w:sz w:val="22"/>
                <w:szCs w:val="22"/>
                <w:lang w:val="en-US" w:eastAsia="en-CA"/>
              </w:rPr>
              <w:t>CS 20170606:</w:t>
            </w:r>
          </w:p>
          <w:p w14:paraId="47CE4317" w14:textId="3B15F92A" w:rsidR="00F85088" w:rsidRPr="00F85088" w:rsidRDefault="00F85088" w:rsidP="003410B0">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Event Type = DECFIN and not DBR – updated in validation rules.</w:t>
            </w:r>
          </w:p>
          <w:p w14:paraId="2926F293" w14:textId="77777777" w:rsidR="001E6E7F" w:rsidRDefault="001E6E7F" w:rsidP="003410B0">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The validation will not generate on the Death Contact Information because we are not loading this information in Ariel DB.</w:t>
            </w:r>
          </w:p>
          <w:p w14:paraId="0D118C0D" w14:textId="4BB88B0D" w:rsidR="001E6E7F" w:rsidRPr="001E6E7F" w:rsidRDefault="001E6E7F" w:rsidP="003410B0">
            <w:pPr>
              <w:pStyle w:val="ListParagraph"/>
              <w:numPr>
                <w:ilvl w:val="0"/>
                <w:numId w:val="25"/>
              </w:numPr>
              <w:rPr>
                <w:rFonts w:asciiTheme="minorHAnsi" w:hAnsiTheme="minorHAnsi"/>
                <w:sz w:val="22"/>
                <w:szCs w:val="22"/>
                <w:lang w:val="en-US" w:eastAsia="en-CA"/>
              </w:rPr>
            </w:pPr>
            <w:r w:rsidRPr="001E6E7F">
              <w:rPr>
                <w:rFonts w:asciiTheme="minorHAnsi" w:hAnsiTheme="minorHAnsi"/>
                <w:sz w:val="22"/>
                <w:szCs w:val="22"/>
                <w:lang w:val="en-US" w:eastAsia="en-CA"/>
              </w:rPr>
              <w:t>This needs to be further discussed.</w:t>
            </w:r>
          </w:p>
          <w:p w14:paraId="469F597C" w14:textId="77777777" w:rsidR="008D5089" w:rsidRDefault="008D5089" w:rsidP="008D5089">
            <w:pPr>
              <w:ind w:left="0"/>
              <w:rPr>
                <w:rFonts w:asciiTheme="minorHAnsi" w:hAnsiTheme="minorHAnsi"/>
                <w:sz w:val="22"/>
                <w:szCs w:val="22"/>
                <w:lang w:val="en-US" w:eastAsia="en-CA"/>
              </w:rPr>
            </w:pPr>
            <w:r>
              <w:rPr>
                <w:rFonts w:asciiTheme="minorHAnsi" w:hAnsiTheme="minorHAnsi"/>
                <w:sz w:val="22"/>
                <w:szCs w:val="22"/>
                <w:lang w:val="en-US" w:eastAsia="en-CA"/>
              </w:rPr>
              <w:t xml:space="preserve">AD 20170501: </w:t>
            </w:r>
          </w:p>
          <w:p w14:paraId="6A38D14C" w14:textId="77777777" w:rsidR="008D5089" w:rsidRPr="002941D7" w:rsidRDefault="008D5089" w:rsidP="003410B0">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Ready for sign off.  </w:t>
            </w:r>
          </w:p>
          <w:p w14:paraId="6999A6C2" w14:textId="77777777" w:rsidR="008D5089" w:rsidRDefault="008D5089" w:rsidP="00DE0D03">
            <w:pPr>
              <w:spacing w:before="60" w:after="60" w:line="240" w:lineRule="auto"/>
              <w:ind w:left="0"/>
              <w:rPr>
                <w:rFonts w:asciiTheme="minorHAnsi" w:hAnsiTheme="minorHAnsi"/>
                <w:sz w:val="22"/>
                <w:szCs w:val="22"/>
                <w:lang w:eastAsia="en-CA"/>
              </w:rPr>
            </w:pPr>
          </w:p>
          <w:p w14:paraId="40A501D4" w14:textId="77777777" w:rsidR="00A7280D" w:rsidRDefault="00533EB7" w:rsidP="00DE0D0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20170425:</w:t>
            </w:r>
          </w:p>
          <w:p w14:paraId="05FCEB5C" w14:textId="0D158919" w:rsidR="00533EB7" w:rsidRDefault="00CA303C" w:rsidP="003410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This is a second level validation.</w:t>
            </w:r>
          </w:p>
          <w:p w14:paraId="52D569B0" w14:textId="679DBA15" w:rsidR="00533EB7" w:rsidRPr="00533EB7" w:rsidRDefault="00533EB7" w:rsidP="003410B0">
            <w:pPr>
              <w:pStyle w:val="ListParagraph"/>
              <w:numPr>
                <w:ilvl w:val="0"/>
                <w:numId w:val="8"/>
              </w:numPr>
              <w:spacing w:before="60" w:after="60" w:line="240" w:lineRule="auto"/>
              <w:rPr>
                <w:rFonts w:asciiTheme="minorHAnsi" w:hAnsiTheme="minorHAnsi"/>
                <w:sz w:val="22"/>
                <w:szCs w:val="22"/>
                <w:lang w:eastAsia="en-CA"/>
              </w:rPr>
            </w:pPr>
            <w:r w:rsidRPr="00533EB7">
              <w:rPr>
                <w:rFonts w:asciiTheme="minorHAnsi" w:hAnsiTheme="minorHAnsi"/>
                <w:sz w:val="22"/>
                <w:szCs w:val="22"/>
                <w:lang w:eastAsia="en-CA"/>
              </w:rPr>
              <w:t>Ready for sign-off.</w:t>
            </w:r>
          </w:p>
        </w:tc>
      </w:tr>
    </w:tbl>
    <w:p w14:paraId="3C72ED41" w14:textId="33F237DA" w:rsidR="00B6482C" w:rsidRDefault="00B6482C" w:rsidP="00B6482C">
      <w:pPr>
        <w:spacing w:before="0" w:after="0" w:line="240" w:lineRule="auto"/>
        <w:ind w:left="0"/>
      </w:pPr>
    </w:p>
    <w:p w14:paraId="2004B5D9" w14:textId="77777777" w:rsidR="00104693" w:rsidRPr="006B06A8" w:rsidRDefault="00104693" w:rsidP="00A527B1">
      <w:pPr>
        <w:pStyle w:val="Heading3"/>
      </w:pPr>
      <w:r>
        <w:br w:type="page"/>
      </w:r>
      <w:r w:rsidRPr="006B06A8">
        <w:t>Validation –</w:t>
      </w:r>
      <w:r>
        <w:t xml:space="preserve"> </w:t>
      </w:r>
      <w:r w:rsidR="009379DE">
        <w:t>Province/S</w:t>
      </w:r>
      <w:r w:rsidRPr="00B6482C">
        <w:t>tate</w:t>
      </w:r>
      <w:r w:rsidR="009379DE">
        <w:t xml:space="preserve"> P</w:t>
      </w:r>
      <w:r>
        <w:t>rovided</w:t>
      </w:r>
    </w:p>
    <w:p w14:paraId="6FC11A80" w14:textId="77777777" w:rsidR="00104693" w:rsidRPr="006B06A8" w:rsidRDefault="00104693"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104693" w14:paraId="2CE67BD7"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228414" w14:textId="77777777" w:rsidR="00104693" w:rsidRDefault="00104693"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D31DC8A" w14:textId="76D5DA7A" w:rsidR="00104693" w:rsidRPr="00AF4250" w:rsidRDefault="00104693" w:rsidP="00642773">
            <w:pPr>
              <w:pStyle w:val="Heading1"/>
              <w:rPr>
                <w:lang w:val="en-US"/>
              </w:rPr>
            </w:pPr>
            <w:bookmarkStart w:id="611" w:name="_Toc479243679"/>
            <w:bookmarkStart w:id="612" w:name="_Toc43372909"/>
            <w:r w:rsidRPr="00AF4250">
              <w:rPr>
                <w:lang w:val="en-US"/>
              </w:rPr>
              <w:t>B1</w:t>
            </w:r>
            <w:r>
              <w:rPr>
                <w:lang w:val="en-US"/>
              </w:rPr>
              <w:t>63</w:t>
            </w:r>
            <w:r w:rsidRPr="00AF4250">
              <w:rPr>
                <w:lang w:val="en-US"/>
              </w:rPr>
              <w:t>_</w:t>
            </w:r>
            <w:r>
              <w:t xml:space="preserve"> </w:t>
            </w:r>
            <w:r w:rsidR="006F738F">
              <w:rPr>
                <w:lang w:val="en-US"/>
              </w:rPr>
              <w:t>P</w:t>
            </w:r>
            <w:r w:rsidRPr="00B6482C">
              <w:rPr>
                <w:lang w:val="en-US"/>
              </w:rPr>
              <w:t>rovince/</w:t>
            </w:r>
            <w:r w:rsidR="006F738F">
              <w:rPr>
                <w:lang w:val="en-US"/>
              </w:rPr>
              <w:t>S</w:t>
            </w:r>
            <w:r w:rsidRPr="00B6482C">
              <w:rPr>
                <w:lang w:val="en-US"/>
              </w:rPr>
              <w:t>tate</w:t>
            </w:r>
            <w:r w:rsidR="006F738F">
              <w:rPr>
                <w:lang w:val="en-US"/>
              </w:rPr>
              <w:t>P</w:t>
            </w:r>
            <w:r>
              <w:rPr>
                <w:lang w:val="en-US"/>
              </w:rPr>
              <w:t>rovided</w:t>
            </w:r>
            <w:bookmarkEnd w:id="611"/>
            <w:r w:rsidR="00664A81">
              <w:rPr>
                <w:lang w:val="en-US"/>
              </w:rPr>
              <w:t xml:space="preserve"> (Removed)</w:t>
            </w:r>
            <w:bookmarkEnd w:id="612"/>
          </w:p>
        </w:tc>
      </w:tr>
      <w:tr w:rsidR="00A7280D" w14:paraId="5DCFECC1"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29BB8D"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90CDEE5" w14:textId="5676368C" w:rsidR="00A7280D" w:rsidRPr="00D747D6" w:rsidRDefault="00CA303C" w:rsidP="00DE0D03">
            <w:pPr>
              <w:spacing w:before="60" w:after="60" w:line="240" w:lineRule="auto"/>
              <w:ind w:left="0"/>
              <w:rPr>
                <w:rFonts w:asciiTheme="minorHAnsi" w:eastAsia="Times New Roman" w:hAnsiTheme="minorHAnsi" w:cs="Calibri"/>
                <w:strike/>
                <w:color w:val="auto"/>
                <w:sz w:val="22"/>
                <w:szCs w:val="22"/>
                <w:lang w:eastAsia="en-CA"/>
              </w:rPr>
            </w:pPr>
            <w:r w:rsidRPr="00D747D6">
              <w:rPr>
                <w:rFonts w:asciiTheme="minorHAnsi" w:eastAsia="Times New Roman" w:hAnsiTheme="minorHAnsi" w:cs="Calibri"/>
                <w:strike/>
                <w:color w:val="auto"/>
                <w:sz w:val="22"/>
                <w:szCs w:val="22"/>
                <w:lang w:eastAsia="en-CA"/>
              </w:rPr>
              <w:t>TBD</w:t>
            </w:r>
          </w:p>
        </w:tc>
      </w:tr>
      <w:tr w:rsidR="00A7280D" w14:paraId="746E7BC7"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BA81BB"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A0F9FB3" w14:textId="6DA0D9D2" w:rsidR="00A7280D" w:rsidRPr="00D747D6" w:rsidRDefault="00CA303C" w:rsidP="00DE0D03">
            <w:pPr>
              <w:spacing w:before="60" w:after="60" w:line="240" w:lineRule="auto"/>
              <w:ind w:left="0"/>
              <w:rPr>
                <w:rFonts w:asciiTheme="minorHAnsi" w:eastAsia="Times New Roman" w:hAnsiTheme="minorHAnsi" w:cs="Calibri"/>
                <w:strike/>
                <w:color w:val="auto"/>
                <w:sz w:val="22"/>
                <w:szCs w:val="22"/>
                <w:lang w:eastAsia="en-CA"/>
              </w:rPr>
            </w:pPr>
            <w:r w:rsidRPr="00D747D6">
              <w:rPr>
                <w:rFonts w:asciiTheme="minorHAnsi" w:eastAsia="Times New Roman" w:hAnsiTheme="minorHAnsi" w:cs="Calibri"/>
                <w:strike/>
                <w:color w:val="auto"/>
                <w:sz w:val="22"/>
                <w:szCs w:val="22"/>
                <w:lang w:eastAsia="en-CA"/>
              </w:rPr>
              <w:t>2</w:t>
            </w:r>
            <w:r w:rsidRPr="00D747D6">
              <w:rPr>
                <w:rFonts w:asciiTheme="minorHAnsi" w:eastAsia="Times New Roman" w:hAnsiTheme="minorHAnsi" w:cs="Calibri"/>
                <w:strike/>
                <w:color w:val="auto"/>
                <w:sz w:val="22"/>
                <w:szCs w:val="22"/>
                <w:vertAlign w:val="superscript"/>
                <w:lang w:eastAsia="en-CA"/>
              </w:rPr>
              <w:t>nd</w:t>
            </w:r>
            <w:r w:rsidRPr="00D747D6">
              <w:rPr>
                <w:rFonts w:asciiTheme="minorHAnsi" w:eastAsia="Times New Roman" w:hAnsiTheme="minorHAnsi" w:cs="Calibri"/>
                <w:strike/>
                <w:color w:val="auto"/>
                <w:sz w:val="22"/>
                <w:szCs w:val="22"/>
                <w:lang w:eastAsia="en-CA"/>
              </w:rPr>
              <w:t xml:space="preserve"> level validation</w:t>
            </w:r>
          </w:p>
        </w:tc>
      </w:tr>
      <w:tr w:rsidR="00A7280D" w14:paraId="0C1D8B0D"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D8F74C2"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37F0CDF" w14:textId="77777777" w:rsidR="00A7280D" w:rsidRPr="00D747D6" w:rsidRDefault="00A7280D" w:rsidP="00DE0D03">
            <w:pPr>
              <w:spacing w:before="60" w:after="60" w:line="240" w:lineRule="auto"/>
              <w:ind w:left="0"/>
              <w:rPr>
                <w:rFonts w:asciiTheme="minorHAnsi" w:eastAsia="Times New Roman" w:hAnsiTheme="minorHAnsi" w:cs="Calibri"/>
                <w:strike/>
                <w:color w:val="auto"/>
                <w:sz w:val="22"/>
                <w:szCs w:val="22"/>
                <w:lang w:eastAsia="en-CA"/>
              </w:rPr>
            </w:pPr>
            <w:r w:rsidRPr="00D747D6">
              <w:rPr>
                <w:rFonts w:asciiTheme="minorHAnsi" w:eastAsia="Times New Roman" w:hAnsiTheme="minorHAnsi" w:cs="Calibri"/>
                <w:strike/>
                <w:color w:val="auto"/>
                <w:sz w:val="22"/>
                <w:szCs w:val="22"/>
                <w:lang w:eastAsia="en-CA"/>
              </w:rPr>
              <w:t>Enrolment, Event-Death</w:t>
            </w:r>
          </w:p>
        </w:tc>
      </w:tr>
      <w:tr w:rsidR="00A7280D" w14:paraId="445A84DA"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6C2280"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3746BDB" w14:textId="77777777" w:rsidR="00A7280D" w:rsidRPr="00D747D6" w:rsidRDefault="00A7280D" w:rsidP="00DE0D03">
            <w:pPr>
              <w:spacing w:before="60" w:after="60" w:line="240" w:lineRule="auto"/>
              <w:ind w:left="0"/>
              <w:rPr>
                <w:rFonts w:asciiTheme="minorHAnsi" w:hAnsiTheme="minorHAnsi"/>
                <w:strike/>
                <w:sz w:val="22"/>
                <w:szCs w:val="22"/>
                <w:lang w:eastAsia="en-CA"/>
              </w:rPr>
            </w:pPr>
            <w:r w:rsidRPr="00D747D6">
              <w:rPr>
                <w:rFonts w:asciiTheme="minorHAnsi" w:hAnsiTheme="minorHAnsi"/>
                <w:strike/>
                <w:sz w:val="22"/>
                <w:szCs w:val="22"/>
                <w:lang w:eastAsia="en-CA"/>
              </w:rPr>
              <w:t xml:space="preserve">Complete Member Error </w:t>
            </w:r>
          </w:p>
        </w:tc>
      </w:tr>
      <w:tr w:rsidR="00A7280D" w14:paraId="4E14709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FA7864C"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8D7E90D" w14:textId="77777777" w:rsidR="00A7280D" w:rsidRPr="00D747D6" w:rsidRDefault="00A7280D" w:rsidP="00DE0D03">
            <w:pPr>
              <w:spacing w:before="60" w:after="60" w:line="240" w:lineRule="auto"/>
              <w:ind w:left="0"/>
              <w:rPr>
                <w:rFonts w:asciiTheme="minorHAnsi" w:eastAsia="Times New Roman" w:hAnsiTheme="minorHAnsi" w:cs="Calibri"/>
                <w:strike/>
                <w:color w:val="auto"/>
                <w:sz w:val="22"/>
                <w:szCs w:val="22"/>
                <w:lang w:eastAsia="en-CA"/>
              </w:rPr>
            </w:pPr>
            <w:r w:rsidRPr="00D747D6">
              <w:rPr>
                <w:rFonts w:asciiTheme="minorHAnsi" w:hAnsiTheme="minorHAnsi"/>
                <w:strike/>
                <w:sz w:val="22"/>
                <w:szCs w:val="22"/>
                <w:lang w:eastAsia="en-CA"/>
              </w:rPr>
              <w:t>Public</w:t>
            </w:r>
          </w:p>
        </w:tc>
      </w:tr>
      <w:tr w:rsidR="00A7280D" w:rsidRPr="00A61AB1" w14:paraId="5320AD47"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13014AB"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C95A65C"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41BE0C8" w14:textId="77777777" w:rsidR="00A7280D" w:rsidRPr="00D747D6" w:rsidRDefault="00A7280D" w:rsidP="00DE0D03">
            <w:pPr>
              <w:ind w:left="0"/>
              <w:rPr>
                <w:rFonts w:asciiTheme="minorHAnsi" w:hAnsiTheme="minorHAnsi"/>
                <w:strike/>
                <w:sz w:val="22"/>
                <w:szCs w:val="22"/>
                <w:lang w:eastAsia="en-CA"/>
              </w:rPr>
            </w:pPr>
            <w:r w:rsidRPr="00D747D6">
              <w:rPr>
                <w:rFonts w:asciiTheme="minorHAnsi" w:hAnsiTheme="minorHAnsi"/>
                <w:strike/>
                <w:sz w:val="22"/>
                <w:szCs w:val="22"/>
                <w:lang w:eastAsia="en-CA"/>
              </w:rPr>
              <w:t xml:space="preserve">Validation performed against Canada post information to ensure province provided corresponds to Postal Code provided. </w:t>
            </w:r>
          </w:p>
          <w:p w14:paraId="3C8B10F7" w14:textId="77777777" w:rsidR="00A7280D" w:rsidRPr="00D747D6" w:rsidRDefault="00A7280D" w:rsidP="00DE0D03">
            <w:pPr>
              <w:ind w:left="0"/>
              <w:rPr>
                <w:rFonts w:asciiTheme="minorHAnsi" w:hAnsiTheme="minorHAnsi"/>
                <w:strike/>
                <w:sz w:val="22"/>
                <w:szCs w:val="22"/>
                <w:lang w:eastAsia="en-CA"/>
              </w:rPr>
            </w:pPr>
            <w:r w:rsidRPr="00D747D6">
              <w:rPr>
                <w:rFonts w:asciiTheme="minorHAnsi" w:hAnsiTheme="minorHAnsi"/>
                <w:strike/>
                <w:sz w:val="22"/>
                <w:szCs w:val="22"/>
                <w:lang w:eastAsia="en-CA"/>
              </w:rPr>
              <w:t>Error; if selected province does not correspond to the postal code provided based on Canada Post information.</w:t>
            </w:r>
          </w:p>
          <w:p w14:paraId="3E16ADAF" w14:textId="77777777" w:rsidR="00A7280D" w:rsidRPr="00D747D6" w:rsidRDefault="00A7280D" w:rsidP="00DE0D03">
            <w:pPr>
              <w:ind w:left="0"/>
              <w:rPr>
                <w:rFonts w:asciiTheme="minorHAnsi" w:hAnsiTheme="minorHAnsi"/>
                <w:strike/>
                <w:sz w:val="22"/>
                <w:szCs w:val="22"/>
                <w:lang w:eastAsia="en-CA"/>
              </w:rPr>
            </w:pPr>
            <w:r w:rsidRPr="00D747D6">
              <w:rPr>
                <w:rFonts w:asciiTheme="minorHAnsi" w:hAnsiTheme="minorHAnsi"/>
                <w:strike/>
                <w:sz w:val="22"/>
                <w:szCs w:val="22"/>
                <w:lang w:eastAsia="en-CA"/>
              </w:rPr>
              <w:t>Only performed if:</w:t>
            </w:r>
          </w:p>
          <w:p w14:paraId="0711DB8F" w14:textId="77777777" w:rsidR="00A7280D" w:rsidRPr="00D747D6" w:rsidRDefault="00A7280D" w:rsidP="00DE0D03">
            <w:pPr>
              <w:ind w:left="0"/>
              <w:rPr>
                <w:rFonts w:asciiTheme="minorHAnsi" w:hAnsiTheme="minorHAnsi"/>
                <w:strike/>
                <w:sz w:val="22"/>
                <w:szCs w:val="22"/>
                <w:lang w:val="en-US" w:eastAsia="en-CA"/>
              </w:rPr>
            </w:pPr>
            <w:r w:rsidRPr="00D747D6">
              <w:rPr>
                <w:rFonts w:asciiTheme="minorHAnsi" w:hAnsiTheme="minorHAnsi"/>
                <w:strike/>
                <w:sz w:val="22"/>
                <w:szCs w:val="22"/>
                <w:lang w:eastAsia="en-CA"/>
              </w:rPr>
              <w:t>New enrollment or Event type = DBR; and country selected  = Canada</w:t>
            </w:r>
          </w:p>
        </w:tc>
      </w:tr>
      <w:tr w:rsidR="00A7280D" w:rsidRPr="009151F9" w14:paraId="2C992C4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7A45CB4"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7852C0C" w14:textId="77777777" w:rsidR="00A7280D" w:rsidRPr="00D747D6" w:rsidRDefault="00A7280D" w:rsidP="00DE0D03">
            <w:pPr>
              <w:ind w:left="0"/>
              <w:rPr>
                <w:rFonts w:asciiTheme="minorHAnsi" w:hAnsiTheme="minorHAnsi"/>
                <w:strike/>
                <w:sz w:val="22"/>
                <w:szCs w:val="22"/>
                <w:lang w:eastAsia="en-CA"/>
              </w:rPr>
            </w:pPr>
            <w:r w:rsidRPr="00D747D6">
              <w:rPr>
                <w:rFonts w:asciiTheme="minorHAnsi" w:hAnsiTheme="minorHAnsi"/>
                <w:strike/>
                <w:sz w:val="22"/>
                <w:szCs w:val="22"/>
                <w:lang w:eastAsia="en-CA"/>
              </w:rPr>
              <w:t>Reject the member if:</w:t>
            </w:r>
          </w:p>
          <w:p w14:paraId="7AF7AD36" w14:textId="77777777" w:rsidR="00A7280D" w:rsidRPr="00D747D6" w:rsidRDefault="00A7280D" w:rsidP="00615CDB">
            <w:pPr>
              <w:ind w:left="1440"/>
              <w:rPr>
                <w:rFonts w:asciiTheme="minorHAnsi" w:hAnsiTheme="minorHAnsi"/>
                <w:strike/>
                <w:sz w:val="22"/>
                <w:szCs w:val="22"/>
                <w:lang w:eastAsia="en-CA"/>
              </w:rPr>
            </w:pPr>
            <w:r w:rsidRPr="00D747D6">
              <w:rPr>
                <w:rFonts w:asciiTheme="minorHAnsi" w:hAnsiTheme="minorHAnsi"/>
                <w:strike/>
                <w:sz w:val="22"/>
                <w:szCs w:val="22"/>
                <w:lang w:eastAsia="en-CA"/>
              </w:rPr>
              <w:t>Correspondence between the File.ProvinceState and File.PostalCodeZipCode according to Canada Post information.</w:t>
            </w:r>
          </w:p>
          <w:p w14:paraId="0ABCDD31" w14:textId="77777777" w:rsidR="00A7280D" w:rsidRPr="00D747D6" w:rsidRDefault="00A7280D" w:rsidP="00615CDB">
            <w:pPr>
              <w:ind w:left="1440"/>
              <w:rPr>
                <w:rFonts w:asciiTheme="minorHAnsi" w:hAnsiTheme="minorHAnsi"/>
                <w:strike/>
                <w:sz w:val="22"/>
                <w:szCs w:val="22"/>
                <w:lang w:eastAsia="en-CA"/>
              </w:rPr>
            </w:pPr>
            <w:r w:rsidRPr="00D747D6">
              <w:rPr>
                <w:rFonts w:asciiTheme="minorHAnsi" w:hAnsiTheme="minorHAnsi"/>
                <w:strike/>
                <w:sz w:val="22"/>
                <w:szCs w:val="22"/>
                <w:lang w:eastAsia="en-CA"/>
              </w:rPr>
              <w:t xml:space="preserve">where File.Country=CA </w:t>
            </w:r>
          </w:p>
          <w:p w14:paraId="0A7E5BEC" w14:textId="77777777" w:rsidR="00A7280D" w:rsidRPr="00D747D6" w:rsidRDefault="00A7280D" w:rsidP="00F71AC7">
            <w:pPr>
              <w:ind w:left="0"/>
              <w:rPr>
                <w:rFonts w:asciiTheme="minorHAnsi" w:hAnsiTheme="minorHAnsi"/>
                <w:strike/>
                <w:sz w:val="22"/>
                <w:szCs w:val="22"/>
                <w:lang w:eastAsia="en-CA"/>
              </w:rPr>
            </w:pPr>
            <w:r w:rsidRPr="00D747D6">
              <w:rPr>
                <w:rFonts w:asciiTheme="minorHAnsi" w:hAnsiTheme="minorHAnsi"/>
                <w:strike/>
                <w:sz w:val="22"/>
                <w:szCs w:val="22"/>
                <w:lang w:eastAsia="en-CA"/>
              </w:rPr>
              <w:t>Proves incorrect.</w:t>
            </w:r>
          </w:p>
        </w:tc>
      </w:tr>
      <w:tr w:rsidR="00A7280D" w:rsidRPr="00A61AB1" w14:paraId="7DD57D4C"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445479" w14:textId="77777777" w:rsidR="00A7280D"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7694DAB" w14:textId="77777777" w:rsidR="00A7280D" w:rsidRPr="00D747D6" w:rsidRDefault="00A7280D" w:rsidP="00DE0D03">
            <w:pPr>
              <w:pStyle w:val="NormalWeb"/>
              <w:spacing w:line="276" w:lineRule="auto"/>
              <w:rPr>
                <w:rFonts w:asciiTheme="minorHAnsi" w:hAnsiTheme="minorHAnsi"/>
                <w:strike/>
                <w:color w:val="000000"/>
                <w:sz w:val="22"/>
                <w:szCs w:val="22"/>
                <w:lang w:val="en-CA"/>
              </w:rPr>
            </w:pPr>
          </w:p>
        </w:tc>
      </w:tr>
      <w:tr w:rsidR="008D5089" w:rsidRPr="00A61AB1" w14:paraId="1D0DE664"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234C732" w14:textId="77777777" w:rsidR="008D5089" w:rsidRDefault="008D5089" w:rsidP="008D508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3DCA82EF" w14:textId="065B3640" w:rsidR="008D5089" w:rsidRPr="00D747D6" w:rsidRDefault="008D5089" w:rsidP="008D5089">
            <w:pPr>
              <w:pStyle w:val="NormalWeb"/>
              <w:spacing w:line="276" w:lineRule="auto"/>
              <w:rPr>
                <w:rFonts w:asciiTheme="minorHAnsi" w:hAnsiTheme="minorHAnsi"/>
                <w:strike/>
                <w:color w:val="000000"/>
                <w:sz w:val="22"/>
                <w:szCs w:val="22"/>
                <w:lang w:val="en-CA"/>
              </w:rPr>
            </w:pPr>
            <w:r w:rsidRPr="00D747D6">
              <w:rPr>
                <w:rFonts w:asciiTheme="minorHAnsi" w:hAnsiTheme="minorHAnsi"/>
                <w:strike/>
                <w:color w:val="000000"/>
                <w:sz w:val="22"/>
                <w:szCs w:val="22"/>
                <w:lang w:val="en-CA"/>
              </w:rPr>
              <w:t>The selected province does not correspond to the postal code provided.</w:t>
            </w:r>
          </w:p>
        </w:tc>
      </w:tr>
      <w:tr w:rsidR="008D5089" w:rsidRPr="00A61AB1" w14:paraId="56E3EB39"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94C5375" w14:textId="77777777" w:rsidR="008D5089" w:rsidRDefault="008D5089" w:rsidP="008D508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02A9422" w14:textId="77777777" w:rsidR="008D5089" w:rsidRDefault="008D5089" w:rsidP="008D508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C81B405" w14:textId="602ED3F0" w:rsidR="008D5089" w:rsidRPr="00D747D6" w:rsidRDefault="008D5089" w:rsidP="008D5089">
            <w:pPr>
              <w:spacing w:before="60" w:after="60"/>
              <w:ind w:left="0"/>
              <w:rPr>
                <w:rFonts w:asciiTheme="minorHAnsi" w:hAnsiTheme="minorHAnsi"/>
                <w:strike/>
                <w:sz w:val="22"/>
                <w:szCs w:val="22"/>
                <w:lang w:eastAsia="en-CA"/>
              </w:rPr>
            </w:pPr>
            <w:r w:rsidRPr="00D747D6">
              <w:rPr>
                <w:rFonts w:asciiTheme="minorHAnsi" w:hAnsiTheme="minorHAnsi"/>
                <w:strike/>
                <w:sz w:val="22"/>
                <w:szCs w:val="22"/>
              </w:rPr>
              <w:t>The selected province does not correspond to the postal code provided.</w:t>
            </w:r>
          </w:p>
        </w:tc>
      </w:tr>
      <w:tr w:rsidR="00A7280D" w:rsidRPr="0085712F" w14:paraId="6CEF5E00"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0C3C785" w14:textId="77777777" w:rsidR="00A7280D" w:rsidRPr="0085712F" w:rsidRDefault="00A7280D" w:rsidP="00DE0D03">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1C9FCAD" w14:textId="77777777" w:rsidR="00A7280D" w:rsidRPr="00D747D6" w:rsidRDefault="00A7280D">
            <w:pPr>
              <w:ind w:left="1440"/>
              <w:rPr>
                <w:rFonts w:asciiTheme="minorHAnsi" w:hAnsiTheme="minorHAnsi"/>
                <w:strike/>
                <w:sz w:val="22"/>
                <w:szCs w:val="22"/>
                <w:lang w:eastAsia="en-CA"/>
              </w:rPr>
            </w:pPr>
          </w:p>
        </w:tc>
      </w:tr>
      <w:tr w:rsidR="00A7280D" w:rsidRPr="0085712F" w14:paraId="1EE53AB1"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F6139F"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C5B8AB6" w14:textId="77777777" w:rsidR="00A7280D" w:rsidRPr="00D747D6" w:rsidRDefault="00A7280D" w:rsidP="00DE0D03">
            <w:pPr>
              <w:spacing w:before="60" w:after="60" w:line="240" w:lineRule="auto"/>
              <w:ind w:left="0"/>
              <w:rPr>
                <w:rFonts w:asciiTheme="minorHAnsi" w:hAnsiTheme="minorHAnsi"/>
                <w:strike/>
                <w:sz w:val="22"/>
                <w:szCs w:val="22"/>
                <w:lang w:eastAsia="en-CA"/>
              </w:rPr>
            </w:pPr>
            <w:r w:rsidRPr="00D747D6">
              <w:rPr>
                <w:rFonts w:asciiTheme="minorHAnsi" w:hAnsiTheme="minorHAnsi"/>
                <w:strike/>
                <w:sz w:val="22"/>
                <w:szCs w:val="22"/>
                <w:lang w:eastAsia="en-CA"/>
              </w:rPr>
              <w:t>None</w:t>
            </w:r>
          </w:p>
        </w:tc>
      </w:tr>
      <w:tr w:rsidR="00A7280D" w:rsidRPr="0085712F" w14:paraId="253389B8"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095238" w14:textId="77777777" w:rsidR="00A7280D" w:rsidRPr="0085712F" w:rsidRDefault="00A7280D" w:rsidP="00DE0D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FA417D9" w14:textId="77777777" w:rsidR="00A7280D" w:rsidRPr="00D747D6" w:rsidRDefault="00A7280D" w:rsidP="00DE0D03">
            <w:pPr>
              <w:spacing w:before="60" w:after="60" w:line="240" w:lineRule="auto"/>
              <w:ind w:left="0"/>
              <w:rPr>
                <w:rFonts w:asciiTheme="minorHAnsi" w:hAnsiTheme="minorHAnsi"/>
                <w:strike/>
                <w:sz w:val="22"/>
                <w:szCs w:val="22"/>
                <w:lang w:eastAsia="en-CA"/>
              </w:rPr>
            </w:pPr>
          </w:p>
        </w:tc>
      </w:tr>
      <w:tr w:rsidR="00A7280D" w:rsidRPr="0085712F" w14:paraId="68A8ABF6" w14:textId="77777777" w:rsidTr="00DE0D0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5371FED"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ED096E5"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8D81900" w14:textId="38C4C7A9" w:rsidR="00D747D6" w:rsidRDefault="00D747D6" w:rsidP="008D5089">
            <w:pPr>
              <w:ind w:left="0"/>
              <w:rPr>
                <w:rFonts w:asciiTheme="minorHAnsi" w:hAnsiTheme="minorHAnsi"/>
                <w:sz w:val="22"/>
                <w:szCs w:val="22"/>
                <w:lang w:val="en-US" w:eastAsia="en-CA"/>
              </w:rPr>
            </w:pPr>
            <w:r>
              <w:rPr>
                <w:rFonts w:asciiTheme="minorHAnsi" w:hAnsiTheme="minorHAnsi"/>
                <w:sz w:val="22"/>
                <w:szCs w:val="22"/>
                <w:lang w:val="en-US" w:eastAsia="en-CA"/>
              </w:rPr>
              <w:t>CS 20170502:</w:t>
            </w:r>
          </w:p>
          <w:p w14:paraId="4543FBE0" w14:textId="18CBD3EA" w:rsidR="00D747D6" w:rsidRPr="00D747D6" w:rsidRDefault="00D747D6"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B161, B163 and B164 no longer required as B165 will be validating entire address.</w:t>
            </w:r>
          </w:p>
          <w:p w14:paraId="7DABF8BF" w14:textId="77777777" w:rsidR="008D5089" w:rsidRDefault="008D5089" w:rsidP="008D5089">
            <w:pPr>
              <w:ind w:left="0"/>
              <w:rPr>
                <w:rFonts w:asciiTheme="minorHAnsi" w:hAnsiTheme="minorHAnsi"/>
                <w:sz w:val="22"/>
                <w:szCs w:val="22"/>
                <w:lang w:val="en-US" w:eastAsia="en-CA"/>
              </w:rPr>
            </w:pPr>
            <w:r>
              <w:rPr>
                <w:rFonts w:asciiTheme="minorHAnsi" w:hAnsiTheme="minorHAnsi"/>
                <w:sz w:val="22"/>
                <w:szCs w:val="22"/>
                <w:lang w:val="en-US" w:eastAsia="en-CA"/>
              </w:rPr>
              <w:t xml:space="preserve">AD 20170501: </w:t>
            </w:r>
          </w:p>
          <w:p w14:paraId="4775B8F6" w14:textId="439E563D" w:rsidR="00AC4103" w:rsidRPr="00AC4103" w:rsidRDefault="008D5089" w:rsidP="000D64DB">
            <w:pPr>
              <w:pStyle w:val="ListParagraph"/>
              <w:numPr>
                <w:ilvl w:val="0"/>
                <w:numId w:val="8"/>
              </w:numPr>
              <w:rPr>
                <w:rFonts w:asciiTheme="minorHAnsi" w:hAnsiTheme="minorHAnsi"/>
                <w:sz w:val="22"/>
                <w:szCs w:val="22"/>
                <w:lang w:val="en-US" w:eastAsia="en-CA"/>
              </w:rPr>
            </w:pPr>
            <w:r w:rsidRPr="00AC4103">
              <w:rPr>
                <w:rFonts w:asciiTheme="minorHAnsi" w:hAnsiTheme="minorHAnsi"/>
                <w:sz w:val="22"/>
                <w:szCs w:val="22"/>
                <w:lang w:val="en-US" w:eastAsia="en-CA"/>
              </w:rPr>
              <w:t xml:space="preserve">Ready for sign off. </w:t>
            </w:r>
          </w:p>
          <w:p w14:paraId="2F784A88" w14:textId="0A458C70" w:rsidR="00CA303C" w:rsidRDefault="00CA303C" w:rsidP="00CA303C">
            <w:pPr>
              <w:ind w:left="0"/>
              <w:rPr>
                <w:rFonts w:asciiTheme="minorHAnsi" w:hAnsiTheme="minorHAnsi"/>
                <w:sz w:val="22"/>
                <w:szCs w:val="22"/>
                <w:lang w:val="en-US" w:eastAsia="en-CA"/>
              </w:rPr>
            </w:pPr>
            <w:r>
              <w:rPr>
                <w:rFonts w:asciiTheme="minorHAnsi" w:hAnsiTheme="minorHAnsi"/>
                <w:sz w:val="22"/>
                <w:szCs w:val="22"/>
                <w:lang w:val="en-US" w:eastAsia="en-CA"/>
              </w:rPr>
              <w:t xml:space="preserve">CS 20170425: </w:t>
            </w:r>
          </w:p>
          <w:p w14:paraId="34CFFE9A" w14:textId="77777777" w:rsidR="00CA303C" w:rsidRDefault="00CA303C"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Carina to provide samples of what the NCode (B165) validation will look like.</w:t>
            </w:r>
          </w:p>
          <w:p w14:paraId="2A672074" w14:textId="2B900545" w:rsidR="00CA303C" w:rsidRPr="00CA303C" w:rsidRDefault="00CA303C"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Once HOOPP sees </w:t>
            </w:r>
            <w:r w:rsidR="00074AA9">
              <w:rPr>
                <w:rFonts w:asciiTheme="minorHAnsi" w:hAnsiTheme="minorHAnsi"/>
                <w:sz w:val="22"/>
                <w:szCs w:val="22"/>
                <w:lang w:val="en-US" w:eastAsia="en-CA"/>
              </w:rPr>
              <w:t>this</w:t>
            </w:r>
            <w:r>
              <w:rPr>
                <w:rFonts w:asciiTheme="minorHAnsi" w:hAnsiTheme="minorHAnsi"/>
                <w:sz w:val="22"/>
                <w:szCs w:val="22"/>
                <w:lang w:val="en-US" w:eastAsia="en-CA"/>
              </w:rPr>
              <w:t xml:space="preserve"> they are to evaluate if B161, B163 and B164 are required and if we can just keep B165 that validates the entire address.</w:t>
            </w:r>
          </w:p>
          <w:p w14:paraId="5154D90F" w14:textId="77777777" w:rsidR="00CA303C" w:rsidRDefault="00A7280D" w:rsidP="00C06604">
            <w:pPr>
              <w:ind w:left="0"/>
              <w:rPr>
                <w:rFonts w:asciiTheme="minorHAnsi" w:hAnsiTheme="minorHAnsi"/>
                <w:sz w:val="22"/>
                <w:szCs w:val="22"/>
                <w:lang w:val="en-US" w:eastAsia="en-CA"/>
              </w:rPr>
            </w:pPr>
            <w:r w:rsidRPr="00C53E0D">
              <w:rPr>
                <w:rFonts w:asciiTheme="minorHAnsi" w:hAnsiTheme="minorHAnsi"/>
                <w:sz w:val="22"/>
                <w:szCs w:val="22"/>
                <w:lang w:val="en-US" w:eastAsia="en-CA"/>
              </w:rPr>
              <w:t xml:space="preserve">MS 20170228: </w:t>
            </w:r>
          </w:p>
          <w:p w14:paraId="5339BA30" w14:textId="23B79FB2" w:rsidR="00A7280D" w:rsidRPr="00CA303C" w:rsidRDefault="00A7280D" w:rsidP="000D64DB">
            <w:pPr>
              <w:pStyle w:val="ListParagraph"/>
              <w:numPr>
                <w:ilvl w:val="0"/>
                <w:numId w:val="8"/>
              </w:numPr>
              <w:rPr>
                <w:rFonts w:asciiTheme="minorHAnsi" w:hAnsiTheme="minorHAnsi"/>
                <w:sz w:val="22"/>
                <w:szCs w:val="22"/>
                <w:lang w:val="en-US" w:eastAsia="en-CA"/>
              </w:rPr>
            </w:pPr>
            <w:r w:rsidRPr="00CA303C">
              <w:rPr>
                <w:rFonts w:asciiTheme="minorHAnsi" w:hAnsiTheme="minorHAnsi"/>
                <w:sz w:val="22"/>
                <w:szCs w:val="22"/>
                <w:lang w:val="en-US" w:eastAsia="en-CA"/>
              </w:rPr>
              <w:t>MS already has a validation, N Code that validates the entire address and compares it to Canada Post.  We are currently investigating to see if we can split out the N Code validation, into separate validations.</w:t>
            </w:r>
          </w:p>
        </w:tc>
      </w:tr>
    </w:tbl>
    <w:p w14:paraId="29D9E51E" w14:textId="77777777" w:rsidR="00104693" w:rsidRDefault="00104693" w:rsidP="00104693">
      <w:pPr>
        <w:spacing w:before="0" w:after="0" w:line="240" w:lineRule="auto"/>
        <w:ind w:left="0"/>
      </w:pPr>
    </w:p>
    <w:p w14:paraId="27378731" w14:textId="77777777" w:rsidR="002F32A6" w:rsidRDefault="002F32A6">
      <w:pPr>
        <w:spacing w:before="0" w:after="0" w:line="240" w:lineRule="auto"/>
        <w:ind w:left="0"/>
      </w:pPr>
      <w:r>
        <w:br w:type="page"/>
      </w:r>
    </w:p>
    <w:p w14:paraId="184A2DBB" w14:textId="77777777" w:rsidR="002F32A6" w:rsidRPr="006B06A8" w:rsidRDefault="002F32A6" w:rsidP="002F32A6">
      <w:pPr>
        <w:pStyle w:val="Heading3"/>
      </w:pPr>
      <w:r w:rsidRPr="006B06A8">
        <w:t>Validation –</w:t>
      </w:r>
      <w:r w:rsidR="00C5374D">
        <w:t xml:space="preserve"> City  P</w:t>
      </w:r>
      <w:r>
        <w:t>rovided</w:t>
      </w:r>
    </w:p>
    <w:p w14:paraId="70C92AFC" w14:textId="77777777" w:rsidR="002F32A6" w:rsidRPr="006B06A8" w:rsidRDefault="002F32A6"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F32A6" w14:paraId="72D421F9"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82ED65" w14:textId="77777777" w:rsidR="002F32A6" w:rsidRDefault="002F32A6"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9DA329A" w14:textId="052B621A" w:rsidR="002F32A6" w:rsidRPr="00AF4250" w:rsidRDefault="002F32A6" w:rsidP="00642773">
            <w:pPr>
              <w:pStyle w:val="Heading1"/>
              <w:rPr>
                <w:lang w:val="en-US"/>
              </w:rPr>
            </w:pPr>
            <w:bookmarkStart w:id="613" w:name="_Toc479243680"/>
            <w:bookmarkStart w:id="614" w:name="_Toc43372910"/>
            <w:r w:rsidRPr="00AF4250">
              <w:rPr>
                <w:lang w:val="en-US"/>
              </w:rPr>
              <w:t>B1</w:t>
            </w:r>
            <w:r>
              <w:rPr>
                <w:lang w:val="en-US"/>
              </w:rPr>
              <w:t>64</w:t>
            </w:r>
            <w:r w:rsidRPr="00AF4250">
              <w:rPr>
                <w:lang w:val="en-US"/>
              </w:rPr>
              <w:t>_</w:t>
            </w:r>
            <w:r>
              <w:t xml:space="preserve"> </w:t>
            </w:r>
            <w:r>
              <w:rPr>
                <w:lang w:val="en-US"/>
              </w:rPr>
              <w:t>City</w:t>
            </w:r>
            <w:r w:rsidR="006F738F">
              <w:rPr>
                <w:lang w:val="en-US"/>
              </w:rPr>
              <w:t>P</w:t>
            </w:r>
            <w:r>
              <w:rPr>
                <w:lang w:val="en-US"/>
              </w:rPr>
              <w:t>rovided</w:t>
            </w:r>
            <w:bookmarkEnd w:id="613"/>
            <w:r w:rsidR="00664A81">
              <w:rPr>
                <w:lang w:val="en-US"/>
              </w:rPr>
              <w:t xml:space="preserve"> (Removed)</w:t>
            </w:r>
            <w:bookmarkEnd w:id="614"/>
          </w:p>
        </w:tc>
      </w:tr>
      <w:tr w:rsidR="00A7280D" w14:paraId="0E2215D9"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F283A1A"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549DFF8" w14:textId="7FE288A7" w:rsidR="00A7280D" w:rsidRPr="00D747D6" w:rsidRDefault="00CA303C" w:rsidP="00AD34CC">
            <w:pPr>
              <w:spacing w:before="60" w:after="60" w:line="240" w:lineRule="auto"/>
              <w:ind w:left="0"/>
              <w:rPr>
                <w:rFonts w:asciiTheme="minorHAnsi" w:eastAsia="Times New Roman" w:hAnsiTheme="minorHAnsi" w:cs="Calibri"/>
                <w:strike/>
                <w:color w:val="auto"/>
                <w:sz w:val="22"/>
                <w:szCs w:val="22"/>
                <w:lang w:eastAsia="en-CA"/>
              </w:rPr>
            </w:pPr>
            <w:r w:rsidRPr="00D747D6">
              <w:rPr>
                <w:rFonts w:asciiTheme="minorHAnsi" w:eastAsia="Times New Roman" w:hAnsiTheme="minorHAnsi" w:cs="Calibri"/>
                <w:strike/>
                <w:color w:val="auto"/>
                <w:sz w:val="22"/>
                <w:szCs w:val="22"/>
                <w:lang w:eastAsia="en-CA"/>
              </w:rPr>
              <w:t>TBD</w:t>
            </w:r>
          </w:p>
        </w:tc>
      </w:tr>
      <w:tr w:rsidR="00A7280D" w14:paraId="2D916E9F"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CACD6C2"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DB7C1C5" w14:textId="3C217305" w:rsidR="00A7280D" w:rsidRPr="00D747D6" w:rsidRDefault="00CA303C" w:rsidP="00AD34CC">
            <w:pPr>
              <w:spacing w:before="60" w:after="60" w:line="240" w:lineRule="auto"/>
              <w:ind w:left="0"/>
              <w:rPr>
                <w:rFonts w:asciiTheme="minorHAnsi" w:eastAsia="Times New Roman" w:hAnsiTheme="minorHAnsi" w:cs="Calibri"/>
                <w:strike/>
                <w:color w:val="auto"/>
                <w:sz w:val="22"/>
                <w:szCs w:val="22"/>
                <w:lang w:eastAsia="en-CA"/>
              </w:rPr>
            </w:pPr>
            <w:r w:rsidRPr="00D747D6">
              <w:rPr>
                <w:rFonts w:asciiTheme="minorHAnsi" w:eastAsia="Times New Roman" w:hAnsiTheme="minorHAnsi" w:cs="Calibri"/>
                <w:strike/>
                <w:color w:val="auto"/>
                <w:sz w:val="22"/>
                <w:szCs w:val="22"/>
                <w:lang w:eastAsia="en-CA"/>
              </w:rPr>
              <w:t>2</w:t>
            </w:r>
            <w:r w:rsidRPr="00D747D6">
              <w:rPr>
                <w:rFonts w:asciiTheme="minorHAnsi" w:eastAsia="Times New Roman" w:hAnsiTheme="minorHAnsi" w:cs="Calibri"/>
                <w:strike/>
                <w:color w:val="auto"/>
                <w:sz w:val="22"/>
                <w:szCs w:val="22"/>
                <w:vertAlign w:val="superscript"/>
                <w:lang w:eastAsia="en-CA"/>
              </w:rPr>
              <w:t>nd</w:t>
            </w:r>
            <w:r w:rsidRPr="00D747D6">
              <w:rPr>
                <w:rFonts w:asciiTheme="minorHAnsi" w:eastAsia="Times New Roman" w:hAnsiTheme="minorHAnsi" w:cs="Calibri"/>
                <w:strike/>
                <w:color w:val="auto"/>
                <w:sz w:val="22"/>
                <w:szCs w:val="22"/>
                <w:lang w:eastAsia="en-CA"/>
              </w:rPr>
              <w:t xml:space="preserve"> level validation</w:t>
            </w:r>
          </w:p>
        </w:tc>
      </w:tr>
      <w:tr w:rsidR="00A7280D" w14:paraId="6E144452"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F4D8B40"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CE3E6A7" w14:textId="77777777" w:rsidR="00A7280D" w:rsidRPr="00D747D6" w:rsidRDefault="00A7280D" w:rsidP="00AD34CC">
            <w:pPr>
              <w:spacing w:before="60" w:after="60" w:line="240" w:lineRule="auto"/>
              <w:ind w:left="0"/>
              <w:rPr>
                <w:rFonts w:asciiTheme="minorHAnsi" w:eastAsia="Times New Roman" w:hAnsiTheme="minorHAnsi" w:cs="Calibri"/>
                <w:strike/>
                <w:color w:val="auto"/>
                <w:sz w:val="22"/>
                <w:szCs w:val="22"/>
                <w:lang w:eastAsia="en-CA"/>
              </w:rPr>
            </w:pPr>
            <w:r w:rsidRPr="00D747D6">
              <w:rPr>
                <w:rFonts w:asciiTheme="minorHAnsi" w:eastAsia="Times New Roman" w:hAnsiTheme="minorHAnsi" w:cs="Calibri"/>
                <w:strike/>
                <w:color w:val="auto"/>
                <w:sz w:val="22"/>
                <w:szCs w:val="22"/>
                <w:lang w:eastAsia="en-CA"/>
              </w:rPr>
              <w:t>Enrolment, Event-Death</w:t>
            </w:r>
          </w:p>
        </w:tc>
      </w:tr>
      <w:tr w:rsidR="00A7280D" w14:paraId="5F3D71DA"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8DEBB6"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1986A93" w14:textId="77777777" w:rsidR="00A7280D" w:rsidRPr="00D747D6" w:rsidRDefault="00A7280D" w:rsidP="00AD34CC">
            <w:pPr>
              <w:spacing w:before="60" w:after="60" w:line="240" w:lineRule="auto"/>
              <w:ind w:left="0"/>
              <w:rPr>
                <w:rFonts w:asciiTheme="minorHAnsi" w:hAnsiTheme="minorHAnsi"/>
                <w:strike/>
                <w:sz w:val="22"/>
                <w:szCs w:val="22"/>
                <w:lang w:eastAsia="en-CA"/>
              </w:rPr>
            </w:pPr>
            <w:r w:rsidRPr="00D747D6">
              <w:rPr>
                <w:rFonts w:asciiTheme="minorHAnsi" w:hAnsiTheme="minorHAnsi"/>
                <w:strike/>
                <w:sz w:val="22"/>
                <w:szCs w:val="22"/>
                <w:lang w:eastAsia="en-CA"/>
              </w:rPr>
              <w:t xml:space="preserve">Complete Member Error </w:t>
            </w:r>
          </w:p>
        </w:tc>
      </w:tr>
      <w:tr w:rsidR="00A7280D" w14:paraId="5F23B359"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4599FA"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030E73C" w14:textId="77777777" w:rsidR="00A7280D" w:rsidRPr="00D747D6" w:rsidRDefault="00A7280D" w:rsidP="00AD34CC">
            <w:pPr>
              <w:spacing w:before="60" w:after="60" w:line="240" w:lineRule="auto"/>
              <w:ind w:left="0"/>
              <w:rPr>
                <w:rFonts w:asciiTheme="minorHAnsi" w:eastAsia="Times New Roman" w:hAnsiTheme="minorHAnsi" w:cs="Calibri"/>
                <w:strike/>
                <w:color w:val="auto"/>
                <w:sz w:val="22"/>
                <w:szCs w:val="22"/>
                <w:lang w:eastAsia="en-CA"/>
              </w:rPr>
            </w:pPr>
            <w:r w:rsidRPr="00D747D6">
              <w:rPr>
                <w:rFonts w:asciiTheme="minorHAnsi" w:hAnsiTheme="minorHAnsi"/>
                <w:strike/>
                <w:sz w:val="22"/>
                <w:szCs w:val="22"/>
                <w:lang w:eastAsia="en-CA"/>
              </w:rPr>
              <w:t>Public</w:t>
            </w:r>
          </w:p>
        </w:tc>
      </w:tr>
      <w:tr w:rsidR="00A7280D" w:rsidRPr="00A61AB1" w14:paraId="56DECD09"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A45344"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61B5428"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178777F" w14:textId="77777777" w:rsidR="00A7280D" w:rsidRPr="00D747D6" w:rsidRDefault="00A7280D" w:rsidP="002F32A6">
            <w:pPr>
              <w:ind w:left="0"/>
              <w:rPr>
                <w:rFonts w:asciiTheme="minorHAnsi" w:hAnsiTheme="minorHAnsi"/>
                <w:strike/>
                <w:sz w:val="22"/>
                <w:szCs w:val="22"/>
                <w:lang w:eastAsia="en-CA"/>
              </w:rPr>
            </w:pPr>
            <w:r w:rsidRPr="00D747D6">
              <w:rPr>
                <w:rFonts w:asciiTheme="minorHAnsi" w:hAnsiTheme="minorHAnsi"/>
                <w:strike/>
                <w:sz w:val="22"/>
                <w:szCs w:val="22"/>
                <w:lang w:eastAsia="en-CA"/>
              </w:rPr>
              <w:t xml:space="preserve">Validation performed against Canada post information to ensure Canadian city provided corresponds to Postal Code provided. </w:t>
            </w:r>
          </w:p>
          <w:p w14:paraId="558D0B71" w14:textId="77777777" w:rsidR="00A7280D" w:rsidRPr="00D747D6" w:rsidRDefault="00A7280D" w:rsidP="002F32A6">
            <w:pPr>
              <w:ind w:left="0"/>
              <w:rPr>
                <w:rFonts w:asciiTheme="minorHAnsi" w:hAnsiTheme="minorHAnsi"/>
                <w:strike/>
                <w:sz w:val="22"/>
                <w:szCs w:val="22"/>
                <w:lang w:eastAsia="en-CA"/>
              </w:rPr>
            </w:pPr>
            <w:r w:rsidRPr="00D747D6">
              <w:rPr>
                <w:rFonts w:asciiTheme="minorHAnsi" w:hAnsiTheme="minorHAnsi"/>
                <w:strike/>
                <w:sz w:val="22"/>
                <w:szCs w:val="22"/>
                <w:lang w:eastAsia="en-CA"/>
              </w:rPr>
              <w:t>Error; if city provided does not correspond to the postal code provided based on Canada Post information.</w:t>
            </w:r>
          </w:p>
          <w:p w14:paraId="1EFCD2C2" w14:textId="77777777" w:rsidR="00A7280D" w:rsidRPr="00D747D6" w:rsidRDefault="00A7280D" w:rsidP="002F32A6">
            <w:pPr>
              <w:ind w:left="0"/>
              <w:rPr>
                <w:rFonts w:asciiTheme="minorHAnsi" w:hAnsiTheme="minorHAnsi"/>
                <w:strike/>
                <w:sz w:val="22"/>
                <w:szCs w:val="22"/>
                <w:lang w:eastAsia="en-CA"/>
              </w:rPr>
            </w:pPr>
            <w:r w:rsidRPr="00D747D6">
              <w:rPr>
                <w:rFonts w:asciiTheme="minorHAnsi" w:hAnsiTheme="minorHAnsi"/>
                <w:strike/>
                <w:sz w:val="22"/>
                <w:szCs w:val="22"/>
                <w:lang w:eastAsia="en-CA"/>
              </w:rPr>
              <w:t>Only performed if:</w:t>
            </w:r>
          </w:p>
          <w:p w14:paraId="642E14BF" w14:textId="77777777" w:rsidR="00A7280D" w:rsidRPr="00D747D6" w:rsidRDefault="00A7280D" w:rsidP="002F32A6">
            <w:pPr>
              <w:ind w:left="0"/>
              <w:rPr>
                <w:rFonts w:asciiTheme="minorHAnsi" w:hAnsiTheme="minorHAnsi"/>
                <w:strike/>
                <w:sz w:val="22"/>
                <w:szCs w:val="22"/>
                <w:lang w:val="en-US" w:eastAsia="en-CA"/>
              </w:rPr>
            </w:pPr>
            <w:r w:rsidRPr="00D747D6">
              <w:rPr>
                <w:rFonts w:asciiTheme="minorHAnsi" w:hAnsiTheme="minorHAnsi"/>
                <w:strike/>
                <w:sz w:val="22"/>
                <w:szCs w:val="22"/>
                <w:lang w:eastAsia="en-CA"/>
              </w:rPr>
              <w:t>New enrollment or Event type = DBR; and country selected  = Canada</w:t>
            </w:r>
          </w:p>
        </w:tc>
      </w:tr>
      <w:tr w:rsidR="00A7280D" w:rsidRPr="009151F9" w14:paraId="5812F3B8"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C6CB074"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0BA3858" w14:textId="77777777" w:rsidR="00A7280D" w:rsidRPr="00D747D6" w:rsidRDefault="00A7280D" w:rsidP="00D87D80">
            <w:pPr>
              <w:ind w:left="0"/>
              <w:rPr>
                <w:rFonts w:asciiTheme="minorHAnsi" w:hAnsiTheme="minorHAnsi"/>
                <w:strike/>
                <w:sz w:val="22"/>
                <w:szCs w:val="22"/>
                <w:lang w:eastAsia="en-CA"/>
              </w:rPr>
            </w:pPr>
            <w:r w:rsidRPr="00D747D6">
              <w:rPr>
                <w:rFonts w:asciiTheme="minorHAnsi" w:hAnsiTheme="minorHAnsi"/>
                <w:strike/>
                <w:sz w:val="22"/>
                <w:szCs w:val="22"/>
                <w:lang w:eastAsia="en-CA"/>
              </w:rPr>
              <w:t>Reject the member if:</w:t>
            </w:r>
          </w:p>
          <w:p w14:paraId="73105884" w14:textId="77777777" w:rsidR="00A7280D" w:rsidRPr="00D747D6" w:rsidRDefault="00A7280D" w:rsidP="00D87D80">
            <w:pPr>
              <w:ind w:left="1440"/>
              <w:rPr>
                <w:rFonts w:asciiTheme="minorHAnsi" w:hAnsiTheme="minorHAnsi"/>
                <w:strike/>
                <w:sz w:val="22"/>
                <w:szCs w:val="22"/>
                <w:lang w:eastAsia="en-CA"/>
              </w:rPr>
            </w:pPr>
            <w:r w:rsidRPr="00D747D6">
              <w:rPr>
                <w:rFonts w:asciiTheme="minorHAnsi" w:hAnsiTheme="minorHAnsi"/>
                <w:strike/>
                <w:sz w:val="22"/>
                <w:szCs w:val="22"/>
                <w:lang w:eastAsia="en-CA"/>
              </w:rPr>
              <w:t>Correspondence between the File.City and File.PostalCodeZipCode according to Canada Post information.</w:t>
            </w:r>
          </w:p>
          <w:p w14:paraId="5520A3E8" w14:textId="77777777" w:rsidR="00A7280D" w:rsidRPr="00D747D6" w:rsidRDefault="00A7280D" w:rsidP="00D87D80">
            <w:pPr>
              <w:ind w:left="1440"/>
              <w:rPr>
                <w:rFonts w:asciiTheme="minorHAnsi" w:hAnsiTheme="minorHAnsi"/>
                <w:strike/>
                <w:sz w:val="22"/>
                <w:szCs w:val="22"/>
                <w:lang w:eastAsia="en-CA"/>
              </w:rPr>
            </w:pPr>
            <w:r w:rsidRPr="00D747D6">
              <w:rPr>
                <w:rFonts w:asciiTheme="minorHAnsi" w:hAnsiTheme="minorHAnsi"/>
                <w:strike/>
                <w:sz w:val="22"/>
                <w:szCs w:val="22"/>
                <w:lang w:eastAsia="en-CA"/>
              </w:rPr>
              <w:t xml:space="preserve">where File.Country=CA </w:t>
            </w:r>
          </w:p>
          <w:p w14:paraId="603CE11B" w14:textId="77777777" w:rsidR="00A7280D" w:rsidRPr="00D747D6" w:rsidRDefault="00A7280D" w:rsidP="00F71AC7">
            <w:pPr>
              <w:ind w:left="0"/>
              <w:rPr>
                <w:rFonts w:asciiTheme="minorHAnsi" w:hAnsiTheme="minorHAnsi"/>
                <w:strike/>
                <w:sz w:val="22"/>
                <w:szCs w:val="22"/>
                <w:lang w:eastAsia="en-CA"/>
              </w:rPr>
            </w:pPr>
          </w:p>
          <w:p w14:paraId="1A94C33E" w14:textId="77777777" w:rsidR="00A7280D" w:rsidRPr="00D747D6" w:rsidRDefault="00A7280D" w:rsidP="00F71AC7">
            <w:pPr>
              <w:ind w:left="0"/>
              <w:rPr>
                <w:rFonts w:asciiTheme="minorHAnsi" w:hAnsiTheme="minorHAnsi"/>
                <w:strike/>
                <w:sz w:val="22"/>
                <w:szCs w:val="22"/>
                <w:lang w:eastAsia="en-CA"/>
              </w:rPr>
            </w:pPr>
            <w:r w:rsidRPr="00D747D6">
              <w:rPr>
                <w:rFonts w:asciiTheme="minorHAnsi" w:hAnsiTheme="minorHAnsi"/>
                <w:strike/>
                <w:sz w:val="22"/>
                <w:szCs w:val="22"/>
                <w:lang w:eastAsia="en-CA"/>
              </w:rPr>
              <w:t>Proves incorrect.</w:t>
            </w:r>
          </w:p>
        </w:tc>
      </w:tr>
      <w:tr w:rsidR="00A7280D" w:rsidRPr="00A61AB1" w14:paraId="1C2BD7BD"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A1CBDA5"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BA4610B" w14:textId="77777777" w:rsidR="00A7280D" w:rsidRPr="00D747D6" w:rsidRDefault="00A7280D" w:rsidP="00AD34CC">
            <w:pPr>
              <w:pStyle w:val="NormalWeb"/>
              <w:spacing w:line="276" w:lineRule="auto"/>
              <w:rPr>
                <w:rFonts w:asciiTheme="minorHAnsi" w:hAnsiTheme="minorHAnsi"/>
                <w:strike/>
                <w:color w:val="000000"/>
                <w:sz w:val="22"/>
                <w:szCs w:val="22"/>
                <w:lang w:val="en-CA"/>
              </w:rPr>
            </w:pPr>
          </w:p>
        </w:tc>
      </w:tr>
      <w:tr w:rsidR="008D5089" w:rsidRPr="00A61AB1" w14:paraId="3782685B"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9002122" w14:textId="77777777" w:rsidR="008D5089" w:rsidRDefault="008D5089" w:rsidP="008D508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5040D62" w14:textId="7B915462" w:rsidR="008D5089" w:rsidRPr="00D747D6" w:rsidRDefault="008D5089" w:rsidP="008D5089">
            <w:pPr>
              <w:pStyle w:val="NormalWeb"/>
              <w:spacing w:line="276" w:lineRule="auto"/>
              <w:rPr>
                <w:rFonts w:asciiTheme="minorHAnsi" w:hAnsiTheme="minorHAnsi"/>
                <w:strike/>
                <w:color w:val="000000"/>
                <w:sz w:val="22"/>
                <w:szCs w:val="22"/>
                <w:lang w:val="en-CA"/>
              </w:rPr>
            </w:pPr>
            <w:r w:rsidRPr="00D747D6">
              <w:rPr>
                <w:rFonts w:asciiTheme="minorHAnsi" w:hAnsiTheme="minorHAnsi"/>
                <w:strike/>
                <w:color w:val="000000"/>
                <w:sz w:val="22"/>
                <w:szCs w:val="22"/>
                <w:lang w:val="en-CA"/>
              </w:rPr>
              <w:t>The selected city does not correspond to the postal code provided.</w:t>
            </w:r>
          </w:p>
        </w:tc>
      </w:tr>
      <w:tr w:rsidR="008D5089" w:rsidRPr="00A61AB1" w14:paraId="163E04DF"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0EA395C" w14:textId="77777777" w:rsidR="008D5089" w:rsidRDefault="008D5089" w:rsidP="008D508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4A75124" w14:textId="77777777" w:rsidR="008D5089" w:rsidRDefault="008D5089" w:rsidP="008D508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1E0C04C" w14:textId="0DEB6539" w:rsidR="008D5089" w:rsidRPr="00D747D6" w:rsidRDefault="008D5089" w:rsidP="008D5089">
            <w:pPr>
              <w:spacing w:before="60" w:after="60"/>
              <w:ind w:left="0"/>
              <w:rPr>
                <w:rFonts w:asciiTheme="minorHAnsi" w:hAnsiTheme="minorHAnsi"/>
                <w:strike/>
                <w:sz w:val="22"/>
                <w:szCs w:val="22"/>
                <w:lang w:eastAsia="en-CA"/>
              </w:rPr>
            </w:pPr>
            <w:r w:rsidRPr="00D747D6">
              <w:rPr>
                <w:rFonts w:asciiTheme="minorHAnsi" w:hAnsiTheme="minorHAnsi"/>
                <w:strike/>
                <w:sz w:val="22"/>
                <w:szCs w:val="22"/>
              </w:rPr>
              <w:t>The selected city does not correspond to the postal code provided.</w:t>
            </w:r>
          </w:p>
        </w:tc>
      </w:tr>
      <w:tr w:rsidR="00A7280D" w:rsidRPr="0085712F" w14:paraId="43B10AEC"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44D89A5" w14:textId="77777777" w:rsidR="00A7280D" w:rsidRPr="0085712F" w:rsidRDefault="00A7280D" w:rsidP="00AD34CC">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DA66659" w14:textId="77777777" w:rsidR="00A7280D" w:rsidRPr="00D747D6" w:rsidRDefault="00A7280D">
            <w:pPr>
              <w:ind w:left="1440"/>
              <w:rPr>
                <w:rFonts w:asciiTheme="minorHAnsi" w:hAnsiTheme="minorHAnsi"/>
                <w:strike/>
                <w:sz w:val="22"/>
                <w:szCs w:val="22"/>
                <w:lang w:eastAsia="en-CA"/>
              </w:rPr>
            </w:pPr>
          </w:p>
        </w:tc>
      </w:tr>
      <w:tr w:rsidR="00A7280D" w:rsidRPr="0085712F" w14:paraId="1F9387D8"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9FCC81D" w14:textId="77777777" w:rsidR="00A7280D" w:rsidRPr="0085712F" w:rsidRDefault="00A7280D" w:rsidP="00AD34CC">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195EC34" w14:textId="77777777" w:rsidR="00A7280D" w:rsidRPr="00D747D6" w:rsidRDefault="00A7280D" w:rsidP="00AD34CC">
            <w:pPr>
              <w:spacing w:before="60" w:after="60" w:line="240" w:lineRule="auto"/>
              <w:ind w:left="0"/>
              <w:rPr>
                <w:rFonts w:asciiTheme="minorHAnsi" w:hAnsiTheme="minorHAnsi"/>
                <w:strike/>
                <w:sz w:val="22"/>
                <w:szCs w:val="22"/>
                <w:lang w:eastAsia="en-CA"/>
              </w:rPr>
            </w:pPr>
            <w:r w:rsidRPr="00D747D6">
              <w:rPr>
                <w:rFonts w:asciiTheme="minorHAnsi" w:hAnsiTheme="minorHAnsi"/>
                <w:strike/>
                <w:sz w:val="22"/>
                <w:szCs w:val="22"/>
                <w:lang w:eastAsia="en-CA"/>
              </w:rPr>
              <w:t>None</w:t>
            </w:r>
          </w:p>
        </w:tc>
      </w:tr>
      <w:tr w:rsidR="00A7280D" w:rsidRPr="0085712F" w14:paraId="3DA32AFD"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9CF342B" w14:textId="77777777" w:rsidR="00A7280D" w:rsidRPr="0085712F"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D11597F" w14:textId="77777777" w:rsidR="00A7280D" w:rsidRPr="00D747D6" w:rsidRDefault="00A7280D" w:rsidP="00AD34CC">
            <w:pPr>
              <w:spacing w:before="60" w:after="60" w:line="240" w:lineRule="auto"/>
              <w:ind w:left="0"/>
              <w:rPr>
                <w:rFonts w:asciiTheme="minorHAnsi" w:hAnsiTheme="minorHAnsi"/>
                <w:strike/>
                <w:sz w:val="22"/>
                <w:szCs w:val="22"/>
                <w:lang w:eastAsia="en-CA"/>
              </w:rPr>
            </w:pPr>
          </w:p>
        </w:tc>
      </w:tr>
      <w:tr w:rsidR="00A7280D" w:rsidRPr="0085712F" w14:paraId="456C2BC3"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B4FB2F"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5151AA8"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C4660DC" w14:textId="4FBF5E4B" w:rsidR="00D747D6" w:rsidRDefault="00D747D6" w:rsidP="008D5089">
            <w:pPr>
              <w:ind w:left="0"/>
              <w:rPr>
                <w:rFonts w:asciiTheme="minorHAnsi" w:hAnsiTheme="minorHAnsi"/>
                <w:sz w:val="22"/>
                <w:szCs w:val="22"/>
                <w:lang w:val="en-US" w:eastAsia="en-CA"/>
              </w:rPr>
            </w:pPr>
            <w:r>
              <w:rPr>
                <w:rFonts w:asciiTheme="minorHAnsi" w:hAnsiTheme="minorHAnsi"/>
                <w:sz w:val="22"/>
                <w:szCs w:val="22"/>
                <w:lang w:val="en-US" w:eastAsia="en-CA"/>
              </w:rPr>
              <w:t>CS 20170502:</w:t>
            </w:r>
          </w:p>
          <w:p w14:paraId="62FED786" w14:textId="702120CC" w:rsidR="00D747D6" w:rsidRPr="00D747D6" w:rsidRDefault="00D747D6"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B161, B163 and B164 no longer required as B165 will be validating entire message.</w:t>
            </w:r>
          </w:p>
          <w:p w14:paraId="55E1185D" w14:textId="77777777" w:rsidR="008D5089" w:rsidRDefault="008D5089" w:rsidP="008D5089">
            <w:pPr>
              <w:ind w:left="0"/>
              <w:rPr>
                <w:rFonts w:asciiTheme="minorHAnsi" w:hAnsiTheme="minorHAnsi"/>
                <w:sz w:val="22"/>
                <w:szCs w:val="22"/>
                <w:lang w:val="en-US" w:eastAsia="en-CA"/>
              </w:rPr>
            </w:pPr>
            <w:r>
              <w:rPr>
                <w:rFonts w:asciiTheme="minorHAnsi" w:hAnsiTheme="minorHAnsi"/>
                <w:sz w:val="22"/>
                <w:szCs w:val="22"/>
                <w:lang w:val="en-US" w:eastAsia="en-CA"/>
              </w:rPr>
              <w:t xml:space="preserve">AD 20170501: </w:t>
            </w:r>
          </w:p>
          <w:p w14:paraId="37708B11" w14:textId="77777777" w:rsidR="008D5089" w:rsidRDefault="008D5089"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Ready for sign off.  </w:t>
            </w:r>
          </w:p>
          <w:p w14:paraId="7393D880" w14:textId="2AD001AF" w:rsidR="008D5089" w:rsidRPr="00D747D6" w:rsidRDefault="00AC4103"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Let’s</w:t>
            </w:r>
            <w:r w:rsidR="007625A5">
              <w:rPr>
                <w:rFonts w:asciiTheme="minorHAnsi" w:hAnsiTheme="minorHAnsi"/>
                <w:sz w:val="22"/>
                <w:szCs w:val="22"/>
                <w:lang w:val="en-US" w:eastAsia="en-CA"/>
              </w:rPr>
              <w:t xml:space="preserve"> discuss rationale for making this a warning.  </w:t>
            </w:r>
            <w:r w:rsidR="008D5089" w:rsidRPr="00D747D6">
              <w:rPr>
                <w:rFonts w:asciiTheme="minorHAnsi" w:hAnsiTheme="minorHAnsi"/>
                <w:sz w:val="22"/>
                <w:szCs w:val="22"/>
                <w:lang w:val="en-US" w:eastAsia="en-CA"/>
              </w:rPr>
              <w:t>My only concern with making this a hard error is that we will prevent submission of data if Canada Post does not recognize all c</w:t>
            </w:r>
            <w:r w:rsidR="007625A5" w:rsidRPr="007625A5">
              <w:rPr>
                <w:rFonts w:asciiTheme="minorHAnsi" w:hAnsiTheme="minorHAnsi"/>
                <w:sz w:val="22"/>
                <w:szCs w:val="22"/>
                <w:lang w:val="en-US" w:eastAsia="en-CA"/>
              </w:rPr>
              <w:t>ities/towns, and what if the</w:t>
            </w:r>
            <w:r w:rsidR="008D5089" w:rsidRPr="00D747D6">
              <w:rPr>
                <w:rFonts w:asciiTheme="minorHAnsi" w:hAnsiTheme="minorHAnsi"/>
                <w:sz w:val="22"/>
                <w:szCs w:val="22"/>
                <w:lang w:val="en-US" w:eastAsia="en-CA"/>
              </w:rPr>
              <w:t xml:space="preserve"> resident and region associates a town to different region than Canada post?  </w:t>
            </w:r>
          </w:p>
          <w:p w14:paraId="345FAF9E" w14:textId="77777777" w:rsidR="008D5089" w:rsidRDefault="008D5089" w:rsidP="00CA303C">
            <w:pPr>
              <w:ind w:left="0"/>
              <w:rPr>
                <w:rFonts w:asciiTheme="minorHAnsi" w:hAnsiTheme="minorHAnsi"/>
                <w:sz w:val="22"/>
                <w:szCs w:val="22"/>
                <w:lang w:val="en-US" w:eastAsia="en-CA"/>
              </w:rPr>
            </w:pPr>
          </w:p>
          <w:p w14:paraId="256D6771" w14:textId="77777777" w:rsidR="00CA303C" w:rsidRDefault="00CA303C" w:rsidP="00CA303C">
            <w:pPr>
              <w:ind w:left="0"/>
              <w:rPr>
                <w:rFonts w:asciiTheme="minorHAnsi" w:hAnsiTheme="minorHAnsi"/>
                <w:sz w:val="22"/>
                <w:szCs w:val="22"/>
                <w:lang w:val="en-US" w:eastAsia="en-CA"/>
              </w:rPr>
            </w:pPr>
            <w:r>
              <w:rPr>
                <w:rFonts w:asciiTheme="minorHAnsi" w:hAnsiTheme="minorHAnsi"/>
                <w:sz w:val="22"/>
                <w:szCs w:val="22"/>
                <w:lang w:val="en-US" w:eastAsia="en-CA"/>
              </w:rPr>
              <w:t xml:space="preserve">CS 20170425: </w:t>
            </w:r>
          </w:p>
          <w:p w14:paraId="71262D38" w14:textId="77777777" w:rsidR="00CA303C" w:rsidRDefault="00CA303C"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Carina to provide samples of what the NCode (B165) validation will look like.</w:t>
            </w:r>
          </w:p>
          <w:p w14:paraId="6A46490D" w14:textId="2C948636" w:rsidR="00CA303C" w:rsidRPr="00CA303C" w:rsidRDefault="00CA303C" w:rsidP="000D64DB">
            <w:pPr>
              <w:pStyle w:val="ListParagraph"/>
              <w:numPr>
                <w:ilvl w:val="0"/>
                <w:numId w:val="8"/>
              </w:numPr>
              <w:rPr>
                <w:rFonts w:asciiTheme="minorHAnsi" w:hAnsiTheme="minorHAnsi"/>
                <w:sz w:val="22"/>
                <w:szCs w:val="22"/>
                <w:lang w:val="en-US" w:eastAsia="en-CA"/>
              </w:rPr>
            </w:pPr>
            <w:r w:rsidRPr="00CA303C">
              <w:rPr>
                <w:rFonts w:asciiTheme="minorHAnsi" w:hAnsiTheme="minorHAnsi"/>
                <w:sz w:val="22"/>
                <w:szCs w:val="22"/>
                <w:lang w:val="en-US" w:eastAsia="en-CA"/>
              </w:rPr>
              <w:t xml:space="preserve">Once HOOPP sees </w:t>
            </w:r>
            <w:r w:rsidR="00074AA9" w:rsidRPr="00CA303C">
              <w:rPr>
                <w:rFonts w:asciiTheme="minorHAnsi" w:hAnsiTheme="minorHAnsi"/>
                <w:sz w:val="22"/>
                <w:szCs w:val="22"/>
                <w:lang w:val="en-US" w:eastAsia="en-CA"/>
              </w:rPr>
              <w:t>this</w:t>
            </w:r>
            <w:r w:rsidRPr="00CA303C">
              <w:rPr>
                <w:rFonts w:asciiTheme="minorHAnsi" w:hAnsiTheme="minorHAnsi"/>
                <w:sz w:val="22"/>
                <w:szCs w:val="22"/>
                <w:lang w:val="en-US" w:eastAsia="en-CA"/>
              </w:rPr>
              <w:t xml:space="preserve"> they are to evaluate if B161, B163 and B164 are required and if we can just keep B165 that validates the entire address.</w:t>
            </w:r>
          </w:p>
          <w:p w14:paraId="5A06A19D" w14:textId="77777777" w:rsidR="00CA303C" w:rsidRDefault="00A7280D" w:rsidP="00C06604">
            <w:pPr>
              <w:ind w:left="0"/>
              <w:rPr>
                <w:rFonts w:asciiTheme="minorHAnsi" w:hAnsiTheme="minorHAnsi"/>
                <w:sz w:val="22"/>
                <w:szCs w:val="22"/>
                <w:lang w:val="en-US" w:eastAsia="en-CA"/>
              </w:rPr>
            </w:pPr>
            <w:r w:rsidRPr="00C53E0D">
              <w:rPr>
                <w:rFonts w:asciiTheme="minorHAnsi" w:hAnsiTheme="minorHAnsi"/>
                <w:sz w:val="22"/>
                <w:szCs w:val="22"/>
                <w:lang w:val="en-US" w:eastAsia="en-CA"/>
              </w:rPr>
              <w:t xml:space="preserve">MS 20170228: </w:t>
            </w:r>
          </w:p>
          <w:p w14:paraId="05AC7E0B" w14:textId="288F4CEC" w:rsidR="00A7280D" w:rsidRPr="00CA303C" w:rsidRDefault="00A7280D" w:rsidP="000D64DB">
            <w:pPr>
              <w:pStyle w:val="ListParagraph"/>
              <w:numPr>
                <w:ilvl w:val="0"/>
                <w:numId w:val="8"/>
              </w:numPr>
              <w:rPr>
                <w:rFonts w:asciiTheme="minorHAnsi" w:hAnsiTheme="minorHAnsi"/>
                <w:sz w:val="22"/>
                <w:szCs w:val="22"/>
                <w:lang w:val="en-US" w:eastAsia="en-CA"/>
              </w:rPr>
            </w:pPr>
            <w:r w:rsidRPr="00CA303C">
              <w:rPr>
                <w:rFonts w:asciiTheme="minorHAnsi" w:hAnsiTheme="minorHAnsi"/>
                <w:sz w:val="22"/>
                <w:szCs w:val="22"/>
                <w:lang w:val="en-US" w:eastAsia="en-CA"/>
              </w:rPr>
              <w:t>MS a</w:t>
            </w:r>
            <w:r w:rsidR="00CA303C">
              <w:rPr>
                <w:rFonts w:asciiTheme="minorHAnsi" w:hAnsiTheme="minorHAnsi"/>
                <w:sz w:val="22"/>
                <w:szCs w:val="22"/>
                <w:lang w:val="en-US" w:eastAsia="en-CA"/>
              </w:rPr>
              <w:t>lready has a validation, N Code</w:t>
            </w:r>
            <w:r w:rsidRPr="00CA303C">
              <w:rPr>
                <w:rFonts w:asciiTheme="minorHAnsi" w:hAnsiTheme="minorHAnsi"/>
                <w:sz w:val="22"/>
                <w:szCs w:val="22"/>
                <w:lang w:val="en-US" w:eastAsia="en-CA"/>
              </w:rPr>
              <w:t xml:space="preserve"> that validates the entire address and compares it to Canada Post.  We are currently investigating to see if we can split out the N Code validation, into separate validations.</w:t>
            </w:r>
          </w:p>
        </w:tc>
      </w:tr>
    </w:tbl>
    <w:p w14:paraId="61D7A16B" w14:textId="77777777" w:rsidR="00D656BC" w:rsidRDefault="00D656BC" w:rsidP="00E07DB4">
      <w:pPr>
        <w:spacing w:before="0" w:after="0" w:line="240" w:lineRule="auto"/>
        <w:ind w:left="0"/>
      </w:pPr>
    </w:p>
    <w:p w14:paraId="28586DF3" w14:textId="77777777" w:rsidR="00D656BC" w:rsidRDefault="00D656BC" w:rsidP="00D656BC">
      <w:r>
        <w:br w:type="page"/>
      </w:r>
    </w:p>
    <w:p w14:paraId="637EC237" w14:textId="20F2A99E" w:rsidR="00D656BC" w:rsidRPr="006B06A8" w:rsidRDefault="00D656BC" w:rsidP="00D656BC">
      <w:pPr>
        <w:pStyle w:val="Heading3"/>
      </w:pPr>
      <w:r w:rsidRPr="006B06A8">
        <w:t>Validation –</w:t>
      </w:r>
      <w:r w:rsidR="009332D0">
        <w:t xml:space="preserve"> </w:t>
      </w:r>
      <w:r w:rsidR="00F86BBB">
        <w:t>ADDRESS PROVIDED</w:t>
      </w:r>
    </w:p>
    <w:p w14:paraId="10EDA800" w14:textId="77777777" w:rsidR="00D656BC" w:rsidRPr="006B06A8" w:rsidRDefault="00D656BC"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D656BC" w14:paraId="1D0FE0B9"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52D0AF" w14:textId="77777777" w:rsidR="00D656BC" w:rsidRDefault="00D656BC"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C1C8464" w14:textId="588E3E69" w:rsidR="00D656BC" w:rsidRPr="00AF4250" w:rsidRDefault="00D656BC" w:rsidP="001E1CA8">
            <w:pPr>
              <w:pStyle w:val="Heading1"/>
              <w:rPr>
                <w:lang w:val="en-US"/>
              </w:rPr>
            </w:pPr>
            <w:bookmarkStart w:id="615" w:name="_Toc479243681"/>
            <w:bookmarkStart w:id="616" w:name="_Toc43372911"/>
            <w:r w:rsidRPr="00AF4250">
              <w:rPr>
                <w:lang w:val="en-US"/>
              </w:rPr>
              <w:t>B1</w:t>
            </w:r>
            <w:r>
              <w:rPr>
                <w:lang w:val="en-US"/>
              </w:rPr>
              <w:t>65</w:t>
            </w:r>
            <w:r w:rsidRPr="00AF4250">
              <w:rPr>
                <w:lang w:val="en-US"/>
              </w:rPr>
              <w:t>_</w:t>
            </w:r>
            <w:r>
              <w:rPr>
                <w:lang w:val="en-US"/>
              </w:rPr>
              <w:t>Address</w:t>
            </w:r>
            <w:r w:rsidR="006F738F">
              <w:rPr>
                <w:lang w:val="en-US"/>
              </w:rPr>
              <w:t>P</w:t>
            </w:r>
            <w:r>
              <w:rPr>
                <w:lang w:val="en-US"/>
              </w:rPr>
              <w:t>rovided</w:t>
            </w:r>
            <w:bookmarkEnd w:id="615"/>
            <w:bookmarkEnd w:id="616"/>
          </w:p>
        </w:tc>
      </w:tr>
      <w:tr w:rsidR="00A7280D" w14:paraId="43991379"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52CDE5F"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A54E1BB" w14:textId="28D039D2" w:rsidR="00A7280D" w:rsidRDefault="007F0E4D" w:rsidP="00C3346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534</w:t>
            </w:r>
            <w:r w:rsidR="00C3346F">
              <w:rPr>
                <w:rFonts w:asciiTheme="minorHAnsi" w:eastAsia="Times New Roman" w:hAnsiTheme="minorHAnsi" w:cs="Calibri"/>
                <w:color w:val="auto"/>
                <w:sz w:val="22"/>
                <w:szCs w:val="22"/>
                <w:lang w:eastAsia="en-CA"/>
              </w:rPr>
              <w:t xml:space="preserve">:  </w:t>
            </w:r>
            <w:r w:rsidR="00595B64">
              <w:rPr>
                <w:rFonts w:asciiTheme="minorHAnsi" w:eastAsia="Times New Roman" w:hAnsiTheme="minorHAnsi" w:cs="Calibri"/>
                <w:color w:val="auto"/>
                <w:sz w:val="22"/>
                <w:szCs w:val="22"/>
                <w:lang w:eastAsia="en-CA"/>
              </w:rPr>
              <w:t>when there are</w:t>
            </w:r>
            <w:r w:rsidR="00DA6029">
              <w:rPr>
                <w:rFonts w:asciiTheme="minorHAnsi" w:eastAsia="Times New Roman" w:hAnsiTheme="minorHAnsi" w:cs="Calibri"/>
                <w:color w:val="auto"/>
                <w:sz w:val="22"/>
                <w:szCs w:val="22"/>
                <w:lang w:eastAsia="en-CA"/>
              </w:rPr>
              <w:t xml:space="preserve"> no </w:t>
            </w:r>
            <w:r w:rsidR="00595B64">
              <w:rPr>
                <w:rFonts w:asciiTheme="minorHAnsi" w:eastAsia="Times New Roman" w:hAnsiTheme="minorHAnsi" w:cs="Calibri"/>
                <w:color w:val="auto"/>
                <w:sz w:val="22"/>
                <w:szCs w:val="22"/>
                <w:lang w:eastAsia="en-CA"/>
              </w:rPr>
              <w:t xml:space="preserve">proposed </w:t>
            </w:r>
            <w:r w:rsidR="00DA6029">
              <w:rPr>
                <w:rFonts w:asciiTheme="minorHAnsi" w:eastAsia="Times New Roman" w:hAnsiTheme="minorHAnsi" w:cs="Calibri"/>
                <w:color w:val="auto"/>
                <w:sz w:val="22"/>
                <w:szCs w:val="22"/>
                <w:lang w:eastAsia="en-CA"/>
              </w:rPr>
              <w:t>alternative</w:t>
            </w:r>
            <w:r w:rsidR="00595B64">
              <w:rPr>
                <w:rFonts w:asciiTheme="minorHAnsi" w:eastAsia="Times New Roman" w:hAnsiTheme="minorHAnsi" w:cs="Calibri"/>
                <w:color w:val="auto"/>
                <w:sz w:val="22"/>
                <w:szCs w:val="22"/>
                <w:lang w:eastAsia="en-CA"/>
              </w:rPr>
              <w:t>s</w:t>
            </w:r>
          </w:p>
          <w:p w14:paraId="255B88BA" w14:textId="30E8457E" w:rsidR="00DA6029" w:rsidRDefault="00DA6029" w:rsidP="00595B64">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1102: when there </w:t>
            </w:r>
            <w:r w:rsidR="00595B64">
              <w:rPr>
                <w:rFonts w:asciiTheme="minorHAnsi" w:eastAsia="Times New Roman" w:hAnsiTheme="minorHAnsi" w:cs="Calibri"/>
                <w:color w:val="auto"/>
                <w:sz w:val="22"/>
                <w:szCs w:val="22"/>
                <w:lang w:eastAsia="en-CA"/>
              </w:rPr>
              <w:t>are proposed alternatives</w:t>
            </w:r>
          </w:p>
        </w:tc>
      </w:tr>
      <w:tr w:rsidR="00E15EC7" w14:paraId="4DEBCFFD"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07F9FA" w14:textId="6A96F46D" w:rsidR="00E15EC7" w:rsidRDefault="00E15EC7"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A0DC92F" w14:textId="3C2BD96E" w:rsidR="00E15EC7" w:rsidRDefault="00E15EC7" w:rsidP="00AD34C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Standard Validation Module</w:t>
            </w:r>
          </w:p>
        </w:tc>
      </w:tr>
      <w:tr w:rsidR="00A7280D" w14:paraId="5A5DA4EF"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28CE2DF" w14:textId="0564A505"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1E85DA7" w14:textId="34A2C200" w:rsidR="00A7280D" w:rsidRDefault="00F86BBB" w:rsidP="00AD34C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F86BBB">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4B65FEC5"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58D59C9"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ABA629E" w14:textId="59905E2E" w:rsidR="00A7280D" w:rsidRPr="008A7392" w:rsidRDefault="00A7280D" w:rsidP="00AD34C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Enrolment</w:t>
            </w:r>
          </w:p>
        </w:tc>
      </w:tr>
      <w:tr w:rsidR="00A7280D" w14:paraId="6D4A6C84"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EBAE53"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68B6910" w14:textId="70B3843D" w:rsidR="00A7280D" w:rsidRDefault="0034682D" w:rsidP="00AD34C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Warning</w:t>
            </w:r>
          </w:p>
        </w:tc>
      </w:tr>
      <w:tr w:rsidR="00A7280D" w14:paraId="3B387006"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B31FEC2"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8074D97" w14:textId="77777777" w:rsidR="00A7280D" w:rsidRPr="00B464B9" w:rsidRDefault="00A7280D" w:rsidP="00AD34CC">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1E457FC7"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F2E6BAB"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2E588FE"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AC53425" w14:textId="77777777" w:rsidR="00A7280D" w:rsidRPr="005C77E2" w:rsidRDefault="00A7280D" w:rsidP="005C77E2">
            <w:pPr>
              <w:ind w:left="0"/>
              <w:rPr>
                <w:rFonts w:asciiTheme="minorHAnsi" w:hAnsiTheme="minorHAnsi"/>
                <w:sz w:val="22"/>
                <w:szCs w:val="22"/>
                <w:lang w:eastAsia="en-CA"/>
              </w:rPr>
            </w:pPr>
            <w:r w:rsidRPr="005C77E2">
              <w:rPr>
                <w:rFonts w:asciiTheme="minorHAnsi" w:hAnsiTheme="minorHAnsi"/>
                <w:sz w:val="22"/>
                <w:szCs w:val="22"/>
                <w:lang w:eastAsia="en-CA"/>
              </w:rPr>
              <w:t xml:space="preserve">Validation performed against </w:t>
            </w:r>
            <w:r>
              <w:rPr>
                <w:rFonts w:asciiTheme="minorHAnsi" w:hAnsiTheme="minorHAnsi"/>
                <w:sz w:val="22"/>
                <w:szCs w:val="22"/>
                <w:lang w:eastAsia="en-CA"/>
              </w:rPr>
              <w:t>C</w:t>
            </w:r>
            <w:r w:rsidRPr="005C77E2">
              <w:rPr>
                <w:rFonts w:asciiTheme="minorHAnsi" w:hAnsiTheme="minorHAnsi"/>
                <w:sz w:val="22"/>
                <w:szCs w:val="22"/>
                <w:lang w:eastAsia="en-CA"/>
              </w:rPr>
              <w:t>anada post</w:t>
            </w:r>
            <w:r>
              <w:rPr>
                <w:rFonts w:asciiTheme="minorHAnsi" w:hAnsiTheme="minorHAnsi"/>
                <w:sz w:val="22"/>
                <w:szCs w:val="22"/>
                <w:lang w:eastAsia="en-CA"/>
              </w:rPr>
              <w:t xml:space="preserve"> information to ensure a valid Canadian A</w:t>
            </w:r>
            <w:r w:rsidRPr="005C77E2">
              <w:rPr>
                <w:rFonts w:asciiTheme="minorHAnsi" w:hAnsiTheme="minorHAnsi"/>
                <w:sz w:val="22"/>
                <w:szCs w:val="22"/>
                <w:lang w:eastAsia="en-CA"/>
              </w:rPr>
              <w:t xml:space="preserve">ddress has been provided. </w:t>
            </w:r>
          </w:p>
          <w:p w14:paraId="6A6E27EF" w14:textId="77777777" w:rsidR="00A7280D" w:rsidRPr="005C77E2" w:rsidRDefault="00A7280D" w:rsidP="005C77E2">
            <w:pPr>
              <w:ind w:left="0"/>
              <w:rPr>
                <w:rFonts w:asciiTheme="minorHAnsi" w:hAnsiTheme="minorHAnsi"/>
                <w:sz w:val="22"/>
                <w:szCs w:val="22"/>
                <w:lang w:eastAsia="en-CA"/>
              </w:rPr>
            </w:pPr>
            <w:r w:rsidRPr="005C77E2">
              <w:rPr>
                <w:rFonts w:asciiTheme="minorHAnsi" w:hAnsiTheme="minorHAnsi"/>
                <w:sz w:val="22"/>
                <w:szCs w:val="22"/>
                <w:lang w:eastAsia="en-CA"/>
              </w:rPr>
              <w:t>Error; if any portion or all of t</w:t>
            </w:r>
            <w:r>
              <w:rPr>
                <w:rFonts w:asciiTheme="minorHAnsi" w:hAnsiTheme="minorHAnsi"/>
                <w:sz w:val="22"/>
                <w:szCs w:val="22"/>
                <w:lang w:eastAsia="en-CA"/>
              </w:rPr>
              <w:t>he</w:t>
            </w:r>
            <w:r w:rsidRPr="005C77E2">
              <w:rPr>
                <w:rFonts w:asciiTheme="minorHAnsi" w:hAnsiTheme="minorHAnsi"/>
                <w:sz w:val="22"/>
                <w:szCs w:val="22"/>
                <w:lang w:eastAsia="en-CA"/>
              </w:rPr>
              <w:t xml:space="preserve"> address provided does not meet </w:t>
            </w:r>
            <w:r>
              <w:rPr>
                <w:rFonts w:asciiTheme="minorHAnsi" w:hAnsiTheme="minorHAnsi"/>
                <w:sz w:val="22"/>
                <w:szCs w:val="22"/>
                <w:lang w:eastAsia="en-CA"/>
              </w:rPr>
              <w:t>C</w:t>
            </w:r>
            <w:r w:rsidRPr="005C77E2">
              <w:rPr>
                <w:rFonts w:asciiTheme="minorHAnsi" w:hAnsiTheme="minorHAnsi"/>
                <w:sz w:val="22"/>
                <w:szCs w:val="22"/>
                <w:lang w:eastAsia="en-CA"/>
              </w:rPr>
              <w:t>anada p</w:t>
            </w:r>
            <w:r>
              <w:rPr>
                <w:rFonts w:asciiTheme="minorHAnsi" w:hAnsiTheme="minorHAnsi"/>
                <w:sz w:val="22"/>
                <w:szCs w:val="22"/>
                <w:lang w:eastAsia="en-CA"/>
              </w:rPr>
              <w:t>os</w:t>
            </w:r>
            <w:r w:rsidRPr="005C77E2">
              <w:rPr>
                <w:rFonts w:asciiTheme="minorHAnsi" w:hAnsiTheme="minorHAnsi"/>
                <w:sz w:val="22"/>
                <w:szCs w:val="22"/>
                <w:lang w:eastAsia="en-CA"/>
              </w:rPr>
              <w:t xml:space="preserve">t address standards.  </w:t>
            </w:r>
          </w:p>
          <w:p w14:paraId="1EFEFA61" w14:textId="77777777" w:rsidR="00A7280D" w:rsidRPr="005C77E2" w:rsidRDefault="00A7280D" w:rsidP="005C77E2">
            <w:pPr>
              <w:ind w:left="0"/>
              <w:rPr>
                <w:rFonts w:asciiTheme="minorHAnsi" w:hAnsiTheme="minorHAnsi"/>
                <w:sz w:val="22"/>
                <w:szCs w:val="22"/>
                <w:lang w:eastAsia="en-CA"/>
              </w:rPr>
            </w:pPr>
            <w:r>
              <w:rPr>
                <w:rFonts w:asciiTheme="minorHAnsi" w:hAnsiTheme="minorHAnsi"/>
                <w:sz w:val="22"/>
                <w:szCs w:val="22"/>
                <w:lang w:eastAsia="en-CA"/>
              </w:rPr>
              <w:t>O</w:t>
            </w:r>
            <w:r w:rsidRPr="005C77E2">
              <w:rPr>
                <w:rFonts w:asciiTheme="minorHAnsi" w:hAnsiTheme="minorHAnsi"/>
                <w:sz w:val="22"/>
                <w:szCs w:val="22"/>
                <w:lang w:eastAsia="en-CA"/>
              </w:rPr>
              <w:t>nly performed if:</w:t>
            </w:r>
          </w:p>
          <w:p w14:paraId="36D82D10" w14:textId="77777777" w:rsidR="00A7280D" w:rsidRPr="00C301FC" w:rsidRDefault="00A7280D" w:rsidP="005C77E2">
            <w:pPr>
              <w:ind w:left="0"/>
              <w:rPr>
                <w:rFonts w:asciiTheme="minorHAnsi" w:hAnsiTheme="minorHAnsi"/>
                <w:sz w:val="22"/>
                <w:szCs w:val="22"/>
                <w:lang w:val="en-US" w:eastAsia="en-CA"/>
              </w:rPr>
            </w:pPr>
            <w:r w:rsidRPr="005C77E2">
              <w:rPr>
                <w:rFonts w:asciiTheme="minorHAnsi" w:hAnsiTheme="minorHAnsi"/>
                <w:sz w:val="22"/>
                <w:szCs w:val="22"/>
                <w:lang w:eastAsia="en-CA"/>
              </w:rPr>
              <w:t>New enrollment or Event type = DBR; and country selected  = Canad</w:t>
            </w:r>
            <w:r>
              <w:rPr>
                <w:rFonts w:asciiTheme="minorHAnsi" w:hAnsiTheme="minorHAnsi"/>
                <w:sz w:val="22"/>
                <w:szCs w:val="22"/>
                <w:lang w:eastAsia="en-CA"/>
              </w:rPr>
              <w:t>a</w:t>
            </w:r>
          </w:p>
        </w:tc>
      </w:tr>
      <w:tr w:rsidR="00A7280D" w:rsidRPr="009151F9" w14:paraId="108DD102"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B43BB46"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5202665" w14:textId="72CFF371" w:rsidR="00583C6F" w:rsidRDefault="00583C6F" w:rsidP="00D87D80">
            <w:pPr>
              <w:ind w:left="0"/>
              <w:rPr>
                <w:rFonts w:asciiTheme="minorHAnsi" w:hAnsiTheme="minorHAnsi"/>
                <w:sz w:val="22"/>
                <w:szCs w:val="22"/>
                <w:lang w:eastAsia="en-CA"/>
              </w:rPr>
            </w:pPr>
            <w:r>
              <w:rPr>
                <w:rFonts w:asciiTheme="minorHAnsi" w:hAnsiTheme="minorHAnsi"/>
                <w:sz w:val="22"/>
                <w:szCs w:val="22"/>
                <w:lang w:eastAsia="en-CA"/>
              </w:rPr>
              <w:t>Only the address records being created or for which a field other than the “Address Effective End Date” is changed, are to be validated.</w:t>
            </w:r>
          </w:p>
          <w:p w14:paraId="6D6DE281" w14:textId="77777777" w:rsidR="00583C6F" w:rsidRDefault="00583C6F" w:rsidP="00D87D80">
            <w:pPr>
              <w:ind w:left="0"/>
              <w:rPr>
                <w:rFonts w:asciiTheme="minorHAnsi" w:hAnsiTheme="minorHAnsi"/>
                <w:sz w:val="22"/>
                <w:szCs w:val="22"/>
                <w:lang w:eastAsia="en-CA"/>
              </w:rPr>
            </w:pPr>
          </w:p>
          <w:p w14:paraId="20745F4C" w14:textId="77777777" w:rsidR="00A7280D" w:rsidRDefault="00A7280D" w:rsidP="00D87D80">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2B78AB9F" w14:textId="77777777" w:rsidR="00A7280D" w:rsidRDefault="00A7280D" w:rsidP="00B3169F">
            <w:pPr>
              <w:ind w:left="0"/>
              <w:rPr>
                <w:rFonts w:asciiTheme="minorHAnsi" w:hAnsiTheme="minorHAnsi"/>
                <w:sz w:val="22"/>
                <w:szCs w:val="22"/>
                <w:lang w:eastAsia="en-CA"/>
              </w:rPr>
            </w:pPr>
            <w:r>
              <w:rPr>
                <w:rFonts w:asciiTheme="minorHAnsi" w:hAnsiTheme="minorHAnsi"/>
                <w:sz w:val="22"/>
                <w:szCs w:val="22"/>
                <w:lang w:eastAsia="en-CA"/>
              </w:rPr>
              <w:t>Verification of File.AddressLine1, File.AddressLine2, and File.AddressLine3 against File.PostalCodeZipCode according to Canada Post information.</w:t>
            </w:r>
          </w:p>
          <w:p w14:paraId="320E9090" w14:textId="35AAC664" w:rsidR="00A7280D" w:rsidRDefault="00A7280D" w:rsidP="00EE5D31">
            <w:pPr>
              <w:ind w:left="0"/>
              <w:rPr>
                <w:rFonts w:asciiTheme="minorHAnsi" w:hAnsiTheme="minorHAnsi"/>
                <w:sz w:val="22"/>
                <w:szCs w:val="22"/>
                <w:lang w:eastAsia="en-CA"/>
              </w:rPr>
            </w:pPr>
            <w:r>
              <w:rPr>
                <w:rFonts w:asciiTheme="minorHAnsi" w:hAnsiTheme="minorHAnsi"/>
                <w:sz w:val="22"/>
                <w:szCs w:val="22"/>
                <w:lang w:eastAsia="en-CA"/>
              </w:rPr>
              <w:t>where File.Country=CA</w:t>
            </w:r>
          </w:p>
          <w:p w14:paraId="73CCBD79" w14:textId="77777777" w:rsidR="00A7280D" w:rsidRPr="00411EBD" w:rsidRDefault="00A7280D" w:rsidP="00EE5D31">
            <w:pPr>
              <w:ind w:left="0"/>
              <w:rPr>
                <w:rFonts w:asciiTheme="minorHAnsi" w:hAnsiTheme="minorHAnsi"/>
                <w:sz w:val="22"/>
                <w:szCs w:val="22"/>
                <w:lang w:eastAsia="en-CA"/>
              </w:rPr>
            </w:pPr>
            <w:r>
              <w:rPr>
                <w:rFonts w:asciiTheme="minorHAnsi" w:hAnsiTheme="minorHAnsi"/>
                <w:sz w:val="22"/>
                <w:szCs w:val="22"/>
                <w:lang w:eastAsia="en-CA"/>
              </w:rPr>
              <w:t>Proves incorrect.</w:t>
            </w:r>
          </w:p>
        </w:tc>
      </w:tr>
      <w:tr w:rsidR="00A7280D" w:rsidRPr="00A61AB1" w14:paraId="3DFC151C"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97EB8E"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E347867" w14:textId="672968C0" w:rsidR="00A7280D" w:rsidRPr="00AD34CC" w:rsidRDefault="00BC6BED" w:rsidP="00AD34CC">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7280D" w:rsidRPr="00A61AB1" w14:paraId="6E096817"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AC2993C"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318C44D" w14:textId="50BA711B" w:rsidR="000A2A5A" w:rsidRPr="009333DE" w:rsidRDefault="000A2A5A" w:rsidP="000A2A5A">
            <w:pPr>
              <w:ind w:left="0"/>
              <w:rPr>
                <w:rFonts w:asciiTheme="minorHAnsi" w:hAnsiTheme="minorHAnsi"/>
                <w:color w:val="auto"/>
                <w:sz w:val="22"/>
                <w:szCs w:val="22"/>
              </w:rPr>
            </w:pPr>
            <w:r w:rsidRPr="009333DE">
              <w:rPr>
                <w:rFonts w:asciiTheme="minorHAnsi" w:hAnsiTheme="minorHAnsi"/>
                <w:color w:val="auto"/>
                <w:sz w:val="22"/>
                <w:szCs w:val="22"/>
              </w:rPr>
              <w:t xml:space="preserve">If Val B165 is triggered and there are proposed alternatives, the following message </w:t>
            </w:r>
            <w:r w:rsidR="00DA6029" w:rsidRPr="009333DE">
              <w:rPr>
                <w:rFonts w:asciiTheme="minorHAnsi" w:hAnsiTheme="minorHAnsi"/>
                <w:color w:val="auto"/>
                <w:sz w:val="22"/>
                <w:szCs w:val="22"/>
              </w:rPr>
              <w:t>will</w:t>
            </w:r>
            <w:r w:rsidRPr="009333DE">
              <w:rPr>
                <w:rFonts w:asciiTheme="minorHAnsi" w:hAnsiTheme="minorHAnsi"/>
                <w:color w:val="auto"/>
                <w:sz w:val="22"/>
                <w:szCs w:val="22"/>
              </w:rPr>
              <w:t xml:space="preserve"> appear:</w:t>
            </w:r>
          </w:p>
          <w:p w14:paraId="6F8C98DB" w14:textId="571822B0" w:rsidR="000A2A5A" w:rsidRPr="009333DE" w:rsidRDefault="000A2A5A" w:rsidP="007625A5">
            <w:pPr>
              <w:pStyle w:val="NormalWeb"/>
              <w:spacing w:line="276" w:lineRule="auto"/>
              <w:rPr>
                <w:rFonts w:asciiTheme="minorHAnsi" w:hAnsiTheme="minorHAnsi"/>
                <w:sz w:val="22"/>
                <w:szCs w:val="22"/>
                <w:lang w:val="en-CA"/>
              </w:rPr>
            </w:pPr>
            <w:r w:rsidRPr="009333DE">
              <w:rPr>
                <w:rFonts w:asciiTheme="minorHAnsi" w:hAnsiTheme="minorHAnsi"/>
                <w:sz w:val="22"/>
                <w:szCs w:val="22"/>
                <w:lang w:val="en-US"/>
              </w:rPr>
              <w:t>The address does not correspond to Canada Post information.</w:t>
            </w:r>
          </w:p>
          <w:p w14:paraId="6041D3A0" w14:textId="5913C4CA" w:rsidR="00A7280D" w:rsidRPr="00595B64" w:rsidRDefault="00A7280D" w:rsidP="007625A5">
            <w:pPr>
              <w:pStyle w:val="NormalWeb"/>
              <w:spacing w:line="276" w:lineRule="auto"/>
              <w:rPr>
                <w:rFonts w:asciiTheme="minorHAnsi" w:hAnsiTheme="minorHAnsi"/>
                <w:color w:val="000000"/>
                <w:sz w:val="22"/>
                <w:szCs w:val="22"/>
                <w:lang w:val="en-CA"/>
              </w:rPr>
            </w:pPr>
            <w:r w:rsidRPr="00DA6029">
              <w:rPr>
                <w:rFonts w:asciiTheme="minorHAnsi" w:hAnsiTheme="minorHAnsi"/>
                <w:color w:val="000000"/>
                <w:sz w:val="22"/>
                <w:szCs w:val="22"/>
                <w:lang w:val="en-CA"/>
              </w:rPr>
              <w:t>Proposed alternate values: ['[1]123, 2 St E, [2]123, 2 St SW, [3]123, 2 St W'  Original value: '123 RESIDENTIAL STREET'. Postal code has a different value, Proposed values: '[1]T1R0G9, [2]T1A4A7, [3]T0J0Y4'  Original value: 'R1R 1R1'. City has a different value, Proposed values: '[</w:t>
            </w:r>
            <w:r w:rsidRPr="00595B64">
              <w:rPr>
                <w:rFonts w:asciiTheme="minorHAnsi" w:hAnsiTheme="minorHAnsi"/>
                <w:color w:val="000000"/>
                <w:sz w:val="22"/>
                <w:szCs w:val="22"/>
                <w:lang w:val="en-CA"/>
              </w:rPr>
              <w:t>1]Brooks, [2]Medicine Hat, [3]Drumheller'  Original value: 'RESIDENTIAL CITY'.]</w:t>
            </w:r>
          </w:p>
          <w:p w14:paraId="586079B0" w14:textId="0D387170" w:rsidR="00774009" w:rsidRPr="009333DE" w:rsidRDefault="00774009" w:rsidP="00774009">
            <w:pPr>
              <w:ind w:left="0"/>
              <w:rPr>
                <w:rFonts w:asciiTheme="minorHAnsi" w:hAnsiTheme="minorHAnsi"/>
                <w:color w:val="auto"/>
                <w:sz w:val="22"/>
                <w:szCs w:val="22"/>
              </w:rPr>
            </w:pPr>
            <w:r w:rsidRPr="009333DE">
              <w:rPr>
                <w:rFonts w:asciiTheme="minorHAnsi" w:hAnsiTheme="minorHAnsi"/>
                <w:color w:val="auto"/>
                <w:sz w:val="22"/>
                <w:szCs w:val="22"/>
              </w:rPr>
              <w:t xml:space="preserve">If Val B165 is triggered and there are NO proposed alternatives, the following message </w:t>
            </w:r>
            <w:r w:rsidR="00DA6029" w:rsidRPr="009333DE">
              <w:rPr>
                <w:rFonts w:asciiTheme="minorHAnsi" w:hAnsiTheme="minorHAnsi"/>
                <w:color w:val="auto"/>
                <w:sz w:val="22"/>
                <w:szCs w:val="22"/>
              </w:rPr>
              <w:t>will</w:t>
            </w:r>
            <w:r w:rsidRPr="009333DE">
              <w:rPr>
                <w:rFonts w:asciiTheme="minorHAnsi" w:hAnsiTheme="minorHAnsi"/>
                <w:color w:val="auto"/>
                <w:sz w:val="22"/>
                <w:szCs w:val="22"/>
              </w:rPr>
              <w:t xml:space="preserve"> appear:</w:t>
            </w:r>
          </w:p>
          <w:p w14:paraId="4407C8F2" w14:textId="5D9397F4" w:rsidR="00774009" w:rsidRPr="009333DE" w:rsidRDefault="00774009" w:rsidP="00774009">
            <w:pPr>
              <w:pStyle w:val="NormalWeb"/>
              <w:spacing w:line="276" w:lineRule="auto"/>
              <w:rPr>
                <w:rFonts w:asciiTheme="minorHAnsi" w:eastAsia="MS Mincho" w:hAnsiTheme="minorHAnsi"/>
                <w:sz w:val="22"/>
                <w:szCs w:val="22"/>
                <w:lang w:val="en-CA" w:eastAsia="en-US"/>
              </w:rPr>
            </w:pPr>
            <w:r w:rsidRPr="009333DE">
              <w:rPr>
                <w:rFonts w:asciiTheme="minorHAnsi" w:eastAsia="MS Mincho" w:hAnsiTheme="minorHAnsi"/>
                <w:sz w:val="22"/>
                <w:szCs w:val="22"/>
                <w:lang w:val="en-CA" w:eastAsia="en-US"/>
              </w:rPr>
              <w:t>The address does not correspond to Canada Post information.</w:t>
            </w:r>
          </w:p>
          <w:p w14:paraId="7883334A" w14:textId="49649DC5" w:rsidR="00774009" w:rsidRPr="009333DE" w:rsidRDefault="00774009" w:rsidP="00774009">
            <w:pPr>
              <w:pStyle w:val="NormalWeb"/>
              <w:spacing w:line="276" w:lineRule="auto"/>
              <w:rPr>
                <w:rFonts w:asciiTheme="minorHAnsi" w:eastAsia="MS Mincho" w:hAnsiTheme="minorHAnsi"/>
                <w:sz w:val="22"/>
                <w:szCs w:val="22"/>
                <w:lang w:val="en-CA" w:eastAsia="en-US"/>
              </w:rPr>
            </w:pPr>
            <w:r w:rsidRPr="009333DE">
              <w:rPr>
                <w:rFonts w:asciiTheme="minorHAnsi" w:eastAsia="MS Mincho" w:hAnsiTheme="minorHAnsi"/>
                <w:sz w:val="22"/>
                <w:szCs w:val="22"/>
                <w:lang w:val="en-CA" w:eastAsia="en-US"/>
              </w:rPr>
              <w:t>Proposed alternate values: [None]</w:t>
            </w:r>
          </w:p>
          <w:p w14:paraId="667D3FE7" w14:textId="66A23975" w:rsidR="00774009" w:rsidRPr="00A72B28" w:rsidRDefault="00774009" w:rsidP="00774009">
            <w:pPr>
              <w:pStyle w:val="NormalWeb"/>
              <w:spacing w:line="276" w:lineRule="auto"/>
              <w:rPr>
                <w:rFonts w:asciiTheme="minorHAnsi" w:hAnsiTheme="minorHAnsi"/>
                <w:color w:val="000000"/>
                <w:sz w:val="22"/>
                <w:szCs w:val="22"/>
                <w:lang w:val="en-CA"/>
              </w:rPr>
            </w:pPr>
          </w:p>
        </w:tc>
      </w:tr>
      <w:tr w:rsidR="00A7280D" w:rsidRPr="00A61AB1" w14:paraId="3E9414A2"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9EB3F20"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0E1A9BB"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C39558E" w14:textId="688F8EE9" w:rsidR="00A7280D" w:rsidRPr="00B464B9" w:rsidRDefault="00A7280D" w:rsidP="00732313">
            <w:pPr>
              <w:spacing w:before="60" w:after="60"/>
              <w:ind w:left="0"/>
              <w:rPr>
                <w:rFonts w:asciiTheme="minorHAnsi" w:hAnsiTheme="minorHAnsi"/>
                <w:sz w:val="22"/>
                <w:szCs w:val="22"/>
                <w:lang w:eastAsia="en-CA"/>
              </w:rPr>
            </w:pPr>
            <w:r w:rsidRPr="00AD34CC">
              <w:rPr>
                <w:rFonts w:asciiTheme="minorHAnsi" w:hAnsiTheme="minorHAnsi"/>
                <w:sz w:val="22"/>
                <w:szCs w:val="22"/>
              </w:rPr>
              <w:t xml:space="preserve">The address does not correspond to </w:t>
            </w:r>
            <w:r w:rsidR="00774009" w:rsidRPr="009333DE">
              <w:rPr>
                <w:color w:val="auto"/>
              </w:rPr>
              <w:t>Canada Post information.</w:t>
            </w:r>
          </w:p>
        </w:tc>
      </w:tr>
      <w:tr w:rsidR="00A7280D" w:rsidRPr="0085712F" w14:paraId="4ACA64C8"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E861FE" w14:textId="77777777" w:rsidR="00A7280D" w:rsidRPr="0085712F" w:rsidRDefault="00A7280D" w:rsidP="00AD34CC">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B0430A1" w14:textId="77777777" w:rsidR="00A7280D" w:rsidRPr="007112C8" w:rsidRDefault="00A7280D" w:rsidP="003276CD">
            <w:pPr>
              <w:ind w:left="0"/>
              <w:rPr>
                <w:rFonts w:asciiTheme="minorHAnsi" w:hAnsiTheme="minorHAnsi"/>
                <w:sz w:val="22"/>
                <w:szCs w:val="22"/>
                <w:lang w:eastAsia="en-CA"/>
              </w:rPr>
            </w:pPr>
            <w:r>
              <w:rPr>
                <w:rFonts w:asciiTheme="minorHAnsi" w:hAnsiTheme="minorHAnsi"/>
                <w:sz w:val="22"/>
                <w:szCs w:val="22"/>
                <w:lang w:eastAsia="en-CA"/>
              </w:rPr>
              <w:t>Please see comment section.</w:t>
            </w:r>
          </w:p>
        </w:tc>
      </w:tr>
      <w:tr w:rsidR="00A7280D" w:rsidRPr="0085712F" w14:paraId="0E5FC03D"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8933C2" w14:textId="77777777" w:rsidR="00A7280D" w:rsidRPr="0085712F" w:rsidRDefault="00A7280D" w:rsidP="00AD34CC">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179370EC" w14:textId="666A735C" w:rsidR="00A7280D" w:rsidRPr="006100CE" w:rsidRDefault="004C7BB3" w:rsidP="00AD34CC">
            <w:pPr>
              <w:spacing w:before="60" w:after="60" w:line="240" w:lineRule="auto"/>
              <w:ind w:left="0"/>
              <w:rPr>
                <w:rFonts w:asciiTheme="minorHAnsi" w:hAnsiTheme="minorHAnsi"/>
                <w:sz w:val="22"/>
                <w:szCs w:val="22"/>
                <w:lang w:eastAsia="en-CA"/>
              </w:rPr>
            </w:pPr>
            <w:r>
              <w:t xml:space="preserve">The reported address </w:t>
            </w:r>
            <w:r w:rsidR="00550355">
              <w:t xml:space="preserve">is </w:t>
            </w:r>
            <w:r>
              <w:t>correct.</w:t>
            </w:r>
          </w:p>
        </w:tc>
      </w:tr>
      <w:tr w:rsidR="00A7280D" w:rsidRPr="0085712F" w14:paraId="09A01F06"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5EA7F9" w14:textId="77777777" w:rsidR="00A7280D" w:rsidRPr="0085712F"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C5EBDB1" w14:textId="77777777" w:rsidR="00A7280D" w:rsidRPr="006100CE" w:rsidRDefault="00A7280D" w:rsidP="00AD34CC">
            <w:pPr>
              <w:spacing w:before="60" w:after="60" w:line="240" w:lineRule="auto"/>
              <w:ind w:left="0"/>
              <w:rPr>
                <w:rFonts w:asciiTheme="minorHAnsi" w:hAnsiTheme="minorHAnsi"/>
                <w:sz w:val="22"/>
                <w:szCs w:val="22"/>
                <w:lang w:eastAsia="en-CA"/>
              </w:rPr>
            </w:pPr>
          </w:p>
        </w:tc>
      </w:tr>
      <w:tr w:rsidR="00A7280D" w:rsidRPr="0085712F" w14:paraId="08EB390B"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D2D60F"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96AF615"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B2CAAB5" w14:textId="77777777" w:rsidR="001E1672" w:rsidRDefault="001E1672" w:rsidP="001E1672">
            <w:pPr>
              <w:ind w:left="0"/>
              <w:rPr>
                <w:rFonts w:asciiTheme="minorHAnsi" w:hAnsiTheme="minorHAnsi"/>
                <w:sz w:val="22"/>
                <w:szCs w:val="22"/>
                <w:lang w:val="en-US" w:eastAsia="en-CA"/>
              </w:rPr>
            </w:pPr>
            <w:r>
              <w:rPr>
                <w:rFonts w:asciiTheme="minorHAnsi" w:hAnsiTheme="minorHAnsi"/>
                <w:sz w:val="22"/>
                <w:szCs w:val="22"/>
                <w:lang w:val="en-US" w:eastAsia="en-CA"/>
              </w:rPr>
              <w:t>CS 20171120:</w:t>
            </w:r>
          </w:p>
          <w:p w14:paraId="6EBB0BCF" w14:textId="37F5BA04" w:rsidR="001E1672" w:rsidRPr="001E1672" w:rsidRDefault="001E1672"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Events Death (Death Contact Info) no longer being validated as of R14.2.</w:t>
            </w:r>
          </w:p>
          <w:p w14:paraId="18C0E562" w14:textId="77777777" w:rsidR="001E1672" w:rsidRDefault="001E1672" w:rsidP="00AC4103">
            <w:pPr>
              <w:ind w:left="0"/>
              <w:rPr>
                <w:rFonts w:asciiTheme="minorHAnsi" w:hAnsiTheme="minorHAnsi"/>
                <w:sz w:val="22"/>
                <w:szCs w:val="22"/>
                <w:lang w:val="en-US" w:eastAsia="en-CA"/>
              </w:rPr>
            </w:pPr>
          </w:p>
          <w:p w14:paraId="39D33E2E" w14:textId="2C5A150E" w:rsidR="008812C7" w:rsidRDefault="008812C7" w:rsidP="00AC4103">
            <w:pPr>
              <w:ind w:left="0"/>
              <w:rPr>
                <w:rFonts w:asciiTheme="minorHAnsi" w:hAnsiTheme="minorHAnsi"/>
                <w:sz w:val="22"/>
                <w:szCs w:val="22"/>
                <w:lang w:val="en-US" w:eastAsia="en-CA"/>
              </w:rPr>
            </w:pPr>
            <w:r>
              <w:rPr>
                <w:rFonts w:asciiTheme="minorHAnsi" w:hAnsiTheme="minorHAnsi"/>
                <w:sz w:val="22"/>
                <w:szCs w:val="22"/>
                <w:lang w:val="en-US" w:eastAsia="en-CA"/>
              </w:rPr>
              <w:t>MR 20170815:</w:t>
            </w:r>
          </w:p>
          <w:p w14:paraId="78054A8B" w14:textId="00C85CFB" w:rsidR="008812C7" w:rsidRPr="001E1CA8" w:rsidRDefault="008812C7" w:rsidP="000D64DB">
            <w:pPr>
              <w:pStyle w:val="ListParagraph"/>
              <w:numPr>
                <w:ilvl w:val="0"/>
                <w:numId w:val="8"/>
              </w:numPr>
              <w:rPr>
                <w:rFonts w:asciiTheme="minorHAnsi" w:hAnsiTheme="minorHAnsi"/>
                <w:sz w:val="22"/>
                <w:szCs w:val="22"/>
                <w:lang w:val="en-US" w:eastAsia="en-CA"/>
              </w:rPr>
            </w:pPr>
            <w:r w:rsidRPr="001E1CA8">
              <w:rPr>
                <w:rFonts w:asciiTheme="minorHAnsi" w:hAnsiTheme="minorHAnsi"/>
                <w:sz w:val="22"/>
                <w:szCs w:val="22"/>
                <w:lang w:val="en-US" w:eastAsia="en-CA"/>
              </w:rPr>
              <w:t>Warning Override Reasons updated following Alias’ email 2017-06-12.</w:t>
            </w:r>
          </w:p>
          <w:p w14:paraId="2D65DB3A" w14:textId="6C3565C3" w:rsidR="004F4EAC" w:rsidRPr="001E1CA8" w:rsidRDefault="004F4EAC" w:rsidP="000D64DB">
            <w:pPr>
              <w:pStyle w:val="ListParagraph"/>
              <w:numPr>
                <w:ilvl w:val="0"/>
                <w:numId w:val="8"/>
              </w:numPr>
              <w:rPr>
                <w:rFonts w:asciiTheme="minorHAnsi" w:hAnsiTheme="minorHAnsi"/>
                <w:sz w:val="22"/>
                <w:szCs w:val="22"/>
                <w:lang w:eastAsia="en-CA"/>
              </w:rPr>
            </w:pPr>
            <w:r w:rsidRPr="001E1CA8">
              <w:rPr>
                <w:rFonts w:asciiTheme="minorHAnsi" w:hAnsiTheme="minorHAnsi"/>
                <w:sz w:val="22"/>
                <w:szCs w:val="22"/>
                <w:lang w:val="en-US" w:eastAsia="en-CA"/>
              </w:rPr>
              <w:t>Also, an addition to the Validation Logic to state that o</w:t>
            </w:r>
            <w:r w:rsidRPr="001E1CA8">
              <w:rPr>
                <w:rFonts w:asciiTheme="minorHAnsi" w:hAnsiTheme="minorHAnsi"/>
                <w:sz w:val="22"/>
                <w:szCs w:val="22"/>
                <w:lang w:eastAsia="en-CA"/>
              </w:rPr>
              <w:t>nly the address records being created or for which a field other than the “Address Effective End Date” is changed, are to be validated.</w:t>
            </w:r>
          </w:p>
          <w:p w14:paraId="7B39FF9F" w14:textId="72838F21" w:rsidR="006719A5" w:rsidRPr="001E1CA8" w:rsidRDefault="006719A5" w:rsidP="000D64DB">
            <w:pPr>
              <w:pStyle w:val="ListParagraph"/>
              <w:numPr>
                <w:ilvl w:val="0"/>
                <w:numId w:val="8"/>
              </w:numPr>
              <w:rPr>
                <w:rFonts w:asciiTheme="minorHAnsi" w:hAnsiTheme="minorHAnsi"/>
                <w:sz w:val="22"/>
                <w:szCs w:val="22"/>
                <w:lang w:eastAsia="en-CA"/>
              </w:rPr>
            </w:pPr>
            <w:r w:rsidRPr="001E1CA8">
              <w:rPr>
                <w:rFonts w:asciiTheme="minorHAnsi" w:hAnsiTheme="minorHAnsi"/>
                <w:sz w:val="22"/>
                <w:szCs w:val="22"/>
                <w:lang w:eastAsia="en-CA"/>
              </w:rPr>
              <w:t>Message updates have also been made for when there are proposed address alternatives, and when there are no proposed address alternative.</w:t>
            </w:r>
          </w:p>
          <w:p w14:paraId="5189EA00" w14:textId="32E2F22B" w:rsidR="004F4EAC" w:rsidRPr="001E1CA8" w:rsidRDefault="004F4EAC" w:rsidP="00AC4103">
            <w:pPr>
              <w:ind w:left="0"/>
              <w:rPr>
                <w:rFonts w:asciiTheme="minorHAnsi" w:hAnsiTheme="minorHAnsi"/>
                <w:sz w:val="22"/>
                <w:szCs w:val="22"/>
                <w:lang w:eastAsia="en-CA"/>
              </w:rPr>
            </w:pPr>
          </w:p>
          <w:p w14:paraId="6FA6616A" w14:textId="77777777" w:rsidR="00AC4103" w:rsidRDefault="00AC4103" w:rsidP="00AC4103">
            <w:pPr>
              <w:ind w:left="0"/>
              <w:rPr>
                <w:rFonts w:asciiTheme="minorHAnsi" w:hAnsiTheme="minorHAnsi"/>
                <w:sz w:val="22"/>
                <w:szCs w:val="22"/>
                <w:lang w:val="en-US" w:eastAsia="en-CA"/>
              </w:rPr>
            </w:pPr>
            <w:r>
              <w:rPr>
                <w:rFonts w:asciiTheme="minorHAnsi" w:hAnsiTheme="minorHAnsi"/>
                <w:sz w:val="22"/>
                <w:szCs w:val="22"/>
                <w:lang w:val="en-US" w:eastAsia="en-CA"/>
              </w:rPr>
              <w:t>CS 20170609:</w:t>
            </w:r>
          </w:p>
          <w:p w14:paraId="5CF40E8D" w14:textId="77777777" w:rsidR="00AC4103" w:rsidRDefault="00AC4103" w:rsidP="000D64D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After a discussion with Clare, it would be important that the check be done at the dataimport level and not at the CRM level because it will fall in manual mode in CRM.</w:t>
            </w:r>
          </w:p>
          <w:p w14:paraId="19DF1868" w14:textId="77777777" w:rsidR="00AC4103" w:rsidRPr="00AC4103" w:rsidRDefault="00AC4103" w:rsidP="000D64D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 xml:space="preserve">MS suggests adding the address in a beneficiary record so that we can trigger the appropriate address validations. Chapter 7 Events (Death Contact Info fileds) needs updating. </w:t>
            </w:r>
          </w:p>
          <w:p w14:paraId="68115626" w14:textId="77777777" w:rsidR="00E10AC3" w:rsidRDefault="00E10AC3" w:rsidP="00664A81">
            <w:pPr>
              <w:ind w:left="0"/>
              <w:rPr>
                <w:rFonts w:asciiTheme="minorHAnsi" w:hAnsiTheme="minorHAnsi"/>
                <w:sz w:val="22"/>
                <w:szCs w:val="22"/>
                <w:lang w:val="en-US" w:eastAsia="en-CA"/>
              </w:rPr>
            </w:pPr>
            <w:r>
              <w:rPr>
                <w:rFonts w:asciiTheme="minorHAnsi" w:hAnsiTheme="minorHAnsi"/>
                <w:sz w:val="22"/>
                <w:szCs w:val="22"/>
                <w:lang w:val="en-US" w:eastAsia="en-CA"/>
              </w:rPr>
              <w:t>CS 20170608:</w:t>
            </w:r>
          </w:p>
          <w:p w14:paraId="531B54C0" w14:textId="4D04F440" w:rsidR="00E03F5C" w:rsidRPr="00E03F5C" w:rsidRDefault="00E03F5C" w:rsidP="000D64D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Alias to provide Warning Override Reason.</w:t>
            </w:r>
          </w:p>
          <w:p w14:paraId="210CACFD" w14:textId="77777777" w:rsidR="00E10AC3" w:rsidRDefault="00E10AC3" w:rsidP="000D64D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Alias to confirm with HOOPP death process team if address being used for first mailing is actually the member address.</w:t>
            </w:r>
          </w:p>
          <w:p w14:paraId="18BEB59A" w14:textId="446138F7" w:rsidR="00664A81" w:rsidRDefault="00E10AC3" w:rsidP="00664A81">
            <w:pPr>
              <w:ind w:left="0"/>
              <w:rPr>
                <w:rFonts w:asciiTheme="minorHAnsi" w:hAnsiTheme="minorHAnsi"/>
                <w:sz w:val="22"/>
                <w:szCs w:val="22"/>
                <w:lang w:val="en-US" w:eastAsia="en-CA"/>
              </w:rPr>
            </w:pPr>
            <w:r w:rsidRPr="00974F48">
              <w:rPr>
                <w:rFonts w:asciiTheme="minorHAnsi" w:hAnsiTheme="minorHAnsi"/>
                <w:sz w:val="22"/>
                <w:szCs w:val="22"/>
                <w:lang w:val="en-US" w:eastAsia="en-CA"/>
              </w:rPr>
              <w:t>To also confirm what validations’ are run on the service portal (CRM).</w:t>
            </w:r>
            <w:r w:rsidR="00664A81">
              <w:rPr>
                <w:rFonts w:asciiTheme="minorHAnsi" w:hAnsiTheme="minorHAnsi"/>
                <w:sz w:val="22"/>
                <w:szCs w:val="22"/>
                <w:lang w:val="en-US" w:eastAsia="en-CA"/>
              </w:rPr>
              <w:t>CS 20170606:</w:t>
            </w:r>
          </w:p>
          <w:p w14:paraId="6438E700" w14:textId="2E31D5D4" w:rsidR="00FB4CB8" w:rsidRPr="00FB4CB8" w:rsidRDefault="00FB4CB8" w:rsidP="000D64D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We need an Override Reason to be provided.</w:t>
            </w:r>
          </w:p>
          <w:p w14:paraId="67499801" w14:textId="77777777" w:rsidR="00664A81" w:rsidRDefault="00664A81" w:rsidP="000D64D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The validation will not generate on the Death Contact Information because we are not loading this information in Ariel DB.</w:t>
            </w:r>
          </w:p>
          <w:p w14:paraId="6C5F2296" w14:textId="751CED9A" w:rsidR="00664A81" w:rsidRPr="00664A81" w:rsidRDefault="00664A81" w:rsidP="000D64DB">
            <w:pPr>
              <w:pStyle w:val="ListParagraph"/>
              <w:numPr>
                <w:ilvl w:val="0"/>
                <w:numId w:val="25"/>
              </w:numPr>
              <w:rPr>
                <w:rFonts w:asciiTheme="minorHAnsi" w:hAnsiTheme="minorHAnsi"/>
                <w:sz w:val="22"/>
                <w:szCs w:val="22"/>
                <w:lang w:val="en-US" w:eastAsia="en-CA"/>
              </w:rPr>
            </w:pPr>
            <w:r w:rsidRPr="00664A81">
              <w:rPr>
                <w:rFonts w:asciiTheme="minorHAnsi" w:hAnsiTheme="minorHAnsi"/>
                <w:sz w:val="22"/>
                <w:szCs w:val="22"/>
                <w:lang w:val="en-US" w:eastAsia="en-CA"/>
              </w:rPr>
              <w:t>This needs to be further discussed.</w:t>
            </w:r>
          </w:p>
          <w:p w14:paraId="41AF8719" w14:textId="6EEB1DC0" w:rsidR="002B4C88" w:rsidRDefault="002B4C88" w:rsidP="002B4C88">
            <w:pPr>
              <w:ind w:left="0"/>
              <w:rPr>
                <w:rFonts w:asciiTheme="minorHAnsi" w:hAnsiTheme="minorHAnsi"/>
                <w:sz w:val="22"/>
                <w:szCs w:val="22"/>
                <w:lang w:val="en-US" w:eastAsia="en-CA"/>
              </w:rPr>
            </w:pPr>
            <w:r>
              <w:rPr>
                <w:rFonts w:asciiTheme="minorHAnsi" w:hAnsiTheme="minorHAnsi"/>
                <w:sz w:val="22"/>
                <w:szCs w:val="22"/>
                <w:lang w:val="en-US" w:eastAsia="en-CA"/>
              </w:rPr>
              <w:t>AD 20170505:</w:t>
            </w:r>
          </w:p>
          <w:p w14:paraId="651715E3" w14:textId="4E6DC3D9" w:rsidR="002B4C88" w:rsidRDefault="002B4C88"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This validation is replacing B161, B163, B164.  MS has indicated that this val has proven to be too sensitive for other clients.  However, they will make some configuration changes to make it less sensitive for HOOPP ER Portal.  If, during testing this val proves to be too sensitive and not providing a positive ER experience it will be revisited.  We may need to explore the possibility of turning on the vals that it is replacing.  Going with this val is “OOTB” and easier for MS to deliver.  It also, if configured correctly can meet requirements.  </w:t>
            </w:r>
          </w:p>
          <w:p w14:paraId="5F081024" w14:textId="77777777" w:rsidR="0034682D" w:rsidRDefault="0034682D" w:rsidP="008D5089">
            <w:pPr>
              <w:ind w:left="0"/>
              <w:rPr>
                <w:rFonts w:asciiTheme="minorHAnsi" w:hAnsiTheme="minorHAnsi"/>
                <w:sz w:val="22"/>
                <w:szCs w:val="22"/>
                <w:lang w:val="en-US" w:eastAsia="en-CA"/>
              </w:rPr>
            </w:pPr>
            <w:r>
              <w:rPr>
                <w:rFonts w:asciiTheme="minorHAnsi" w:hAnsiTheme="minorHAnsi"/>
                <w:sz w:val="22"/>
                <w:szCs w:val="22"/>
                <w:lang w:val="en-US" w:eastAsia="en-CA"/>
              </w:rPr>
              <w:t>CS 20170505:</w:t>
            </w:r>
          </w:p>
          <w:p w14:paraId="29B8818F" w14:textId="5BD28762" w:rsidR="0034682D" w:rsidRDefault="0034682D"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NCode will be used by HOOPP agrees it should be a Warning.</w:t>
            </w:r>
          </w:p>
          <w:p w14:paraId="36A0A321" w14:textId="058D7509" w:rsidR="0034682D" w:rsidRPr="0034682D" w:rsidRDefault="0034682D"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MS to configure the NCode validation to remove sensitivity to comma’s after civic number and accents.</w:t>
            </w:r>
          </w:p>
          <w:p w14:paraId="02EBA31B" w14:textId="4CAD3703" w:rsidR="0021782C" w:rsidRDefault="0021782C" w:rsidP="008D5089">
            <w:pPr>
              <w:ind w:left="0"/>
              <w:rPr>
                <w:rFonts w:asciiTheme="minorHAnsi" w:hAnsiTheme="minorHAnsi"/>
                <w:sz w:val="22"/>
                <w:szCs w:val="22"/>
                <w:lang w:val="en-US" w:eastAsia="en-CA"/>
              </w:rPr>
            </w:pPr>
            <w:r>
              <w:rPr>
                <w:rFonts w:asciiTheme="minorHAnsi" w:hAnsiTheme="minorHAnsi"/>
                <w:sz w:val="22"/>
                <w:szCs w:val="22"/>
                <w:lang w:val="en-US" w:eastAsia="en-CA"/>
              </w:rPr>
              <w:t>CS 20170501:</w:t>
            </w:r>
          </w:p>
          <w:p w14:paraId="5F5A2146" w14:textId="26D94B98" w:rsidR="00110961" w:rsidRDefault="00110961" w:rsidP="000D64DB">
            <w:pPr>
              <w:pStyle w:val="ListParagraph"/>
              <w:numPr>
                <w:ilvl w:val="0"/>
                <w:numId w:val="8"/>
              </w:numPr>
              <w:rPr>
                <w:rFonts w:asciiTheme="minorHAnsi" w:hAnsiTheme="minorHAnsi"/>
                <w:sz w:val="22"/>
                <w:szCs w:val="22"/>
                <w:lang w:val="en-US" w:eastAsia="en-CA"/>
              </w:rPr>
            </w:pPr>
            <w:r w:rsidRPr="00110961">
              <w:rPr>
                <w:rFonts w:asciiTheme="minorHAnsi" w:hAnsiTheme="minorHAnsi"/>
                <w:sz w:val="22"/>
                <w:szCs w:val="22"/>
                <w:lang w:val="en-US" w:eastAsia="en-CA"/>
              </w:rPr>
              <w:t>Following discussions during WorkShop #7 it has been decided that B165 should validate entire address and B161, B163 and B16</w:t>
            </w:r>
            <w:r>
              <w:rPr>
                <w:rFonts w:asciiTheme="minorHAnsi" w:hAnsiTheme="minorHAnsi"/>
                <w:sz w:val="22"/>
                <w:szCs w:val="22"/>
                <w:lang w:val="en-US" w:eastAsia="en-CA"/>
              </w:rPr>
              <w:t xml:space="preserve">4 </w:t>
            </w:r>
            <w:r w:rsidR="000B3468">
              <w:rPr>
                <w:rFonts w:asciiTheme="minorHAnsi" w:hAnsiTheme="minorHAnsi"/>
                <w:sz w:val="22"/>
                <w:szCs w:val="22"/>
                <w:lang w:val="en-US" w:eastAsia="en-CA"/>
              </w:rPr>
              <w:t xml:space="preserve">are </w:t>
            </w:r>
            <w:r>
              <w:rPr>
                <w:rFonts w:asciiTheme="minorHAnsi" w:hAnsiTheme="minorHAnsi"/>
                <w:sz w:val="22"/>
                <w:szCs w:val="22"/>
                <w:lang w:val="en-US" w:eastAsia="en-CA"/>
              </w:rPr>
              <w:t xml:space="preserve">to be removed. </w:t>
            </w:r>
          </w:p>
          <w:p w14:paraId="7365A4F8" w14:textId="2F6B4898" w:rsidR="00881005" w:rsidRDefault="00881005"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MS programmer has confirmed that the NCode </w:t>
            </w:r>
            <w:r w:rsidR="007557E9">
              <w:rPr>
                <w:rFonts w:asciiTheme="minorHAnsi" w:hAnsiTheme="minorHAnsi"/>
                <w:sz w:val="22"/>
                <w:szCs w:val="22"/>
                <w:lang w:val="en-US" w:eastAsia="en-CA"/>
              </w:rPr>
              <w:t>validation is</w:t>
            </w:r>
            <w:r>
              <w:rPr>
                <w:rFonts w:asciiTheme="minorHAnsi" w:hAnsiTheme="minorHAnsi"/>
                <w:sz w:val="22"/>
                <w:szCs w:val="22"/>
                <w:lang w:val="en-US" w:eastAsia="en-CA"/>
              </w:rPr>
              <w:t xml:space="preserve"> configurable. We can remove the sensitivity on accents and comma’s</w:t>
            </w:r>
            <w:r w:rsidR="007557E9">
              <w:rPr>
                <w:rFonts w:asciiTheme="minorHAnsi" w:hAnsiTheme="minorHAnsi"/>
                <w:sz w:val="22"/>
                <w:szCs w:val="22"/>
                <w:lang w:val="en-US" w:eastAsia="en-CA"/>
              </w:rPr>
              <w:t>.</w:t>
            </w:r>
          </w:p>
          <w:p w14:paraId="5B54FDB3" w14:textId="41CCC78F" w:rsidR="007557E9" w:rsidRDefault="007557E9"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JF to confirm why a former client decided to turn off the validation.</w:t>
            </w:r>
          </w:p>
          <w:p w14:paraId="4B1110B1" w14:textId="11426E24" w:rsidR="007557E9" w:rsidRDefault="007557E9"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Carina to get the rules/validations on the Member Portal that apply to address formats</w:t>
            </w:r>
          </w:p>
          <w:p w14:paraId="7FA1526B" w14:textId="7948948E" w:rsidR="00B92030" w:rsidRDefault="00B92030"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MS to confirm what occurs if address is not recognized by Canada Post (example: new territory not yet considered by Canada Post). Will the validation trigger and the “Proposed Value” be blank?</w:t>
            </w:r>
          </w:p>
          <w:p w14:paraId="24DCFB9B" w14:textId="746E00C4" w:rsidR="0021782C" w:rsidRPr="00110961" w:rsidRDefault="00110961"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M</w:t>
            </w:r>
            <w:r w:rsidRPr="00110961">
              <w:rPr>
                <w:rFonts w:asciiTheme="minorHAnsi" w:hAnsiTheme="minorHAnsi"/>
                <w:sz w:val="22"/>
                <w:szCs w:val="22"/>
                <w:lang w:val="en-US" w:eastAsia="en-CA"/>
              </w:rPr>
              <w:t>S to test an Ontario example.</w:t>
            </w:r>
          </w:p>
          <w:p w14:paraId="6FF573C1" w14:textId="1CBA74AB" w:rsidR="00110961" w:rsidRDefault="00110961"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Is the formatting in relation to province (ex: Montréal vs Montreal)?</w:t>
            </w:r>
          </w:p>
          <w:p w14:paraId="09CDCFA2" w14:textId="0854151B" w:rsidR="00110961" w:rsidRDefault="00110961"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Does Canada Post expect different formats according to province and/or language?</w:t>
            </w:r>
          </w:p>
          <w:p w14:paraId="27545423" w14:textId="0F560E0C" w:rsidR="00881005" w:rsidRPr="0021782C" w:rsidRDefault="00881005"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Does the Postal Code format accept space or hyphen?</w:t>
            </w:r>
          </w:p>
          <w:p w14:paraId="5570E2ED" w14:textId="77777777" w:rsidR="008D5089" w:rsidRDefault="008D5089" w:rsidP="008D5089">
            <w:pPr>
              <w:ind w:left="0"/>
              <w:rPr>
                <w:rFonts w:asciiTheme="minorHAnsi" w:hAnsiTheme="minorHAnsi"/>
                <w:sz w:val="22"/>
                <w:szCs w:val="22"/>
                <w:lang w:val="en-US" w:eastAsia="en-CA"/>
              </w:rPr>
            </w:pPr>
            <w:r>
              <w:rPr>
                <w:rFonts w:asciiTheme="minorHAnsi" w:hAnsiTheme="minorHAnsi"/>
                <w:sz w:val="22"/>
                <w:szCs w:val="22"/>
                <w:lang w:val="en-US" w:eastAsia="en-CA"/>
              </w:rPr>
              <w:t xml:space="preserve">AD 20170501: </w:t>
            </w:r>
          </w:p>
          <w:p w14:paraId="66BE89B1" w14:textId="77777777" w:rsidR="008D5089" w:rsidRDefault="008D5089"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Ready for sign off.  </w:t>
            </w:r>
          </w:p>
          <w:p w14:paraId="36B54536" w14:textId="31BFE5A0" w:rsidR="008D5089" w:rsidRPr="002941D7" w:rsidRDefault="008D5089"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Let</w:t>
            </w:r>
            <w:r w:rsidR="0021782C">
              <w:rPr>
                <w:rFonts w:asciiTheme="minorHAnsi" w:hAnsiTheme="minorHAnsi"/>
                <w:sz w:val="22"/>
                <w:szCs w:val="22"/>
                <w:lang w:val="en-US" w:eastAsia="en-CA"/>
              </w:rPr>
              <w:t>’</w:t>
            </w:r>
            <w:r>
              <w:rPr>
                <w:rFonts w:asciiTheme="minorHAnsi" w:hAnsiTheme="minorHAnsi"/>
                <w:sz w:val="22"/>
                <w:szCs w:val="22"/>
                <w:lang w:val="en-US" w:eastAsia="en-CA"/>
              </w:rPr>
              <w:t xml:space="preserve">s discuss rationale for making this a warning.  </w:t>
            </w:r>
          </w:p>
          <w:p w14:paraId="2738F7CD" w14:textId="3CB971FD" w:rsidR="008D5089" w:rsidRPr="00110961" w:rsidRDefault="008D5089"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As such, vals B161, B163 and B164 are also being kept.  </w:t>
            </w:r>
          </w:p>
          <w:p w14:paraId="4EEB8DEF" w14:textId="77777777" w:rsidR="00F86BBB" w:rsidRDefault="00F86BBB" w:rsidP="00C06604">
            <w:pPr>
              <w:ind w:left="0"/>
              <w:rPr>
                <w:rFonts w:asciiTheme="minorHAnsi" w:hAnsiTheme="minorHAnsi"/>
                <w:sz w:val="22"/>
                <w:szCs w:val="22"/>
                <w:lang w:val="en-US" w:eastAsia="en-CA"/>
              </w:rPr>
            </w:pPr>
            <w:r>
              <w:rPr>
                <w:rFonts w:asciiTheme="minorHAnsi" w:hAnsiTheme="minorHAnsi"/>
                <w:sz w:val="22"/>
                <w:szCs w:val="22"/>
                <w:lang w:val="en-US" w:eastAsia="en-CA"/>
              </w:rPr>
              <w:t>CS 20170427:</w:t>
            </w:r>
          </w:p>
          <w:p w14:paraId="4590C8A3" w14:textId="0D9894BD" w:rsidR="00F86BBB" w:rsidRDefault="00F86BBB" w:rsidP="000D64DB">
            <w:pPr>
              <w:pStyle w:val="ListParagraph"/>
              <w:numPr>
                <w:ilvl w:val="0"/>
                <w:numId w:val="8"/>
              </w:numPr>
              <w:rPr>
                <w:rFonts w:asciiTheme="minorHAnsi" w:hAnsiTheme="minorHAnsi"/>
                <w:sz w:val="22"/>
                <w:szCs w:val="22"/>
                <w:lang w:val="en-US" w:eastAsia="en-CA"/>
              </w:rPr>
            </w:pPr>
            <w:r w:rsidRPr="00F86BBB">
              <w:rPr>
                <w:rFonts w:asciiTheme="minorHAnsi" w:hAnsiTheme="minorHAnsi"/>
                <w:sz w:val="22"/>
                <w:szCs w:val="22"/>
                <w:lang w:val="en-US" w:eastAsia="en-CA"/>
              </w:rPr>
              <w:t>The NCode validation will produce a message similar to what is found in the DA-200-04</w:t>
            </w:r>
            <w:r w:rsidR="0079435C">
              <w:rPr>
                <w:rFonts w:asciiTheme="minorHAnsi" w:hAnsiTheme="minorHAnsi"/>
                <w:sz w:val="22"/>
                <w:szCs w:val="22"/>
                <w:lang w:val="en-US" w:eastAsia="en-CA"/>
              </w:rPr>
              <w:t>.</w:t>
            </w:r>
            <w:r w:rsidR="0079435C">
              <w:rPr>
                <w:lang w:val="en-US"/>
              </w:rPr>
              <w:t xml:space="preserve"> </w:t>
            </w:r>
            <w:r w:rsidR="0079435C" w:rsidRPr="0079435C">
              <w:rPr>
                <w:rFonts w:asciiTheme="minorHAnsi" w:hAnsiTheme="minorHAnsi"/>
                <w:sz w:val="22"/>
                <w:szCs w:val="22"/>
                <w:lang w:val="en-US" w:eastAsia="en-CA"/>
              </w:rPr>
              <w:t>It validates the address as a whole and returns 1 message containing all fields in possible error.</w:t>
            </w:r>
          </w:p>
          <w:p w14:paraId="367ED17F" w14:textId="3A37C78F" w:rsidR="00F86BBB" w:rsidRDefault="00F86BBB"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As such, please confirm if B161, B163 and B164 are still required.</w:t>
            </w:r>
          </w:p>
          <w:p w14:paraId="58379545" w14:textId="2F88A394" w:rsidR="00F86BBB" w:rsidRDefault="00F86BBB"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We would suggest changing this to a Warning because this message will appear quite often.</w:t>
            </w:r>
          </w:p>
          <w:p w14:paraId="08EF8B4D" w14:textId="1C829269" w:rsidR="00F86BBB" w:rsidRPr="00F86BBB" w:rsidRDefault="00F86BBB"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Ready for sign-off.</w:t>
            </w:r>
          </w:p>
          <w:p w14:paraId="25104C0B" w14:textId="0EE45937" w:rsidR="00F86BBB" w:rsidRDefault="00F86BBB" w:rsidP="00C06604">
            <w:pPr>
              <w:ind w:left="0"/>
              <w:rPr>
                <w:rFonts w:asciiTheme="minorHAnsi" w:hAnsiTheme="minorHAnsi"/>
                <w:sz w:val="22"/>
                <w:szCs w:val="22"/>
                <w:lang w:val="en-US" w:eastAsia="en-CA"/>
              </w:rPr>
            </w:pPr>
            <w:r>
              <w:rPr>
                <w:noProof/>
                <w:lang w:eastAsia="en-CA"/>
              </w:rPr>
              <w:drawing>
                <wp:inline distT="0" distB="0" distL="0" distR="0" wp14:anchorId="27B0E775" wp14:editId="6BB29F04">
                  <wp:extent cx="3190875" cy="2238375"/>
                  <wp:effectExtent l="0" t="0" r="9525" b="9525"/>
                  <wp:docPr id="3" name="Picture 3" descr="cid:image012.jpg@01D2BF33.0C0B9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cid:image012.jpg@01D2BF33.0C0B9A50"/>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3190875" cy="2238375"/>
                          </a:xfrm>
                          <a:prstGeom prst="rect">
                            <a:avLst/>
                          </a:prstGeom>
                          <a:noFill/>
                          <a:ln>
                            <a:noFill/>
                          </a:ln>
                        </pic:spPr>
                      </pic:pic>
                    </a:graphicData>
                  </a:graphic>
                </wp:inline>
              </w:drawing>
            </w:r>
          </w:p>
          <w:p w14:paraId="0FC8CAA5" w14:textId="77777777" w:rsidR="00F86BBB" w:rsidRDefault="00A7280D" w:rsidP="00C06604">
            <w:pPr>
              <w:ind w:left="0"/>
              <w:rPr>
                <w:rFonts w:asciiTheme="minorHAnsi" w:hAnsiTheme="minorHAnsi"/>
                <w:sz w:val="22"/>
                <w:szCs w:val="22"/>
                <w:lang w:val="en-US" w:eastAsia="en-CA"/>
              </w:rPr>
            </w:pPr>
            <w:r w:rsidRPr="00C53E0D">
              <w:rPr>
                <w:rFonts w:asciiTheme="minorHAnsi" w:hAnsiTheme="minorHAnsi"/>
                <w:sz w:val="22"/>
                <w:szCs w:val="22"/>
                <w:lang w:val="en-US" w:eastAsia="en-CA"/>
              </w:rPr>
              <w:t xml:space="preserve">MS 20170228: </w:t>
            </w:r>
          </w:p>
          <w:p w14:paraId="776F6E66" w14:textId="57B17BE9" w:rsidR="00A7280D" w:rsidRPr="00F86BBB" w:rsidRDefault="00A7280D" w:rsidP="000D64DB">
            <w:pPr>
              <w:pStyle w:val="ListParagraph"/>
              <w:numPr>
                <w:ilvl w:val="0"/>
                <w:numId w:val="8"/>
              </w:numPr>
              <w:rPr>
                <w:rFonts w:asciiTheme="minorHAnsi" w:hAnsiTheme="minorHAnsi"/>
                <w:sz w:val="22"/>
                <w:szCs w:val="22"/>
                <w:lang w:val="en-US" w:eastAsia="en-CA"/>
              </w:rPr>
            </w:pPr>
            <w:r w:rsidRPr="00F86BBB">
              <w:rPr>
                <w:rFonts w:asciiTheme="minorHAnsi" w:hAnsiTheme="minorHAnsi"/>
                <w:sz w:val="22"/>
                <w:szCs w:val="22"/>
                <w:lang w:val="en-US" w:eastAsia="en-CA"/>
              </w:rPr>
              <w:t xml:space="preserve">MS already has a validation, N </w:t>
            </w:r>
            <w:r w:rsidR="00F86BBB" w:rsidRPr="00F86BBB">
              <w:rPr>
                <w:rFonts w:asciiTheme="minorHAnsi" w:hAnsiTheme="minorHAnsi"/>
                <w:sz w:val="22"/>
                <w:szCs w:val="22"/>
                <w:lang w:val="en-US" w:eastAsia="en-CA"/>
              </w:rPr>
              <w:t>Code, which</w:t>
            </w:r>
            <w:r w:rsidRPr="00F86BBB">
              <w:rPr>
                <w:rFonts w:asciiTheme="minorHAnsi" w:hAnsiTheme="minorHAnsi"/>
                <w:sz w:val="22"/>
                <w:szCs w:val="22"/>
                <w:lang w:val="en-US" w:eastAsia="en-CA"/>
              </w:rPr>
              <w:t xml:space="preserve"> validates the entire address and compares it to Canada Post.  We are currently investigating to see if we can split out the N Code validation, into separate validations. </w:t>
            </w:r>
            <w:r w:rsidRPr="00F86BBB">
              <w:rPr>
                <w:rFonts w:ascii="Segoe UI" w:hAnsi="Segoe UI" w:cs="Segoe UI"/>
              </w:rPr>
              <w:t>We will also need to confirm if we can propose alternate values.</w:t>
            </w:r>
          </w:p>
        </w:tc>
      </w:tr>
    </w:tbl>
    <w:p w14:paraId="42F80362" w14:textId="2A64949F" w:rsidR="00AD34CC" w:rsidRPr="006B06A8" w:rsidRDefault="00D656BC" w:rsidP="00AD34CC">
      <w:pPr>
        <w:pStyle w:val="Heading3"/>
      </w:pPr>
      <w:r>
        <w:br w:type="page"/>
      </w:r>
      <w:r w:rsidR="00AD34CC" w:rsidRPr="006B06A8">
        <w:t>Validation –</w:t>
      </w:r>
      <w:r w:rsidR="009332D0">
        <w:t xml:space="preserve"> Email Address P</w:t>
      </w:r>
      <w:r w:rsidR="00AD34CC">
        <w:t>rovided</w:t>
      </w:r>
    </w:p>
    <w:p w14:paraId="3FA69CC5" w14:textId="77777777" w:rsidR="00AD34CC" w:rsidRPr="006B06A8" w:rsidRDefault="00AD34CC"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D34CC" w14:paraId="294E4BE0"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D9070E" w14:textId="77777777" w:rsidR="00AD34CC" w:rsidRDefault="00AD34CC"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1F0ADF5" w14:textId="77777777" w:rsidR="00AD34CC" w:rsidRPr="00AF4250" w:rsidRDefault="00AD34CC" w:rsidP="00642773">
            <w:pPr>
              <w:pStyle w:val="Heading1"/>
              <w:rPr>
                <w:lang w:val="en-US"/>
              </w:rPr>
            </w:pPr>
            <w:bookmarkStart w:id="617" w:name="_Toc479243682"/>
            <w:bookmarkStart w:id="618" w:name="_Toc43372912"/>
            <w:r w:rsidRPr="00AF4250">
              <w:rPr>
                <w:lang w:val="en-US"/>
              </w:rPr>
              <w:t>B1</w:t>
            </w:r>
            <w:r>
              <w:rPr>
                <w:lang w:val="en-US"/>
              </w:rPr>
              <w:t>66</w:t>
            </w:r>
            <w:r w:rsidRPr="00AF4250">
              <w:rPr>
                <w:lang w:val="en-US"/>
              </w:rPr>
              <w:t>_</w:t>
            </w:r>
            <w:r>
              <w:t xml:space="preserve"> </w:t>
            </w:r>
            <w:r>
              <w:rPr>
                <w:lang w:val="en-US"/>
              </w:rPr>
              <w:t>Email</w:t>
            </w:r>
            <w:r w:rsidR="006F738F">
              <w:rPr>
                <w:lang w:val="en-US"/>
              </w:rPr>
              <w:t>A</w:t>
            </w:r>
            <w:r>
              <w:rPr>
                <w:lang w:val="en-US"/>
              </w:rPr>
              <w:t>ddress</w:t>
            </w:r>
            <w:r w:rsidR="006F738F">
              <w:rPr>
                <w:lang w:val="en-US"/>
              </w:rPr>
              <w:t>P</w:t>
            </w:r>
            <w:r>
              <w:rPr>
                <w:lang w:val="en-US"/>
              </w:rPr>
              <w:t>rovided</w:t>
            </w:r>
            <w:bookmarkEnd w:id="617"/>
            <w:bookmarkEnd w:id="618"/>
          </w:p>
        </w:tc>
      </w:tr>
      <w:tr w:rsidR="00A7280D" w14:paraId="1D30BBB7"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C188DF"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AACAB35" w14:textId="1CD86DC9" w:rsidR="00A7280D" w:rsidRDefault="002D6483" w:rsidP="00AD34C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454</w:t>
            </w:r>
          </w:p>
        </w:tc>
      </w:tr>
      <w:tr w:rsidR="00E15EC7" w14:paraId="75904618"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60ED15" w14:textId="3ADE0ABE" w:rsidR="00E15EC7" w:rsidRDefault="00E15EC7"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A742A87" w14:textId="1C6C8FE1" w:rsidR="00E15EC7" w:rsidRDefault="00133317" w:rsidP="00AD34C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Standard Validation Module</w:t>
            </w:r>
          </w:p>
        </w:tc>
      </w:tr>
      <w:tr w:rsidR="00A7280D" w14:paraId="3746A0B5"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9E1C71"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9B60765" w14:textId="0278C8C3" w:rsidR="00A7280D" w:rsidRDefault="007557E9" w:rsidP="00AD34C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CF455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w:t>
            </w:r>
          </w:p>
        </w:tc>
      </w:tr>
      <w:tr w:rsidR="00A7280D" w14:paraId="6DB16562"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B9012A0"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12759EB" w14:textId="57678713" w:rsidR="00A7280D" w:rsidRPr="008A7392" w:rsidRDefault="00A7280D" w:rsidP="00AD34CC">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Enrolment</w:t>
            </w:r>
            <w:r w:rsidR="002732AB">
              <w:rPr>
                <w:rFonts w:asciiTheme="minorHAnsi" w:eastAsia="Times New Roman" w:hAnsiTheme="minorHAnsi" w:cs="Calibri"/>
                <w:color w:val="auto"/>
                <w:sz w:val="22"/>
                <w:szCs w:val="22"/>
                <w:lang w:eastAsia="en-CA"/>
              </w:rPr>
              <w:t>s</w:t>
            </w:r>
          </w:p>
        </w:tc>
      </w:tr>
      <w:tr w:rsidR="00A7280D" w14:paraId="34BBD84C"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8B58B6"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1D71E8E" w14:textId="77777777" w:rsidR="00A7280D" w:rsidRDefault="00A7280D" w:rsidP="00AD34C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676EF17C"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565A39F"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742C43B" w14:textId="77777777" w:rsidR="00A7280D" w:rsidRPr="00B464B9" w:rsidRDefault="00A7280D" w:rsidP="00AD34CC">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4445C7FE"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330B06"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F3AAB04"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8BF7704" w14:textId="77777777" w:rsidR="00A7280D" w:rsidRPr="00C301FC" w:rsidRDefault="00A7280D" w:rsidP="00F32C70">
            <w:pPr>
              <w:ind w:left="0"/>
              <w:rPr>
                <w:rFonts w:asciiTheme="minorHAnsi" w:hAnsiTheme="minorHAnsi"/>
                <w:sz w:val="22"/>
                <w:szCs w:val="22"/>
                <w:lang w:val="en-US" w:eastAsia="en-CA"/>
              </w:rPr>
            </w:pPr>
            <w:r>
              <w:rPr>
                <w:rFonts w:asciiTheme="minorHAnsi" w:hAnsiTheme="minorHAnsi"/>
                <w:sz w:val="22"/>
                <w:szCs w:val="22"/>
                <w:lang w:eastAsia="en-CA"/>
              </w:rPr>
              <w:t xml:space="preserve">Validation performed </w:t>
            </w:r>
            <w:r w:rsidRPr="00416239">
              <w:rPr>
                <w:rFonts w:asciiTheme="minorHAnsi" w:hAnsiTheme="minorHAnsi"/>
                <w:sz w:val="22"/>
                <w:szCs w:val="22"/>
                <w:lang w:eastAsia="en-CA"/>
              </w:rPr>
              <w:t xml:space="preserve">to ensure a valid email address has been provided. </w:t>
            </w:r>
          </w:p>
        </w:tc>
      </w:tr>
      <w:tr w:rsidR="00A7280D" w:rsidRPr="009151F9" w14:paraId="7D4224FB"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416388F"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384A543" w14:textId="77777777" w:rsidR="00A7280D" w:rsidRDefault="00A7280D" w:rsidP="00AD34CC">
            <w:pPr>
              <w:ind w:left="0"/>
              <w:rPr>
                <w:rFonts w:asciiTheme="minorHAnsi" w:hAnsiTheme="minorHAnsi"/>
                <w:sz w:val="22"/>
                <w:szCs w:val="22"/>
                <w:lang w:eastAsia="en-CA"/>
              </w:rPr>
            </w:pPr>
            <w:r>
              <w:rPr>
                <w:rFonts w:asciiTheme="minorHAnsi" w:hAnsiTheme="minorHAnsi"/>
                <w:sz w:val="22"/>
                <w:szCs w:val="22"/>
                <w:lang w:eastAsia="en-CA"/>
              </w:rPr>
              <w:t>Reject the member if :</w:t>
            </w:r>
          </w:p>
          <w:p w14:paraId="5798EE5D" w14:textId="77777777" w:rsidR="00A7280D" w:rsidRPr="00416239" w:rsidRDefault="00A7280D" w:rsidP="00416239">
            <w:pPr>
              <w:ind w:left="1440"/>
              <w:rPr>
                <w:rFonts w:asciiTheme="minorHAnsi" w:hAnsiTheme="minorHAnsi"/>
                <w:sz w:val="22"/>
                <w:szCs w:val="22"/>
                <w:lang w:eastAsia="en-CA"/>
              </w:rPr>
            </w:pPr>
            <w:r w:rsidRPr="00416239">
              <w:rPr>
                <w:rFonts w:asciiTheme="minorHAnsi" w:hAnsiTheme="minorHAnsi"/>
                <w:sz w:val="22"/>
                <w:szCs w:val="22"/>
                <w:lang w:eastAsia="en-CA"/>
              </w:rPr>
              <w:t>*email address does not contain '@" sign;</w:t>
            </w:r>
          </w:p>
          <w:p w14:paraId="20FD39C8" w14:textId="77777777" w:rsidR="00A7280D" w:rsidRPr="00416239" w:rsidRDefault="00A7280D" w:rsidP="00416239">
            <w:pPr>
              <w:ind w:left="1440"/>
              <w:rPr>
                <w:rFonts w:asciiTheme="minorHAnsi" w:hAnsiTheme="minorHAnsi"/>
                <w:sz w:val="22"/>
                <w:szCs w:val="22"/>
                <w:lang w:eastAsia="en-CA"/>
              </w:rPr>
            </w:pPr>
            <w:r w:rsidRPr="00416239">
              <w:rPr>
                <w:rFonts w:asciiTheme="minorHAnsi" w:hAnsiTheme="minorHAnsi"/>
                <w:sz w:val="22"/>
                <w:szCs w:val="22"/>
                <w:lang w:eastAsia="en-CA"/>
              </w:rPr>
              <w:t>and/or</w:t>
            </w:r>
          </w:p>
          <w:p w14:paraId="2D9E78E3" w14:textId="77777777" w:rsidR="00A7280D" w:rsidRPr="00416239" w:rsidRDefault="00A7280D" w:rsidP="00416239">
            <w:pPr>
              <w:ind w:left="1440"/>
              <w:rPr>
                <w:rFonts w:asciiTheme="minorHAnsi" w:hAnsiTheme="minorHAnsi"/>
                <w:sz w:val="22"/>
                <w:szCs w:val="22"/>
                <w:lang w:eastAsia="en-CA"/>
              </w:rPr>
            </w:pPr>
            <w:r w:rsidRPr="0034682D">
              <w:rPr>
                <w:rFonts w:asciiTheme="minorHAnsi" w:hAnsiTheme="minorHAnsi"/>
                <w:sz w:val="22"/>
                <w:szCs w:val="22"/>
                <w:lang w:eastAsia="en-CA"/>
              </w:rPr>
              <w:t>*email address contains more than one "@"  sign that is not bound by quotation marks;</w:t>
            </w:r>
          </w:p>
          <w:p w14:paraId="33905E07" w14:textId="77777777" w:rsidR="00A7280D" w:rsidRPr="00416239" w:rsidRDefault="00A7280D" w:rsidP="00416239">
            <w:pPr>
              <w:ind w:left="1440"/>
              <w:rPr>
                <w:rFonts w:asciiTheme="minorHAnsi" w:hAnsiTheme="minorHAnsi"/>
                <w:sz w:val="22"/>
                <w:szCs w:val="22"/>
                <w:lang w:eastAsia="en-CA"/>
              </w:rPr>
            </w:pPr>
            <w:r w:rsidRPr="00416239">
              <w:rPr>
                <w:rFonts w:asciiTheme="minorHAnsi" w:hAnsiTheme="minorHAnsi"/>
                <w:sz w:val="22"/>
                <w:szCs w:val="22"/>
                <w:lang w:eastAsia="en-CA"/>
              </w:rPr>
              <w:t>and/or</w:t>
            </w:r>
          </w:p>
          <w:p w14:paraId="447409E9" w14:textId="77777777" w:rsidR="00A7280D" w:rsidRPr="00416239" w:rsidRDefault="00A7280D" w:rsidP="00416239">
            <w:pPr>
              <w:ind w:left="1440"/>
              <w:rPr>
                <w:rFonts w:asciiTheme="minorHAnsi" w:hAnsiTheme="minorHAnsi"/>
                <w:sz w:val="22"/>
                <w:szCs w:val="22"/>
                <w:lang w:eastAsia="en-CA"/>
              </w:rPr>
            </w:pPr>
            <w:r w:rsidRPr="00416239">
              <w:rPr>
                <w:rFonts w:asciiTheme="minorHAnsi" w:hAnsiTheme="minorHAnsi"/>
                <w:sz w:val="22"/>
                <w:szCs w:val="22"/>
                <w:lang w:eastAsia="en-CA"/>
              </w:rPr>
              <w:t>*local part of email address contains special characters that are not bound by quotation marks;</w:t>
            </w:r>
          </w:p>
          <w:p w14:paraId="32AD018B" w14:textId="77777777" w:rsidR="00A7280D" w:rsidRPr="00416239" w:rsidRDefault="00A7280D" w:rsidP="00416239">
            <w:pPr>
              <w:ind w:left="1440"/>
              <w:rPr>
                <w:rFonts w:asciiTheme="minorHAnsi" w:hAnsiTheme="minorHAnsi"/>
                <w:sz w:val="22"/>
                <w:szCs w:val="22"/>
                <w:lang w:eastAsia="en-CA"/>
              </w:rPr>
            </w:pPr>
            <w:r w:rsidRPr="00416239">
              <w:rPr>
                <w:rFonts w:asciiTheme="minorHAnsi" w:hAnsiTheme="minorHAnsi"/>
                <w:sz w:val="22"/>
                <w:szCs w:val="22"/>
                <w:lang w:eastAsia="en-CA"/>
              </w:rPr>
              <w:t>and/or</w:t>
            </w:r>
          </w:p>
          <w:p w14:paraId="3220F96E" w14:textId="77777777" w:rsidR="00A7280D" w:rsidRPr="00416239" w:rsidRDefault="00A7280D" w:rsidP="00416239">
            <w:pPr>
              <w:ind w:left="1440"/>
              <w:rPr>
                <w:rFonts w:asciiTheme="minorHAnsi" w:hAnsiTheme="minorHAnsi"/>
                <w:sz w:val="22"/>
                <w:szCs w:val="22"/>
                <w:lang w:eastAsia="en-CA"/>
              </w:rPr>
            </w:pPr>
            <w:r w:rsidRPr="00416239">
              <w:rPr>
                <w:rFonts w:asciiTheme="minorHAnsi" w:hAnsiTheme="minorHAnsi"/>
                <w:sz w:val="22"/>
                <w:szCs w:val="22"/>
                <w:lang w:eastAsia="en-CA"/>
              </w:rPr>
              <w:t>*email address contains quoted strings that are not dot separated or the quoted string is the only element making up the local-part of the email address;</w:t>
            </w:r>
          </w:p>
          <w:p w14:paraId="360DB2D3" w14:textId="77777777" w:rsidR="00A7280D" w:rsidRPr="00416239" w:rsidRDefault="00A7280D" w:rsidP="00416239">
            <w:pPr>
              <w:ind w:left="1440"/>
              <w:rPr>
                <w:rFonts w:asciiTheme="minorHAnsi" w:hAnsiTheme="minorHAnsi"/>
                <w:sz w:val="22"/>
                <w:szCs w:val="22"/>
                <w:lang w:eastAsia="en-CA"/>
              </w:rPr>
            </w:pPr>
            <w:r w:rsidRPr="00416239">
              <w:rPr>
                <w:rFonts w:asciiTheme="minorHAnsi" w:hAnsiTheme="minorHAnsi"/>
                <w:sz w:val="22"/>
                <w:szCs w:val="22"/>
                <w:lang w:eastAsia="en-CA"/>
              </w:rPr>
              <w:t>and/or</w:t>
            </w:r>
          </w:p>
          <w:p w14:paraId="46921587" w14:textId="77777777" w:rsidR="00A7280D" w:rsidRPr="00416239" w:rsidRDefault="00A7280D" w:rsidP="00416239">
            <w:pPr>
              <w:ind w:left="1440"/>
              <w:rPr>
                <w:rFonts w:asciiTheme="minorHAnsi" w:hAnsiTheme="minorHAnsi"/>
                <w:sz w:val="22"/>
                <w:szCs w:val="22"/>
                <w:lang w:eastAsia="en-CA"/>
              </w:rPr>
            </w:pPr>
            <w:r w:rsidRPr="00416239">
              <w:rPr>
                <w:rFonts w:asciiTheme="minorHAnsi" w:hAnsiTheme="minorHAnsi"/>
                <w:sz w:val="22"/>
                <w:szCs w:val="22"/>
                <w:lang w:eastAsia="en-CA"/>
              </w:rPr>
              <w:t>*email address contains spaces, quotes, and backslashes that are not within quoted strings and preceded by a backslash;</w:t>
            </w:r>
          </w:p>
          <w:p w14:paraId="6D50C3D1" w14:textId="77777777" w:rsidR="00A7280D" w:rsidRPr="00416239" w:rsidRDefault="00A7280D" w:rsidP="00416239">
            <w:pPr>
              <w:ind w:left="1440"/>
              <w:rPr>
                <w:rFonts w:asciiTheme="minorHAnsi" w:hAnsiTheme="minorHAnsi"/>
                <w:sz w:val="22"/>
                <w:szCs w:val="22"/>
                <w:lang w:eastAsia="en-CA"/>
              </w:rPr>
            </w:pPr>
            <w:r w:rsidRPr="00416239">
              <w:rPr>
                <w:rFonts w:asciiTheme="minorHAnsi" w:hAnsiTheme="minorHAnsi"/>
                <w:sz w:val="22"/>
                <w:szCs w:val="22"/>
                <w:lang w:eastAsia="en-CA"/>
              </w:rPr>
              <w:t>and/or</w:t>
            </w:r>
          </w:p>
          <w:p w14:paraId="2FD49B71" w14:textId="77777777" w:rsidR="009006CA" w:rsidRDefault="00A7280D" w:rsidP="005E639F">
            <w:pPr>
              <w:ind w:left="1440"/>
              <w:rPr>
                <w:rFonts w:asciiTheme="minorHAnsi" w:hAnsiTheme="minorHAnsi"/>
                <w:sz w:val="22"/>
                <w:szCs w:val="22"/>
                <w:lang w:eastAsia="en-CA"/>
              </w:rPr>
            </w:pPr>
            <w:r w:rsidRPr="00416239">
              <w:rPr>
                <w:rFonts w:asciiTheme="minorHAnsi" w:hAnsiTheme="minorHAnsi"/>
                <w:sz w:val="22"/>
                <w:szCs w:val="22"/>
                <w:lang w:eastAsia="en-CA"/>
              </w:rPr>
              <w:t>*email  address contains double dot after @ sign</w:t>
            </w:r>
          </w:p>
          <w:p w14:paraId="0AB13022" w14:textId="55AB8CD4" w:rsidR="009006CA" w:rsidRPr="009006CA" w:rsidRDefault="009006CA" w:rsidP="009006CA">
            <w:pPr>
              <w:rPr>
                <w:rFonts w:asciiTheme="minorHAnsi" w:hAnsiTheme="minorHAnsi"/>
                <w:sz w:val="22"/>
                <w:szCs w:val="22"/>
              </w:rPr>
            </w:pPr>
            <w:r>
              <w:rPr>
                <w:rFonts w:asciiTheme="minorHAnsi" w:hAnsiTheme="minorHAnsi"/>
                <w:sz w:val="22"/>
                <w:szCs w:val="22"/>
              </w:rPr>
              <w:t>NOTE that a</w:t>
            </w:r>
            <w:r w:rsidRPr="009006CA">
              <w:rPr>
                <w:rFonts w:asciiTheme="minorHAnsi" w:hAnsiTheme="minorHAnsi"/>
                <w:sz w:val="22"/>
                <w:szCs w:val="22"/>
              </w:rPr>
              <w:t xml:space="preserve">ccording to the internationally accepted Application Techniques for Checking and Transformation of Names directive of the </w:t>
            </w:r>
            <w:r>
              <w:rPr>
                <w:rFonts w:asciiTheme="minorHAnsi" w:hAnsiTheme="minorHAnsi"/>
                <w:sz w:val="22"/>
                <w:szCs w:val="22"/>
                <w:lang w:val="en"/>
              </w:rPr>
              <w:t>Network Working Group (2004) :</w:t>
            </w:r>
            <w:r w:rsidRPr="009006CA">
              <w:rPr>
                <w:rFonts w:asciiTheme="minorHAnsi" w:hAnsiTheme="minorHAnsi"/>
                <w:sz w:val="22"/>
                <w:szCs w:val="22"/>
                <w:lang w:val="en"/>
              </w:rPr>
              <w:t xml:space="preserve"> </w:t>
            </w:r>
          </w:p>
          <w:p w14:paraId="4A9036A8" w14:textId="77777777" w:rsidR="009006CA" w:rsidRPr="009006CA" w:rsidRDefault="009006CA" w:rsidP="009006CA">
            <w:pPr>
              <w:rPr>
                <w:rFonts w:asciiTheme="minorHAnsi" w:hAnsiTheme="minorHAnsi"/>
                <w:sz w:val="22"/>
                <w:szCs w:val="22"/>
              </w:rPr>
            </w:pPr>
            <w:r w:rsidRPr="009006CA">
              <w:rPr>
                <w:rFonts w:asciiTheme="minorHAnsi" w:hAnsiTheme="minorHAnsi"/>
                <w:sz w:val="22"/>
                <w:szCs w:val="22"/>
              </w:rPr>
              <w:t>“Without quotes, local-parts may consist of any combination of</w:t>
            </w:r>
          </w:p>
          <w:p w14:paraId="198DAE9D" w14:textId="77777777" w:rsidR="009006CA" w:rsidRPr="009006CA" w:rsidRDefault="009006CA" w:rsidP="009006CA">
            <w:pPr>
              <w:rPr>
                <w:rFonts w:asciiTheme="minorHAnsi" w:hAnsiTheme="minorHAnsi"/>
                <w:sz w:val="22"/>
                <w:szCs w:val="22"/>
              </w:rPr>
            </w:pPr>
            <w:r w:rsidRPr="009006CA">
              <w:rPr>
                <w:rFonts w:asciiTheme="minorHAnsi" w:hAnsiTheme="minorHAnsi"/>
                <w:sz w:val="22"/>
                <w:szCs w:val="22"/>
              </w:rPr>
              <w:t xml:space="preserve">   alphabetic characters, digits, or any of the special characters</w:t>
            </w:r>
          </w:p>
          <w:p w14:paraId="6B707FDE" w14:textId="77777777" w:rsidR="009006CA" w:rsidRPr="009006CA" w:rsidRDefault="009006CA" w:rsidP="009006CA">
            <w:pPr>
              <w:rPr>
                <w:rFonts w:asciiTheme="minorHAnsi" w:hAnsiTheme="minorHAnsi"/>
                <w:sz w:val="22"/>
                <w:szCs w:val="22"/>
              </w:rPr>
            </w:pPr>
            <w:r w:rsidRPr="009006CA">
              <w:rPr>
                <w:rFonts w:asciiTheme="minorHAnsi" w:hAnsiTheme="minorHAnsi"/>
                <w:sz w:val="22"/>
                <w:szCs w:val="22"/>
              </w:rPr>
              <w:t xml:space="preserve">      ! # $ % &amp; ' * + - / = ?  ^ _ ` . { | } ~</w:t>
            </w:r>
          </w:p>
          <w:p w14:paraId="55E668C0" w14:textId="77777777" w:rsidR="009006CA" w:rsidRPr="009006CA" w:rsidRDefault="009006CA" w:rsidP="009006CA">
            <w:pPr>
              <w:rPr>
                <w:rFonts w:asciiTheme="minorHAnsi" w:hAnsiTheme="minorHAnsi"/>
                <w:sz w:val="22"/>
                <w:szCs w:val="22"/>
              </w:rPr>
            </w:pPr>
            <w:r w:rsidRPr="009006CA">
              <w:rPr>
                <w:rFonts w:asciiTheme="minorHAnsi" w:hAnsiTheme="minorHAnsi"/>
                <w:sz w:val="22"/>
                <w:szCs w:val="22"/>
              </w:rPr>
              <w:t xml:space="preserve">   period (".") may also appear, but may not be used to start or end the</w:t>
            </w:r>
          </w:p>
          <w:p w14:paraId="034D6665" w14:textId="77777777" w:rsidR="009006CA" w:rsidRPr="009006CA" w:rsidRDefault="009006CA" w:rsidP="009006CA">
            <w:pPr>
              <w:rPr>
                <w:rFonts w:asciiTheme="minorHAnsi" w:hAnsiTheme="minorHAnsi"/>
                <w:sz w:val="22"/>
                <w:szCs w:val="22"/>
              </w:rPr>
            </w:pPr>
            <w:r w:rsidRPr="009006CA">
              <w:rPr>
                <w:rFonts w:asciiTheme="minorHAnsi" w:hAnsiTheme="minorHAnsi"/>
                <w:sz w:val="22"/>
                <w:szCs w:val="22"/>
              </w:rPr>
              <w:t xml:space="preserve">   local part, nor may two or more consecutive periods appear. .  Stated</w:t>
            </w:r>
          </w:p>
          <w:p w14:paraId="4B5DDF99" w14:textId="77777777" w:rsidR="009006CA" w:rsidRPr="009006CA" w:rsidRDefault="009006CA" w:rsidP="009006CA">
            <w:pPr>
              <w:rPr>
                <w:rFonts w:asciiTheme="minorHAnsi" w:hAnsiTheme="minorHAnsi"/>
                <w:sz w:val="22"/>
                <w:szCs w:val="22"/>
              </w:rPr>
            </w:pPr>
            <w:r w:rsidRPr="009006CA">
              <w:rPr>
                <w:rFonts w:asciiTheme="minorHAnsi" w:hAnsiTheme="minorHAnsi"/>
                <w:sz w:val="22"/>
                <w:szCs w:val="22"/>
              </w:rPr>
              <w:t xml:space="preserve">   differently, any ASCII graphic (printing) character other than the</w:t>
            </w:r>
          </w:p>
          <w:p w14:paraId="6B57BF2F" w14:textId="77777777" w:rsidR="009006CA" w:rsidRPr="009006CA" w:rsidRDefault="009006CA" w:rsidP="009006CA">
            <w:pPr>
              <w:rPr>
                <w:rFonts w:asciiTheme="minorHAnsi" w:hAnsiTheme="minorHAnsi"/>
                <w:sz w:val="22"/>
                <w:szCs w:val="22"/>
              </w:rPr>
            </w:pPr>
            <w:r w:rsidRPr="009006CA">
              <w:rPr>
                <w:rFonts w:asciiTheme="minorHAnsi" w:hAnsiTheme="minorHAnsi"/>
                <w:sz w:val="22"/>
                <w:szCs w:val="22"/>
              </w:rPr>
              <w:t xml:space="preserve">   at-sign ("@"), backslash, double quote, comma, or square brackets may</w:t>
            </w:r>
          </w:p>
          <w:p w14:paraId="4E7518B8" w14:textId="35F877EF" w:rsidR="00A7280D" w:rsidRPr="009006CA" w:rsidRDefault="009006CA" w:rsidP="009006CA">
            <w:pPr>
              <w:rPr>
                <w:rFonts w:asciiTheme="minorHAnsi" w:hAnsiTheme="minorHAnsi"/>
                <w:sz w:val="22"/>
                <w:szCs w:val="22"/>
              </w:rPr>
            </w:pPr>
            <w:r w:rsidRPr="009006CA">
              <w:rPr>
                <w:rFonts w:asciiTheme="minorHAnsi" w:hAnsiTheme="minorHAnsi"/>
                <w:sz w:val="22"/>
                <w:szCs w:val="22"/>
              </w:rPr>
              <w:t xml:space="preserve">   appear without quoting. “ (p.6), the local-part being the part of the email before the “@”</w:t>
            </w:r>
          </w:p>
        </w:tc>
      </w:tr>
      <w:tr w:rsidR="00A7280D" w:rsidRPr="00A61AB1" w14:paraId="7294ABA5"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919EBA"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68334FE" w14:textId="55D83BF5" w:rsidR="00A7280D" w:rsidRPr="00416239" w:rsidRDefault="00BC6BED" w:rsidP="00AD34CC">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7280D" w:rsidRPr="00A61AB1" w14:paraId="24E88CA3"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C89BBB2" w14:textId="77777777" w:rsidR="00A7280D"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AF28516" w14:textId="05409AE0" w:rsidR="00A7280D" w:rsidRPr="00A72B28" w:rsidRDefault="002C6986" w:rsidP="00AD34CC">
            <w:pPr>
              <w:pStyle w:val="NormalWeb"/>
              <w:spacing w:line="276" w:lineRule="auto"/>
              <w:rPr>
                <w:rFonts w:asciiTheme="minorHAnsi" w:hAnsiTheme="minorHAnsi"/>
                <w:color w:val="000000"/>
                <w:sz w:val="22"/>
                <w:szCs w:val="22"/>
                <w:lang w:val="en-CA"/>
              </w:rPr>
            </w:pPr>
            <w:r w:rsidRPr="002C6986">
              <w:rPr>
                <w:rFonts w:asciiTheme="minorHAnsi" w:hAnsiTheme="minorHAnsi"/>
                <w:color w:val="000000"/>
                <w:sz w:val="22"/>
                <w:szCs w:val="22"/>
                <w:lang w:val="en-CA"/>
              </w:rPr>
              <w:t>Invalid email address provided.</w:t>
            </w:r>
          </w:p>
        </w:tc>
      </w:tr>
      <w:tr w:rsidR="00A7280D" w:rsidRPr="00A61AB1" w14:paraId="0FE1D5F9"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868156C"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C0A794C"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8DC20C4" w14:textId="1279041C" w:rsidR="00A7280D" w:rsidRPr="00B464B9" w:rsidRDefault="002C6986" w:rsidP="00AD34CC">
            <w:pPr>
              <w:spacing w:before="60" w:after="60"/>
              <w:ind w:left="0"/>
              <w:rPr>
                <w:rFonts w:asciiTheme="minorHAnsi" w:hAnsiTheme="minorHAnsi"/>
                <w:sz w:val="22"/>
                <w:szCs w:val="22"/>
                <w:lang w:eastAsia="en-CA"/>
              </w:rPr>
            </w:pPr>
            <w:r w:rsidRPr="002C6986">
              <w:rPr>
                <w:rFonts w:asciiTheme="minorHAnsi" w:hAnsiTheme="minorHAnsi"/>
                <w:sz w:val="22"/>
                <w:szCs w:val="22"/>
              </w:rPr>
              <w:t>Invalid email address provided.</w:t>
            </w:r>
          </w:p>
        </w:tc>
      </w:tr>
      <w:tr w:rsidR="00A7280D" w:rsidRPr="0085712F" w14:paraId="77FF3880"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5DA71F8" w14:textId="77777777" w:rsidR="00A7280D" w:rsidRPr="0085712F" w:rsidRDefault="00A7280D" w:rsidP="00AD34CC">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8531FFF" w14:textId="3AA48D94" w:rsidR="00A7280D" w:rsidRPr="007112C8" w:rsidRDefault="00BC6BED" w:rsidP="00BC6BED">
            <w:pPr>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09A423BB"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5276F8D" w14:textId="77777777" w:rsidR="00A7280D" w:rsidRPr="0085712F" w:rsidRDefault="00A7280D" w:rsidP="00AD34CC">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4EF412D" w14:textId="479F5CCB" w:rsidR="00A7280D" w:rsidRPr="006100CE" w:rsidRDefault="00A7280D" w:rsidP="000B346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w:t>
            </w:r>
            <w:r w:rsidR="000B3468">
              <w:rPr>
                <w:rFonts w:asciiTheme="minorHAnsi" w:hAnsiTheme="minorHAnsi"/>
                <w:sz w:val="22"/>
                <w:szCs w:val="22"/>
                <w:lang w:eastAsia="en-CA"/>
              </w:rPr>
              <w:t>/A</w:t>
            </w:r>
          </w:p>
        </w:tc>
      </w:tr>
      <w:tr w:rsidR="00A7280D" w:rsidRPr="0085712F" w14:paraId="660AC64B"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FB823D" w14:textId="77777777" w:rsidR="00A7280D" w:rsidRPr="0085712F" w:rsidRDefault="00A7280D" w:rsidP="00AD34C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3C05F09" w14:textId="77777777" w:rsidR="00A7280D" w:rsidRPr="006100CE" w:rsidRDefault="00A7280D" w:rsidP="00AD34CC">
            <w:pPr>
              <w:spacing w:before="60" w:after="60" w:line="240" w:lineRule="auto"/>
              <w:ind w:left="0"/>
              <w:rPr>
                <w:rFonts w:asciiTheme="minorHAnsi" w:hAnsiTheme="minorHAnsi"/>
                <w:sz w:val="22"/>
                <w:szCs w:val="22"/>
                <w:lang w:eastAsia="en-CA"/>
              </w:rPr>
            </w:pPr>
          </w:p>
        </w:tc>
      </w:tr>
      <w:tr w:rsidR="00A7280D" w:rsidRPr="002732AB" w14:paraId="478DF743" w14:textId="77777777" w:rsidTr="00AD34CC">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6605E9"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2FD8D3E"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B78F26A" w14:textId="77777777" w:rsidR="009006CA" w:rsidRDefault="009006CA" w:rsidP="00E46DF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20171101:</w:t>
            </w:r>
          </w:p>
          <w:p w14:paraId="69F8BA80" w14:textId="086A1C15" w:rsidR="009006CA" w:rsidRPr="009006CA" w:rsidRDefault="009006CA" w:rsidP="000D64D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Precision added at the end of Validation Logic (NOTE that…) following reception of ALM 24261 / TFS 27738. </w:t>
            </w:r>
          </w:p>
          <w:p w14:paraId="56432257" w14:textId="77777777" w:rsidR="009006CA" w:rsidRDefault="009006CA" w:rsidP="00E46DFD">
            <w:pPr>
              <w:spacing w:before="60" w:after="60" w:line="240" w:lineRule="auto"/>
              <w:ind w:left="0"/>
              <w:rPr>
                <w:rFonts w:asciiTheme="minorHAnsi" w:hAnsiTheme="minorHAnsi"/>
                <w:sz w:val="22"/>
                <w:szCs w:val="22"/>
                <w:lang w:val="en-US" w:eastAsia="en-CA"/>
              </w:rPr>
            </w:pPr>
          </w:p>
          <w:p w14:paraId="6C475B0F" w14:textId="2D9BAF8A" w:rsidR="00E46DFD" w:rsidRDefault="00E46DFD" w:rsidP="00E46DF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20170505:</w:t>
            </w:r>
          </w:p>
          <w:p w14:paraId="7B32F0A8" w14:textId="6FCA0CAE" w:rsidR="00E46DFD" w:rsidRPr="00523B46" w:rsidRDefault="00E46DFD" w:rsidP="000D64DB">
            <w:pPr>
              <w:pStyle w:val="ListParagraph"/>
              <w:numPr>
                <w:ilvl w:val="0"/>
                <w:numId w:val="8"/>
              </w:numPr>
              <w:spacing w:before="60" w:after="60" w:line="240" w:lineRule="auto"/>
              <w:rPr>
                <w:rFonts w:asciiTheme="minorHAnsi" w:hAnsiTheme="minorHAnsi"/>
                <w:sz w:val="22"/>
                <w:szCs w:val="22"/>
                <w:lang w:val="en-US" w:eastAsia="en-CA"/>
              </w:rPr>
            </w:pPr>
            <w:r w:rsidRPr="00523B46">
              <w:rPr>
                <w:rFonts w:asciiTheme="minorHAnsi" w:hAnsiTheme="minorHAnsi"/>
                <w:sz w:val="22"/>
                <w:szCs w:val="22"/>
                <w:lang w:val="en-US" w:eastAsia="en-CA"/>
              </w:rPr>
              <w:t>Ready for sign-off.</w:t>
            </w:r>
          </w:p>
          <w:p w14:paraId="59C78B8B" w14:textId="77777777" w:rsidR="00E46DFD" w:rsidRDefault="00E46DFD" w:rsidP="00E46DFD">
            <w:pPr>
              <w:spacing w:before="60" w:after="60" w:line="240" w:lineRule="auto"/>
              <w:ind w:left="0"/>
              <w:rPr>
                <w:rFonts w:asciiTheme="minorHAnsi" w:hAnsiTheme="minorHAnsi"/>
                <w:sz w:val="22"/>
                <w:szCs w:val="22"/>
                <w:lang w:val="en-US" w:eastAsia="en-CA"/>
              </w:rPr>
            </w:pPr>
          </w:p>
          <w:p w14:paraId="7E70121B" w14:textId="77777777" w:rsidR="0034682D" w:rsidRDefault="0034682D" w:rsidP="00AD34CC">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20170505:</w:t>
            </w:r>
          </w:p>
          <w:p w14:paraId="02AFB178" w14:textId="77777777" w:rsidR="0034682D" w:rsidRDefault="0034682D" w:rsidP="000D64D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MS to review validation logic above to make sure it aligns with the standard format of email addresses as outlined by RFC Standards.</w:t>
            </w:r>
          </w:p>
          <w:p w14:paraId="22BA3555" w14:textId="77777777" w:rsidR="0034682D" w:rsidRDefault="0034682D" w:rsidP="000D64D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If anything needs to change MS will notify HOOPP.</w:t>
            </w:r>
          </w:p>
          <w:p w14:paraId="6B59EB4C" w14:textId="670412CB" w:rsidR="0034682D" w:rsidRPr="0034682D" w:rsidRDefault="0034682D" w:rsidP="000D64D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Alias believes that the validation performed by member portal is a lighter version of the above</w:t>
            </w:r>
            <w:r w:rsidR="003032E2">
              <w:rPr>
                <w:rFonts w:asciiTheme="minorHAnsi" w:hAnsiTheme="minorHAnsi"/>
                <w:sz w:val="22"/>
                <w:szCs w:val="22"/>
                <w:lang w:val="en-US" w:eastAsia="en-CA"/>
              </w:rPr>
              <w:t xml:space="preserve"> and should probably be modified to match the dataimport version</w:t>
            </w:r>
            <w:r>
              <w:rPr>
                <w:rFonts w:asciiTheme="minorHAnsi" w:hAnsiTheme="minorHAnsi"/>
                <w:sz w:val="22"/>
                <w:szCs w:val="22"/>
                <w:lang w:val="en-US" w:eastAsia="en-CA"/>
              </w:rPr>
              <w:t>.</w:t>
            </w:r>
          </w:p>
          <w:p w14:paraId="2C73A3A6" w14:textId="77777777" w:rsidR="0034682D" w:rsidRDefault="0034682D" w:rsidP="00AD34CC">
            <w:pPr>
              <w:spacing w:before="60" w:after="60" w:line="240" w:lineRule="auto"/>
              <w:ind w:left="0"/>
              <w:rPr>
                <w:rFonts w:asciiTheme="minorHAnsi" w:hAnsiTheme="minorHAnsi"/>
                <w:sz w:val="22"/>
                <w:szCs w:val="22"/>
                <w:lang w:val="en-US" w:eastAsia="en-CA"/>
              </w:rPr>
            </w:pPr>
          </w:p>
          <w:p w14:paraId="39B5D917" w14:textId="77777777" w:rsidR="00A7280D" w:rsidRDefault="002732AB" w:rsidP="00AD34CC">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20170501:</w:t>
            </w:r>
          </w:p>
          <w:p w14:paraId="027B6158" w14:textId="77777777" w:rsidR="002732AB" w:rsidRDefault="002732AB" w:rsidP="000D64D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HOOPP to check with Jorge on the Member Portal side to make sure it aligns.</w:t>
            </w:r>
          </w:p>
          <w:p w14:paraId="642055F1" w14:textId="52520B8A" w:rsidR="005C5A86" w:rsidRPr="002732AB" w:rsidRDefault="005C5A86" w:rsidP="000D64D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Ready for sign-off.</w:t>
            </w:r>
          </w:p>
        </w:tc>
      </w:tr>
    </w:tbl>
    <w:p w14:paraId="2C5390B8" w14:textId="0617B338" w:rsidR="00AD34CC" w:rsidRPr="00AB7ECE" w:rsidRDefault="00AD34CC" w:rsidP="00AD34CC">
      <w:pPr>
        <w:spacing w:before="0" w:after="0" w:line="240" w:lineRule="auto"/>
        <w:ind w:left="0"/>
        <w:rPr>
          <w:lang w:val="en-US"/>
        </w:rPr>
      </w:pPr>
    </w:p>
    <w:p w14:paraId="1CE3B258" w14:textId="77777777" w:rsidR="005E639F" w:rsidRPr="006B06A8" w:rsidRDefault="00E07DB4" w:rsidP="005E639F">
      <w:pPr>
        <w:pStyle w:val="Heading3"/>
      </w:pPr>
      <w:r w:rsidRPr="00AB7ECE">
        <w:rPr>
          <w:lang w:val="en-US"/>
        </w:rPr>
        <w:br w:type="page"/>
      </w:r>
      <w:r w:rsidR="005E639F" w:rsidRPr="006B06A8">
        <w:t>Validation –</w:t>
      </w:r>
      <w:r w:rsidR="005E639F">
        <w:t xml:space="preserve"> </w:t>
      </w:r>
      <w:r w:rsidR="009F530F">
        <w:t xml:space="preserve">Duplicated </w:t>
      </w:r>
      <w:r w:rsidR="009332D0">
        <w:t>Email A</w:t>
      </w:r>
      <w:r w:rsidR="005E639F">
        <w:t>dd</w:t>
      </w:r>
      <w:r w:rsidR="009332D0">
        <w:t>ress P</w:t>
      </w:r>
      <w:r w:rsidR="005E639F">
        <w:t>rovided</w:t>
      </w:r>
    </w:p>
    <w:p w14:paraId="663DA917" w14:textId="77777777" w:rsidR="005E639F" w:rsidRPr="006B06A8" w:rsidRDefault="005E639F" w:rsidP="005C5774">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E639F" w14:paraId="19D7A9A6"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8CD05D" w14:textId="77777777" w:rsidR="005E639F" w:rsidRDefault="005E639F"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3226709" w14:textId="38923C1C" w:rsidR="005E639F" w:rsidRPr="00AF4250" w:rsidRDefault="005E639F" w:rsidP="00642773">
            <w:pPr>
              <w:pStyle w:val="Heading1"/>
              <w:rPr>
                <w:lang w:val="en-US"/>
              </w:rPr>
            </w:pPr>
            <w:bookmarkStart w:id="619" w:name="OLE_LINK1"/>
            <w:bookmarkStart w:id="620" w:name="_Toc479243683"/>
            <w:bookmarkStart w:id="621" w:name="_Toc43372913"/>
            <w:r w:rsidRPr="00AF4250">
              <w:rPr>
                <w:lang w:val="en-US"/>
              </w:rPr>
              <w:t>B1</w:t>
            </w:r>
            <w:r>
              <w:rPr>
                <w:lang w:val="en-US"/>
              </w:rPr>
              <w:t>6</w:t>
            </w:r>
            <w:r w:rsidR="0015252F">
              <w:rPr>
                <w:lang w:val="en-US"/>
              </w:rPr>
              <w:t>7</w:t>
            </w:r>
            <w:r w:rsidRPr="00AF4250">
              <w:rPr>
                <w:lang w:val="en-US"/>
              </w:rPr>
              <w:t>_</w:t>
            </w:r>
            <w:r w:rsidRPr="005E639F">
              <w:rPr>
                <w:lang w:val="en-US"/>
              </w:rPr>
              <w:t xml:space="preserve"> </w:t>
            </w:r>
            <w:r w:rsidR="009F530F">
              <w:rPr>
                <w:lang w:val="en-US"/>
              </w:rPr>
              <w:t>DuplicatedE</w:t>
            </w:r>
            <w:r>
              <w:rPr>
                <w:lang w:val="en-US"/>
              </w:rPr>
              <w:t>mail</w:t>
            </w:r>
            <w:r w:rsidR="003F0835">
              <w:rPr>
                <w:lang w:val="en-US"/>
              </w:rPr>
              <w:t>A</w:t>
            </w:r>
            <w:r>
              <w:rPr>
                <w:lang w:val="en-US"/>
              </w:rPr>
              <w:t>ddress</w:t>
            </w:r>
            <w:r w:rsidR="003F0835">
              <w:rPr>
                <w:lang w:val="en-US"/>
              </w:rPr>
              <w:t>P</w:t>
            </w:r>
            <w:r>
              <w:rPr>
                <w:lang w:val="en-US"/>
              </w:rPr>
              <w:t>rovided</w:t>
            </w:r>
            <w:bookmarkEnd w:id="619"/>
            <w:bookmarkEnd w:id="620"/>
            <w:bookmarkEnd w:id="621"/>
          </w:p>
        </w:tc>
      </w:tr>
      <w:tr w:rsidR="00A7280D" w14:paraId="67E5715F"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19415EF"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91A1006" w14:textId="181DE358" w:rsidR="00A7280D" w:rsidRDefault="00E85197" w:rsidP="00C1049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4134</w:t>
            </w:r>
          </w:p>
        </w:tc>
      </w:tr>
      <w:tr w:rsidR="00E15EC7" w14:paraId="7EDFBD2B"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EBD130" w14:textId="686905D7" w:rsidR="00E15EC7" w:rsidRDefault="00E15EC7"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6C501B7" w14:textId="20BD8411" w:rsidR="00E15EC7" w:rsidRDefault="00234C20" w:rsidP="00C1049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0099BEEC"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83B41E2"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B0C7A84" w14:textId="3C4AB7C5" w:rsidR="005C5774" w:rsidRDefault="005C5774" w:rsidP="00C1049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File Error : when duplicate email are provided in the same file for two different SINs</w:t>
            </w:r>
          </w:p>
          <w:p w14:paraId="445B60B4" w14:textId="5F3AA175" w:rsidR="00A7280D" w:rsidRDefault="005C5A86" w:rsidP="00BC7626">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5C5A86">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r w:rsidR="005C5774">
              <w:rPr>
                <w:rFonts w:asciiTheme="minorHAnsi" w:eastAsia="Times New Roman" w:hAnsiTheme="minorHAnsi" w:cs="Calibri"/>
                <w:color w:val="auto"/>
                <w:sz w:val="22"/>
                <w:szCs w:val="22"/>
                <w:lang w:eastAsia="en-CA"/>
              </w:rPr>
              <w:t>: when email in file is the same as another SINs email in Ariel.</w:t>
            </w:r>
          </w:p>
        </w:tc>
      </w:tr>
      <w:tr w:rsidR="00A7280D" w14:paraId="6D55BEE2"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53E1BEF"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AC25C24" w14:textId="77777777" w:rsidR="00A7280D" w:rsidRPr="008A7392" w:rsidRDefault="00A7280D" w:rsidP="00C1049F">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Enrolment</w:t>
            </w:r>
          </w:p>
        </w:tc>
      </w:tr>
      <w:tr w:rsidR="00A7280D" w14:paraId="41E63306"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88D88B"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5E80A76" w14:textId="77777777" w:rsidR="00A7280D" w:rsidRDefault="00A7280D" w:rsidP="00C1049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0E4F3FA5"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7404512"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7A69FDA" w14:textId="77777777" w:rsidR="00A7280D" w:rsidRPr="00B464B9" w:rsidRDefault="00A7280D" w:rsidP="00C1049F">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6808FBD0"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49616E"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72B6D30"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8089510" w14:textId="4DA76070" w:rsidR="00A7280D" w:rsidRDefault="00A7280D" w:rsidP="005E72E4">
            <w:pPr>
              <w:ind w:left="0"/>
              <w:rPr>
                <w:rFonts w:asciiTheme="minorHAnsi" w:hAnsiTheme="minorHAnsi"/>
                <w:sz w:val="22"/>
                <w:szCs w:val="22"/>
                <w:lang w:eastAsia="en-CA"/>
              </w:rPr>
            </w:pPr>
            <w:r w:rsidRPr="00B2773E">
              <w:rPr>
                <w:rFonts w:asciiTheme="minorHAnsi" w:hAnsiTheme="minorHAnsi"/>
                <w:sz w:val="22"/>
                <w:szCs w:val="22"/>
                <w:lang w:eastAsia="en-CA"/>
              </w:rPr>
              <w:t>Validation performed to ensure that an email address currently is used by another M</w:t>
            </w:r>
            <w:r>
              <w:rPr>
                <w:rFonts w:asciiTheme="minorHAnsi" w:hAnsiTheme="minorHAnsi"/>
                <w:sz w:val="22"/>
                <w:szCs w:val="22"/>
                <w:lang w:eastAsia="en-CA"/>
              </w:rPr>
              <w:t>ember</w:t>
            </w:r>
            <w:r w:rsidRPr="00B2773E">
              <w:rPr>
                <w:rFonts w:asciiTheme="minorHAnsi" w:hAnsiTheme="minorHAnsi"/>
                <w:sz w:val="22"/>
                <w:szCs w:val="22"/>
                <w:lang w:eastAsia="en-CA"/>
              </w:rPr>
              <w:t xml:space="preserve"> is not being provided for new enrolment.</w:t>
            </w:r>
          </w:p>
          <w:p w14:paraId="2C4B83B8" w14:textId="77777777" w:rsidR="00A7280D" w:rsidRPr="00C301FC" w:rsidRDefault="00A7280D" w:rsidP="005E72E4">
            <w:pPr>
              <w:ind w:left="0"/>
              <w:rPr>
                <w:rFonts w:asciiTheme="minorHAnsi" w:hAnsiTheme="minorHAnsi"/>
                <w:sz w:val="22"/>
                <w:szCs w:val="22"/>
                <w:lang w:val="en-US" w:eastAsia="en-CA"/>
              </w:rPr>
            </w:pPr>
            <w:r w:rsidRPr="00487EA8">
              <w:rPr>
                <w:rFonts w:asciiTheme="minorHAnsi" w:hAnsiTheme="minorHAnsi"/>
                <w:sz w:val="22"/>
                <w:szCs w:val="22"/>
                <w:lang w:val="en-US" w:eastAsia="en-CA"/>
              </w:rPr>
              <w:t>e.g.</w:t>
            </w:r>
            <w:r>
              <w:rPr>
                <w:rFonts w:ascii="Segoe UI" w:hAnsi="Segoe UI" w:cs="Segoe UI"/>
              </w:rPr>
              <w:t> </w:t>
            </w:r>
            <w:r>
              <w:rPr>
                <w:rFonts w:ascii="Segoe UI" w:hAnsi="Segoe UI" w:cs="Segoe UI"/>
              </w:rPr>
              <w:br/>
            </w:r>
            <w:r w:rsidRPr="00487EA8">
              <w:rPr>
                <w:rFonts w:asciiTheme="minorHAnsi" w:hAnsiTheme="minorHAnsi"/>
                <w:sz w:val="22"/>
                <w:szCs w:val="22"/>
                <w:lang w:val="en-US" w:eastAsia="en-CA"/>
              </w:rPr>
              <w:t>If different SIN and same email = ERROR</w:t>
            </w:r>
            <w:r>
              <w:rPr>
                <w:rFonts w:ascii="Segoe UI" w:hAnsi="Segoe UI" w:cs="Segoe UI"/>
              </w:rPr>
              <w:br/>
            </w:r>
            <w:r w:rsidRPr="00487EA8">
              <w:rPr>
                <w:rFonts w:asciiTheme="minorHAnsi" w:hAnsiTheme="minorHAnsi"/>
                <w:sz w:val="22"/>
                <w:szCs w:val="22"/>
                <w:lang w:val="en-US" w:eastAsia="en-CA"/>
              </w:rPr>
              <w:t>If same SIN and same email = Valid</w:t>
            </w:r>
          </w:p>
        </w:tc>
      </w:tr>
      <w:tr w:rsidR="00A7280D" w:rsidRPr="009151F9" w14:paraId="0A6970D8"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BB14FD3"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C5035C2" w14:textId="77777777" w:rsidR="00A7280D" w:rsidRDefault="00A7280D" w:rsidP="00C1049F">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4C2B20BA" w14:textId="77777777" w:rsidR="00A7280D" w:rsidRDefault="00A7280D" w:rsidP="002E721C">
            <w:pPr>
              <w:ind w:left="1440"/>
              <w:rPr>
                <w:rFonts w:asciiTheme="minorHAnsi" w:hAnsiTheme="minorHAnsi"/>
                <w:sz w:val="22"/>
                <w:szCs w:val="22"/>
                <w:lang w:val="en-US" w:eastAsia="en-CA"/>
              </w:rPr>
            </w:pPr>
            <w:r w:rsidRPr="00DE0D03">
              <w:rPr>
                <w:rFonts w:asciiTheme="minorHAnsi" w:hAnsiTheme="minorHAnsi"/>
                <w:sz w:val="22"/>
                <w:szCs w:val="22"/>
                <w:lang w:val="en-US" w:eastAsia="en-CA"/>
              </w:rPr>
              <w:t>File.</w:t>
            </w:r>
            <w:r w:rsidRPr="005E639F">
              <w:rPr>
                <w:rFonts w:asciiTheme="minorHAnsi" w:hAnsiTheme="minorHAnsi"/>
                <w:sz w:val="22"/>
                <w:szCs w:val="22"/>
                <w:lang w:val="en-US" w:eastAsia="en-CA"/>
              </w:rPr>
              <w:t>EmailAddress</w:t>
            </w:r>
            <w:r>
              <w:rPr>
                <w:rFonts w:asciiTheme="minorHAnsi" w:hAnsiTheme="minorHAnsi"/>
                <w:sz w:val="22"/>
                <w:szCs w:val="22"/>
                <w:lang w:val="en-US" w:eastAsia="en-CA"/>
              </w:rPr>
              <w:t xml:space="preserve"> IS NOT NULL</w:t>
            </w:r>
          </w:p>
          <w:p w14:paraId="2D9363D3" w14:textId="77777777" w:rsidR="00A7280D" w:rsidRPr="00416239" w:rsidRDefault="00A7280D" w:rsidP="005E72E4">
            <w:pPr>
              <w:ind w:left="1440"/>
              <w:rPr>
                <w:rFonts w:asciiTheme="minorHAnsi" w:hAnsiTheme="minorHAnsi"/>
                <w:sz w:val="22"/>
                <w:szCs w:val="22"/>
                <w:lang w:val="en-US" w:eastAsia="en-CA"/>
              </w:rPr>
            </w:pPr>
            <w:r>
              <w:rPr>
                <w:rFonts w:asciiTheme="minorHAnsi" w:hAnsiTheme="minorHAnsi"/>
                <w:sz w:val="22"/>
                <w:szCs w:val="22"/>
                <w:lang w:val="en-US" w:eastAsia="en-CA"/>
              </w:rPr>
              <w:t>File.EmailAddress = Ariel.EmailAddress of a different member</w:t>
            </w:r>
          </w:p>
        </w:tc>
      </w:tr>
      <w:tr w:rsidR="00A7280D" w:rsidRPr="00A61AB1" w14:paraId="718E7CB5"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1AC41F"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FE28ED6" w14:textId="638113FF" w:rsidR="00A7280D" w:rsidRPr="0015252F" w:rsidRDefault="00BC6BED" w:rsidP="0015252F">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7280D" w:rsidRPr="00A61AB1" w14:paraId="56A3AE34"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2532B36"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BAD690B" w14:textId="47B7C18B" w:rsidR="00A7280D" w:rsidRPr="00A72B28" w:rsidRDefault="002C6986" w:rsidP="0015252F">
            <w:pPr>
              <w:pStyle w:val="NormalWeb"/>
              <w:spacing w:line="276" w:lineRule="auto"/>
              <w:rPr>
                <w:rFonts w:asciiTheme="minorHAnsi" w:hAnsiTheme="minorHAnsi"/>
                <w:color w:val="000000"/>
                <w:sz w:val="22"/>
                <w:szCs w:val="22"/>
                <w:lang w:val="en-CA"/>
              </w:rPr>
            </w:pPr>
            <w:r w:rsidRPr="002C6986">
              <w:rPr>
                <w:rFonts w:asciiTheme="minorHAnsi" w:hAnsiTheme="minorHAnsi"/>
                <w:color w:val="000000"/>
                <w:sz w:val="22"/>
                <w:szCs w:val="22"/>
                <w:lang w:val="en-CA"/>
              </w:rPr>
              <w:t>The email address provided is already being used by another member at HOOPP. If this email address is correct, please contact HOOPP.</w:t>
            </w:r>
          </w:p>
        </w:tc>
      </w:tr>
      <w:tr w:rsidR="00A7280D" w:rsidRPr="00A61AB1" w14:paraId="7A0D52C7"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05EDE40"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2812387"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F3CC990" w14:textId="70AAD45B" w:rsidR="00A7280D" w:rsidRPr="00B464B9" w:rsidRDefault="002C6986" w:rsidP="00C1049F">
            <w:pPr>
              <w:spacing w:before="60" w:after="60"/>
              <w:ind w:left="0"/>
              <w:rPr>
                <w:rFonts w:asciiTheme="minorHAnsi" w:hAnsiTheme="minorHAnsi"/>
                <w:sz w:val="22"/>
                <w:szCs w:val="22"/>
                <w:lang w:eastAsia="en-CA"/>
              </w:rPr>
            </w:pPr>
            <w:r w:rsidRPr="002C6986">
              <w:rPr>
                <w:rFonts w:asciiTheme="minorHAnsi" w:hAnsiTheme="minorHAnsi"/>
                <w:sz w:val="22"/>
                <w:szCs w:val="22"/>
              </w:rPr>
              <w:t>The email address provided is already being used by another member at HOOPP. If this email address is correct, please contact HOOPP.</w:t>
            </w:r>
          </w:p>
        </w:tc>
      </w:tr>
      <w:tr w:rsidR="00A7280D" w:rsidRPr="0085712F" w14:paraId="66CA5B95"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C2DA8B5" w14:textId="77777777" w:rsidR="00A7280D" w:rsidRPr="0085712F" w:rsidRDefault="00A7280D" w:rsidP="00C1049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EAE10E1" w14:textId="69E9105A" w:rsidR="00A7280D" w:rsidRPr="007112C8" w:rsidRDefault="00BC6BED" w:rsidP="00BC6BED">
            <w:pPr>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497FB358"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2846C8" w14:textId="77777777" w:rsidR="00A7280D" w:rsidRPr="0085712F" w:rsidRDefault="00A7280D" w:rsidP="00C1049F">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03056D3" w14:textId="05CB415E" w:rsidR="00A7280D" w:rsidRPr="006100CE" w:rsidRDefault="00BC6BED" w:rsidP="00C1049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5393138B"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1016E1" w14:textId="77777777" w:rsidR="00A7280D" w:rsidRPr="0085712F"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B4A7C65" w14:textId="0749C2CF" w:rsidR="00A7280D" w:rsidRPr="006100CE" w:rsidRDefault="00E36675" w:rsidP="00C1049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This validation should allow for scenario where the same Mbr (same SIN) is being enrolled at two different ERs but using the same email address.  This val should also prevent different mbrs (husband and wife) from being enrolled and providing a shared email address.  This val would also prevent the same Mbr who was enrolled initially with a temp SIN, from being re-enrolled with new SIN and using the same email.  </w:t>
            </w:r>
          </w:p>
        </w:tc>
      </w:tr>
      <w:tr w:rsidR="00A7280D" w:rsidRPr="005E72E4" w14:paraId="1DE72629"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C61A811"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9797595"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D28D066" w14:textId="77777777" w:rsidR="005C5774" w:rsidRDefault="005C5774" w:rsidP="00E36675">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20171012:</w:t>
            </w:r>
          </w:p>
          <w:p w14:paraId="0AC0ADD4" w14:textId="79D76B52" w:rsidR="005C5774" w:rsidRPr="005C5774" w:rsidRDefault="005C5774" w:rsidP="000D64D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Section “Level” has been updated to explain the File Error situation vs the 2</w:t>
            </w:r>
            <w:r w:rsidRPr="005C5774">
              <w:rPr>
                <w:rFonts w:asciiTheme="minorHAnsi" w:hAnsiTheme="minorHAnsi"/>
                <w:sz w:val="22"/>
                <w:szCs w:val="22"/>
                <w:vertAlign w:val="superscript"/>
                <w:lang w:val="en-US" w:eastAsia="en-CA"/>
              </w:rPr>
              <w:t>nd</w:t>
            </w:r>
            <w:r>
              <w:rPr>
                <w:rFonts w:asciiTheme="minorHAnsi" w:hAnsiTheme="minorHAnsi"/>
                <w:sz w:val="22"/>
                <w:szCs w:val="22"/>
                <w:lang w:val="en-US" w:eastAsia="en-CA"/>
              </w:rPr>
              <w:t xml:space="preserve"> level business validation.</w:t>
            </w:r>
          </w:p>
          <w:p w14:paraId="31CFC4E1" w14:textId="77777777" w:rsidR="005C5774" w:rsidRDefault="005C5774" w:rsidP="00E36675">
            <w:pPr>
              <w:spacing w:before="60" w:after="60" w:line="240" w:lineRule="auto"/>
              <w:ind w:left="0"/>
              <w:rPr>
                <w:rFonts w:asciiTheme="minorHAnsi" w:hAnsiTheme="minorHAnsi"/>
                <w:sz w:val="22"/>
                <w:szCs w:val="22"/>
                <w:lang w:val="en-US" w:eastAsia="en-CA"/>
              </w:rPr>
            </w:pPr>
          </w:p>
          <w:p w14:paraId="61240595" w14:textId="77777777" w:rsidR="00E36675" w:rsidRDefault="00E36675" w:rsidP="00E36675">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20170505:</w:t>
            </w:r>
          </w:p>
          <w:p w14:paraId="3DF715E5" w14:textId="136A573F" w:rsidR="00E36675" w:rsidRPr="00E45D20" w:rsidRDefault="00E36675" w:rsidP="000D64DB">
            <w:pPr>
              <w:pStyle w:val="ListParagraph"/>
              <w:numPr>
                <w:ilvl w:val="0"/>
                <w:numId w:val="8"/>
              </w:numPr>
              <w:spacing w:before="60" w:after="60" w:line="240" w:lineRule="auto"/>
              <w:rPr>
                <w:rFonts w:asciiTheme="minorHAnsi" w:hAnsiTheme="minorHAnsi"/>
                <w:sz w:val="22"/>
                <w:szCs w:val="22"/>
                <w:lang w:val="en-US" w:eastAsia="en-CA"/>
              </w:rPr>
            </w:pPr>
            <w:r w:rsidRPr="00E45D20">
              <w:rPr>
                <w:rFonts w:asciiTheme="minorHAnsi" w:hAnsiTheme="minorHAnsi"/>
                <w:sz w:val="22"/>
                <w:szCs w:val="22"/>
                <w:lang w:val="en-US" w:eastAsia="en-CA"/>
              </w:rPr>
              <w:t>Ready for sign-off.</w:t>
            </w:r>
          </w:p>
          <w:p w14:paraId="7EC1854E" w14:textId="77777777" w:rsidR="00E36675" w:rsidRDefault="00E36675" w:rsidP="005E72E4">
            <w:pPr>
              <w:spacing w:before="60" w:after="60" w:line="240" w:lineRule="auto"/>
              <w:ind w:left="0"/>
              <w:rPr>
                <w:rFonts w:asciiTheme="minorHAnsi" w:hAnsiTheme="minorHAnsi"/>
                <w:sz w:val="22"/>
                <w:szCs w:val="22"/>
                <w:lang w:val="en-US" w:eastAsia="en-CA"/>
              </w:rPr>
            </w:pPr>
          </w:p>
          <w:p w14:paraId="4478DCB4" w14:textId="77777777" w:rsidR="005C5A86" w:rsidRDefault="005C5A86" w:rsidP="005E72E4">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20170501:</w:t>
            </w:r>
          </w:p>
          <w:p w14:paraId="7CCEAAD6" w14:textId="78F9186A" w:rsidR="005C5A86" w:rsidRDefault="00CF455E" w:rsidP="000D64D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Validation</w:t>
            </w:r>
            <w:r w:rsidR="005C5A86">
              <w:rPr>
                <w:rFonts w:asciiTheme="minorHAnsi" w:hAnsiTheme="minorHAnsi"/>
                <w:sz w:val="22"/>
                <w:szCs w:val="22"/>
                <w:lang w:val="en-US" w:eastAsia="en-CA"/>
              </w:rPr>
              <w:t xml:space="preserve"> already exists in EXO but will need to be fully tested in FO.</w:t>
            </w:r>
          </w:p>
          <w:p w14:paraId="00DD06E1" w14:textId="2B959AFA" w:rsidR="005C5A86" w:rsidRDefault="005C5A86" w:rsidP="000D64D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MS to make sure that if member is rehired and email provided is the same as email in Ariel that the member does not reject.</w:t>
            </w:r>
          </w:p>
          <w:p w14:paraId="22CC8032" w14:textId="25672ECE" w:rsidR="005C5A86" w:rsidRPr="005C5A86" w:rsidRDefault="005C5A86" w:rsidP="000D64D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Ready for sign-off.</w:t>
            </w:r>
          </w:p>
          <w:p w14:paraId="6BB7AFB8" w14:textId="77777777" w:rsidR="005C5A86" w:rsidRDefault="005C5A86" w:rsidP="005E72E4">
            <w:pPr>
              <w:spacing w:before="60" w:after="60" w:line="240" w:lineRule="auto"/>
              <w:ind w:left="0"/>
              <w:rPr>
                <w:rFonts w:asciiTheme="minorHAnsi" w:hAnsiTheme="minorHAnsi"/>
                <w:sz w:val="22"/>
                <w:szCs w:val="22"/>
                <w:lang w:val="en-US" w:eastAsia="en-CA"/>
              </w:rPr>
            </w:pPr>
          </w:p>
          <w:p w14:paraId="19DDEC85" w14:textId="77777777" w:rsidR="005C5A86" w:rsidRDefault="00A7280D" w:rsidP="005E72E4">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MS 20170227</w:t>
            </w:r>
            <w:r w:rsidRPr="00DB4D6A">
              <w:rPr>
                <w:rFonts w:asciiTheme="minorHAnsi" w:hAnsiTheme="minorHAnsi"/>
                <w:sz w:val="22"/>
                <w:szCs w:val="22"/>
                <w:lang w:val="en-US" w:eastAsia="en-CA"/>
              </w:rPr>
              <w:t xml:space="preserve">: </w:t>
            </w:r>
          </w:p>
          <w:p w14:paraId="23A0B411" w14:textId="1561D856" w:rsidR="00A7280D" w:rsidRPr="005C5A86" w:rsidRDefault="00A7280D" w:rsidP="000D64DB">
            <w:pPr>
              <w:pStyle w:val="ListParagraph"/>
              <w:numPr>
                <w:ilvl w:val="0"/>
                <w:numId w:val="8"/>
              </w:numPr>
              <w:spacing w:before="60" w:after="60" w:line="240" w:lineRule="auto"/>
              <w:rPr>
                <w:rFonts w:asciiTheme="minorHAnsi" w:hAnsiTheme="minorHAnsi"/>
                <w:sz w:val="22"/>
                <w:szCs w:val="22"/>
                <w:lang w:val="en-US" w:eastAsia="en-CA"/>
              </w:rPr>
            </w:pPr>
            <w:r w:rsidRPr="005C5A86">
              <w:rPr>
                <w:rFonts w:asciiTheme="minorHAnsi" w:hAnsiTheme="minorHAnsi"/>
                <w:sz w:val="22"/>
                <w:szCs w:val="22"/>
                <w:lang w:val="en-US" w:eastAsia="en-CA"/>
              </w:rPr>
              <w:t xml:space="preserve">MS to discuss internally.  </w:t>
            </w:r>
          </w:p>
          <w:p w14:paraId="6728A8F8" w14:textId="041C4D83" w:rsidR="00A7280D" w:rsidRPr="005C5A86" w:rsidRDefault="00A7280D" w:rsidP="000D64DB">
            <w:pPr>
              <w:pStyle w:val="ListParagraph"/>
              <w:numPr>
                <w:ilvl w:val="0"/>
                <w:numId w:val="8"/>
              </w:numPr>
              <w:spacing w:before="60" w:after="60" w:line="240" w:lineRule="auto"/>
              <w:rPr>
                <w:rFonts w:asciiTheme="minorHAnsi" w:hAnsiTheme="minorHAnsi"/>
                <w:sz w:val="22"/>
                <w:szCs w:val="22"/>
                <w:lang w:val="en-US" w:eastAsia="en-CA"/>
              </w:rPr>
            </w:pPr>
            <w:r w:rsidRPr="005C5A86">
              <w:rPr>
                <w:rFonts w:asciiTheme="minorHAnsi" w:hAnsiTheme="minorHAnsi"/>
                <w:sz w:val="22"/>
                <w:szCs w:val="22"/>
                <w:lang w:val="en-US" w:eastAsia="en-CA"/>
              </w:rPr>
              <w:t xml:space="preserve">It should not be looking at only Active members; it should look at any members. </w:t>
            </w:r>
          </w:p>
        </w:tc>
      </w:tr>
    </w:tbl>
    <w:p w14:paraId="47AFB43B" w14:textId="1CD95970" w:rsidR="005E639F" w:rsidRPr="005E72E4" w:rsidRDefault="005E639F" w:rsidP="005E639F">
      <w:pPr>
        <w:spacing w:before="0" w:after="0" w:line="240" w:lineRule="auto"/>
        <w:ind w:left="0"/>
        <w:rPr>
          <w:lang w:val="en-US"/>
        </w:rPr>
      </w:pPr>
    </w:p>
    <w:p w14:paraId="3AA22442" w14:textId="77777777" w:rsidR="00FE23FE" w:rsidRPr="005E72E4" w:rsidRDefault="00FE23FE">
      <w:pPr>
        <w:spacing w:before="0" w:after="0" w:line="240" w:lineRule="auto"/>
        <w:ind w:left="0"/>
        <w:rPr>
          <w:lang w:val="en-US"/>
        </w:rPr>
      </w:pPr>
      <w:r w:rsidRPr="005E72E4">
        <w:rPr>
          <w:lang w:val="en-US"/>
        </w:rPr>
        <w:br w:type="page"/>
      </w:r>
    </w:p>
    <w:p w14:paraId="77F556A9" w14:textId="052C482B" w:rsidR="0021017E" w:rsidRPr="00FC5F08" w:rsidRDefault="0021017E" w:rsidP="0021017E">
      <w:pPr>
        <w:pStyle w:val="Heading3"/>
      </w:pPr>
      <w:r w:rsidRPr="006B06A8">
        <w:t xml:space="preserve">Validation – </w:t>
      </w:r>
      <w:r>
        <w:t>Reported NCL Overlaps Existing NCL</w:t>
      </w:r>
    </w:p>
    <w:p w14:paraId="1A0A7A86" w14:textId="77777777" w:rsidR="0021017E" w:rsidRPr="006B06A8" w:rsidRDefault="0021017E" w:rsidP="0021017E">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1017E" w14:paraId="3DB28707"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0B142A"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7114C8E" w14:textId="77777777" w:rsidR="0021017E" w:rsidRPr="000862E2" w:rsidRDefault="0021017E" w:rsidP="00B32575">
            <w:pPr>
              <w:pStyle w:val="Heading1"/>
            </w:pPr>
            <w:bookmarkStart w:id="622" w:name="_Toc508701263"/>
            <w:bookmarkStart w:id="623" w:name="_Toc43372914"/>
            <w:r w:rsidRPr="007D7B01">
              <w:rPr>
                <w:rFonts w:cs="Calibri"/>
              </w:rPr>
              <w:t>B</w:t>
            </w:r>
            <w:bookmarkEnd w:id="622"/>
            <w:r w:rsidRPr="007D7B01">
              <w:rPr>
                <w:rFonts w:cs="Calibri"/>
              </w:rPr>
              <w:t>170_Message</w:t>
            </w:r>
            <w:bookmarkEnd w:id="623"/>
          </w:p>
        </w:tc>
      </w:tr>
      <w:tr w:rsidR="0021017E" w14:paraId="1113A386"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4F2EE2A"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6A773D5" w14:textId="1A8F1129" w:rsidR="0021017E" w:rsidRPr="000862E2" w:rsidRDefault="006B3E3C" w:rsidP="00B32575">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21</w:t>
            </w:r>
          </w:p>
        </w:tc>
      </w:tr>
      <w:tr w:rsidR="0021017E" w14:paraId="24F827C2"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97509CC"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A05A0D6" w14:textId="7D921C85" w:rsidR="0021017E" w:rsidRDefault="006B3E3C" w:rsidP="00B32575">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21017E" w14:paraId="37F6A9C0"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F19F42C"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1B92CC1" w14:textId="77777777" w:rsidR="0021017E" w:rsidRPr="00B464B9" w:rsidRDefault="0021017E" w:rsidP="00B32575">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EF1B54">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21017E" w14:paraId="5BCAEC2B"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DB0917"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9F875C5" w14:textId="77777777" w:rsidR="0021017E" w:rsidRPr="009675FB" w:rsidRDefault="0021017E" w:rsidP="00B32575">
            <w:pPr>
              <w:spacing w:before="60" w:after="60" w:line="240" w:lineRule="auto"/>
              <w:ind w:left="0"/>
              <w:rPr>
                <w:rFonts w:asciiTheme="minorHAnsi" w:hAnsiTheme="minorHAnsi"/>
                <w:color w:val="auto"/>
                <w:sz w:val="22"/>
                <w:szCs w:val="22"/>
                <w:lang w:eastAsia="en-CA"/>
              </w:rPr>
            </w:pPr>
            <w:r w:rsidRPr="00971449">
              <w:rPr>
                <w:rFonts w:asciiTheme="minorHAnsi" w:hAnsiTheme="minorHAnsi"/>
                <w:color w:val="auto"/>
                <w:sz w:val="22"/>
                <w:szCs w:val="22"/>
                <w:lang w:eastAsia="en-CA"/>
              </w:rPr>
              <w:t>Non-Contributory Leave</w:t>
            </w:r>
            <w:r>
              <w:rPr>
                <w:rFonts w:asciiTheme="minorHAnsi" w:hAnsiTheme="minorHAnsi"/>
                <w:color w:val="auto"/>
                <w:sz w:val="22"/>
                <w:szCs w:val="22"/>
                <w:lang w:eastAsia="en-CA"/>
              </w:rPr>
              <w:t>s</w:t>
            </w:r>
          </w:p>
        </w:tc>
      </w:tr>
      <w:tr w:rsidR="0021017E" w14:paraId="7BFA0D76"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D31327"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692775D" w14:textId="77777777" w:rsidR="0021017E" w:rsidRDefault="0021017E" w:rsidP="00B3257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21017E" w14:paraId="6AB94AA6"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2E37089"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A611D99" w14:textId="77777777" w:rsidR="0021017E" w:rsidRPr="00B464B9" w:rsidRDefault="0021017E" w:rsidP="00B32575">
            <w:pPr>
              <w:spacing w:before="60" w:after="60" w:line="240" w:lineRule="auto"/>
              <w:ind w:left="0"/>
              <w:rPr>
                <w:rFonts w:asciiTheme="minorHAnsi" w:eastAsia="Times New Roman" w:hAnsiTheme="minorHAnsi" w:cs="Calibri"/>
                <w:color w:val="auto"/>
                <w:sz w:val="22"/>
                <w:szCs w:val="22"/>
                <w:lang w:eastAsia="en-CA"/>
              </w:rPr>
            </w:pPr>
            <w:r w:rsidRPr="005B3AA5">
              <w:rPr>
                <w:rFonts w:asciiTheme="minorHAnsi" w:eastAsia="Times New Roman" w:hAnsiTheme="minorHAnsi" w:cs="Calibri"/>
                <w:color w:val="auto"/>
                <w:sz w:val="22"/>
                <w:szCs w:val="22"/>
                <w:lang w:eastAsia="en-CA"/>
              </w:rPr>
              <w:t>Public</w:t>
            </w:r>
          </w:p>
        </w:tc>
      </w:tr>
      <w:tr w:rsidR="0021017E" w:rsidRPr="00A61AB1" w14:paraId="3619A375"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71BADD"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31A9416"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DB00E1A" w14:textId="77777777" w:rsidR="0021017E" w:rsidRPr="00C301FC" w:rsidRDefault="0021017E" w:rsidP="00B32575">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p</w:t>
            </w:r>
            <w:r w:rsidRPr="00765978">
              <w:rPr>
                <w:rFonts w:asciiTheme="minorHAnsi" w:hAnsiTheme="minorHAnsi"/>
                <w:sz w:val="22"/>
                <w:szCs w:val="22"/>
                <w:lang w:eastAsia="en-CA"/>
              </w:rPr>
              <w:t>revent changing non-contributory leaves in specific scenarios</w:t>
            </w:r>
            <w:r>
              <w:rPr>
                <w:rFonts w:asciiTheme="minorHAnsi" w:hAnsiTheme="minorHAnsi"/>
                <w:sz w:val="22"/>
                <w:szCs w:val="22"/>
                <w:lang w:eastAsia="en-CA"/>
              </w:rPr>
              <w:t xml:space="preserve">. </w:t>
            </w:r>
            <w:r w:rsidRPr="00765978">
              <w:rPr>
                <w:rFonts w:asciiTheme="minorHAnsi" w:hAnsiTheme="minorHAnsi"/>
                <w:sz w:val="22"/>
                <w:szCs w:val="22"/>
                <w:lang w:eastAsia="en-CA"/>
              </w:rPr>
              <w:t>Non-Contributory Leave Reported overlaps with Non-Contributory Leave in Ariel.</w:t>
            </w:r>
          </w:p>
        </w:tc>
      </w:tr>
      <w:tr w:rsidR="0021017E" w:rsidRPr="009151F9" w14:paraId="76EA94D4"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0A09932"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6E0B4EF" w14:textId="77777777" w:rsidR="00DF406D" w:rsidRDefault="00DF406D" w:rsidP="00DF406D">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41DDD928" w14:textId="77777777" w:rsidR="00DF406D" w:rsidRDefault="00DF406D" w:rsidP="00B32575">
            <w:pPr>
              <w:ind w:left="0"/>
              <w:rPr>
                <w:rFonts w:asciiTheme="minorHAnsi" w:hAnsiTheme="minorHAnsi"/>
                <w:sz w:val="22"/>
                <w:szCs w:val="22"/>
                <w:u w:val="single"/>
                <w:lang w:eastAsia="en-CA"/>
              </w:rPr>
            </w:pPr>
          </w:p>
          <w:p w14:paraId="258A3A20" w14:textId="2FAF7FAA" w:rsidR="00DF406D" w:rsidRPr="00EE00F1" w:rsidRDefault="00EE00F1" w:rsidP="00EE00F1">
            <w:pPr>
              <w:rPr>
                <w:lang w:eastAsia="en-CA"/>
              </w:rPr>
            </w:pPr>
            <w:r>
              <w:rPr>
                <w:lang w:eastAsia="en-CA"/>
              </w:rPr>
              <w:t>If Ariel.Employment.LastAnnualDataUpdate is not null:</w:t>
            </w:r>
          </w:p>
          <w:p w14:paraId="30CCCD7E" w14:textId="77777777" w:rsidR="00DF406D" w:rsidRPr="00775FB5" w:rsidRDefault="00DF406D" w:rsidP="00DF406D">
            <w:pPr>
              <w:rPr>
                <w:rFonts w:asciiTheme="minorHAnsi" w:hAnsiTheme="minorHAnsi"/>
                <w:sz w:val="22"/>
                <w:szCs w:val="22"/>
                <w:lang w:eastAsia="en-CA"/>
              </w:rPr>
            </w:pPr>
            <w:r>
              <w:rPr>
                <w:rFonts w:asciiTheme="minorHAnsi" w:hAnsiTheme="minorHAnsi"/>
                <w:sz w:val="22"/>
                <w:szCs w:val="22"/>
                <w:lang w:eastAsia="en-CA"/>
              </w:rPr>
              <w:t>Ariel.Employment = FileDerived.Employment</w:t>
            </w:r>
          </w:p>
          <w:p w14:paraId="3BF4336A" w14:textId="77777777" w:rsidR="00DF406D" w:rsidRDefault="00DF406D" w:rsidP="00DF406D">
            <w:pPr>
              <w:rPr>
                <w:rFonts w:asciiTheme="minorHAnsi" w:hAnsiTheme="minorHAnsi"/>
                <w:sz w:val="22"/>
                <w:szCs w:val="22"/>
                <w:lang w:val="en-US" w:eastAsia="en-CA"/>
              </w:rPr>
            </w:pPr>
            <w:r>
              <w:rPr>
                <w:rFonts w:asciiTheme="minorHAnsi" w:hAnsiTheme="minorHAnsi"/>
                <w:sz w:val="22"/>
                <w:szCs w:val="22"/>
                <w:lang w:val="en-US" w:eastAsia="en-CA"/>
              </w:rPr>
              <w:t xml:space="preserve">And </w:t>
            </w:r>
          </w:p>
          <w:p w14:paraId="73B1EC13" w14:textId="13E57672" w:rsidR="0021017E" w:rsidRPr="00A920A7" w:rsidRDefault="00DF406D" w:rsidP="00EE00F1">
            <w:pPr>
              <w:pStyle w:val="ListParagraph"/>
              <w:numPr>
                <w:ilvl w:val="0"/>
                <w:numId w:val="53"/>
              </w:numPr>
              <w:rPr>
                <w:rFonts w:asciiTheme="minorHAnsi" w:hAnsiTheme="minorHAnsi"/>
                <w:sz w:val="22"/>
                <w:szCs w:val="22"/>
                <w:lang w:eastAsia="en-CA"/>
              </w:rPr>
            </w:pPr>
            <w:r>
              <w:rPr>
                <w:rFonts w:asciiTheme="minorHAnsi" w:hAnsiTheme="minorHAnsi" w:cs="Segoe UI"/>
                <w:b/>
                <w:bCs/>
                <w:sz w:val="22"/>
                <w:szCs w:val="22"/>
              </w:rPr>
              <w:t>{</w:t>
            </w:r>
            <w:r w:rsidR="0021017E" w:rsidRPr="00A920A7">
              <w:rPr>
                <w:rFonts w:asciiTheme="minorHAnsi" w:hAnsiTheme="minorHAnsi"/>
                <w:sz w:val="22"/>
                <w:szCs w:val="22"/>
                <w:lang w:eastAsia="en-CA"/>
              </w:rPr>
              <w:t>For all type of NC* leave overlaps Existing Break (any type including Health Leave “NCH”)</w:t>
            </w:r>
          </w:p>
          <w:p w14:paraId="0BBA9BDA" w14:textId="77777777" w:rsidR="0021017E" w:rsidRPr="00A920A7" w:rsidRDefault="0021017E" w:rsidP="00B32575">
            <w:pPr>
              <w:ind w:left="1102"/>
              <w:rPr>
                <w:rFonts w:asciiTheme="minorHAnsi" w:hAnsiTheme="minorHAnsi"/>
                <w:sz w:val="22"/>
                <w:szCs w:val="22"/>
                <w:lang w:eastAsia="en-CA"/>
              </w:rPr>
            </w:pPr>
            <w:r w:rsidRPr="00A920A7">
              <w:rPr>
                <w:rFonts w:asciiTheme="minorHAnsi" w:hAnsiTheme="minorHAnsi"/>
                <w:sz w:val="22"/>
                <w:szCs w:val="22"/>
                <w:lang w:eastAsia="en-CA"/>
              </w:rPr>
              <w:t>And Ariel.StartDate &lt;&gt; File.StartDate</w:t>
            </w:r>
          </w:p>
          <w:p w14:paraId="10F9B2EB" w14:textId="707226AE" w:rsidR="0021017E" w:rsidRPr="00F378AB" w:rsidRDefault="0021017E" w:rsidP="00B32575">
            <w:pPr>
              <w:ind w:left="1102"/>
              <w:rPr>
                <w:rFonts w:asciiTheme="minorHAnsi" w:hAnsiTheme="minorHAnsi"/>
                <w:sz w:val="22"/>
                <w:szCs w:val="22"/>
                <w:lang w:eastAsia="en-CA"/>
              </w:rPr>
            </w:pPr>
            <w:r w:rsidRPr="00A920A7">
              <w:rPr>
                <w:rFonts w:asciiTheme="minorHAnsi" w:hAnsiTheme="minorHAnsi"/>
                <w:sz w:val="22"/>
                <w:szCs w:val="22"/>
                <w:lang w:eastAsia="en-CA"/>
              </w:rPr>
              <w:t xml:space="preserve">And Min [File.BreakStartDate; Ariel.BreakStartDate] &lt;= </w:t>
            </w:r>
            <w:r w:rsidR="00E14015">
              <w:rPr>
                <w:rFonts w:asciiTheme="minorHAnsi" w:hAnsiTheme="minorHAnsi"/>
                <w:sz w:val="22"/>
                <w:szCs w:val="22"/>
                <w:lang w:eastAsia="en-CA"/>
              </w:rPr>
              <w:t>Ariel.</w:t>
            </w:r>
            <w:r w:rsidRPr="00A920A7">
              <w:rPr>
                <w:rFonts w:asciiTheme="minorHAnsi" w:hAnsiTheme="minorHAnsi"/>
                <w:sz w:val="22"/>
                <w:szCs w:val="22"/>
                <w:lang w:eastAsia="en-CA"/>
              </w:rPr>
              <w:t>Employ</w:t>
            </w:r>
            <w:r w:rsidR="00E14015">
              <w:rPr>
                <w:rFonts w:asciiTheme="minorHAnsi" w:hAnsiTheme="minorHAnsi"/>
                <w:sz w:val="22"/>
                <w:szCs w:val="22"/>
                <w:lang w:eastAsia="en-CA"/>
              </w:rPr>
              <w:t>ment</w:t>
            </w:r>
            <w:r w:rsidRPr="00A920A7">
              <w:rPr>
                <w:rFonts w:asciiTheme="minorHAnsi" w:hAnsiTheme="minorHAnsi"/>
                <w:sz w:val="22"/>
                <w:szCs w:val="22"/>
                <w:lang w:eastAsia="en-CA"/>
              </w:rPr>
              <w:t>.</w:t>
            </w:r>
            <w:r w:rsidR="00E14015">
              <w:rPr>
                <w:rFonts w:asciiTheme="minorHAnsi" w:hAnsiTheme="minorHAnsi"/>
                <w:sz w:val="22"/>
                <w:szCs w:val="22"/>
                <w:lang w:eastAsia="en-CA"/>
              </w:rPr>
              <w:t>LastAnnualDataUpdate</w:t>
            </w:r>
          </w:p>
          <w:p w14:paraId="03F0F7F9" w14:textId="496B7562" w:rsidR="00DF406D" w:rsidRPr="00643241" w:rsidRDefault="00643241" w:rsidP="00DF406D">
            <w:pPr>
              <w:rPr>
                <w:rFonts w:asciiTheme="minorHAnsi" w:hAnsiTheme="minorHAnsi" w:cs="Segoe UI"/>
                <w:bCs/>
                <w:sz w:val="22"/>
                <w:szCs w:val="22"/>
              </w:rPr>
            </w:pPr>
            <w:r w:rsidRPr="00643241">
              <w:rPr>
                <w:rFonts w:asciiTheme="minorHAnsi" w:hAnsiTheme="minorHAnsi" w:cs="Segoe UI"/>
                <w:bCs/>
                <w:sz w:val="22"/>
                <w:szCs w:val="22"/>
              </w:rPr>
              <w:t>Or</w:t>
            </w:r>
          </w:p>
          <w:p w14:paraId="3E65A37D" w14:textId="125C4958" w:rsidR="00EE00F1" w:rsidRDefault="00EE00F1" w:rsidP="00EE00F1">
            <w:pPr>
              <w:rPr>
                <w:lang w:eastAsia="en-CA"/>
              </w:rPr>
            </w:pPr>
            <w:r>
              <w:rPr>
                <w:lang w:eastAsia="en-CA"/>
              </w:rPr>
              <w:t>If Ariel.Employment.LastAnnualDataUpdate is null:</w:t>
            </w:r>
          </w:p>
          <w:p w14:paraId="4B88BD35" w14:textId="77777777" w:rsidR="00EE00F1" w:rsidRPr="00775FB5" w:rsidRDefault="00EE00F1" w:rsidP="00EE00F1">
            <w:pPr>
              <w:rPr>
                <w:rFonts w:asciiTheme="minorHAnsi" w:hAnsiTheme="minorHAnsi"/>
                <w:sz w:val="22"/>
                <w:szCs w:val="22"/>
                <w:lang w:eastAsia="en-CA"/>
              </w:rPr>
            </w:pPr>
            <w:r>
              <w:rPr>
                <w:rFonts w:asciiTheme="minorHAnsi" w:hAnsiTheme="minorHAnsi"/>
                <w:sz w:val="22"/>
                <w:szCs w:val="22"/>
                <w:lang w:eastAsia="en-CA"/>
              </w:rPr>
              <w:t>Ariel.Employment = FileDerived.Employment</w:t>
            </w:r>
          </w:p>
          <w:p w14:paraId="57CF65A1" w14:textId="77777777" w:rsidR="00EE00F1" w:rsidRDefault="00EE00F1" w:rsidP="00EE00F1">
            <w:pPr>
              <w:rPr>
                <w:rFonts w:asciiTheme="minorHAnsi" w:hAnsiTheme="minorHAnsi"/>
                <w:sz w:val="22"/>
                <w:szCs w:val="22"/>
                <w:lang w:val="en-US" w:eastAsia="en-CA"/>
              </w:rPr>
            </w:pPr>
            <w:r>
              <w:rPr>
                <w:rFonts w:asciiTheme="minorHAnsi" w:hAnsiTheme="minorHAnsi"/>
                <w:sz w:val="22"/>
                <w:szCs w:val="22"/>
                <w:lang w:val="en-US" w:eastAsia="en-CA"/>
              </w:rPr>
              <w:t xml:space="preserve">And </w:t>
            </w:r>
          </w:p>
          <w:p w14:paraId="4A7AC75A" w14:textId="77777777" w:rsidR="00EE00F1" w:rsidRPr="00A920A7" w:rsidRDefault="00EE00F1" w:rsidP="00EE00F1">
            <w:pPr>
              <w:pStyle w:val="ListParagraph"/>
              <w:numPr>
                <w:ilvl w:val="0"/>
                <w:numId w:val="90"/>
              </w:numPr>
              <w:rPr>
                <w:rFonts w:asciiTheme="minorHAnsi" w:hAnsiTheme="minorHAnsi"/>
                <w:sz w:val="22"/>
                <w:szCs w:val="22"/>
                <w:lang w:eastAsia="en-CA"/>
              </w:rPr>
            </w:pPr>
            <w:r>
              <w:rPr>
                <w:rFonts w:asciiTheme="minorHAnsi" w:hAnsiTheme="minorHAnsi" w:cs="Segoe UI"/>
                <w:b/>
                <w:bCs/>
                <w:sz w:val="22"/>
                <w:szCs w:val="22"/>
              </w:rPr>
              <w:t>{</w:t>
            </w:r>
            <w:r w:rsidRPr="00A920A7">
              <w:rPr>
                <w:rFonts w:asciiTheme="minorHAnsi" w:hAnsiTheme="minorHAnsi"/>
                <w:sz w:val="22"/>
                <w:szCs w:val="22"/>
                <w:lang w:eastAsia="en-CA"/>
              </w:rPr>
              <w:t>For all type of NC* leave overlaps Existing Break (any type including Health Leave “NCH”)</w:t>
            </w:r>
          </w:p>
          <w:p w14:paraId="633E96D1" w14:textId="77777777" w:rsidR="00EE00F1" w:rsidRPr="00A920A7" w:rsidRDefault="00EE00F1" w:rsidP="00EE00F1">
            <w:pPr>
              <w:ind w:left="1102"/>
              <w:rPr>
                <w:rFonts w:asciiTheme="minorHAnsi" w:hAnsiTheme="minorHAnsi"/>
                <w:sz w:val="22"/>
                <w:szCs w:val="22"/>
                <w:lang w:eastAsia="en-CA"/>
              </w:rPr>
            </w:pPr>
            <w:r w:rsidRPr="00A920A7">
              <w:rPr>
                <w:rFonts w:asciiTheme="minorHAnsi" w:hAnsiTheme="minorHAnsi"/>
                <w:sz w:val="22"/>
                <w:szCs w:val="22"/>
                <w:lang w:eastAsia="en-CA"/>
              </w:rPr>
              <w:t>And Ariel.StartDate &lt;&gt; File.StartDate</w:t>
            </w:r>
          </w:p>
          <w:p w14:paraId="732CC8EF" w14:textId="3BEB622E" w:rsidR="00EE00F1" w:rsidRPr="00F378AB" w:rsidRDefault="00EE00F1" w:rsidP="00EE00F1">
            <w:pPr>
              <w:ind w:left="1102"/>
              <w:rPr>
                <w:rFonts w:asciiTheme="minorHAnsi" w:hAnsiTheme="minorHAnsi"/>
                <w:sz w:val="22"/>
                <w:szCs w:val="22"/>
                <w:lang w:eastAsia="en-CA"/>
              </w:rPr>
            </w:pPr>
            <w:r w:rsidRPr="00A920A7">
              <w:rPr>
                <w:rFonts w:asciiTheme="minorHAnsi" w:hAnsiTheme="minorHAnsi"/>
                <w:sz w:val="22"/>
                <w:szCs w:val="22"/>
                <w:lang w:eastAsia="en-CA"/>
              </w:rPr>
              <w:t xml:space="preserve">And Min [File.BreakStartDate; Ariel.BreakStartDate] &lt;= </w:t>
            </w:r>
            <w:r>
              <w:rPr>
                <w:lang w:eastAsia="en-CA"/>
              </w:rPr>
              <w:t>Ariel.Employer.YearEndClosedIndicator</w:t>
            </w:r>
          </w:p>
          <w:p w14:paraId="5594CA64" w14:textId="77777777" w:rsidR="00643241" w:rsidRDefault="00643241" w:rsidP="00643241">
            <w:pPr>
              <w:ind w:left="541"/>
              <w:rPr>
                <w:rFonts w:asciiTheme="minorHAnsi" w:hAnsiTheme="minorHAnsi"/>
                <w:sz w:val="22"/>
                <w:szCs w:val="22"/>
                <w:lang w:eastAsia="en-CA"/>
              </w:rPr>
            </w:pPr>
            <w:r w:rsidRPr="00F378AB">
              <w:rPr>
                <w:rFonts w:asciiTheme="minorHAnsi" w:hAnsiTheme="minorHAnsi"/>
                <w:sz w:val="22"/>
                <w:szCs w:val="22"/>
                <w:lang w:eastAsia="en-CA"/>
              </w:rPr>
              <w:t>O</w:t>
            </w:r>
            <w:r>
              <w:rPr>
                <w:rFonts w:asciiTheme="minorHAnsi" w:hAnsiTheme="minorHAnsi"/>
                <w:sz w:val="22"/>
                <w:szCs w:val="22"/>
                <w:lang w:eastAsia="en-CA"/>
              </w:rPr>
              <w:t>r;</w:t>
            </w:r>
          </w:p>
          <w:p w14:paraId="48255397" w14:textId="65A74FBE" w:rsidR="00643241" w:rsidRPr="00643241" w:rsidRDefault="00643241" w:rsidP="00643241">
            <w:pPr>
              <w:pStyle w:val="ListParagraph"/>
              <w:numPr>
                <w:ilvl w:val="0"/>
                <w:numId w:val="90"/>
              </w:numPr>
              <w:rPr>
                <w:rFonts w:asciiTheme="minorHAnsi" w:hAnsiTheme="minorHAnsi"/>
                <w:sz w:val="22"/>
                <w:szCs w:val="22"/>
                <w:lang w:eastAsia="en-CA"/>
              </w:rPr>
            </w:pPr>
            <w:bookmarkStart w:id="624" w:name="_Hlk19866856"/>
            <w:r w:rsidRPr="00643241">
              <w:rPr>
                <w:rFonts w:asciiTheme="minorHAnsi" w:hAnsiTheme="minorHAnsi"/>
                <w:sz w:val="22"/>
                <w:szCs w:val="22"/>
                <w:lang w:eastAsia="en-CA"/>
              </w:rPr>
              <w:t>{ For all type of NC* leave (any type excluding Health Leave “NCH”)</w:t>
            </w:r>
            <w:r w:rsidRPr="00643241">
              <w:rPr>
                <w:rFonts w:asciiTheme="minorHAnsi" w:hAnsiTheme="minorHAnsi"/>
                <w:sz w:val="22"/>
                <w:szCs w:val="22"/>
              </w:rPr>
              <w:t xml:space="preserve"> </w:t>
            </w:r>
            <w:r w:rsidRPr="00643241">
              <w:rPr>
                <w:rFonts w:asciiTheme="minorHAnsi" w:hAnsiTheme="minorHAnsi"/>
                <w:b/>
                <w:sz w:val="22"/>
                <w:szCs w:val="22"/>
                <w:lang w:eastAsia="en-CA"/>
              </w:rPr>
              <w:t>overlaps</w:t>
            </w:r>
            <w:r w:rsidRPr="00643241">
              <w:rPr>
                <w:rFonts w:asciiTheme="minorHAnsi" w:hAnsiTheme="minorHAnsi"/>
                <w:sz w:val="22"/>
                <w:szCs w:val="22"/>
                <w:lang w:eastAsia="en-CA"/>
              </w:rPr>
              <w:t xml:space="preserve"> Existing Break (= Health Leave “NCH”)</w:t>
            </w:r>
            <w:r w:rsidRPr="00643241">
              <w:rPr>
                <w:rFonts w:asciiTheme="minorHAnsi" w:hAnsiTheme="minorHAnsi"/>
                <w:sz w:val="22"/>
                <w:szCs w:val="22"/>
              </w:rPr>
              <w:t>}</w:t>
            </w:r>
          </w:p>
          <w:bookmarkEnd w:id="624"/>
          <w:p w14:paraId="5B04ABF5" w14:textId="77777777" w:rsidR="00643241" w:rsidRPr="00A920A7" w:rsidRDefault="00643241" w:rsidP="00643241">
            <w:pPr>
              <w:rPr>
                <w:rFonts w:asciiTheme="minorHAnsi" w:hAnsiTheme="minorHAnsi"/>
                <w:sz w:val="22"/>
                <w:szCs w:val="22"/>
                <w:lang w:eastAsia="en-CA"/>
              </w:rPr>
            </w:pPr>
            <w:r w:rsidRPr="00A920A7">
              <w:rPr>
                <w:rFonts w:asciiTheme="minorHAnsi" w:hAnsiTheme="minorHAnsi"/>
                <w:sz w:val="22"/>
                <w:szCs w:val="22"/>
                <w:lang w:eastAsia="en-CA"/>
              </w:rPr>
              <w:t>Or;</w:t>
            </w:r>
          </w:p>
          <w:p w14:paraId="5D45C99E" w14:textId="77777777" w:rsidR="00643241" w:rsidRPr="00A920A7" w:rsidRDefault="00643241" w:rsidP="00643241">
            <w:pPr>
              <w:pStyle w:val="ListParagraph"/>
              <w:numPr>
                <w:ilvl w:val="0"/>
                <w:numId w:val="90"/>
              </w:numPr>
              <w:ind w:left="1141"/>
              <w:rPr>
                <w:rFonts w:asciiTheme="minorHAnsi" w:hAnsiTheme="minorHAnsi"/>
                <w:sz w:val="22"/>
                <w:szCs w:val="22"/>
                <w:lang w:eastAsia="en-CA"/>
              </w:rPr>
            </w:pPr>
            <w:r w:rsidRPr="00A920A7">
              <w:rPr>
                <w:rFonts w:asciiTheme="minorHAnsi" w:hAnsiTheme="minorHAnsi"/>
                <w:sz w:val="22"/>
                <w:szCs w:val="22"/>
                <w:lang w:eastAsia="en-CA"/>
              </w:rPr>
              <w:t>{ Reported Break (= Health Leave “NCH”) overlaps Existing Break (= Health Leave “NCH”)</w:t>
            </w:r>
          </w:p>
          <w:p w14:paraId="595496A7" w14:textId="77777777" w:rsidR="00643241" w:rsidRDefault="00643241" w:rsidP="00643241">
            <w:pPr>
              <w:ind w:left="1141"/>
              <w:rPr>
                <w:rFonts w:asciiTheme="minorHAnsi" w:hAnsiTheme="minorHAnsi"/>
                <w:sz w:val="22"/>
                <w:szCs w:val="22"/>
                <w:lang w:eastAsia="en-CA"/>
              </w:rPr>
            </w:pPr>
            <w:r w:rsidRPr="00A920A7">
              <w:rPr>
                <w:rFonts w:asciiTheme="minorHAnsi" w:hAnsiTheme="minorHAnsi"/>
                <w:sz w:val="22"/>
                <w:szCs w:val="22"/>
                <w:lang w:eastAsia="en-CA"/>
              </w:rPr>
              <w:t xml:space="preserve">And </w:t>
            </w:r>
          </w:p>
          <w:p w14:paraId="1D245FDC" w14:textId="77777777" w:rsidR="00643241" w:rsidRPr="00D95FA3" w:rsidRDefault="00643241" w:rsidP="00643241">
            <w:pPr>
              <w:ind w:left="1141"/>
              <w:rPr>
                <w:rFonts w:asciiTheme="minorHAnsi" w:hAnsiTheme="minorHAnsi"/>
                <w:sz w:val="22"/>
                <w:szCs w:val="22"/>
                <w:lang w:eastAsia="en-CA"/>
              </w:rPr>
            </w:pPr>
            <w:r>
              <w:rPr>
                <w:rFonts w:asciiTheme="minorHAnsi" w:hAnsiTheme="minorHAnsi"/>
                <w:sz w:val="22"/>
                <w:szCs w:val="22"/>
                <w:lang w:eastAsia="en-CA"/>
              </w:rPr>
              <w:t>(</w:t>
            </w:r>
            <w:r w:rsidRPr="00D95FA3">
              <w:rPr>
                <w:rFonts w:asciiTheme="minorHAnsi" w:hAnsiTheme="minorHAnsi"/>
                <w:sz w:val="22"/>
                <w:szCs w:val="22"/>
                <w:lang w:eastAsia="en-CA"/>
              </w:rPr>
              <w:t>File.StartDate &lt;</w:t>
            </w:r>
            <w:r>
              <w:rPr>
                <w:rFonts w:asciiTheme="minorHAnsi" w:hAnsiTheme="minorHAnsi"/>
                <w:sz w:val="22"/>
                <w:szCs w:val="22"/>
                <w:lang w:eastAsia="en-CA"/>
              </w:rPr>
              <w:t>&gt; Ariel.Start</w:t>
            </w:r>
            <w:r w:rsidRPr="00D95FA3">
              <w:rPr>
                <w:rFonts w:asciiTheme="minorHAnsi" w:hAnsiTheme="minorHAnsi"/>
                <w:sz w:val="22"/>
                <w:szCs w:val="22"/>
                <w:lang w:eastAsia="en-CA"/>
              </w:rPr>
              <w:t>Date</w:t>
            </w:r>
          </w:p>
          <w:p w14:paraId="177E3093" w14:textId="77777777" w:rsidR="00643241" w:rsidRPr="000609BE" w:rsidRDefault="00643241" w:rsidP="00643241">
            <w:pPr>
              <w:ind w:left="2245"/>
              <w:rPr>
                <w:rFonts w:asciiTheme="minorHAnsi" w:hAnsiTheme="minorHAnsi"/>
                <w:sz w:val="22"/>
                <w:szCs w:val="22"/>
                <w:lang w:val="en-US" w:eastAsia="en-CA"/>
              </w:rPr>
            </w:pPr>
            <w:r w:rsidRPr="00D95FA3">
              <w:rPr>
                <w:rFonts w:asciiTheme="minorHAnsi" w:hAnsiTheme="minorHAnsi"/>
                <w:sz w:val="22"/>
                <w:szCs w:val="22"/>
                <w:lang w:eastAsia="en-CA"/>
              </w:rPr>
              <w:t>or</w:t>
            </w:r>
          </w:p>
          <w:p w14:paraId="5F1A2CF9" w14:textId="77777777" w:rsidR="00643241" w:rsidRDefault="00643241" w:rsidP="00643241">
            <w:pPr>
              <w:ind w:left="1141"/>
              <w:rPr>
                <w:rFonts w:asciiTheme="minorHAnsi" w:hAnsiTheme="minorHAnsi"/>
                <w:sz w:val="22"/>
                <w:szCs w:val="22"/>
                <w:lang w:eastAsia="en-CA"/>
              </w:rPr>
            </w:pPr>
            <w:r w:rsidRPr="00A920A7">
              <w:rPr>
                <w:rFonts w:asciiTheme="minorHAnsi" w:hAnsiTheme="minorHAnsi"/>
                <w:sz w:val="22"/>
                <w:szCs w:val="22"/>
                <w:lang w:eastAsia="en-CA"/>
              </w:rPr>
              <w:t>Ariel.ENDDate &lt;&gt; 12-31-2200</w:t>
            </w:r>
            <w:r>
              <w:rPr>
                <w:rFonts w:asciiTheme="minorHAnsi" w:hAnsiTheme="minorHAnsi"/>
                <w:sz w:val="22"/>
                <w:szCs w:val="22"/>
                <w:lang w:eastAsia="en-CA"/>
              </w:rPr>
              <w:t>)</w:t>
            </w:r>
            <w:r>
              <w:rPr>
                <w:rFonts w:asciiTheme="minorHAnsi" w:hAnsiTheme="minorHAnsi"/>
                <w:sz w:val="22"/>
                <w:szCs w:val="22"/>
              </w:rPr>
              <w:t>}</w:t>
            </w:r>
          </w:p>
          <w:p w14:paraId="23CFD351" w14:textId="77777777" w:rsidR="00DF406D" w:rsidRPr="0078068E" w:rsidRDefault="00DF406D" w:rsidP="008E43BC">
            <w:pPr>
              <w:rPr>
                <w:rFonts w:asciiTheme="minorHAnsi" w:hAnsiTheme="minorHAnsi"/>
                <w:sz w:val="22"/>
                <w:szCs w:val="22"/>
                <w:lang w:eastAsia="en-CA"/>
              </w:rPr>
            </w:pPr>
          </w:p>
        </w:tc>
      </w:tr>
      <w:tr w:rsidR="0021017E" w:rsidRPr="00A61AB1" w14:paraId="65BB0728"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05C7105"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56884CA" w14:textId="77777777" w:rsidR="0021017E" w:rsidRPr="00A762CE" w:rsidRDefault="0021017E" w:rsidP="00B32575">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21017E" w:rsidRPr="00A61AB1" w14:paraId="6AD5B311"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0E7833"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D26213B" w14:textId="77777777" w:rsidR="0021017E" w:rsidRPr="0025202B" w:rsidRDefault="0021017E" w:rsidP="00B32575">
            <w:pPr>
              <w:spacing w:before="60" w:after="60"/>
              <w:ind w:left="0"/>
              <w:rPr>
                <w:rFonts w:asciiTheme="minorHAnsi" w:hAnsiTheme="minorHAnsi"/>
                <w:sz w:val="22"/>
                <w:szCs w:val="22"/>
              </w:rPr>
            </w:pPr>
            <w:r w:rsidRPr="00731EA8">
              <w:rPr>
                <w:rFonts w:asciiTheme="minorHAnsi" w:hAnsiTheme="minorHAnsi"/>
                <w:sz w:val="22"/>
                <w:szCs w:val="22"/>
              </w:rPr>
              <w:t>The reported</w:t>
            </w:r>
            <w:r>
              <w:rPr>
                <w:rFonts w:asciiTheme="minorHAnsi" w:hAnsiTheme="minorHAnsi"/>
                <w:sz w:val="22"/>
                <w:szCs w:val="22"/>
              </w:rPr>
              <w:t xml:space="preserve"> {1}</w:t>
            </w:r>
            <w:r w:rsidRPr="00731EA8">
              <w:rPr>
                <w:rFonts w:asciiTheme="minorHAnsi" w:hAnsiTheme="minorHAnsi"/>
                <w:sz w:val="22"/>
                <w:szCs w:val="22"/>
              </w:rPr>
              <w:t xml:space="preserve"> starting </w:t>
            </w:r>
            <w:r>
              <w:rPr>
                <w:rFonts w:asciiTheme="minorHAnsi" w:hAnsiTheme="minorHAnsi"/>
                <w:sz w:val="22"/>
                <w:szCs w:val="22"/>
              </w:rPr>
              <w:t>{2:</w:t>
            </w:r>
            <w:r w:rsidRPr="00731EA8">
              <w:rPr>
                <w:rFonts w:asciiTheme="minorHAnsi" w:hAnsiTheme="minorHAnsi"/>
                <w:sz w:val="22"/>
                <w:szCs w:val="22"/>
              </w:rPr>
              <w:t xml:space="preserve"> </w:t>
            </w:r>
            <w:r>
              <w:rPr>
                <w:rFonts w:asciiTheme="minorHAnsi" w:hAnsiTheme="minorHAnsi"/>
                <w:sz w:val="22"/>
                <w:szCs w:val="22"/>
              </w:rPr>
              <w:t>mm</w:t>
            </w:r>
            <w:r w:rsidRPr="00731EA8">
              <w:rPr>
                <w:rFonts w:asciiTheme="minorHAnsi" w:hAnsiTheme="minorHAnsi"/>
                <w:sz w:val="22"/>
                <w:szCs w:val="22"/>
              </w:rPr>
              <w:t>-dd-yyyy</w:t>
            </w:r>
            <w:r>
              <w:rPr>
                <w:rFonts w:asciiTheme="minorHAnsi" w:hAnsiTheme="minorHAnsi"/>
                <w:sz w:val="22"/>
                <w:szCs w:val="22"/>
              </w:rPr>
              <w:t>}</w:t>
            </w:r>
            <w:r w:rsidRPr="00731EA8">
              <w:rPr>
                <w:rFonts w:asciiTheme="minorHAnsi" w:hAnsiTheme="minorHAnsi"/>
                <w:sz w:val="22"/>
                <w:szCs w:val="22"/>
              </w:rPr>
              <w:t xml:space="preserve"> and ending </w:t>
            </w:r>
            <w:r>
              <w:rPr>
                <w:rFonts w:asciiTheme="minorHAnsi" w:hAnsiTheme="minorHAnsi"/>
                <w:sz w:val="22"/>
                <w:szCs w:val="22"/>
              </w:rPr>
              <w:t>{3:</w:t>
            </w:r>
            <w:r w:rsidRPr="00731EA8">
              <w:rPr>
                <w:rFonts w:asciiTheme="minorHAnsi" w:hAnsiTheme="minorHAnsi"/>
                <w:sz w:val="22"/>
                <w:szCs w:val="22"/>
              </w:rPr>
              <w:t xml:space="preserve"> </w:t>
            </w:r>
            <w:r>
              <w:rPr>
                <w:rFonts w:asciiTheme="minorHAnsi" w:hAnsiTheme="minorHAnsi"/>
                <w:sz w:val="22"/>
                <w:szCs w:val="22"/>
              </w:rPr>
              <w:t>mm</w:t>
            </w:r>
            <w:r w:rsidRPr="00731EA8">
              <w:rPr>
                <w:rFonts w:asciiTheme="minorHAnsi" w:hAnsiTheme="minorHAnsi"/>
                <w:sz w:val="22"/>
                <w:szCs w:val="22"/>
              </w:rPr>
              <w:t>-dd-yyyy</w:t>
            </w:r>
            <w:r>
              <w:rPr>
                <w:rFonts w:asciiTheme="minorHAnsi" w:hAnsiTheme="minorHAnsi"/>
                <w:sz w:val="22"/>
                <w:szCs w:val="22"/>
              </w:rPr>
              <w:t>}</w:t>
            </w:r>
            <w:r w:rsidRPr="00731EA8">
              <w:rPr>
                <w:rFonts w:asciiTheme="minorHAnsi" w:hAnsiTheme="minorHAnsi"/>
                <w:sz w:val="22"/>
                <w:szCs w:val="22"/>
              </w:rPr>
              <w:t xml:space="preserve"> overlaps with previously reported:  </w:t>
            </w:r>
            <w:r>
              <w:rPr>
                <w:rFonts w:asciiTheme="minorHAnsi" w:hAnsiTheme="minorHAnsi"/>
                <w:sz w:val="22"/>
                <w:szCs w:val="22"/>
              </w:rPr>
              <w:t>{4}</w:t>
            </w:r>
            <w:r w:rsidRPr="00731EA8">
              <w:rPr>
                <w:rFonts w:asciiTheme="minorHAnsi" w:hAnsiTheme="minorHAnsi"/>
                <w:sz w:val="22"/>
                <w:szCs w:val="22"/>
              </w:rPr>
              <w:t xml:space="preserve"> starting </w:t>
            </w:r>
            <w:r>
              <w:rPr>
                <w:rFonts w:asciiTheme="minorHAnsi" w:hAnsiTheme="minorHAnsi"/>
                <w:sz w:val="22"/>
                <w:szCs w:val="22"/>
              </w:rPr>
              <w:t>{5:</w:t>
            </w:r>
            <w:r w:rsidRPr="00731EA8">
              <w:rPr>
                <w:rFonts w:asciiTheme="minorHAnsi" w:hAnsiTheme="minorHAnsi"/>
                <w:sz w:val="22"/>
                <w:szCs w:val="22"/>
              </w:rPr>
              <w:t xml:space="preserve"> MM-dd-yyyy</w:t>
            </w:r>
            <w:r>
              <w:rPr>
                <w:rFonts w:asciiTheme="minorHAnsi" w:hAnsiTheme="minorHAnsi"/>
                <w:sz w:val="22"/>
                <w:szCs w:val="22"/>
              </w:rPr>
              <w:t>}</w:t>
            </w:r>
            <w:r w:rsidRPr="00731EA8">
              <w:rPr>
                <w:rFonts w:asciiTheme="minorHAnsi" w:hAnsiTheme="minorHAnsi"/>
                <w:sz w:val="22"/>
                <w:szCs w:val="22"/>
              </w:rPr>
              <w:t xml:space="preserve"> and ending </w:t>
            </w:r>
            <w:r>
              <w:rPr>
                <w:rFonts w:asciiTheme="minorHAnsi" w:hAnsiTheme="minorHAnsi"/>
                <w:sz w:val="22"/>
                <w:szCs w:val="22"/>
              </w:rPr>
              <w:t>{6:</w:t>
            </w:r>
            <w:r w:rsidRPr="00731EA8">
              <w:rPr>
                <w:rFonts w:asciiTheme="minorHAnsi" w:hAnsiTheme="minorHAnsi"/>
                <w:sz w:val="22"/>
                <w:szCs w:val="22"/>
              </w:rPr>
              <w:t xml:space="preserve"> MM-dd-yyyy</w:t>
            </w:r>
            <w:r>
              <w:rPr>
                <w:rFonts w:asciiTheme="minorHAnsi" w:hAnsiTheme="minorHAnsi"/>
                <w:sz w:val="22"/>
                <w:szCs w:val="22"/>
              </w:rPr>
              <w:t>}</w:t>
            </w:r>
            <w:r w:rsidRPr="00731EA8">
              <w:rPr>
                <w:rFonts w:asciiTheme="minorHAnsi" w:hAnsiTheme="minorHAnsi"/>
                <w:sz w:val="22"/>
                <w:szCs w:val="22"/>
              </w:rPr>
              <w:t>. Please correct reported leave information or if the reported leave information is correct please contact HOOPP.</w:t>
            </w:r>
          </w:p>
        </w:tc>
      </w:tr>
      <w:tr w:rsidR="0021017E" w:rsidRPr="00A61AB1" w14:paraId="676E518E"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3437CE7"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F1B68C8"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98FA9B6" w14:textId="77777777" w:rsidR="0021017E" w:rsidRPr="0025202B" w:rsidRDefault="0021017E" w:rsidP="00B32575">
            <w:pPr>
              <w:spacing w:before="60" w:after="60"/>
              <w:ind w:left="0"/>
              <w:rPr>
                <w:rFonts w:asciiTheme="minorHAnsi" w:hAnsiTheme="minorHAnsi"/>
                <w:sz w:val="22"/>
                <w:szCs w:val="22"/>
              </w:rPr>
            </w:pPr>
            <w:r w:rsidRPr="00731EA8">
              <w:rPr>
                <w:rFonts w:asciiTheme="minorHAnsi" w:hAnsiTheme="minorHAnsi"/>
                <w:sz w:val="22"/>
                <w:szCs w:val="22"/>
              </w:rPr>
              <w:t>The reported non-contributory leave overlaps with a previously reported non-contributory leave. Please correct reported leave information or if the reported leave information is correct please contact HOOPP.</w:t>
            </w:r>
          </w:p>
        </w:tc>
      </w:tr>
      <w:tr w:rsidR="0021017E" w:rsidRPr="0085712F" w14:paraId="5944A166"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E3B9566" w14:textId="77777777" w:rsidR="0021017E" w:rsidRPr="0085712F" w:rsidRDefault="0021017E" w:rsidP="00B32575">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EDF113F" w14:textId="77777777" w:rsidR="0021017E" w:rsidRPr="0025202B" w:rsidRDefault="0021017E" w:rsidP="00B32575">
            <w:pPr>
              <w:ind w:left="0"/>
              <w:rPr>
                <w:rFonts w:asciiTheme="minorHAnsi" w:hAnsiTheme="minorHAnsi"/>
                <w:sz w:val="22"/>
                <w:szCs w:val="22"/>
              </w:rPr>
            </w:pPr>
            <w:r w:rsidRPr="0025202B">
              <w:rPr>
                <w:rFonts w:asciiTheme="minorHAnsi" w:hAnsiTheme="minorHAnsi"/>
                <w:sz w:val="22"/>
                <w:szCs w:val="22"/>
              </w:rPr>
              <w:t>1: {Reported Non-Contributory Leave Type}</w:t>
            </w:r>
          </w:p>
          <w:p w14:paraId="6EA55149" w14:textId="77777777" w:rsidR="0021017E" w:rsidRPr="0025202B" w:rsidRDefault="0021017E" w:rsidP="00B32575">
            <w:pPr>
              <w:ind w:left="0"/>
              <w:rPr>
                <w:rFonts w:asciiTheme="minorHAnsi" w:hAnsiTheme="minorHAnsi"/>
                <w:sz w:val="22"/>
                <w:szCs w:val="22"/>
              </w:rPr>
            </w:pPr>
            <w:r w:rsidRPr="0025202B">
              <w:rPr>
                <w:rFonts w:asciiTheme="minorHAnsi" w:hAnsiTheme="minorHAnsi"/>
                <w:sz w:val="22"/>
                <w:szCs w:val="22"/>
              </w:rPr>
              <w:t>2: {Reported Leave Start Date}</w:t>
            </w:r>
          </w:p>
          <w:p w14:paraId="572C4E96" w14:textId="77777777" w:rsidR="0021017E" w:rsidRPr="0025202B" w:rsidRDefault="0021017E" w:rsidP="00B32575">
            <w:pPr>
              <w:ind w:left="0"/>
              <w:rPr>
                <w:rFonts w:asciiTheme="minorHAnsi" w:hAnsiTheme="minorHAnsi"/>
                <w:sz w:val="22"/>
                <w:szCs w:val="22"/>
              </w:rPr>
            </w:pPr>
            <w:r w:rsidRPr="0025202B">
              <w:rPr>
                <w:rFonts w:asciiTheme="minorHAnsi" w:hAnsiTheme="minorHAnsi"/>
                <w:sz w:val="22"/>
                <w:szCs w:val="22"/>
              </w:rPr>
              <w:t>3: {Reported Leave End Date}</w:t>
            </w:r>
          </w:p>
          <w:p w14:paraId="59CFAE14" w14:textId="77777777" w:rsidR="0021017E" w:rsidRDefault="0021017E" w:rsidP="00B32575">
            <w:pPr>
              <w:ind w:left="0"/>
              <w:rPr>
                <w:rFonts w:asciiTheme="minorHAnsi" w:hAnsiTheme="minorHAnsi"/>
                <w:sz w:val="22"/>
                <w:szCs w:val="22"/>
              </w:rPr>
            </w:pPr>
            <w:r w:rsidRPr="0025202B">
              <w:rPr>
                <w:rFonts w:asciiTheme="minorHAnsi" w:hAnsiTheme="minorHAnsi"/>
                <w:sz w:val="22"/>
                <w:szCs w:val="22"/>
              </w:rPr>
              <w:t>4:</w:t>
            </w:r>
            <w:r>
              <w:t xml:space="preserve"> </w:t>
            </w:r>
            <w:r>
              <w:rPr>
                <w:rFonts w:asciiTheme="minorHAnsi" w:hAnsiTheme="minorHAnsi"/>
                <w:sz w:val="22"/>
                <w:szCs w:val="22"/>
              </w:rPr>
              <w:t>{Ariel</w:t>
            </w:r>
            <w:r w:rsidRPr="0025202B">
              <w:rPr>
                <w:rFonts w:asciiTheme="minorHAnsi" w:hAnsiTheme="minorHAnsi"/>
                <w:sz w:val="22"/>
                <w:szCs w:val="22"/>
              </w:rPr>
              <w:t xml:space="preserve"> Non-Contributory Leave Type}</w:t>
            </w:r>
          </w:p>
          <w:p w14:paraId="0F560A16" w14:textId="77777777" w:rsidR="0021017E" w:rsidRPr="0025202B" w:rsidRDefault="0021017E" w:rsidP="00B32575">
            <w:pPr>
              <w:ind w:left="0"/>
              <w:rPr>
                <w:rFonts w:asciiTheme="minorHAnsi" w:hAnsiTheme="minorHAnsi"/>
                <w:sz w:val="22"/>
                <w:szCs w:val="22"/>
              </w:rPr>
            </w:pPr>
            <w:r>
              <w:rPr>
                <w:rFonts w:asciiTheme="minorHAnsi" w:hAnsiTheme="minorHAnsi"/>
                <w:sz w:val="22"/>
                <w:szCs w:val="22"/>
              </w:rPr>
              <w:t>5</w:t>
            </w:r>
            <w:r w:rsidRPr="0025202B">
              <w:rPr>
                <w:rFonts w:asciiTheme="minorHAnsi" w:hAnsiTheme="minorHAnsi"/>
                <w:sz w:val="22"/>
                <w:szCs w:val="22"/>
              </w:rPr>
              <w:t xml:space="preserve">: </w:t>
            </w:r>
            <w:r>
              <w:rPr>
                <w:rFonts w:asciiTheme="minorHAnsi" w:hAnsiTheme="minorHAnsi"/>
                <w:sz w:val="22"/>
                <w:szCs w:val="22"/>
              </w:rPr>
              <w:t>{Ariel</w:t>
            </w:r>
            <w:r w:rsidRPr="0025202B">
              <w:rPr>
                <w:rFonts w:asciiTheme="minorHAnsi" w:hAnsiTheme="minorHAnsi"/>
                <w:sz w:val="22"/>
                <w:szCs w:val="22"/>
              </w:rPr>
              <w:t xml:space="preserve"> Leave Start Date}</w:t>
            </w:r>
          </w:p>
          <w:p w14:paraId="72CDB924" w14:textId="77777777" w:rsidR="0021017E" w:rsidRPr="0025202B" w:rsidRDefault="0021017E" w:rsidP="00B32575">
            <w:pPr>
              <w:ind w:left="0"/>
              <w:rPr>
                <w:rFonts w:asciiTheme="minorHAnsi" w:hAnsiTheme="minorHAnsi"/>
                <w:sz w:val="22"/>
                <w:szCs w:val="22"/>
              </w:rPr>
            </w:pPr>
            <w:r>
              <w:rPr>
                <w:rFonts w:asciiTheme="minorHAnsi" w:hAnsiTheme="minorHAnsi"/>
                <w:sz w:val="22"/>
                <w:szCs w:val="22"/>
              </w:rPr>
              <w:t>6</w:t>
            </w:r>
            <w:r w:rsidRPr="0025202B">
              <w:rPr>
                <w:rFonts w:asciiTheme="minorHAnsi" w:hAnsiTheme="minorHAnsi"/>
                <w:sz w:val="22"/>
                <w:szCs w:val="22"/>
              </w:rPr>
              <w:t xml:space="preserve">: </w:t>
            </w:r>
            <w:r>
              <w:rPr>
                <w:rFonts w:asciiTheme="minorHAnsi" w:hAnsiTheme="minorHAnsi"/>
                <w:sz w:val="22"/>
                <w:szCs w:val="22"/>
              </w:rPr>
              <w:t>{Ariel</w:t>
            </w:r>
            <w:r w:rsidRPr="0025202B">
              <w:rPr>
                <w:rFonts w:asciiTheme="minorHAnsi" w:hAnsiTheme="minorHAnsi"/>
                <w:sz w:val="22"/>
                <w:szCs w:val="22"/>
              </w:rPr>
              <w:t xml:space="preserve"> Leave End Date}</w:t>
            </w:r>
          </w:p>
        </w:tc>
      </w:tr>
      <w:tr w:rsidR="0021017E" w:rsidRPr="0085712F" w14:paraId="6FB64244"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8F0A18B" w14:textId="77777777" w:rsidR="0021017E" w:rsidRPr="0085712F" w:rsidRDefault="0021017E" w:rsidP="00B32575">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2722306" w14:textId="77777777" w:rsidR="0021017E" w:rsidRPr="006100CE" w:rsidRDefault="0021017E" w:rsidP="00B3257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21017E" w:rsidRPr="0085712F" w14:paraId="586B8060"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E192789"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60E94B3" w14:textId="77777777" w:rsidR="0021017E" w:rsidRPr="006100CE" w:rsidRDefault="0021017E" w:rsidP="00B32575">
            <w:pPr>
              <w:spacing w:before="60" w:after="60" w:line="240" w:lineRule="auto"/>
              <w:ind w:left="0"/>
              <w:rPr>
                <w:rFonts w:asciiTheme="minorHAnsi" w:hAnsiTheme="minorHAnsi"/>
                <w:sz w:val="22"/>
                <w:szCs w:val="22"/>
                <w:lang w:eastAsia="en-CA"/>
              </w:rPr>
            </w:pPr>
            <w:r w:rsidRPr="00731EA8">
              <w:rPr>
                <w:rFonts w:asciiTheme="minorHAnsi" w:hAnsiTheme="minorHAnsi"/>
                <w:sz w:val="22"/>
                <w:szCs w:val="22"/>
                <w:lang w:eastAsia="en-CA"/>
              </w:rPr>
              <w:t>Open-ended Non-Contributory Leaves display an end date = “Not Reported”.</w:t>
            </w:r>
          </w:p>
        </w:tc>
      </w:tr>
      <w:tr w:rsidR="0021017E" w:rsidRPr="0085712F" w14:paraId="2B22CDE6" w14:textId="77777777" w:rsidTr="00B3257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F28CB8D" w14:textId="77777777" w:rsidR="0021017E" w:rsidRDefault="0021017E" w:rsidP="00B3257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B15B08C" w14:textId="77777777" w:rsidR="0021017E" w:rsidRPr="0085712F" w:rsidRDefault="0021017E" w:rsidP="00B32575">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F57D73C" w14:textId="34512770" w:rsidR="00F36959" w:rsidRPr="00F36959" w:rsidRDefault="00F36959" w:rsidP="00F36959">
            <w:pPr>
              <w:spacing w:before="100" w:beforeAutospacing="1" w:after="100" w:afterAutospacing="1" w:line="240" w:lineRule="auto"/>
              <w:ind w:left="0"/>
              <w:rPr>
                <w:rFonts w:asciiTheme="minorHAnsi" w:hAnsiTheme="minorHAnsi"/>
                <w:sz w:val="22"/>
                <w:szCs w:val="22"/>
                <w:lang w:eastAsia="en-CA"/>
              </w:rPr>
            </w:pPr>
            <w:r>
              <w:rPr>
                <w:rFonts w:asciiTheme="minorHAnsi" w:hAnsiTheme="minorHAnsi"/>
                <w:sz w:val="22"/>
                <w:szCs w:val="22"/>
                <w:lang w:eastAsia="en-CA"/>
              </w:rPr>
              <w:t>YK 20190923:</w:t>
            </w:r>
          </w:p>
          <w:p w14:paraId="71D76EE3" w14:textId="7FA28273" w:rsidR="00F36959" w:rsidRPr="00F36959" w:rsidRDefault="00F36959" w:rsidP="00F36959">
            <w:pPr>
              <w:pStyle w:val="ListParagraph"/>
              <w:numPr>
                <w:ilvl w:val="0"/>
                <w:numId w:val="8"/>
              </w:numPr>
              <w:spacing w:before="100" w:beforeAutospacing="1" w:after="100" w:afterAutospacing="1" w:line="240" w:lineRule="auto"/>
              <w:rPr>
                <w:rFonts w:asciiTheme="minorHAnsi" w:hAnsiTheme="minorHAnsi"/>
                <w:sz w:val="22"/>
                <w:szCs w:val="22"/>
                <w:lang w:eastAsia="en-CA"/>
              </w:rPr>
            </w:pPr>
            <w:r w:rsidRPr="00F36959">
              <w:rPr>
                <w:rFonts w:asciiTheme="minorHAnsi" w:hAnsiTheme="minorHAnsi"/>
                <w:sz w:val="22"/>
                <w:szCs w:val="22"/>
                <w:lang w:eastAsia="en-CA"/>
              </w:rPr>
              <w:t xml:space="preserve">Updates to address gaps in </w:t>
            </w:r>
            <w:r>
              <w:rPr>
                <w:rFonts w:asciiTheme="minorHAnsi" w:hAnsiTheme="minorHAnsi"/>
                <w:sz w:val="22"/>
                <w:szCs w:val="22"/>
                <w:lang w:eastAsia="en-CA"/>
              </w:rPr>
              <w:t>the validation logic allowing modification of existing NCH breaks. See VSTS 398945</w:t>
            </w:r>
            <w:r w:rsidRPr="00F36959">
              <w:rPr>
                <w:rFonts w:asciiTheme="minorHAnsi" w:hAnsiTheme="minorHAnsi"/>
                <w:sz w:val="22"/>
                <w:szCs w:val="22"/>
                <w:lang w:eastAsia="en-CA"/>
              </w:rPr>
              <w:t xml:space="preserve"> (INC0079683)</w:t>
            </w:r>
          </w:p>
          <w:p w14:paraId="285BB870" w14:textId="30EF9297" w:rsidR="00261FEE" w:rsidRDefault="00261FEE" w:rsidP="00261FEE">
            <w:pPr>
              <w:spacing w:before="100" w:beforeAutospacing="1" w:after="100" w:afterAutospacing="1" w:line="240" w:lineRule="auto"/>
              <w:ind w:left="0"/>
              <w:rPr>
                <w:rFonts w:asciiTheme="minorHAnsi" w:hAnsiTheme="minorHAnsi"/>
                <w:sz w:val="22"/>
                <w:szCs w:val="22"/>
                <w:lang w:eastAsia="en-CA"/>
              </w:rPr>
            </w:pPr>
            <w:r>
              <w:rPr>
                <w:rFonts w:asciiTheme="minorHAnsi" w:hAnsiTheme="minorHAnsi"/>
                <w:sz w:val="22"/>
                <w:szCs w:val="22"/>
                <w:lang w:eastAsia="en-CA"/>
              </w:rPr>
              <w:t>YK 20180905:</w:t>
            </w:r>
          </w:p>
          <w:p w14:paraId="3E3150F4" w14:textId="5187E48B" w:rsidR="00261FEE" w:rsidRPr="008E43BC" w:rsidRDefault="00261FEE" w:rsidP="008E43BC">
            <w:pPr>
              <w:pStyle w:val="ListParagraph"/>
              <w:numPr>
                <w:ilvl w:val="0"/>
                <w:numId w:val="51"/>
              </w:numPr>
              <w:spacing w:before="100" w:beforeAutospacing="1" w:after="100" w:afterAutospacing="1" w:line="240" w:lineRule="auto"/>
              <w:rPr>
                <w:rFonts w:asciiTheme="minorHAnsi" w:hAnsiTheme="minorHAnsi"/>
                <w:sz w:val="22"/>
                <w:szCs w:val="22"/>
                <w:lang w:eastAsia="en-CA"/>
              </w:rPr>
            </w:pPr>
            <w:r>
              <w:rPr>
                <w:rFonts w:asciiTheme="minorHAnsi" w:hAnsiTheme="minorHAnsi"/>
                <w:sz w:val="22"/>
                <w:szCs w:val="22"/>
                <w:lang w:eastAsia="en-CA"/>
              </w:rPr>
              <w:t xml:space="preserve">Updated </w:t>
            </w:r>
            <w:r w:rsidR="004414BB">
              <w:rPr>
                <w:rFonts w:asciiTheme="minorHAnsi" w:hAnsiTheme="minorHAnsi"/>
                <w:sz w:val="22"/>
                <w:szCs w:val="22"/>
                <w:lang w:eastAsia="en-CA"/>
              </w:rPr>
              <w:t xml:space="preserve">validation logic </w:t>
            </w:r>
            <w:r>
              <w:rPr>
                <w:rFonts w:asciiTheme="minorHAnsi" w:hAnsiTheme="minorHAnsi"/>
                <w:sz w:val="22"/>
                <w:szCs w:val="22"/>
                <w:lang w:eastAsia="en-CA"/>
              </w:rPr>
              <w:t xml:space="preserve">following discussion with </w:t>
            </w:r>
            <w:r w:rsidR="004414BB" w:rsidRPr="004414BB">
              <w:rPr>
                <w:rFonts w:asciiTheme="minorHAnsi" w:hAnsiTheme="minorHAnsi"/>
                <w:sz w:val="22"/>
                <w:szCs w:val="22"/>
                <w:lang w:eastAsia="en-CA"/>
              </w:rPr>
              <w:t>Thawra</w:t>
            </w:r>
            <w:r w:rsidR="004414BB">
              <w:rPr>
                <w:rFonts w:asciiTheme="minorHAnsi" w:hAnsiTheme="minorHAnsi"/>
                <w:sz w:val="22"/>
                <w:szCs w:val="22"/>
                <w:lang w:eastAsia="en-CA"/>
              </w:rPr>
              <w:t xml:space="preserve"> </w:t>
            </w:r>
            <w:r>
              <w:rPr>
                <w:rFonts w:asciiTheme="minorHAnsi" w:hAnsiTheme="minorHAnsi"/>
                <w:sz w:val="22"/>
                <w:szCs w:val="22"/>
                <w:lang w:eastAsia="en-CA"/>
              </w:rPr>
              <w:t>on September</w:t>
            </w:r>
            <w:r w:rsidR="004414BB">
              <w:rPr>
                <w:rFonts w:asciiTheme="minorHAnsi" w:hAnsiTheme="minorHAnsi"/>
                <w:sz w:val="22"/>
                <w:szCs w:val="22"/>
                <w:lang w:eastAsia="en-CA"/>
              </w:rPr>
              <w:t xml:space="preserve"> 5</w:t>
            </w:r>
            <w:r w:rsidRPr="003B1C78">
              <w:rPr>
                <w:rFonts w:asciiTheme="minorHAnsi" w:hAnsiTheme="minorHAnsi"/>
                <w:sz w:val="22"/>
                <w:szCs w:val="22"/>
                <w:vertAlign w:val="superscript"/>
                <w:lang w:eastAsia="en-CA"/>
              </w:rPr>
              <w:t>th</w:t>
            </w:r>
            <w:r>
              <w:rPr>
                <w:rFonts w:asciiTheme="minorHAnsi" w:hAnsiTheme="minorHAnsi"/>
                <w:sz w:val="22"/>
                <w:szCs w:val="22"/>
                <w:lang w:eastAsia="en-CA"/>
              </w:rPr>
              <w:t>, 2018.</w:t>
            </w:r>
            <w:r w:rsidR="004414BB">
              <w:rPr>
                <w:rFonts w:asciiTheme="minorHAnsi" w:hAnsiTheme="minorHAnsi"/>
                <w:sz w:val="22"/>
                <w:szCs w:val="22"/>
                <w:lang w:eastAsia="en-CA"/>
              </w:rPr>
              <w:br/>
              <w:t>Condition #3 is now present once.</w:t>
            </w:r>
          </w:p>
          <w:p w14:paraId="2C688292" w14:textId="260D945F" w:rsidR="00956A3F" w:rsidRDefault="00956A3F" w:rsidP="00956A3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20180717:</w:t>
            </w:r>
          </w:p>
          <w:p w14:paraId="174028F4" w14:textId="5209E720" w:rsidR="009A45E3" w:rsidRPr="008E43BC" w:rsidRDefault="00956A3F" w:rsidP="008E43BC">
            <w:pPr>
              <w:pStyle w:val="ListParagraph"/>
              <w:numPr>
                <w:ilvl w:val="0"/>
                <w:numId w:val="30"/>
              </w:numPr>
              <w:spacing w:before="60" w:after="60" w:line="240" w:lineRule="auto"/>
              <w:ind w:left="1026"/>
              <w:rPr>
                <w:rFonts w:asciiTheme="minorHAnsi" w:hAnsiTheme="minorHAnsi"/>
                <w:sz w:val="22"/>
                <w:szCs w:val="22"/>
                <w:lang w:eastAsia="en-CA"/>
              </w:rPr>
            </w:pPr>
            <w:r>
              <w:rPr>
                <w:rFonts w:asciiTheme="minorHAnsi" w:hAnsiTheme="minorHAnsi"/>
                <w:sz w:val="22"/>
                <w:szCs w:val="22"/>
                <w:lang w:eastAsia="en-CA"/>
              </w:rPr>
              <w:t>Update following discussion with Kate on July 18</w:t>
            </w:r>
            <w:r w:rsidRPr="003B1C78">
              <w:rPr>
                <w:rFonts w:asciiTheme="minorHAnsi" w:hAnsiTheme="minorHAnsi"/>
                <w:sz w:val="22"/>
                <w:szCs w:val="22"/>
                <w:vertAlign w:val="superscript"/>
                <w:lang w:eastAsia="en-CA"/>
              </w:rPr>
              <w:t>th</w:t>
            </w:r>
            <w:r>
              <w:rPr>
                <w:rFonts w:asciiTheme="minorHAnsi" w:hAnsiTheme="minorHAnsi"/>
                <w:sz w:val="22"/>
                <w:szCs w:val="22"/>
                <w:lang w:eastAsia="en-CA"/>
              </w:rPr>
              <w:t xml:space="preserve">, 2018, to account for a possible empty LADU.  Also associated  with ALM #28876. </w:t>
            </w:r>
          </w:p>
          <w:p w14:paraId="0D227318" w14:textId="34F94FC5" w:rsidR="00C63E5C" w:rsidRDefault="00C63E5C" w:rsidP="00AC5536">
            <w:pPr>
              <w:spacing w:before="100" w:beforeAutospacing="1" w:after="100" w:afterAutospacing="1" w:line="240" w:lineRule="auto"/>
              <w:ind w:left="0"/>
              <w:rPr>
                <w:rFonts w:asciiTheme="minorHAnsi" w:hAnsiTheme="minorHAnsi"/>
                <w:sz w:val="22"/>
                <w:szCs w:val="22"/>
                <w:lang w:eastAsia="en-CA"/>
              </w:rPr>
            </w:pPr>
            <w:r>
              <w:rPr>
                <w:rFonts w:asciiTheme="minorHAnsi" w:hAnsiTheme="minorHAnsi"/>
                <w:sz w:val="22"/>
                <w:szCs w:val="22"/>
                <w:lang w:eastAsia="en-CA"/>
              </w:rPr>
              <w:t>YK 20180</w:t>
            </w:r>
            <w:r w:rsidR="005F0DAB">
              <w:rPr>
                <w:rFonts w:asciiTheme="minorHAnsi" w:hAnsiTheme="minorHAnsi"/>
                <w:sz w:val="22"/>
                <w:szCs w:val="22"/>
                <w:lang w:eastAsia="en-CA"/>
              </w:rPr>
              <w:t>514</w:t>
            </w:r>
            <w:r>
              <w:rPr>
                <w:rFonts w:asciiTheme="minorHAnsi" w:hAnsiTheme="minorHAnsi"/>
                <w:sz w:val="22"/>
                <w:szCs w:val="22"/>
                <w:lang w:eastAsia="en-CA"/>
              </w:rPr>
              <w:t>:</w:t>
            </w:r>
          </w:p>
          <w:p w14:paraId="1ED53989" w14:textId="3F720BA8" w:rsidR="00C63E5C" w:rsidRDefault="00C63E5C" w:rsidP="00956A3F">
            <w:pPr>
              <w:pStyle w:val="ListParagraph"/>
              <w:numPr>
                <w:ilvl w:val="0"/>
                <w:numId w:val="51"/>
              </w:numPr>
              <w:spacing w:before="100" w:beforeAutospacing="1" w:after="100" w:afterAutospacing="1" w:line="240" w:lineRule="auto"/>
              <w:rPr>
                <w:rFonts w:asciiTheme="minorHAnsi" w:hAnsiTheme="minorHAnsi"/>
                <w:sz w:val="22"/>
                <w:szCs w:val="22"/>
                <w:lang w:eastAsia="en-CA"/>
              </w:rPr>
            </w:pPr>
            <w:r>
              <w:rPr>
                <w:rFonts w:asciiTheme="minorHAnsi" w:hAnsiTheme="minorHAnsi"/>
                <w:sz w:val="22"/>
                <w:szCs w:val="22"/>
                <w:lang w:eastAsia="en-CA"/>
              </w:rPr>
              <w:t xml:space="preserve">Updated message ID &amp; validation tool since the validation was done in the dataimport configuration for R16. See ALM </w:t>
            </w:r>
            <w:r w:rsidRPr="00C63E5C">
              <w:rPr>
                <w:rFonts w:asciiTheme="minorHAnsi" w:hAnsiTheme="minorHAnsi"/>
                <w:sz w:val="22"/>
                <w:szCs w:val="22"/>
                <w:lang w:eastAsia="en-CA"/>
              </w:rPr>
              <w:t>26931</w:t>
            </w:r>
            <w:r>
              <w:rPr>
                <w:rFonts w:asciiTheme="minorHAnsi" w:hAnsiTheme="minorHAnsi"/>
                <w:sz w:val="22"/>
                <w:szCs w:val="22"/>
                <w:lang w:eastAsia="en-CA"/>
              </w:rPr>
              <w:t>.</w:t>
            </w:r>
          </w:p>
          <w:p w14:paraId="30B63016" w14:textId="6DE6E9BC" w:rsidR="005F0DAB" w:rsidRPr="005F0DAB" w:rsidRDefault="005F0DAB" w:rsidP="00956A3F">
            <w:pPr>
              <w:pStyle w:val="ListParagraph"/>
              <w:numPr>
                <w:ilvl w:val="0"/>
                <w:numId w:val="51"/>
              </w:numPr>
              <w:rPr>
                <w:rFonts w:asciiTheme="minorHAnsi" w:hAnsiTheme="minorHAnsi"/>
                <w:sz w:val="22"/>
                <w:szCs w:val="22"/>
                <w:lang w:eastAsia="en-CA"/>
              </w:rPr>
            </w:pPr>
            <w:r w:rsidRPr="005F0DAB">
              <w:rPr>
                <w:rFonts w:asciiTheme="minorHAnsi" w:hAnsiTheme="minorHAnsi"/>
                <w:sz w:val="22"/>
                <w:szCs w:val="22"/>
                <w:lang w:eastAsia="en-CA"/>
              </w:rPr>
              <w:t>Added “Ariel.Employment = FileDerived.Employment” to validation logic.</w:t>
            </w:r>
          </w:p>
          <w:p w14:paraId="390B3DDE" w14:textId="77777777" w:rsidR="00AC5536" w:rsidRDefault="00AC5536" w:rsidP="00AC5536">
            <w:pPr>
              <w:spacing w:before="100" w:beforeAutospacing="1" w:after="100" w:afterAutospacing="1" w:line="240" w:lineRule="auto"/>
              <w:ind w:left="0"/>
              <w:rPr>
                <w:rFonts w:asciiTheme="minorHAnsi" w:hAnsiTheme="minorHAnsi"/>
                <w:sz w:val="22"/>
                <w:szCs w:val="22"/>
                <w:lang w:eastAsia="en-CA"/>
              </w:rPr>
            </w:pPr>
            <w:r>
              <w:rPr>
                <w:rFonts w:asciiTheme="minorHAnsi" w:hAnsiTheme="minorHAnsi"/>
                <w:sz w:val="22"/>
                <w:szCs w:val="22"/>
                <w:lang w:eastAsia="en-CA"/>
              </w:rPr>
              <w:t>CS 20180320:</w:t>
            </w:r>
          </w:p>
          <w:p w14:paraId="7F5146CF" w14:textId="77777777" w:rsidR="00AC5536" w:rsidRPr="00731EA8" w:rsidRDefault="00AC5536" w:rsidP="00956A3F">
            <w:pPr>
              <w:pStyle w:val="ListParagraph"/>
              <w:numPr>
                <w:ilvl w:val="0"/>
                <w:numId w:val="51"/>
              </w:numPr>
              <w:spacing w:before="100" w:beforeAutospacing="1" w:after="100" w:afterAutospacing="1" w:line="240" w:lineRule="auto"/>
              <w:rPr>
                <w:rFonts w:asciiTheme="minorHAnsi" w:hAnsiTheme="minorHAnsi"/>
                <w:sz w:val="22"/>
                <w:szCs w:val="22"/>
                <w:lang w:eastAsia="en-CA"/>
              </w:rPr>
            </w:pPr>
            <w:r w:rsidRPr="00731EA8">
              <w:rPr>
                <w:rFonts w:asciiTheme="minorHAnsi" w:hAnsiTheme="minorHAnsi"/>
                <w:sz w:val="22"/>
                <w:szCs w:val="22"/>
                <w:lang w:eastAsia="en-CA"/>
              </w:rPr>
              <w:t xml:space="preserve">XMO </w:t>
            </w:r>
            <w:r>
              <w:rPr>
                <w:rFonts w:asciiTheme="minorHAnsi" w:hAnsiTheme="minorHAnsi"/>
                <w:sz w:val="22"/>
                <w:szCs w:val="22"/>
                <w:lang w:eastAsia="en-CA"/>
              </w:rPr>
              <w:t>validation brought into FO Spec.</w:t>
            </w:r>
          </w:p>
          <w:p w14:paraId="6C16793E" w14:textId="77777777" w:rsidR="00AC5536" w:rsidRDefault="00AC5536" w:rsidP="00956A3F">
            <w:pPr>
              <w:pStyle w:val="ListParagraph"/>
              <w:numPr>
                <w:ilvl w:val="0"/>
                <w:numId w:val="51"/>
              </w:numPr>
              <w:spacing w:before="100" w:beforeAutospacing="1" w:after="100" w:afterAutospacing="1" w:line="240" w:lineRule="auto"/>
              <w:rPr>
                <w:rFonts w:asciiTheme="minorHAnsi" w:hAnsiTheme="minorHAnsi"/>
                <w:sz w:val="22"/>
                <w:szCs w:val="22"/>
                <w:lang w:eastAsia="en-CA"/>
              </w:rPr>
            </w:pPr>
            <w:r>
              <w:rPr>
                <w:rFonts w:asciiTheme="minorHAnsi" w:hAnsiTheme="minorHAnsi"/>
                <w:sz w:val="22"/>
                <w:szCs w:val="22"/>
                <w:lang w:eastAsia="en-CA"/>
              </w:rPr>
              <w:t xml:space="preserve">Update made to logic as of R16 in order to allow for the updateto end dates for open-ended (2200-12-31) NCH breaks (i.e. Health Leaves) </w:t>
            </w:r>
            <w:r w:rsidRPr="00731EA8">
              <w:rPr>
                <w:rFonts w:asciiTheme="minorHAnsi" w:hAnsiTheme="minorHAnsi"/>
                <w:sz w:val="22"/>
                <w:szCs w:val="22"/>
                <w:lang w:eastAsia="en-CA"/>
              </w:rPr>
              <w:sym w:font="Wingdings" w:char="F0E0"/>
            </w:r>
            <w:r>
              <w:rPr>
                <w:rFonts w:asciiTheme="minorHAnsi" w:hAnsiTheme="minorHAnsi"/>
                <w:sz w:val="22"/>
                <w:szCs w:val="22"/>
                <w:lang w:eastAsia="en-CA"/>
              </w:rPr>
              <w:t xml:space="preserve"> relating to ALM 26931.</w:t>
            </w:r>
          </w:p>
          <w:p w14:paraId="3F4A9429" w14:textId="35363E14" w:rsidR="00AC5536" w:rsidRPr="00246AAF" w:rsidRDefault="00AC5536" w:rsidP="00956A3F">
            <w:pPr>
              <w:pStyle w:val="ListParagraph"/>
              <w:numPr>
                <w:ilvl w:val="0"/>
                <w:numId w:val="51"/>
              </w:numPr>
              <w:spacing w:before="100" w:beforeAutospacing="1" w:after="100" w:afterAutospacing="1" w:line="240" w:lineRule="auto"/>
              <w:rPr>
                <w:rFonts w:asciiTheme="minorHAnsi" w:hAnsiTheme="minorHAnsi"/>
                <w:sz w:val="22"/>
                <w:szCs w:val="22"/>
                <w:lang w:eastAsia="en-CA"/>
              </w:rPr>
            </w:pPr>
            <w:r>
              <w:rPr>
                <w:rFonts w:asciiTheme="minorHAnsi" w:hAnsiTheme="minorHAnsi"/>
                <w:sz w:val="22"/>
                <w:szCs w:val="22"/>
                <w:lang w:eastAsia="en-CA"/>
              </w:rPr>
              <w:t>This validation (along with B119) will need to be revisited once we start the Disability review/updates.</w:t>
            </w:r>
          </w:p>
        </w:tc>
      </w:tr>
    </w:tbl>
    <w:p w14:paraId="7141C4B2" w14:textId="77777777" w:rsidR="0021017E" w:rsidRDefault="0021017E" w:rsidP="0021017E">
      <w:pPr>
        <w:spacing w:before="0" w:after="0" w:line="240" w:lineRule="auto"/>
        <w:ind w:left="0"/>
        <w:rPr>
          <w:lang w:val="en-US"/>
        </w:rPr>
      </w:pPr>
    </w:p>
    <w:p w14:paraId="09941DA0" w14:textId="0323E032" w:rsidR="0021017E" w:rsidRDefault="0021017E">
      <w:pPr>
        <w:spacing w:before="0" w:after="0" w:line="240" w:lineRule="auto"/>
        <w:ind w:left="0"/>
        <w:rPr>
          <w:b/>
          <w:smallCaps/>
          <w:sz w:val="24"/>
          <w:lang w:val="en-US"/>
        </w:rPr>
      </w:pPr>
      <w:r>
        <w:rPr>
          <w:b/>
          <w:smallCaps/>
          <w:sz w:val="24"/>
          <w:lang w:val="en-US"/>
        </w:rPr>
        <w:br w:type="page"/>
      </w:r>
    </w:p>
    <w:p w14:paraId="7955D63C" w14:textId="69BCC310" w:rsidR="00FE23FE" w:rsidRPr="006B06A8" w:rsidRDefault="00FE23FE" w:rsidP="00FE23FE">
      <w:pPr>
        <w:pStyle w:val="Heading3"/>
      </w:pPr>
      <w:r w:rsidRPr="006B06A8">
        <w:t>Validation –</w:t>
      </w:r>
      <w:r>
        <w:t xml:space="preserve"> Amend</w:t>
      </w:r>
      <w:r w:rsidR="009332D0">
        <w:t>ed PA Change T</w:t>
      </w:r>
      <w:r>
        <w:t>olerance</w:t>
      </w:r>
    </w:p>
    <w:p w14:paraId="6D08A8F7" w14:textId="77777777" w:rsidR="00FE23FE" w:rsidRPr="006B06A8" w:rsidRDefault="00FE23FE"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FE23FE" w14:paraId="66CA9DDC"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046FE9A" w14:textId="77777777" w:rsidR="00FE23FE" w:rsidRDefault="00FE23FE"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EA1F897" w14:textId="4518DF33" w:rsidR="00FE23FE" w:rsidRPr="00AF4250" w:rsidRDefault="00FE23FE" w:rsidP="00642773">
            <w:pPr>
              <w:pStyle w:val="Heading1"/>
              <w:rPr>
                <w:lang w:val="en-US"/>
              </w:rPr>
            </w:pPr>
            <w:bookmarkStart w:id="625" w:name="_Toc479243684"/>
            <w:bookmarkStart w:id="626" w:name="_Toc43372915"/>
            <w:r w:rsidRPr="00AF4250">
              <w:rPr>
                <w:lang w:val="en-US"/>
              </w:rPr>
              <w:t>B1</w:t>
            </w:r>
            <w:r>
              <w:rPr>
                <w:lang w:val="en-US"/>
              </w:rPr>
              <w:t>73</w:t>
            </w:r>
            <w:r w:rsidRPr="00AF4250">
              <w:rPr>
                <w:lang w:val="en-US"/>
              </w:rPr>
              <w:t>_</w:t>
            </w:r>
            <w:r w:rsidRPr="005E639F">
              <w:rPr>
                <w:lang w:val="en-US"/>
              </w:rPr>
              <w:t xml:space="preserve"> </w:t>
            </w:r>
            <w:r>
              <w:rPr>
                <w:lang w:val="en-US"/>
              </w:rPr>
              <w:t>AmendedPA</w:t>
            </w:r>
            <w:r w:rsidR="003F0835">
              <w:rPr>
                <w:lang w:val="en-US"/>
              </w:rPr>
              <w:t>C</w:t>
            </w:r>
            <w:r>
              <w:rPr>
                <w:lang w:val="en-US"/>
              </w:rPr>
              <w:t>hange</w:t>
            </w:r>
            <w:r w:rsidR="003F0835">
              <w:rPr>
                <w:lang w:val="en-US"/>
              </w:rPr>
              <w:t>T</w:t>
            </w:r>
            <w:r>
              <w:rPr>
                <w:lang w:val="en-US"/>
              </w:rPr>
              <w:t>olerance</w:t>
            </w:r>
            <w:bookmarkEnd w:id="625"/>
            <w:r w:rsidR="00A45E72">
              <w:rPr>
                <w:lang w:val="en-US"/>
              </w:rPr>
              <w:t xml:space="preserve"> (Removed)</w:t>
            </w:r>
            <w:bookmarkEnd w:id="626"/>
          </w:p>
        </w:tc>
      </w:tr>
      <w:tr w:rsidR="00A7280D" w14:paraId="7BAD424B"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616E375"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720AD83" w14:textId="713108B2" w:rsidR="00A7280D" w:rsidRPr="000B3468" w:rsidRDefault="000B3468" w:rsidP="00C1049F">
            <w:pPr>
              <w:spacing w:before="60" w:after="60" w:line="240" w:lineRule="auto"/>
              <w:ind w:left="0"/>
              <w:rPr>
                <w:rFonts w:asciiTheme="minorHAnsi" w:eastAsia="Times New Roman" w:hAnsiTheme="minorHAnsi" w:cs="Calibri"/>
                <w:strike/>
                <w:color w:val="auto"/>
                <w:sz w:val="22"/>
                <w:szCs w:val="22"/>
                <w:lang w:eastAsia="en-CA"/>
              </w:rPr>
            </w:pPr>
            <w:r w:rsidRPr="000B3468">
              <w:rPr>
                <w:rFonts w:asciiTheme="minorHAnsi" w:eastAsia="Times New Roman" w:hAnsiTheme="minorHAnsi" w:cs="Calibri"/>
                <w:strike/>
                <w:color w:val="auto"/>
                <w:sz w:val="22"/>
                <w:szCs w:val="22"/>
                <w:lang w:eastAsia="en-CA"/>
              </w:rPr>
              <w:t>TBD</w:t>
            </w:r>
          </w:p>
        </w:tc>
      </w:tr>
      <w:tr w:rsidR="00A7280D" w14:paraId="4B0C00AE"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D530EE"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DC2F3B3" w14:textId="644AD40E" w:rsidR="00A7280D" w:rsidRPr="000B3468" w:rsidRDefault="000B3468" w:rsidP="00C1049F">
            <w:pPr>
              <w:spacing w:before="60" w:after="60" w:line="240" w:lineRule="auto"/>
              <w:ind w:left="0"/>
              <w:rPr>
                <w:rFonts w:asciiTheme="minorHAnsi" w:eastAsia="Times New Roman" w:hAnsiTheme="minorHAnsi" w:cs="Calibri"/>
                <w:strike/>
                <w:color w:val="auto"/>
                <w:sz w:val="22"/>
                <w:szCs w:val="22"/>
                <w:lang w:eastAsia="en-CA"/>
              </w:rPr>
            </w:pPr>
            <w:r w:rsidRPr="000B3468">
              <w:rPr>
                <w:rFonts w:asciiTheme="minorHAnsi" w:eastAsia="Times New Roman" w:hAnsiTheme="minorHAnsi" w:cs="Calibri"/>
                <w:strike/>
                <w:color w:val="auto"/>
                <w:sz w:val="22"/>
                <w:szCs w:val="22"/>
                <w:lang w:eastAsia="en-CA"/>
              </w:rPr>
              <w:t>2</w:t>
            </w:r>
            <w:r w:rsidRPr="000B3468">
              <w:rPr>
                <w:rFonts w:asciiTheme="minorHAnsi" w:eastAsia="Times New Roman" w:hAnsiTheme="minorHAnsi" w:cs="Calibri"/>
                <w:strike/>
                <w:color w:val="auto"/>
                <w:sz w:val="22"/>
                <w:szCs w:val="22"/>
                <w:vertAlign w:val="superscript"/>
                <w:lang w:eastAsia="en-CA"/>
              </w:rPr>
              <w:t>nd</w:t>
            </w:r>
            <w:r w:rsidRPr="000B3468">
              <w:rPr>
                <w:rFonts w:asciiTheme="minorHAnsi" w:eastAsia="Times New Roman" w:hAnsiTheme="minorHAnsi" w:cs="Calibri"/>
                <w:strike/>
                <w:color w:val="auto"/>
                <w:sz w:val="22"/>
                <w:szCs w:val="22"/>
                <w:lang w:eastAsia="en-CA"/>
              </w:rPr>
              <w:t xml:space="preserve"> level validation</w:t>
            </w:r>
          </w:p>
        </w:tc>
      </w:tr>
      <w:tr w:rsidR="00A7280D" w14:paraId="3FE2019C"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682E735"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6ECA77C" w14:textId="68CCC6C1" w:rsidR="00A7280D" w:rsidRPr="00CF455E" w:rsidRDefault="00A7280D" w:rsidP="00C1049F">
            <w:pPr>
              <w:spacing w:before="60" w:after="60" w:line="240" w:lineRule="auto"/>
              <w:ind w:left="0"/>
              <w:rPr>
                <w:rFonts w:asciiTheme="minorHAnsi" w:eastAsia="Times New Roman" w:hAnsiTheme="minorHAnsi" w:cs="Calibri"/>
                <w:strike/>
                <w:color w:val="auto"/>
                <w:sz w:val="22"/>
                <w:szCs w:val="22"/>
                <w:lang w:eastAsia="en-CA"/>
              </w:rPr>
            </w:pPr>
            <w:r w:rsidRPr="00CF455E">
              <w:rPr>
                <w:rFonts w:asciiTheme="minorHAnsi" w:eastAsia="Times New Roman" w:hAnsiTheme="minorHAnsi" w:cs="Calibri"/>
                <w:strike/>
                <w:color w:val="auto"/>
                <w:sz w:val="22"/>
                <w:szCs w:val="22"/>
                <w:lang w:eastAsia="en-CA"/>
              </w:rPr>
              <w:t>Contributory Leave (Remittance), Previous Year Adjustment</w:t>
            </w:r>
          </w:p>
        </w:tc>
      </w:tr>
      <w:tr w:rsidR="00A7280D" w14:paraId="07549357"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649509"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9B67288" w14:textId="12F1C377" w:rsidR="00A7280D" w:rsidRPr="00CF455E" w:rsidRDefault="00A7280D" w:rsidP="00C1049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 xml:space="preserve">Complete Member Error </w:t>
            </w:r>
          </w:p>
        </w:tc>
      </w:tr>
      <w:tr w:rsidR="00A7280D" w14:paraId="2E9BCD5F"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2A53277"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68DF279" w14:textId="0B9D8A49" w:rsidR="00A7280D" w:rsidRPr="00CF455E" w:rsidRDefault="00A7280D" w:rsidP="00C1049F">
            <w:pPr>
              <w:spacing w:before="60" w:after="60" w:line="240" w:lineRule="auto"/>
              <w:ind w:left="0"/>
              <w:rPr>
                <w:rFonts w:asciiTheme="minorHAnsi" w:eastAsia="Times New Roman" w:hAnsiTheme="minorHAnsi" w:cs="Calibri"/>
                <w:strike/>
                <w:color w:val="auto"/>
                <w:sz w:val="22"/>
                <w:szCs w:val="22"/>
                <w:lang w:eastAsia="en-CA"/>
              </w:rPr>
            </w:pPr>
            <w:r w:rsidRPr="00CF455E">
              <w:rPr>
                <w:rFonts w:asciiTheme="minorHAnsi" w:hAnsiTheme="minorHAnsi"/>
                <w:strike/>
                <w:sz w:val="22"/>
                <w:szCs w:val="22"/>
                <w:lang w:eastAsia="en-CA"/>
              </w:rPr>
              <w:t>Public</w:t>
            </w:r>
          </w:p>
        </w:tc>
      </w:tr>
      <w:tr w:rsidR="00A7280D" w:rsidRPr="00A61AB1" w14:paraId="5999C7A1"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A227EF1"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86CBDB1"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EB5F67B" w14:textId="35CED788" w:rsidR="00A7280D" w:rsidRPr="00CF455E" w:rsidRDefault="00A7280D" w:rsidP="00FE23FE">
            <w:pPr>
              <w:ind w:left="0"/>
              <w:rPr>
                <w:rFonts w:asciiTheme="minorHAnsi" w:hAnsiTheme="minorHAnsi"/>
                <w:strike/>
                <w:sz w:val="22"/>
                <w:szCs w:val="22"/>
                <w:lang w:eastAsia="en-CA"/>
              </w:rPr>
            </w:pPr>
            <w:r w:rsidRPr="00CF455E">
              <w:rPr>
                <w:rFonts w:asciiTheme="minorHAnsi" w:hAnsiTheme="minorHAnsi"/>
                <w:strike/>
                <w:sz w:val="22"/>
                <w:szCs w:val="22"/>
                <w:lang w:eastAsia="en-CA"/>
              </w:rPr>
              <w:t>a. If difference between (Amended PA in Ariel or PA in Ariel if no Amended PA in Ariel) and (Reported Amended PA) is less than the PA Tolerance.</w:t>
            </w:r>
          </w:p>
          <w:p w14:paraId="35BDBBF4" w14:textId="77777777" w:rsidR="00A7280D" w:rsidRPr="00CF455E" w:rsidRDefault="00A7280D" w:rsidP="00FE23FE">
            <w:pPr>
              <w:ind w:left="0"/>
              <w:rPr>
                <w:rFonts w:asciiTheme="minorHAnsi" w:hAnsiTheme="minorHAnsi"/>
                <w:strike/>
                <w:sz w:val="22"/>
                <w:szCs w:val="22"/>
                <w:lang w:eastAsia="en-CA"/>
              </w:rPr>
            </w:pPr>
            <w:r w:rsidRPr="00CF455E">
              <w:rPr>
                <w:rFonts w:asciiTheme="minorHAnsi" w:hAnsiTheme="minorHAnsi"/>
                <w:strike/>
                <w:sz w:val="22"/>
                <w:szCs w:val="22"/>
                <w:lang w:eastAsia="en-CA"/>
              </w:rPr>
              <w:t xml:space="preserve">i. Trigger validation if; </w:t>
            </w:r>
          </w:p>
          <w:p w14:paraId="4AE04F5D" w14:textId="77777777" w:rsidR="00A7280D" w:rsidRPr="00CF455E" w:rsidRDefault="00A7280D" w:rsidP="00FE23FE">
            <w:pPr>
              <w:ind w:left="0"/>
              <w:rPr>
                <w:rFonts w:asciiTheme="minorHAnsi" w:hAnsiTheme="minorHAnsi"/>
                <w:strike/>
                <w:sz w:val="22"/>
                <w:szCs w:val="22"/>
                <w:lang w:eastAsia="en-CA"/>
              </w:rPr>
            </w:pPr>
            <w:r w:rsidRPr="00CF455E">
              <w:rPr>
                <w:rFonts w:asciiTheme="minorHAnsi" w:hAnsiTheme="minorHAnsi"/>
                <w:strike/>
                <w:sz w:val="22"/>
                <w:szCs w:val="22"/>
                <w:lang w:eastAsia="en-CA"/>
              </w:rPr>
              <w:t>1. [(Amended PA in Ariel or PA in Ariel if no Amended PA) – (Reported Amended PA)] &lt; (+) PA Tolerance</w:t>
            </w:r>
          </w:p>
          <w:p w14:paraId="1A5186D1" w14:textId="77777777" w:rsidR="00A7280D" w:rsidRPr="00CF455E" w:rsidRDefault="00A7280D" w:rsidP="00FE23FE">
            <w:pPr>
              <w:ind w:left="0"/>
              <w:rPr>
                <w:rFonts w:asciiTheme="minorHAnsi" w:hAnsiTheme="minorHAnsi"/>
                <w:strike/>
                <w:sz w:val="22"/>
                <w:szCs w:val="22"/>
                <w:lang w:eastAsia="en-CA"/>
              </w:rPr>
            </w:pPr>
            <w:r w:rsidRPr="00CF455E">
              <w:rPr>
                <w:rFonts w:asciiTheme="minorHAnsi" w:hAnsiTheme="minorHAnsi"/>
                <w:strike/>
                <w:sz w:val="22"/>
                <w:szCs w:val="22"/>
                <w:lang w:eastAsia="en-CA"/>
              </w:rPr>
              <w:t>And</w:t>
            </w:r>
          </w:p>
          <w:p w14:paraId="44ADC635" w14:textId="77777777" w:rsidR="00A7280D" w:rsidRPr="00CF455E" w:rsidRDefault="00A7280D" w:rsidP="00FE23FE">
            <w:pPr>
              <w:ind w:left="0"/>
              <w:rPr>
                <w:rFonts w:asciiTheme="minorHAnsi" w:hAnsiTheme="minorHAnsi"/>
                <w:strike/>
                <w:sz w:val="22"/>
                <w:szCs w:val="22"/>
                <w:lang w:val="en-US" w:eastAsia="en-CA"/>
              </w:rPr>
            </w:pPr>
            <w:r w:rsidRPr="00CF455E">
              <w:rPr>
                <w:rFonts w:asciiTheme="minorHAnsi" w:hAnsiTheme="minorHAnsi"/>
                <w:strike/>
                <w:sz w:val="22"/>
                <w:szCs w:val="22"/>
                <w:lang w:eastAsia="en-CA"/>
              </w:rPr>
              <w:t>2. [(Amended PA in Ariel or PA in Ariel if no Amended PA) – (Reported Amended PA)]&gt; (-) PA Tolerance</w:t>
            </w:r>
          </w:p>
        </w:tc>
      </w:tr>
      <w:tr w:rsidR="00A7280D" w:rsidRPr="009151F9" w14:paraId="702CA6D3"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B8C464C"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F71D781" w14:textId="0056324C" w:rsidR="00A7280D" w:rsidRPr="00CF455E" w:rsidRDefault="00A7280D" w:rsidP="00C1049F">
            <w:pPr>
              <w:ind w:left="0"/>
              <w:rPr>
                <w:rFonts w:asciiTheme="minorHAnsi" w:hAnsiTheme="minorHAnsi"/>
                <w:strike/>
                <w:sz w:val="22"/>
                <w:szCs w:val="22"/>
                <w:lang w:eastAsia="en-CA"/>
              </w:rPr>
            </w:pPr>
            <w:r w:rsidRPr="00CF455E">
              <w:rPr>
                <w:rFonts w:asciiTheme="minorHAnsi" w:hAnsiTheme="minorHAnsi"/>
                <w:strike/>
                <w:sz w:val="22"/>
                <w:szCs w:val="22"/>
                <w:lang w:eastAsia="en-CA"/>
              </w:rPr>
              <w:t>Reject the member if:</w:t>
            </w:r>
          </w:p>
          <w:p w14:paraId="5D65607B" w14:textId="77777777" w:rsidR="00A7280D" w:rsidRPr="00CF455E" w:rsidRDefault="00A7280D" w:rsidP="00C1049F">
            <w:pPr>
              <w:ind w:left="1440"/>
              <w:rPr>
                <w:rFonts w:asciiTheme="minorHAnsi" w:hAnsiTheme="minorHAnsi"/>
                <w:strike/>
                <w:sz w:val="22"/>
                <w:szCs w:val="22"/>
                <w:lang w:eastAsia="en-CA"/>
              </w:rPr>
            </w:pPr>
            <w:r w:rsidRPr="00CF455E">
              <w:rPr>
                <w:rFonts w:asciiTheme="minorHAnsi" w:hAnsiTheme="minorHAnsi"/>
                <w:strike/>
                <w:sz w:val="22"/>
                <w:szCs w:val="22"/>
                <w:lang w:val="en-US" w:eastAsia="en-CA"/>
              </w:rPr>
              <w:t xml:space="preserve">Ariel.PA.Amount - </w:t>
            </w:r>
            <w:r w:rsidRPr="00CF455E">
              <w:rPr>
                <w:rFonts w:asciiTheme="minorHAnsi" w:hAnsiTheme="minorHAnsi"/>
                <w:strike/>
                <w:sz w:val="22"/>
                <w:szCs w:val="22"/>
                <w:lang w:eastAsia="en-CA"/>
              </w:rPr>
              <w:t>File.</w:t>
            </w:r>
            <w:r w:rsidRPr="00CF455E">
              <w:rPr>
                <w:rFonts w:asciiTheme="minorHAnsi" w:hAnsiTheme="minorHAnsi"/>
                <w:strike/>
                <w:sz w:val="22"/>
                <w:szCs w:val="22"/>
                <w:lang w:val="en-US" w:eastAsia="en-CA"/>
              </w:rPr>
              <w:t>AmendedPA &lt; 250</w:t>
            </w:r>
          </w:p>
          <w:p w14:paraId="153328C0" w14:textId="77777777" w:rsidR="00A7280D" w:rsidRPr="00CF455E" w:rsidRDefault="00A7280D" w:rsidP="00C1049F">
            <w:pPr>
              <w:ind w:left="1440"/>
              <w:rPr>
                <w:rFonts w:asciiTheme="minorHAnsi" w:hAnsiTheme="minorHAnsi"/>
                <w:strike/>
                <w:color w:val="auto"/>
                <w:sz w:val="22"/>
                <w:szCs w:val="22"/>
                <w:lang w:eastAsia="en-CA"/>
              </w:rPr>
            </w:pPr>
            <w:r w:rsidRPr="00CF455E">
              <w:rPr>
                <w:rFonts w:asciiTheme="minorHAnsi" w:hAnsiTheme="minorHAnsi"/>
                <w:strike/>
                <w:color w:val="auto"/>
                <w:sz w:val="22"/>
                <w:szCs w:val="22"/>
                <w:lang w:eastAsia="en-CA"/>
              </w:rPr>
              <w:t>AND</w:t>
            </w:r>
          </w:p>
          <w:p w14:paraId="66AF0DF6" w14:textId="77777777" w:rsidR="00A7280D" w:rsidRPr="00CF455E" w:rsidRDefault="00A7280D" w:rsidP="00C1049F">
            <w:pPr>
              <w:ind w:left="1440"/>
              <w:rPr>
                <w:rFonts w:asciiTheme="minorHAnsi" w:hAnsiTheme="minorHAnsi"/>
                <w:strike/>
                <w:color w:val="FF0000"/>
                <w:sz w:val="22"/>
                <w:szCs w:val="22"/>
                <w:lang w:eastAsia="en-CA"/>
              </w:rPr>
            </w:pPr>
            <w:r w:rsidRPr="00CF455E">
              <w:rPr>
                <w:rFonts w:asciiTheme="minorHAnsi" w:hAnsiTheme="minorHAnsi"/>
                <w:strike/>
                <w:sz w:val="22"/>
                <w:szCs w:val="22"/>
                <w:lang w:val="en-US" w:eastAsia="en-CA"/>
              </w:rPr>
              <w:t xml:space="preserve">Ariel.PA.Amount - </w:t>
            </w:r>
            <w:r w:rsidRPr="00CF455E">
              <w:rPr>
                <w:rFonts w:asciiTheme="minorHAnsi" w:hAnsiTheme="minorHAnsi"/>
                <w:strike/>
                <w:sz w:val="22"/>
                <w:szCs w:val="22"/>
                <w:lang w:eastAsia="en-CA"/>
              </w:rPr>
              <w:t>File.</w:t>
            </w:r>
            <w:r w:rsidRPr="00CF455E">
              <w:rPr>
                <w:rFonts w:asciiTheme="minorHAnsi" w:hAnsiTheme="minorHAnsi"/>
                <w:strike/>
                <w:sz w:val="22"/>
                <w:szCs w:val="22"/>
                <w:lang w:val="en-US" w:eastAsia="en-CA"/>
              </w:rPr>
              <w:t>AmendedPA &gt; -250</w:t>
            </w:r>
            <w:r w:rsidRPr="00CF455E">
              <w:rPr>
                <w:rFonts w:asciiTheme="minorHAnsi" w:hAnsiTheme="minorHAnsi"/>
                <w:strike/>
                <w:color w:val="FF0000"/>
                <w:sz w:val="22"/>
                <w:szCs w:val="22"/>
                <w:lang w:eastAsia="en-CA"/>
              </w:rPr>
              <w:t xml:space="preserve"> </w:t>
            </w:r>
          </w:p>
          <w:p w14:paraId="64B789C1" w14:textId="77777777" w:rsidR="00A7280D" w:rsidRPr="00CF455E" w:rsidRDefault="00A7280D" w:rsidP="000B3FC1">
            <w:pPr>
              <w:ind w:left="1440"/>
              <w:rPr>
                <w:rFonts w:asciiTheme="minorHAnsi" w:hAnsiTheme="minorHAnsi"/>
                <w:strike/>
                <w:sz w:val="22"/>
                <w:szCs w:val="22"/>
                <w:lang w:val="en-US" w:eastAsia="en-CA"/>
              </w:rPr>
            </w:pPr>
          </w:p>
        </w:tc>
      </w:tr>
      <w:tr w:rsidR="00A7280D" w:rsidRPr="00A61AB1" w14:paraId="15A0DD9D"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08D433"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9C1A9ED" w14:textId="77777777" w:rsidR="00A7280D" w:rsidRPr="00CF455E" w:rsidRDefault="00A7280D" w:rsidP="00C1049F">
            <w:pPr>
              <w:pStyle w:val="NormalWeb"/>
              <w:spacing w:line="276" w:lineRule="auto"/>
              <w:rPr>
                <w:rFonts w:asciiTheme="minorHAnsi" w:hAnsiTheme="minorHAnsi"/>
                <w:strike/>
                <w:color w:val="000000"/>
                <w:sz w:val="22"/>
                <w:szCs w:val="22"/>
                <w:lang w:val="en-CA"/>
              </w:rPr>
            </w:pPr>
          </w:p>
        </w:tc>
      </w:tr>
      <w:tr w:rsidR="00A7280D" w:rsidRPr="00A61AB1" w14:paraId="4AD27C5D"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76294E5" w14:textId="77777777" w:rsidR="00A7280D"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BF6EC41" w14:textId="0E420A34" w:rsidR="00A7280D" w:rsidRPr="00CF455E" w:rsidRDefault="00A7280D" w:rsidP="008215BA">
            <w:pPr>
              <w:pStyle w:val="NormalWeb"/>
              <w:spacing w:line="276" w:lineRule="auto"/>
              <w:rPr>
                <w:rFonts w:asciiTheme="minorHAnsi" w:hAnsiTheme="minorHAnsi"/>
                <w:strike/>
                <w:color w:val="000000"/>
                <w:sz w:val="22"/>
                <w:szCs w:val="22"/>
                <w:lang w:val="en-CA"/>
              </w:rPr>
            </w:pPr>
            <w:r w:rsidRPr="00CF455E">
              <w:rPr>
                <w:rFonts w:asciiTheme="minorHAnsi" w:hAnsiTheme="minorHAnsi"/>
                <w:strike/>
                <w:color w:val="000000"/>
                <w:sz w:val="22"/>
                <w:szCs w:val="22"/>
                <w:lang w:val="en-CA"/>
              </w:rPr>
              <w:t xml:space="preserve">Please remove the Amended PA for {0}.  Based on the data provided an Amended PA does not need to be reported as the change in PA is less than ${1}.  </w:t>
            </w:r>
          </w:p>
        </w:tc>
      </w:tr>
      <w:tr w:rsidR="00A7280D" w:rsidRPr="00A61AB1" w14:paraId="0475C414"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7F9D447"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6516F21"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D20F577" w14:textId="380F4BF7" w:rsidR="00A7280D" w:rsidRPr="00CF455E" w:rsidRDefault="00A7280D" w:rsidP="00C1049F">
            <w:pPr>
              <w:spacing w:before="60" w:after="60"/>
              <w:ind w:left="0"/>
              <w:rPr>
                <w:rFonts w:asciiTheme="minorHAnsi" w:hAnsiTheme="minorHAnsi"/>
                <w:strike/>
                <w:sz w:val="22"/>
                <w:szCs w:val="22"/>
                <w:lang w:eastAsia="en-CA"/>
              </w:rPr>
            </w:pPr>
            <w:r w:rsidRPr="00CF455E">
              <w:rPr>
                <w:rFonts w:asciiTheme="minorHAnsi" w:hAnsiTheme="minorHAnsi"/>
                <w:strike/>
                <w:sz w:val="22"/>
                <w:szCs w:val="22"/>
              </w:rPr>
              <w:t xml:space="preserve">Please remove the Amended PA for Reporting Year.  Based on the data provided an Amended PA does not need to be reported as the change in PA is less than PA Tolerance.  </w:t>
            </w:r>
          </w:p>
        </w:tc>
      </w:tr>
      <w:tr w:rsidR="00A7280D" w:rsidRPr="0085712F" w14:paraId="2D5C2D04"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4EFF1AF" w14:textId="77777777" w:rsidR="00A7280D" w:rsidRPr="0085712F" w:rsidRDefault="00A7280D" w:rsidP="00C1049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41785D0" w14:textId="450BC859" w:rsidR="00A7280D" w:rsidRPr="00CF455E" w:rsidRDefault="00A7280D" w:rsidP="00C1049F">
            <w:pPr>
              <w:spacing w:before="60" w:after="60"/>
              <w:ind w:left="0"/>
              <w:rPr>
                <w:rFonts w:asciiTheme="minorHAnsi" w:hAnsiTheme="minorHAnsi" w:cs="Calibri"/>
                <w:strike/>
                <w:color w:val="auto"/>
                <w:sz w:val="22"/>
                <w:szCs w:val="22"/>
              </w:rPr>
            </w:pPr>
            <w:r w:rsidRPr="00CF455E">
              <w:rPr>
                <w:rFonts w:asciiTheme="minorHAnsi" w:hAnsiTheme="minorHAnsi" w:cs="Calibri"/>
                <w:strike/>
                <w:color w:val="auto"/>
                <w:sz w:val="22"/>
                <w:szCs w:val="22"/>
              </w:rPr>
              <w:t>For Contributory Leave (Remittance):</w:t>
            </w:r>
          </w:p>
          <w:p w14:paraId="45756217" w14:textId="77777777" w:rsidR="00A7280D" w:rsidRPr="00CF455E" w:rsidRDefault="00A7280D" w:rsidP="00C1049F">
            <w:pPr>
              <w:spacing w:before="60" w:after="60"/>
              <w:ind w:left="0"/>
              <w:rPr>
                <w:rFonts w:asciiTheme="minorHAnsi" w:hAnsiTheme="minorHAnsi"/>
                <w:strike/>
                <w:color w:val="auto"/>
                <w:sz w:val="22"/>
                <w:szCs w:val="22"/>
              </w:rPr>
            </w:pPr>
            <w:r w:rsidRPr="00CF455E">
              <w:rPr>
                <w:rFonts w:asciiTheme="minorHAnsi" w:hAnsiTheme="minorHAnsi" w:cs="Calibri"/>
                <w:strike/>
                <w:color w:val="auto"/>
                <w:sz w:val="22"/>
                <w:szCs w:val="22"/>
              </w:rPr>
              <w:t>0: Year</w:t>
            </w:r>
          </w:p>
          <w:p w14:paraId="4340EAFD" w14:textId="77777777" w:rsidR="00A7280D" w:rsidRPr="00CF455E" w:rsidRDefault="00A7280D" w:rsidP="00CF71EE">
            <w:pPr>
              <w:ind w:left="0"/>
              <w:rPr>
                <w:rFonts w:asciiTheme="minorHAnsi" w:hAnsiTheme="minorHAnsi"/>
                <w:strike/>
                <w:sz w:val="22"/>
                <w:szCs w:val="22"/>
                <w:lang w:eastAsia="en-CA"/>
              </w:rPr>
            </w:pPr>
            <w:r w:rsidRPr="00CF455E">
              <w:rPr>
                <w:rFonts w:asciiTheme="minorHAnsi" w:hAnsiTheme="minorHAnsi"/>
                <w:strike/>
                <w:sz w:val="22"/>
                <w:szCs w:val="22"/>
                <w:lang w:eastAsia="en-CA"/>
              </w:rPr>
              <w:t>1: PA Tolerance=(+/-) 250</w:t>
            </w:r>
          </w:p>
          <w:p w14:paraId="2C83D590" w14:textId="77777777" w:rsidR="00A7280D" w:rsidRPr="00CF455E" w:rsidRDefault="00A7280D" w:rsidP="00CF71EE">
            <w:pPr>
              <w:ind w:left="0"/>
              <w:rPr>
                <w:rFonts w:asciiTheme="minorHAnsi" w:hAnsiTheme="minorHAnsi"/>
                <w:strike/>
                <w:sz w:val="22"/>
                <w:szCs w:val="22"/>
                <w:lang w:eastAsia="en-CA"/>
              </w:rPr>
            </w:pPr>
          </w:p>
          <w:p w14:paraId="58A4AD22" w14:textId="77777777" w:rsidR="00A7280D" w:rsidRPr="00CF455E" w:rsidRDefault="00A7280D" w:rsidP="00CF71EE">
            <w:pPr>
              <w:ind w:left="0"/>
              <w:rPr>
                <w:rFonts w:asciiTheme="minorHAnsi" w:hAnsiTheme="minorHAnsi"/>
                <w:strike/>
                <w:sz w:val="22"/>
                <w:szCs w:val="22"/>
                <w:u w:val="single"/>
                <w:lang w:eastAsia="en-CA"/>
              </w:rPr>
            </w:pPr>
            <w:r w:rsidRPr="00CF455E">
              <w:rPr>
                <w:rFonts w:asciiTheme="minorHAnsi" w:hAnsiTheme="minorHAnsi"/>
                <w:strike/>
                <w:sz w:val="22"/>
                <w:szCs w:val="22"/>
                <w:lang w:eastAsia="en-CA"/>
              </w:rPr>
              <w:t>For Previous Year Adjustment:</w:t>
            </w:r>
          </w:p>
          <w:p w14:paraId="4092D78E" w14:textId="77777777" w:rsidR="00A7280D" w:rsidRPr="00CF455E" w:rsidRDefault="00A7280D" w:rsidP="00300282">
            <w:pPr>
              <w:spacing w:before="60" w:after="60"/>
              <w:ind w:left="0"/>
              <w:rPr>
                <w:rFonts w:asciiTheme="minorHAnsi" w:hAnsiTheme="minorHAnsi"/>
                <w:strike/>
                <w:color w:val="auto"/>
                <w:sz w:val="22"/>
                <w:szCs w:val="22"/>
              </w:rPr>
            </w:pPr>
            <w:r w:rsidRPr="00CF455E">
              <w:rPr>
                <w:rFonts w:asciiTheme="minorHAnsi" w:hAnsiTheme="minorHAnsi" w:cs="Calibri"/>
                <w:strike/>
                <w:color w:val="auto"/>
                <w:sz w:val="22"/>
                <w:szCs w:val="22"/>
              </w:rPr>
              <w:t>0: Adjustment Year</w:t>
            </w:r>
          </w:p>
          <w:p w14:paraId="5C643322" w14:textId="77777777" w:rsidR="00A7280D" w:rsidRPr="00CF455E" w:rsidRDefault="00A7280D" w:rsidP="00300282">
            <w:pPr>
              <w:ind w:left="0"/>
              <w:rPr>
                <w:rFonts w:asciiTheme="minorHAnsi" w:hAnsiTheme="minorHAnsi"/>
                <w:strike/>
                <w:sz w:val="22"/>
                <w:szCs w:val="22"/>
                <w:lang w:eastAsia="en-CA"/>
              </w:rPr>
            </w:pPr>
            <w:r w:rsidRPr="00CF455E">
              <w:rPr>
                <w:rFonts w:asciiTheme="minorHAnsi" w:hAnsiTheme="minorHAnsi"/>
                <w:strike/>
                <w:sz w:val="22"/>
                <w:szCs w:val="22"/>
                <w:lang w:eastAsia="en-CA"/>
              </w:rPr>
              <w:t>1: PA Tolerance=(+/-) 250</w:t>
            </w:r>
          </w:p>
          <w:p w14:paraId="0B0A834F" w14:textId="77777777" w:rsidR="00A7280D" w:rsidRPr="00CF455E" w:rsidRDefault="00A7280D" w:rsidP="00300282">
            <w:pPr>
              <w:ind w:left="0"/>
              <w:rPr>
                <w:rFonts w:asciiTheme="minorHAnsi" w:hAnsiTheme="minorHAnsi"/>
                <w:strike/>
                <w:sz w:val="22"/>
                <w:szCs w:val="22"/>
                <w:lang w:eastAsia="en-CA"/>
              </w:rPr>
            </w:pPr>
          </w:p>
        </w:tc>
      </w:tr>
      <w:tr w:rsidR="00A7280D" w:rsidRPr="0085712F" w14:paraId="30158984"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37B896" w14:textId="77777777" w:rsidR="00A7280D" w:rsidRPr="0085712F" w:rsidRDefault="00A7280D" w:rsidP="00C1049F">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8B12CEF" w14:textId="4364C182" w:rsidR="00A7280D" w:rsidRPr="00CF455E" w:rsidRDefault="00A7280D" w:rsidP="00C1049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None</w:t>
            </w:r>
          </w:p>
        </w:tc>
      </w:tr>
      <w:tr w:rsidR="00A7280D" w:rsidRPr="0085712F" w14:paraId="18DB0432"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5496BBD" w14:textId="77777777" w:rsidR="00A7280D" w:rsidRPr="0085712F" w:rsidRDefault="00A7280D"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CB702E2" w14:textId="0B607D4F" w:rsidR="00A7280D" w:rsidRPr="00CF455E" w:rsidRDefault="00A7280D" w:rsidP="00CE43B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a. This validation should NOT trigger for the Amended PA if LAU (LAU at ER level) has NOT run for the reporting year.</w:t>
            </w:r>
          </w:p>
          <w:p w14:paraId="03F66E0C" w14:textId="77777777" w:rsidR="00A7280D" w:rsidRPr="00CF455E" w:rsidRDefault="00A7280D" w:rsidP="00CE43B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 xml:space="preserve">i. LAU at ER level has been run if MDC or Final Event data has been submitted for the specific Mbr, at that specific ER, for that specific reporting year.  </w:t>
            </w:r>
          </w:p>
          <w:p w14:paraId="1FE882F3" w14:textId="77777777" w:rsidR="00A7280D" w:rsidRPr="00CF455E" w:rsidRDefault="00A7280D" w:rsidP="00CE43B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b. This validation shall use Amended PA in Ariel if this value exists.  If Amended PA does NOT exist in Ariel, this validation shall use the PA in Ariel.</w:t>
            </w:r>
          </w:p>
          <w:p w14:paraId="35F46DC8" w14:textId="77777777" w:rsidR="00A7280D" w:rsidRPr="00CF455E" w:rsidRDefault="00A7280D" w:rsidP="00CE43B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 xml:space="preserve">c. This validation should NOT trigger if the Amended PA value is blank/null.   </w:t>
            </w:r>
          </w:p>
          <w:p w14:paraId="7D2472C3" w14:textId="77777777" w:rsidR="00A7280D" w:rsidRPr="00CF455E" w:rsidRDefault="00A7280D" w:rsidP="00CE43B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 xml:space="preserve">d. This validation shall validate the Reported Amended PA from the Remittance-PYA and Remittance-Contributory Leaves Data Files (if applicable). </w:t>
            </w:r>
          </w:p>
          <w:p w14:paraId="7A538C43" w14:textId="77777777" w:rsidR="00A7280D" w:rsidRPr="00CF455E" w:rsidRDefault="00A7280D" w:rsidP="00CE43B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e. Default PA Tolerance = (+/-) 250</w:t>
            </w:r>
          </w:p>
          <w:p w14:paraId="7238D60E" w14:textId="77777777" w:rsidR="00A7280D" w:rsidRPr="00CF455E" w:rsidRDefault="00A7280D" w:rsidP="00CE43B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i. value should be a configurable parameter</w:t>
            </w:r>
          </w:p>
          <w:p w14:paraId="0978D0B3" w14:textId="77777777" w:rsidR="00A7280D" w:rsidRPr="00CF455E" w:rsidRDefault="00A7280D" w:rsidP="00CE43B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k. The set of PA related validations should be triggered against “clean” data.</w:t>
            </w:r>
          </w:p>
          <w:p w14:paraId="7AEB0F02" w14:textId="77777777" w:rsidR="00A7280D" w:rsidRPr="00CF455E" w:rsidRDefault="00A7280D" w:rsidP="00CE43B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i. This validation should only be triggered if specific Mbr record data does NOT contain errors or warnings without warning overrides.</w:t>
            </w:r>
          </w:p>
          <w:p w14:paraId="26ABB178" w14:textId="77777777" w:rsidR="00A7280D" w:rsidRPr="00CF455E" w:rsidRDefault="00A7280D" w:rsidP="00CE43B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ii. This validation should be one of the last sets of validations triggered.</w:t>
            </w:r>
          </w:p>
          <w:p w14:paraId="23C4183F" w14:textId="77777777" w:rsidR="00A7280D" w:rsidRPr="00CF455E" w:rsidRDefault="00A7280D" w:rsidP="00CE43B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ii. If necessary, this validation should only be triggered when data collection is submitted.</w:t>
            </w:r>
          </w:p>
          <w:p w14:paraId="34E2DF96" w14:textId="77777777" w:rsidR="00A7280D" w:rsidRPr="00CF455E" w:rsidRDefault="00A7280D" w:rsidP="00CE43BF">
            <w:pPr>
              <w:spacing w:before="60" w:after="60" w:line="240" w:lineRule="auto"/>
              <w:ind w:left="0"/>
              <w:rPr>
                <w:rFonts w:asciiTheme="minorHAnsi" w:hAnsiTheme="minorHAnsi"/>
                <w:strike/>
                <w:sz w:val="22"/>
                <w:szCs w:val="22"/>
                <w:lang w:eastAsia="en-CA"/>
              </w:rPr>
            </w:pPr>
            <w:r w:rsidRPr="00CF455E">
              <w:rPr>
                <w:rFonts w:asciiTheme="minorHAnsi" w:hAnsiTheme="minorHAnsi"/>
                <w:strike/>
                <w:sz w:val="22"/>
                <w:szCs w:val="22"/>
                <w:lang w:eastAsia="en-CA"/>
              </w:rPr>
              <w:t xml:space="preserve">f. If the PA change is less than $250 then an Employer does NOT need to report an Amended PA to CRA.  HOOPP wants to store what was reported to CRA. If we let ER report Amended PAs less than CRA tolerance that value will get stored in Ariel. Impact of not triggering this validation is that HOOPP will store a PA that is different than CRA reported value.   </w:t>
            </w:r>
          </w:p>
          <w:p w14:paraId="7EA847E4" w14:textId="77777777" w:rsidR="00A7280D" w:rsidRPr="00CF455E" w:rsidRDefault="00A7280D" w:rsidP="00C1049F">
            <w:pPr>
              <w:spacing w:before="60" w:after="60" w:line="240" w:lineRule="auto"/>
              <w:ind w:left="0"/>
              <w:rPr>
                <w:rFonts w:asciiTheme="minorHAnsi" w:hAnsiTheme="minorHAnsi"/>
                <w:strike/>
                <w:sz w:val="22"/>
                <w:szCs w:val="22"/>
                <w:lang w:eastAsia="en-CA"/>
              </w:rPr>
            </w:pPr>
          </w:p>
        </w:tc>
      </w:tr>
      <w:tr w:rsidR="00A7280D" w:rsidRPr="0085712F" w14:paraId="61AEFFBA"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3CAA23"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357CE7E"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A998013" w14:textId="77777777" w:rsidR="00A7280D" w:rsidRDefault="000B3FC1" w:rsidP="00C1049F">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20170501:</w:t>
            </w:r>
          </w:p>
          <w:p w14:paraId="08A9E98C" w14:textId="17A324F0" w:rsidR="000B3FC1" w:rsidRDefault="000B3FC1" w:rsidP="000D64D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Following WS discussions B173 is no longer required because we have added the additional logic to B175.</w:t>
            </w:r>
          </w:p>
          <w:p w14:paraId="0E25E965" w14:textId="77777777" w:rsidR="00530AA3" w:rsidRPr="00CF455E" w:rsidRDefault="00530AA3" w:rsidP="00530AA3">
            <w:pPr>
              <w:pStyle w:val="ListParagraph"/>
              <w:spacing w:before="60" w:after="60" w:line="240" w:lineRule="auto"/>
              <w:rPr>
                <w:rFonts w:asciiTheme="minorHAnsi" w:hAnsiTheme="minorHAnsi"/>
                <w:sz w:val="22"/>
                <w:szCs w:val="22"/>
                <w:lang w:val="en-US" w:eastAsia="en-CA"/>
              </w:rPr>
            </w:pPr>
          </w:p>
          <w:p w14:paraId="4086A4F0" w14:textId="77777777" w:rsidR="00530AA3" w:rsidRDefault="00A7280D" w:rsidP="00955BD2">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MS 20170301: </w:t>
            </w:r>
          </w:p>
          <w:p w14:paraId="6DD363F7" w14:textId="7CE463EC" w:rsidR="00A7280D" w:rsidRPr="00530AA3" w:rsidRDefault="00A7280D" w:rsidP="000D64DB">
            <w:pPr>
              <w:pStyle w:val="ListParagraph"/>
              <w:numPr>
                <w:ilvl w:val="0"/>
                <w:numId w:val="8"/>
              </w:numPr>
              <w:spacing w:before="60" w:after="60" w:line="240" w:lineRule="auto"/>
              <w:rPr>
                <w:rFonts w:asciiTheme="minorHAnsi" w:hAnsiTheme="minorHAnsi"/>
                <w:sz w:val="22"/>
                <w:szCs w:val="22"/>
                <w:lang w:val="en-US" w:eastAsia="en-CA"/>
              </w:rPr>
            </w:pPr>
            <w:r w:rsidRPr="00530AA3">
              <w:rPr>
                <w:rFonts w:asciiTheme="minorHAnsi" w:hAnsiTheme="minorHAnsi"/>
                <w:sz w:val="22"/>
                <w:szCs w:val="22"/>
                <w:lang w:val="en-US" w:eastAsia="en-CA"/>
              </w:rPr>
              <w:t>Due to validation B175, they cannot send a blank AmendedPA in this instance.  This validation needs to be further discussed with HOOPP.</w:t>
            </w:r>
          </w:p>
        </w:tc>
      </w:tr>
    </w:tbl>
    <w:p w14:paraId="11956C4C" w14:textId="79715B0D" w:rsidR="00FE23FE" w:rsidRDefault="00FE23FE" w:rsidP="00FE23FE">
      <w:pPr>
        <w:spacing w:before="0" w:after="0" w:line="240" w:lineRule="auto"/>
        <w:ind w:left="0"/>
      </w:pPr>
    </w:p>
    <w:p w14:paraId="6197644D" w14:textId="07EFBDCF" w:rsidR="00BC6BED" w:rsidRDefault="00BC6BED">
      <w:pPr>
        <w:spacing w:before="0" w:after="0" w:line="240" w:lineRule="auto"/>
        <w:ind w:left="0"/>
      </w:pPr>
      <w:r>
        <w:br w:type="page"/>
      </w:r>
    </w:p>
    <w:p w14:paraId="13516DE4" w14:textId="77777777" w:rsidR="00BC6BED" w:rsidRDefault="00BC6BED" w:rsidP="00FE23FE">
      <w:pPr>
        <w:spacing w:before="0" w:after="0" w:line="240" w:lineRule="auto"/>
        <w:ind w:left="0"/>
      </w:pPr>
    </w:p>
    <w:p w14:paraId="0457C638" w14:textId="292B8EBE" w:rsidR="005E2C00" w:rsidRDefault="005E2C00" w:rsidP="005E2C00">
      <w:pPr>
        <w:pStyle w:val="Heading3"/>
        <w:rPr>
          <w:rFonts w:ascii="Verdana" w:hAnsi="Verdana" w:cs="Calibri"/>
          <w:color w:val="000000" w:themeColor="text1"/>
          <w:lang w:val="en-US"/>
        </w:rPr>
      </w:pPr>
      <w:r w:rsidRPr="00871529">
        <w:t>Validation – Amended PA Pr</w:t>
      </w:r>
      <w:r>
        <w:t xml:space="preserve">ovided But Year-End Has Not </w:t>
      </w:r>
      <w:r w:rsidRPr="00871529">
        <w:t>Been Closed</w:t>
      </w:r>
    </w:p>
    <w:p w14:paraId="78148949" w14:textId="77777777" w:rsidR="00DA0224" w:rsidRPr="006B06A8" w:rsidRDefault="00DA0224" w:rsidP="005E2C00">
      <w:pPr>
        <w:ind w:left="0"/>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DA0224" w14:paraId="382B34A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E3B546"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8AE0CBB" w14:textId="0B4A1BF0" w:rsidR="00DA0224" w:rsidRPr="00AF4250" w:rsidRDefault="005E2C00" w:rsidP="000836DD">
            <w:pPr>
              <w:pStyle w:val="Heading1"/>
              <w:rPr>
                <w:lang w:val="en-US"/>
              </w:rPr>
            </w:pPr>
            <w:bookmarkStart w:id="627" w:name="_Toc43372916"/>
            <w:r w:rsidRPr="00C5016B">
              <w:rPr>
                <w:rFonts w:cs="Calibri"/>
                <w:lang w:val="en-US"/>
              </w:rPr>
              <w:t>B174_</w:t>
            </w:r>
            <w:r>
              <w:rPr>
                <w:rFonts w:ascii="Verdana" w:hAnsi="Verdana" w:cs="Calibri"/>
                <w:color w:val="000000" w:themeColor="text1"/>
                <w:lang w:val="en-US"/>
              </w:rPr>
              <w:t xml:space="preserve"> </w:t>
            </w:r>
            <w:r>
              <w:rPr>
                <w:rFonts w:cs="Calibri"/>
                <w:lang w:val="en-US"/>
              </w:rPr>
              <w:t>Amended</w:t>
            </w:r>
            <w:r w:rsidRPr="00C5016B">
              <w:rPr>
                <w:rFonts w:cs="Calibri"/>
                <w:lang w:val="en-US"/>
              </w:rPr>
              <w:t>PAProvidedYearEndNotClosed</w:t>
            </w:r>
            <w:bookmarkEnd w:id="627"/>
          </w:p>
        </w:tc>
      </w:tr>
      <w:tr w:rsidR="00DA0224" w14:paraId="0898535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C8FD8E3"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5805DB8" w14:textId="6B3FD6AC" w:rsidR="00DA0224" w:rsidRDefault="00DA0224" w:rsidP="005E2C0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w:t>
            </w:r>
            <w:r w:rsidR="005E2C00">
              <w:rPr>
                <w:rFonts w:asciiTheme="minorHAnsi" w:eastAsia="Times New Roman" w:hAnsiTheme="minorHAnsi" w:cs="Calibri"/>
                <w:color w:val="auto"/>
                <w:sz w:val="22"/>
                <w:szCs w:val="22"/>
                <w:lang w:eastAsia="en-CA"/>
              </w:rPr>
              <w:t>8330</w:t>
            </w:r>
          </w:p>
        </w:tc>
      </w:tr>
      <w:tr w:rsidR="00DA0224" w14:paraId="7860104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6C29908"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275B2FC" w14:textId="48A42760" w:rsidR="00DA0224" w:rsidRDefault="009A33AA"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DA0224" w14:paraId="6DC52BC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5EB1B2"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3D3C1F9" w14:textId="77777777" w:rsidR="00DA0224" w:rsidRDefault="00DA0224"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47172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DA0224" w14:paraId="33FAE58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02E0FBE"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21ED5BF" w14:textId="695D1738" w:rsidR="00DA0224" w:rsidRPr="00CC320A" w:rsidRDefault="00714B1E"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Contributory Leaves (Remittance)</w:t>
            </w:r>
          </w:p>
        </w:tc>
      </w:tr>
      <w:tr w:rsidR="00DA0224" w14:paraId="5C621D5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44C137"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7B52BE7" w14:textId="14F8D730" w:rsidR="00DA0224" w:rsidRDefault="00714B1E"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DA0224" w14:paraId="4200CF3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B0CD6C5"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6980B92" w14:textId="77777777" w:rsidR="00DA0224" w:rsidRPr="00B464B9" w:rsidRDefault="00DA0224"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DA0224" w:rsidRPr="00A61AB1" w14:paraId="73655A8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41AF98E"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9E47E60"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DD0EEC9" w14:textId="6549E31A" w:rsidR="00DA0224" w:rsidRPr="00C301FC" w:rsidRDefault="00714B1E" w:rsidP="000836DD">
            <w:pPr>
              <w:ind w:left="0"/>
              <w:rPr>
                <w:rFonts w:asciiTheme="minorHAnsi" w:hAnsiTheme="minorHAnsi"/>
                <w:sz w:val="22"/>
                <w:szCs w:val="22"/>
                <w:lang w:val="en-US" w:eastAsia="en-CA"/>
              </w:rPr>
            </w:pPr>
            <w:r w:rsidRPr="003D17A6">
              <w:rPr>
                <w:rFonts w:asciiTheme="minorHAnsi" w:hAnsiTheme="minorHAnsi"/>
                <w:sz w:val="22"/>
                <w:szCs w:val="22"/>
                <w:lang w:eastAsia="en-CA"/>
              </w:rPr>
              <w:t xml:space="preserve">Amended PA cannot be reported </w:t>
            </w:r>
            <w:r>
              <w:rPr>
                <w:rFonts w:asciiTheme="minorHAnsi" w:hAnsiTheme="minorHAnsi"/>
                <w:sz w:val="22"/>
                <w:szCs w:val="22"/>
                <w:lang w:eastAsia="en-CA"/>
              </w:rPr>
              <w:t xml:space="preserve">for the employer submitting the data </w:t>
            </w:r>
            <w:r w:rsidRPr="003D17A6">
              <w:rPr>
                <w:rFonts w:asciiTheme="minorHAnsi" w:hAnsiTheme="minorHAnsi"/>
                <w:sz w:val="22"/>
                <w:szCs w:val="22"/>
                <w:lang w:eastAsia="en-CA"/>
              </w:rPr>
              <w:t xml:space="preserve">if </w:t>
            </w:r>
            <w:r>
              <w:rPr>
                <w:rFonts w:asciiTheme="minorHAnsi" w:hAnsiTheme="minorHAnsi"/>
                <w:sz w:val="22"/>
                <w:szCs w:val="22"/>
                <w:lang w:eastAsia="en-CA"/>
              </w:rPr>
              <w:t xml:space="preserve">the year-end has not been closed for the </w:t>
            </w:r>
            <w:r w:rsidRPr="003D17A6">
              <w:rPr>
                <w:rFonts w:asciiTheme="minorHAnsi" w:hAnsiTheme="minorHAnsi"/>
                <w:sz w:val="22"/>
                <w:szCs w:val="22"/>
                <w:lang w:eastAsia="en-CA"/>
              </w:rPr>
              <w:t>reporting year</w:t>
            </w:r>
            <w:r>
              <w:rPr>
                <w:rFonts w:asciiTheme="minorHAnsi" w:hAnsiTheme="minorHAnsi"/>
                <w:sz w:val="22"/>
                <w:szCs w:val="22"/>
                <w:lang w:eastAsia="en-CA"/>
              </w:rPr>
              <w:t xml:space="preserve"> of that specific employer.</w:t>
            </w:r>
          </w:p>
        </w:tc>
      </w:tr>
      <w:tr w:rsidR="00DA0224" w:rsidRPr="009151F9" w14:paraId="536E3D6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4FC2A5"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8E3E5CB" w14:textId="364D27C4" w:rsidR="00432AF3" w:rsidRPr="00432AF3" w:rsidRDefault="00432AF3" w:rsidP="00714B1E">
            <w:pPr>
              <w:autoSpaceDE w:val="0"/>
              <w:autoSpaceDN w:val="0"/>
              <w:adjustRightInd w:val="0"/>
              <w:spacing w:before="0" w:after="0" w:line="240" w:lineRule="auto"/>
              <w:ind w:left="0"/>
              <w:rPr>
                <w:rFonts w:asciiTheme="minorHAnsi" w:hAnsiTheme="minorHAnsi"/>
                <w:sz w:val="22"/>
                <w:szCs w:val="22"/>
                <w:u w:val="single"/>
                <w:lang w:eastAsia="en-CA"/>
              </w:rPr>
            </w:pPr>
          </w:p>
          <w:p w14:paraId="6054EB1D" w14:textId="2D73A725" w:rsidR="00432AF3" w:rsidRPr="00AC2AC3" w:rsidRDefault="00432AF3" w:rsidP="00432AF3">
            <w:pPr>
              <w:ind w:left="0"/>
              <w:rPr>
                <w:rFonts w:asciiTheme="minorHAnsi" w:hAnsiTheme="minorHAnsi"/>
                <w:sz w:val="22"/>
                <w:szCs w:val="22"/>
                <w:u w:val="single"/>
                <w:lang w:eastAsia="en-CA"/>
              </w:rPr>
            </w:pPr>
            <w:r w:rsidRPr="00AC2AC3">
              <w:rPr>
                <w:rFonts w:asciiTheme="minorHAnsi" w:hAnsiTheme="minorHAnsi"/>
                <w:sz w:val="22"/>
                <w:szCs w:val="22"/>
                <w:u w:val="single"/>
                <w:lang w:eastAsia="en-CA"/>
              </w:rPr>
              <w:t>Contributory Leaves</w:t>
            </w:r>
            <w:r>
              <w:rPr>
                <w:rFonts w:asciiTheme="minorHAnsi" w:hAnsiTheme="minorHAnsi"/>
                <w:sz w:val="22"/>
                <w:szCs w:val="22"/>
                <w:u w:val="single"/>
                <w:lang w:eastAsia="en-CA"/>
              </w:rPr>
              <w:t xml:space="preserve"> (Remittance)</w:t>
            </w:r>
          </w:p>
          <w:p w14:paraId="34CC9B31" w14:textId="77777777" w:rsidR="00432AF3" w:rsidRDefault="00432AF3" w:rsidP="00432AF3">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70A40257" w14:textId="77777777" w:rsidR="00846813" w:rsidRDefault="00846813" w:rsidP="00846813">
            <w:pPr>
              <w:ind w:left="0"/>
              <w:rPr>
                <w:rFonts w:asciiTheme="minorHAnsi" w:hAnsiTheme="minorHAnsi"/>
                <w:sz w:val="22"/>
                <w:szCs w:val="22"/>
                <w:lang w:eastAsia="en-CA"/>
              </w:rPr>
            </w:pPr>
            <w:r>
              <w:rPr>
                <w:rFonts w:asciiTheme="minorHAnsi" w:hAnsiTheme="minorHAnsi"/>
                <w:sz w:val="22"/>
                <w:szCs w:val="22"/>
                <w:lang w:eastAsia="en-CA"/>
              </w:rPr>
              <w:t>Ariel.Employment = FileDerived.Employment</w:t>
            </w:r>
          </w:p>
          <w:p w14:paraId="52E0C8D8" w14:textId="79D3C724" w:rsidR="00846813" w:rsidRPr="00775FB5" w:rsidRDefault="00846813" w:rsidP="00846813">
            <w:pPr>
              <w:ind w:left="0"/>
              <w:rPr>
                <w:rFonts w:asciiTheme="minorHAnsi" w:hAnsiTheme="minorHAnsi"/>
                <w:sz w:val="22"/>
                <w:szCs w:val="22"/>
                <w:lang w:eastAsia="en-CA"/>
              </w:rPr>
            </w:pPr>
            <w:r>
              <w:rPr>
                <w:rFonts w:asciiTheme="minorHAnsi" w:hAnsiTheme="minorHAnsi"/>
                <w:sz w:val="22"/>
                <w:szCs w:val="22"/>
                <w:lang w:eastAsia="en-CA"/>
              </w:rPr>
              <w:t>And</w:t>
            </w:r>
          </w:p>
          <w:p w14:paraId="286A709B" w14:textId="77777777" w:rsidR="00432AF3" w:rsidRPr="00171D86" w:rsidRDefault="00432AF3" w:rsidP="00432AF3">
            <w:pPr>
              <w:ind w:left="0"/>
              <w:rPr>
                <w:rFonts w:asciiTheme="minorHAnsi" w:hAnsiTheme="minorHAnsi"/>
                <w:color w:val="auto"/>
                <w:sz w:val="22"/>
                <w:szCs w:val="22"/>
                <w:lang w:eastAsia="en-CA"/>
              </w:rPr>
            </w:pPr>
            <w:r w:rsidRPr="00171D86">
              <w:rPr>
                <w:rFonts w:asciiTheme="minorHAnsi" w:hAnsiTheme="minorHAnsi"/>
                <w:color w:val="auto"/>
                <w:sz w:val="22"/>
                <w:szCs w:val="22"/>
                <w:lang w:eastAsia="en-CA"/>
              </w:rPr>
              <w:t>File.AmendedPA &gt;= 0</w:t>
            </w:r>
          </w:p>
          <w:p w14:paraId="166EC0EE" w14:textId="277D7A51" w:rsidR="00432AF3" w:rsidRPr="00171D86" w:rsidRDefault="00846813" w:rsidP="00432AF3">
            <w:pPr>
              <w:ind w:left="0"/>
              <w:rPr>
                <w:rFonts w:asciiTheme="minorHAnsi" w:hAnsiTheme="minorHAnsi"/>
                <w:color w:val="auto"/>
                <w:sz w:val="22"/>
                <w:szCs w:val="22"/>
                <w:lang w:eastAsia="en-CA"/>
              </w:rPr>
            </w:pPr>
            <w:r>
              <w:rPr>
                <w:rFonts w:asciiTheme="minorHAnsi" w:hAnsiTheme="minorHAnsi"/>
                <w:color w:val="auto"/>
                <w:sz w:val="22"/>
                <w:szCs w:val="22"/>
                <w:lang w:eastAsia="en-CA"/>
              </w:rPr>
              <w:t>A</w:t>
            </w:r>
            <w:r w:rsidR="00432AF3" w:rsidRPr="00171D86">
              <w:rPr>
                <w:rFonts w:asciiTheme="minorHAnsi" w:hAnsiTheme="minorHAnsi"/>
                <w:color w:val="auto"/>
                <w:sz w:val="22"/>
                <w:szCs w:val="22"/>
                <w:lang w:eastAsia="en-CA"/>
              </w:rPr>
              <w:t>nd</w:t>
            </w:r>
          </w:p>
          <w:p w14:paraId="5C8A0B60" w14:textId="77777777" w:rsidR="00432AF3" w:rsidRPr="00484CEA" w:rsidRDefault="00432AF3" w:rsidP="00432AF3">
            <w:pPr>
              <w:ind w:left="0"/>
              <w:rPr>
                <w:rFonts w:asciiTheme="minorHAnsi" w:hAnsiTheme="minorHAnsi"/>
                <w:color w:val="auto"/>
                <w:sz w:val="22"/>
                <w:szCs w:val="22"/>
                <w:lang w:eastAsia="en-CA"/>
              </w:rPr>
            </w:pPr>
            <w:r w:rsidRPr="00484CEA">
              <w:rPr>
                <w:rFonts w:asciiTheme="minorHAnsi" w:hAnsiTheme="minorHAnsi"/>
                <w:color w:val="auto"/>
                <w:sz w:val="22"/>
                <w:szCs w:val="22"/>
                <w:lang w:eastAsia="en-CA"/>
              </w:rPr>
              <w:t xml:space="preserve">Ariel.ServiceRecord </w:t>
            </w:r>
            <w:r>
              <w:rPr>
                <w:rFonts w:asciiTheme="minorHAnsi" w:hAnsiTheme="minorHAnsi"/>
                <w:color w:val="auto"/>
                <w:sz w:val="22"/>
                <w:szCs w:val="22"/>
                <w:lang w:eastAsia="en-CA"/>
              </w:rPr>
              <w:t>of type = CTSRV</w:t>
            </w:r>
            <w:r w:rsidRPr="00484CEA">
              <w:rPr>
                <w:rFonts w:asciiTheme="minorHAnsi" w:hAnsiTheme="minorHAnsi"/>
                <w:color w:val="auto"/>
                <w:sz w:val="22"/>
                <w:szCs w:val="22"/>
                <w:lang w:eastAsia="en-CA"/>
              </w:rPr>
              <w:t xml:space="preserve"> </w:t>
            </w:r>
            <w:r>
              <w:rPr>
                <w:rFonts w:asciiTheme="minorHAnsi" w:hAnsiTheme="minorHAnsi"/>
                <w:color w:val="auto"/>
                <w:sz w:val="22"/>
                <w:szCs w:val="22"/>
                <w:lang w:eastAsia="en-CA"/>
              </w:rPr>
              <w:t>does not exist with</w:t>
            </w:r>
            <w:r w:rsidRPr="00484CEA">
              <w:rPr>
                <w:rFonts w:asciiTheme="minorHAnsi" w:hAnsiTheme="minorHAnsi"/>
                <w:color w:val="auto"/>
                <w:sz w:val="22"/>
                <w:szCs w:val="22"/>
                <w:lang w:eastAsia="en-CA"/>
              </w:rPr>
              <w:t xml:space="preserve"> </w:t>
            </w:r>
          </w:p>
          <w:p w14:paraId="36E35771" w14:textId="7ED749DF" w:rsidR="00432AF3" w:rsidRDefault="00432AF3" w:rsidP="00432AF3">
            <w:pPr>
              <w:ind w:left="0"/>
              <w:rPr>
                <w:rFonts w:asciiTheme="minorHAnsi" w:hAnsiTheme="minorHAnsi"/>
                <w:sz w:val="22"/>
                <w:szCs w:val="22"/>
                <w:lang w:eastAsia="en-CA"/>
              </w:rPr>
            </w:pPr>
            <w:r w:rsidRPr="00484CEA">
              <w:rPr>
                <w:rFonts w:asciiTheme="minorHAnsi" w:hAnsiTheme="minorHAnsi"/>
                <w:color w:val="auto"/>
                <w:sz w:val="22"/>
                <w:szCs w:val="22"/>
                <w:lang w:eastAsia="en-CA"/>
              </w:rPr>
              <w:t>Ariel.SummaryAttribute = “MDC – Core Data”</w:t>
            </w:r>
            <w:r>
              <w:rPr>
                <w:rFonts w:asciiTheme="minorHAnsi" w:hAnsiTheme="minorHAnsi"/>
                <w:color w:val="auto"/>
                <w:sz w:val="22"/>
                <w:szCs w:val="22"/>
                <w:lang w:eastAsia="en-CA"/>
              </w:rPr>
              <w:t xml:space="preserve"> and </w:t>
            </w:r>
            <w:r w:rsidRPr="00484CEA">
              <w:rPr>
                <w:rFonts w:asciiTheme="minorHAnsi" w:hAnsiTheme="minorHAnsi"/>
                <w:color w:val="auto"/>
                <w:sz w:val="22"/>
                <w:szCs w:val="22"/>
                <w:lang w:eastAsia="en-CA"/>
              </w:rPr>
              <w:t>Year</w:t>
            </w:r>
            <w:r>
              <w:rPr>
                <w:rFonts w:asciiTheme="minorHAnsi" w:hAnsiTheme="minorHAnsi"/>
                <w:color w:val="auto"/>
                <w:sz w:val="22"/>
                <w:szCs w:val="22"/>
                <w:lang w:eastAsia="en-CA"/>
              </w:rPr>
              <w:t xml:space="preserve"> of Target Date</w:t>
            </w:r>
            <w:r w:rsidR="00907583">
              <w:rPr>
                <w:rFonts w:asciiTheme="minorHAnsi" w:hAnsiTheme="minorHAnsi"/>
                <w:color w:val="auto"/>
                <w:sz w:val="22"/>
                <w:szCs w:val="22"/>
                <w:lang w:eastAsia="en-CA"/>
              </w:rPr>
              <w:t xml:space="preserve"> = File.</w:t>
            </w:r>
            <w:r>
              <w:rPr>
                <w:rFonts w:asciiTheme="minorHAnsi" w:hAnsiTheme="minorHAnsi"/>
                <w:color w:val="auto"/>
                <w:sz w:val="22"/>
                <w:szCs w:val="22"/>
                <w:lang w:eastAsia="en-CA"/>
              </w:rPr>
              <w:t xml:space="preserve">Year </w:t>
            </w:r>
          </w:p>
          <w:p w14:paraId="51085CFB" w14:textId="77777777" w:rsidR="00432AF3" w:rsidRDefault="00432AF3" w:rsidP="00714B1E">
            <w:pPr>
              <w:autoSpaceDE w:val="0"/>
              <w:autoSpaceDN w:val="0"/>
              <w:adjustRightInd w:val="0"/>
              <w:spacing w:before="0" w:after="0" w:line="240" w:lineRule="auto"/>
              <w:ind w:left="0"/>
              <w:rPr>
                <w:rFonts w:asciiTheme="minorHAnsi" w:hAnsiTheme="minorHAnsi"/>
                <w:sz w:val="22"/>
                <w:szCs w:val="22"/>
                <w:lang w:eastAsia="en-CA"/>
              </w:rPr>
            </w:pPr>
          </w:p>
          <w:p w14:paraId="7E382D97" w14:textId="77777777" w:rsidR="00714B1E" w:rsidRPr="00D04632" w:rsidRDefault="00714B1E" w:rsidP="00714B1E">
            <w:pPr>
              <w:autoSpaceDE w:val="0"/>
              <w:autoSpaceDN w:val="0"/>
              <w:adjustRightInd w:val="0"/>
              <w:spacing w:before="0" w:after="0" w:line="240" w:lineRule="auto"/>
              <w:ind w:left="0"/>
              <w:rPr>
                <w:rFonts w:asciiTheme="minorHAnsi" w:hAnsiTheme="minorHAnsi"/>
                <w:b/>
                <w:sz w:val="22"/>
                <w:szCs w:val="22"/>
                <w:lang w:eastAsia="en-CA"/>
              </w:rPr>
            </w:pPr>
            <w:r w:rsidRPr="00E62556">
              <w:rPr>
                <w:rFonts w:asciiTheme="minorHAnsi" w:hAnsiTheme="minorHAnsi"/>
                <w:b/>
                <w:sz w:val="22"/>
                <w:szCs w:val="22"/>
                <w:lang w:eastAsia="en-CA"/>
              </w:rPr>
              <w:t>Note: This validation should not trigger if the File.AmendedPA is blank.</w:t>
            </w:r>
          </w:p>
          <w:p w14:paraId="7655C4DD" w14:textId="5D0C3287" w:rsidR="00DA0224" w:rsidRPr="00411EBD" w:rsidRDefault="00DA0224" w:rsidP="00714B1E">
            <w:pPr>
              <w:rPr>
                <w:rFonts w:asciiTheme="minorHAnsi" w:hAnsiTheme="minorHAnsi"/>
                <w:sz w:val="22"/>
                <w:szCs w:val="22"/>
                <w:lang w:eastAsia="en-CA"/>
              </w:rPr>
            </w:pPr>
          </w:p>
        </w:tc>
      </w:tr>
      <w:tr w:rsidR="00DA0224" w:rsidRPr="00A61AB1" w14:paraId="3E964AD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7379B93" w14:textId="3F04888A"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B581E7C" w14:textId="35F18671" w:rsidR="00DA0224" w:rsidRPr="00236693" w:rsidRDefault="00BC6BED"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DA0224" w:rsidRPr="00A61AB1" w14:paraId="629540D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6C22B78"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20A5CC2" w14:textId="3D249118" w:rsidR="00DA0224" w:rsidRPr="00776463" w:rsidRDefault="00776463" w:rsidP="000836DD">
            <w:pPr>
              <w:pStyle w:val="NormalWeb"/>
              <w:spacing w:line="276" w:lineRule="auto"/>
              <w:rPr>
                <w:rFonts w:asciiTheme="minorHAnsi" w:hAnsiTheme="minorHAnsi"/>
                <w:color w:val="000000"/>
                <w:sz w:val="22"/>
                <w:szCs w:val="22"/>
                <w:lang w:val="en-US"/>
              </w:rPr>
            </w:pPr>
            <w:r w:rsidRPr="00776463">
              <w:rPr>
                <w:rFonts w:asciiTheme="minorHAnsi" w:hAnsiTheme="minorHAnsi"/>
                <w:sz w:val="22"/>
                <w:szCs w:val="22"/>
                <w:lang w:val="en-US"/>
              </w:rPr>
              <w:t xml:space="preserve">Please remove the Amended PA for {0}. An Amended PA is not required because the annual data has NOT been reported.  </w:t>
            </w:r>
          </w:p>
        </w:tc>
      </w:tr>
      <w:tr w:rsidR="00DA0224" w:rsidRPr="00A61AB1" w14:paraId="2133A9C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E63595"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4A250B3"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1FEA604" w14:textId="699334C2" w:rsidR="00DA0224" w:rsidRPr="00B464B9" w:rsidRDefault="00776463" w:rsidP="000836DD">
            <w:pPr>
              <w:spacing w:before="60" w:after="60"/>
              <w:ind w:left="0"/>
              <w:rPr>
                <w:rFonts w:asciiTheme="minorHAnsi" w:hAnsiTheme="minorHAnsi"/>
                <w:sz w:val="22"/>
                <w:szCs w:val="22"/>
                <w:lang w:eastAsia="en-CA"/>
              </w:rPr>
            </w:pPr>
            <w:r w:rsidRPr="003D17A6">
              <w:rPr>
                <w:rFonts w:asciiTheme="minorHAnsi" w:hAnsiTheme="minorHAnsi"/>
                <w:sz w:val="22"/>
                <w:szCs w:val="22"/>
              </w:rPr>
              <w:t xml:space="preserve">Please remove the Amended PA for </w:t>
            </w:r>
            <w:r>
              <w:rPr>
                <w:rFonts w:asciiTheme="minorHAnsi" w:hAnsiTheme="minorHAnsi"/>
                <w:sz w:val="22"/>
                <w:szCs w:val="22"/>
              </w:rPr>
              <w:t xml:space="preserve">the year being reported. </w:t>
            </w:r>
            <w:r w:rsidRPr="003D17A6">
              <w:rPr>
                <w:rFonts w:asciiTheme="minorHAnsi" w:hAnsiTheme="minorHAnsi"/>
                <w:sz w:val="22"/>
                <w:szCs w:val="22"/>
              </w:rPr>
              <w:t xml:space="preserve">An Amended PA is not required because the annual data has NOT been reported.  </w:t>
            </w:r>
          </w:p>
        </w:tc>
      </w:tr>
      <w:tr w:rsidR="00DA0224" w:rsidRPr="0085712F" w14:paraId="02631C8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6049487" w14:textId="77777777" w:rsidR="00DA0224" w:rsidRPr="0085712F" w:rsidRDefault="00DA0224"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80A53A4" w14:textId="77777777" w:rsidR="00776463" w:rsidRPr="00AC2AC3" w:rsidRDefault="00776463" w:rsidP="00776463">
            <w:pPr>
              <w:ind w:left="0"/>
              <w:rPr>
                <w:rFonts w:asciiTheme="minorHAnsi" w:hAnsiTheme="minorHAnsi"/>
                <w:sz w:val="22"/>
                <w:szCs w:val="22"/>
                <w:u w:val="single"/>
                <w:lang w:eastAsia="en-CA"/>
              </w:rPr>
            </w:pPr>
            <w:r w:rsidRPr="00AC2AC3">
              <w:rPr>
                <w:rFonts w:asciiTheme="minorHAnsi" w:hAnsiTheme="minorHAnsi"/>
                <w:sz w:val="22"/>
                <w:szCs w:val="22"/>
                <w:u w:val="single"/>
                <w:lang w:eastAsia="en-CA"/>
              </w:rPr>
              <w:t>Remittance – Contributory Leaves</w:t>
            </w:r>
          </w:p>
          <w:p w14:paraId="37DBB2B2" w14:textId="3F37A4AD" w:rsidR="00DA0224" w:rsidRPr="007112C8" w:rsidRDefault="00776463" w:rsidP="00776463">
            <w:pPr>
              <w:ind w:left="0"/>
              <w:rPr>
                <w:rFonts w:asciiTheme="minorHAnsi" w:hAnsiTheme="minorHAnsi"/>
                <w:sz w:val="22"/>
                <w:szCs w:val="22"/>
                <w:lang w:eastAsia="en-CA"/>
              </w:rPr>
            </w:pPr>
            <w:r>
              <w:rPr>
                <w:rFonts w:asciiTheme="minorHAnsi" w:hAnsiTheme="minorHAnsi" w:cs="Calibri"/>
                <w:color w:val="auto"/>
                <w:sz w:val="22"/>
                <w:szCs w:val="22"/>
              </w:rPr>
              <w:t xml:space="preserve">0: </w:t>
            </w:r>
            <w:r>
              <w:rPr>
                <w:rFonts w:asciiTheme="minorHAnsi" w:hAnsiTheme="minorHAnsi"/>
                <w:sz w:val="22"/>
                <w:szCs w:val="22"/>
                <w:lang w:eastAsia="en-CA"/>
              </w:rPr>
              <w:t>File.Year</w:t>
            </w:r>
          </w:p>
        </w:tc>
      </w:tr>
      <w:tr w:rsidR="00DA0224" w:rsidRPr="0085712F" w14:paraId="75BD66F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F491911" w14:textId="77777777" w:rsidR="00DA0224" w:rsidRPr="0085712F" w:rsidRDefault="00DA0224"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2536E5B" w14:textId="02415D09" w:rsidR="00DA0224" w:rsidRPr="006100CE" w:rsidRDefault="00BC6BED"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DA0224" w:rsidRPr="0085712F" w14:paraId="13D339C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24A7C9" w14:textId="77777777" w:rsidR="00DA0224" w:rsidRPr="0085712F"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F45CCEB" w14:textId="77777777" w:rsidR="00DA0224" w:rsidRPr="006100CE" w:rsidRDefault="00DA0224" w:rsidP="000836DD">
            <w:pPr>
              <w:spacing w:before="60" w:after="60" w:line="240" w:lineRule="auto"/>
              <w:ind w:left="0"/>
              <w:rPr>
                <w:rFonts w:asciiTheme="minorHAnsi" w:hAnsiTheme="minorHAnsi"/>
                <w:sz w:val="22"/>
                <w:szCs w:val="22"/>
                <w:lang w:eastAsia="en-CA"/>
              </w:rPr>
            </w:pPr>
          </w:p>
        </w:tc>
      </w:tr>
      <w:tr w:rsidR="00DA0224" w:rsidRPr="00BD7C56" w14:paraId="723A47C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95D2C90" w14:textId="77777777" w:rsidR="00DA0224" w:rsidRDefault="00DA022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68367E7" w14:textId="77777777" w:rsidR="00DA0224" w:rsidRPr="0085712F" w:rsidRDefault="00DA0224"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D4522A0" w14:textId="77777777" w:rsidR="00846813" w:rsidRDefault="00846813"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20180404:</w:t>
            </w:r>
          </w:p>
          <w:p w14:paraId="7751A24C" w14:textId="77159FA3" w:rsidR="005432C2" w:rsidRPr="005432C2" w:rsidRDefault="00846813" w:rsidP="000D64DB">
            <w:pPr>
              <w:pStyle w:val="ListParagraph"/>
              <w:numPr>
                <w:ilvl w:val="0"/>
                <w:numId w:val="8"/>
              </w:numPr>
              <w:rPr>
                <w:rFonts w:asciiTheme="minorHAnsi" w:hAnsiTheme="minorHAnsi"/>
                <w:sz w:val="22"/>
                <w:szCs w:val="22"/>
                <w:lang w:eastAsia="en-CA"/>
              </w:rPr>
            </w:pPr>
            <w:r w:rsidRPr="00846813">
              <w:rPr>
                <w:rFonts w:asciiTheme="minorHAnsi" w:hAnsiTheme="minorHAnsi"/>
                <w:sz w:val="22"/>
                <w:szCs w:val="22"/>
                <w:lang w:eastAsia="en-CA"/>
              </w:rPr>
              <w:t xml:space="preserve">Added : </w:t>
            </w:r>
            <w:r>
              <w:rPr>
                <w:rFonts w:asciiTheme="minorHAnsi" w:hAnsiTheme="minorHAnsi"/>
                <w:sz w:val="22"/>
                <w:szCs w:val="22"/>
                <w:lang w:eastAsia="en-CA"/>
              </w:rPr>
              <w:t>“</w:t>
            </w:r>
            <w:r w:rsidRPr="00846813">
              <w:rPr>
                <w:rFonts w:asciiTheme="minorHAnsi" w:hAnsiTheme="minorHAnsi"/>
                <w:sz w:val="22"/>
                <w:szCs w:val="22"/>
                <w:lang w:eastAsia="en-CA"/>
              </w:rPr>
              <w:t>Ariel.Employment = FileDerived.Employment</w:t>
            </w:r>
            <w:r>
              <w:rPr>
                <w:rFonts w:asciiTheme="minorHAnsi" w:hAnsiTheme="minorHAnsi"/>
                <w:sz w:val="22"/>
                <w:szCs w:val="22"/>
                <w:lang w:eastAsia="en-CA"/>
              </w:rPr>
              <w:t xml:space="preserve">” </w:t>
            </w:r>
            <w:r w:rsidRPr="00846813">
              <w:rPr>
                <w:rFonts w:asciiTheme="minorHAnsi" w:hAnsiTheme="minorHAnsi"/>
                <w:sz w:val="22"/>
                <w:szCs w:val="22"/>
                <w:lang w:eastAsia="en-CA"/>
              </w:rPr>
              <w:t>to Validation Logic</w:t>
            </w:r>
          </w:p>
          <w:p w14:paraId="4B0D8134" w14:textId="77777777" w:rsidR="00432AF3" w:rsidRDefault="00432AF3"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20180320:</w:t>
            </w:r>
          </w:p>
          <w:p w14:paraId="293ED8EE" w14:textId="3E395441" w:rsidR="00432AF3" w:rsidRDefault="00AC5536" w:rsidP="000D64DB">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In R16: </w:t>
            </w:r>
            <w:r w:rsidR="00432AF3">
              <w:rPr>
                <w:rFonts w:asciiTheme="minorHAnsi" w:hAnsiTheme="minorHAnsi"/>
                <w:sz w:val="22"/>
                <w:szCs w:val="22"/>
                <w:lang w:eastAsia="en-CA"/>
              </w:rPr>
              <w:t>Adjustment to Validation</w:t>
            </w:r>
            <w:r w:rsidR="00907583">
              <w:rPr>
                <w:rFonts w:asciiTheme="minorHAnsi" w:hAnsiTheme="minorHAnsi"/>
                <w:sz w:val="22"/>
                <w:szCs w:val="22"/>
                <w:lang w:eastAsia="en-CA"/>
              </w:rPr>
              <w:t xml:space="preserve"> Logic</w:t>
            </w:r>
            <w:r w:rsidR="00432AF3">
              <w:rPr>
                <w:rFonts w:asciiTheme="minorHAnsi" w:hAnsiTheme="minorHAnsi"/>
                <w:sz w:val="22"/>
                <w:szCs w:val="22"/>
                <w:lang w:eastAsia="en-CA"/>
              </w:rPr>
              <w:t xml:space="preserve"> to consider non-presence of CTSRV service for reporting year instead of YECI. </w:t>
            </w:r>
            <w:r>
              <w:rPr>
                <w:rFonts w:asciiTheme="minorHAnsi" w:hAnsiTheme="minorHAnsi"/>
                <w:sz w:val="22"/>
                <w:szCs w:val="22"/>
                <w:lang w:eastAsia="en-CA"/>
              </w:rPr>
              <w:t xml:space="preserve">This request comes from </w:t>
            </w:r>
            <w:r w:rsidR="00432AF3">
              <w:rPr>
                <w:rFonts w:asciiTheme="minorHAnsi" w:hAnsiTheme="minorHAnsi"/>
                <w:sz w:val="22"/>
                <w:szCs w:val="22"/>
                <w:lang w:eastAsia="en-CA"/>
              </w:rPr>
              <w:t>ALM 19414 / TFS 24859.</w:t>
            </w:r>
          </w:p>
          <w:p w14:paraId="602291C3" w14:textId="38620EF1" w:rsidR="00432AF3" w:rsidRDefault="00AC5536"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During our conference call of March 20, 2018 HOOPP requested that we remove </w:t>
            </w:r>
            <w:r w:rsidR="00697A89">
              <w:rPr>
                <w:rFonts w:asciiTheme="minorHAnsi" w:hAnsiTheme="minorHAnsi"/>
                <w:sz w:val="22"/>
                <w:szCs w:val="22"/>
                <w:lang w:eastAsia="en-CA"/>
              </w:rPr>
              <w:t>B174 in PYA section as we have B79 that will capture all instances of incorrect members being processed.</w:t>
            </w:r>
          </w:p>
          <w:p w14:paraId="75CD2A48" w14:textId="77777777" w:rsidR="00530AA3" w:rsidRDefault="00F93DA0" w:rsidP="00530AA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5849EF5D" w14:textId="4A127369" w:rsidR="00F93DA0" w:rsidRPr="00530AA3" w:rsidRDefault="00F93DA0" w:rsidP="000D64DB">
            <w:pPr>
              <w:pStyle w:val="ListParagraph"/>
              <w:numPr>
                <w:ilvl w:val="0"/>
                <w:numId w:val="8"/>
              </w:numPr>
              <w:spacing w:before="60" w:after="60" w:line="240" w:lineRule="auto"/>
              <w:rPr>
                <w:rFonts w:asciiTheme="minorHAnsi" w:hAnsiTheme="minorHAnsi"/>
                <w:sz w:val="22"/>
                <w:szCs w:val="22"/>
                <w:lang w:eastAsia="en-CA"/>
              </w:rPr>
            </w:pPr>
            <w:r w:rsidRPr="00530AA3">
              <w:rPr>
                <w:rFonts w:asciiTheme="minorHAnsi" w:hAnsiTheme="minorHAnsi"/>
                <w:sz w:val="22"/>
                <w:szCs w:val="22"/>
                <w:lang w:eastAsia="en-CA"/>
              </w:rPr>
              <w:t>XMO Validation brought into Full Office spec.</w:t>
            </w:r>
          </w:p>
          <w:p w14:paraId="2A35EFB9" w14:textId="03B035C8" w:rsidR="00DA0224" w:rsidRPr="00776463" w:rsidRDefault="00DA0224" w:rsidP="00776463">
            <w:pPr>
              <w:spacing w:before="60" w:after="60" w:line="240" w:lineRule="auto"/>
              <w:ind w:left="0"/>
              <w:rPr>
                <w:rFonts w:asciiTheme="minorHAnsi" w:hAnsiTheme="minorHAnsi"/>
                <w:sz w:val="22"/>
                <w:szCs w:val="22"/>
                <w:lang w:eastAsia="en-CA"/>
              </w:rPr>
            </w:pPr>
          </w:p>
        </w:tc>
      </w:tr>
    </w:tbl>
    <w:p w14:paraId="40E06047" w14:textId="11CC3E6A" w:rsidR="00DA0224" w:rsidRPr="00BD7C56" w:rsidRDefault="00DA0224" w:rsidP="00DA0224">
      <w:pPr>
        <w:spacing w:before="0" w:after="0" w:line="240" w:lineRule="auto"/>
        <w:ind w:left="0"/>
      </w:pPr>
    </w:p>
    <w:p w14:paraId="2C685E67" w14:textId="5637DC0A" w:rsidR="000B3FC1" w:rsidRDefault="000B3FC1">
      <w:pPr>
        <w:spacing w:before="0" w:after="0" w:line="240" w:lineRule="auto"/>
        <w:ind w:left="0"/>
      </w:pPr>
      <w:r>
        <w:br w:type="page"/>
      </w:r>
    </w:p>
    <w:p w14:paraId="34A7039F" w14:textId="77777777" w:rsidR="000B3FC1" w:rsidRDefault="000B3FC1" w:rsidP="000B3FC1">
      <w:pPr>
        <w:pStyle w:val="Heading3"/>
        <w:rPr>
          <w:rFonts w:ascii="Verdana" w:hAnsi="Verdana" w:cs="Calibri"/>
          <w:color w:val="000000" w:themeColor="text1"/>
          <w:lang w:val="en-US"/>
        </w:rPr>
      </w:pPr>
      <w:r w:rsidRPr="006B06A8">
        <w:t xml:space="preserve">Validation – </w:t>
      </w:r>
      <w:r>
        <w:t>Amended PA Not Provided And Year-End Has Been Closed</w:t>
      </w:r>
    </w:p>
    <w:p w14:paraId="0642BDA3" w14:textId="77777777" w:rsidR="000B3FC1" w:rsidRPr="006B06A8" w:rsidRDefault="000B3FC1"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0B3FC1" w14:paraId="2F483FC1"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71C5A5" w14:textId="77777777" w:rsidR="000B3FC1" w:rsidRDefault="000B3FC1"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2CB823F5" w14:textId="77777777" w:rsidR="000B3FC1" w:rsidRPr="00E52378" w:rsidRDefault="000B3FC1" w:rsidP="007A3906">
            <w:pPr>
              <w:pStyle w:val="Heading1"/>
              <w:rPr>
                <w:lang w:val="en-US"/>
              </w:rPr>
            </w:pPr>
            <w:bookmarkStart w:id="628" w:name="_Toc43372917"/>
            <w:r w:rsidRPr="00E52378">
              <w:rPr>
                <w:lang w:val="en-US"/>
              </w:rPr>
              <w:t>B175_AmendedPANotProvidedYearEndClosed</w:t>
            </w:r>
            <w:bookmarkEnd w:id="628"/>
          </w:p>
        </w:tc>
      </w:tr>
      <w:tr w:rsidR="000B3FC1" w14:paraId="2D8D8CED"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1C2891D" w14:textId="516B6485" w:rsidR="000B3FC1" w:rsidRDefault="000B3468"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w:t>
            </w:r>
            <w:r w:rsidR="000B3FC1">
              <w:rPr>
                <w:rFonts w:asciiTheme="minorHAnsi" w:eastAsia="Times New Roman" w:hAnsiTheme="minorHAnsi" w:cs="Calibri"/>
                <w:b/>
                <w:color w:val="FFFFFF"/>
                <w:sz w:val="22"/>
                <w:szCs w:val="22"/>
                <w:lang w:eastAsia="en-CA"/>
              </w:rPr>
              <w:t xml:space="preserve"> ID</w:t>
            </w:r>
          </w:p>
        </w:tc>
        <w:tc>
          <w:tcPr>
            <w:tcW w:w="8448" w:type="dxa"/>
            <w:tcBorders>
              <w:top w:val="single" w:sz="4" w:space="0" w:color="auto"/>
              <w:left w:val="single" w:sz="4" w:space="0" w:color="auto"/>
              <w:bottom w:val="single" w:sz="4" w:space="0" w:color="auto"/>
              <w:right w:val="single" w:sz="4" w:space="0" w:color="auto"/>
            </w:tcBorders>
            <w:vAlign w:val="center"/>
          </w:tcPr>
          <w:p w14:paraId="1F12C147" w14:textId="070FD1A3" w:rsidR="000B3FC1" w:rsidRDefault="002D6483" w:rsidP="00551DE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 4449</w:t>
            </w:r>
          </w:p>
        </w:tc>
      </w:tr>
      <w:tr w:rsidR="00E15EC7" w14:paraId="6F7B9866"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2EDAEA" w14:textId="73926B9A" w:rsidR="00E15EC7" w:rsidRDefault="00E15EC7"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B9147C8" w14:textId="5336D806" w:rsidR="00E15EC7" w:rsidRDefault="00E15EC7" w:rsidP="00551DE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Data Import</w:t>
            </w:r>
          </w:p>
        </w:tc>
      </w:tr>
      <w:tr w:rsidR="000B3FC1" w14:paraId="561CF978"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708879" w14:textId="309B66E8" w:rsidR="000B3FC1" w:rsidRDefault="000B3FC1"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93089A2" w14:textId="0A0C1F7B" w:rsidR="000B3FC1" w:rsidRDefault="000B3FC1" w:rsidP="00551DE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2</w:t>
            </w:r>
            <w:r w:rsidRPr="000B3FC1">
              <w:rPr>
                <w:rFonts w:asciiTheme="minorHAnsi" w:hAnsiTheme="minorHAnsi"/>
                <w:sz w:val="22"/>
                <w:szCs w:val="22"/>
                <w:vertAlign w:val="superscript"/>
                <w:lang w:eastAsia="en-CA"/>
              </w:rPr>
              <w:t>nd</w:t>
            </w:r>
            <w:r>
              <w:rPr>
                <w:rFonts w:asciiTheme="minorHAnsi" w:hAnsiTheme="minorHAnsi"/>
                <w:sz w:val="22"/>
                <w:szCs w:val="22"/>
                <w:lang w:eastAsia="en-CA"/>
              </w:rPr>
              <w:t xml:space="preserve"> level validation</w:t>
            </w:r>
          </w:p>
        </w:tc>
      </w:tr>
      <w:tr w:rsidR="000B3FC1" w14:paraId="49297817"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A641932" w14:textId="498CB821" w:rsidR="000B3FC1" w:rsidRDefault="000B3FC1"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D275660" w14:textId="77777777" w:rsidR="000B3FC1" w:rsidRDefault="000B3FC1" w:rsidP="00551DE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Previous Year Adjustment, Contributory Leaves (Remittance)</w:t>
            </w:r>
          </w:p>
        </w:tc>
      </w:tr>
      <w:tr w:rsidR="000B3FC1" w14:paraId="019F5DE0"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026AD14" w14:textId="77777777" w:rsidR="000B3FC1" w:rsidRDefault="000B3FC1"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6CA800D" w14:textId="77777777" w:rsidR="000B3FC1" w:rsidRPr="00B464B9" w:rsidRDefault="000B3FC1" w:rsidP="00551DE2">
            <w:pPr>
              <w:spacing w:before="60" w:after="60" w:line="240" w:lineRule="auto"/>
              <w:ind w:left="0"/>
              <w:rPr>
                <w:rFonts w:asciiTheme="minorHAnsi" w:eastAsia="Times New Roman" w:hAnsiTheme="minorHAnsi" w:cs="Calibri"/>
                <w:color w:val="auto"/>
                <w:sz w:val="22"/>
                <w:szCs w:val="22"/>
                <w:lang w:eastAsia="en-CA"/>
              </w:rPr>
            </w:pPr>
            <w:r w:rsidRPr="00E8794C">
              <w:rPr>
                <w:rFonts w:asciiTheme="minorHAnsi" w:hAnsiTheme="minorHAnsi"/>
                <w:sz w:val="22"/>
                <w:szCs w:val="22"/>
                <w:lang w:eastAsia="en-CA"/>
              </w:rPr>
              <w:t>Complete Member Error</w:t>
            </w:r>
          </w:p>
        </w:tc>
      </w:tr>
      <w:tr w:rsidR="000B3FC1" w14:paraId="5B760FB9"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9E1127F" w14:textId="77777777" w:rsidR="000B3FC1" w:rsidRDefault="000B3FC1"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A8F6DDA" w14:textId="77777777" w:rsidR="000B3FC1" w:rsidRPr="00B464B9" w:rsidRDefault="000B3FC1" w:rsidP="00551DE2">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0B3FC1" w:rsidRPr="00A61AB1" w14:paraId="7D77C390"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4609A4" w14:textId="77777777" w:rsidR="000B3FC1" w:rsidRDefault="000B3FC1"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8ECC5D3" w14:textId="04EA200D" w:rsidR="000B3FC1" w:rsidRDefault="001808BC"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F3E493E" w14:textId="57456FF1" w:rsidR="00BF6A70" w:rsidRDefault="000B3FC1" w:rsidP="00551DE2">
            <w:pPr>
              <w:ind w:left="0"/>
              <w:rPr>
                <w:ins w:id="629" w:author="Tima Abboud" w:date="2021-04-29T14:35:00Z"/>
                <w:rFonts w:asciiTheme="minorHAnsi" w:hAnsiTheme="minorHAnsi"/>
                <w:sz w:val="22"/>
                <w:szCs w:val="22"/>
                <w:lang w:eastAsia="en-CA"/>
              </w:rPr>
            </w:pPr>
            <w:r w:rsidRPr="003D17A6">
              <w:rPr>
                <w:rFonts w:asciiTheme="minorHAnsi" w:hAnsiTheme="minorHAnsi"/>
                <w:sz w:val="22"/>
                <w:szCs w:val="22"/>
                <w:lang w:eastAsia="en-CA"/>
              </w:rPr>
              <w:t xml:space="preserve">Amended PA </w:t>
            </w:r>
            <w:r>
              <w:rPr>
                <w:rFonts w:asciiTheme="minorHAnsi" w:hAnsiTheme="minorHAnsi"/>
                <w:sz w:val="22"/>
                <w:szCs w:val="22"/>
                <w:lang w:eastAsia="en-CA"/>
              </w:rPr>
              <w:t xml:space="preserve">should be </w:t>
            </w:r>
            <w:r w:rsidRPr="003D17A6">
              <w:rPr>
                <w:rFonts w:asciiTheme="minorHAnsi" w:hAnsiTheme="minorHAnsi"/>
                <w:sz w:val="22"/>
                <w:szCs w:val="22"/>
                <w:lang w:eastAsia="en-CA"/>
              </w:rPr>
              <w:t xml:space="preserve">reported </w:t>
            </w:r>
            <w:r>
              <w:rPr>
                <w:rFonts w:asciiTheme="minorHAnsi" w:hAnsiTheme="minorHAnsi"/>
                <w:sz w:val="22"/>
                <w:szCs w:val="22"/>
                <w:lang w:eastAsia="en-CA"/>
              </w:rPr>
              <w:t xml:space="preserve">for the employer submitting the data </w:t>
            </w:r>
            <w:r w:rsidRPr="003D17A6">
              <w:rPr>
                <w:rFonts w:asciiTheme="minorHAnsi" w:hAnsiTheme="minorHAnsi"/>
                <w:sz w:val="22"/>
                <w:szCs w:val="22"/>
                <w:lang w:eastAsia="en-CA"/>
              </w:rPr>
              <w:t xml:space="preserve">if </w:t>
            </w:r>
            <w:r>
              <w:rPr>
                <w:rFonts w:asciiTheme="minorHAnsi" w:hAnsiTheme="minorHAnsi"/>
                <w:sz w:val="22"/>
                <w:szCs w:val="22"/>
                <w:lang w:eastAsia="en-CA"/>
              </w:rPr>
              <w:t xml:space="preserve">the year-end has been closed for the </w:t>
            </w:r>
            <w:r w:rsidRPr="003D17A6">
              <w:rPr>
                <w:rFonts w:asciiTheme="minorHAnsi" w:hAnsiTheme="minorHAnsi"/>
                <w:sz w:val="22"/>
                <w:szCs w:val="22"/>
                <w:lang w:eastAsia="en-CA"/>
              </w:rPr>
              <w:t>reporting year</w:t>
            </w:r>
            <w:r>
              <w:rPr>
                <w:rFonts w:asciiTheme="minorHAnsi" w:hAnsiTheme="minorHAnsi"/>
                <w:sz w:val="22"/>
                <w:szCs w:val="22"/>
                <w:lang w:eastAsia="en-CA"/>
              </w:rPr>
              <w:t xml:space="preserve"> of that specific employer.</w:t>
            </w:r>
          </w:p>
          <w:p w14:paraId="1E6E030D" w14:textId="222E8B5D" w:rsidR="00BF6A70" w:rsidRPr="00C301FC" w:rsidRDefault="00BF6A70" w:rsidP="00551DE2">
            <w:pPr>
              <w:ind w:left="0"/>
              <w:rPr>
                <w:rFonts w:asciiTheme="minorHAnsi" w:hAnsiTheme="minorHAnsi"/>
                <w:sz w:val="22"/>
                <w:szCs w:val="22"/>
                <w:lang w:val="en-US" w:eastAsia="en-CA"/>
              </w:rPr>
            </w:pPr>
            <w:ins w:id="630" w:author="Tima Abboud" w:date="2021-04-29T14:35:00Z">
              <w:r w:rsidRPr="00226B74">
                <w:rPr>
                  <w:rFonts w:asciiTheme="minorHAnsi" w:hAnsiTheme="minorHAnsi"/>
                  <w:color w:val="auto"/>
                  <w:sz w:val="22"/>
                  <w:szCs w:val="22"/>
                  <w:lang w:eastAsia="en-CA"/>
                  <w:rPrChange w:id="631" w:author="Tima Abboud" w:date="2021-05-04T16:16:00Z">
                    <w:rPr>
                      <w:rFonts w:asciiTheme="minorHAnsi" w:hAnsiTheme="minorHAnsi"/>
                      <w:color w:val="FF0000"/>
                      <w:sz w:val="22"/>
                      <w:szCs w:val="22"/>
                      <w:lang w:eastAsia="en-CA"/>
                    </w:rPr>
                  </w:rPrChange>
                </w:rPr>
                <w:t>Note: In case of amalgamation, the validation will consider all employments as the same one and look for the transactions that exist under both employers FROM and TO.</w:t>
              </w:r>
            </w:ins>
          </w:p>
        </w:tc>
      </w:tr>
      <w:tr w:rsidR="000B3FC1" w:rsidRPr="009151F9" w14:paraId="6D4123FB"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6967434" w14:textId="24DC514A" w:rsidR="000B3FC1" w:rsidRDefault="000B3FC1" w:rsidP="001808B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w:t>
            </w:r>
            <w:r w:rsidR="001808BC">
              <w:rPr>
                <w:rFonts w:asciiTheme="minorHAnsi" w:eastAsia="Times New Roman" w:hAnsiTheme="minorHAnsi" w:cs="Calibri"/>
                <w:b/>
                <w:color w:val="FFFFFF"/>
                <w:sz w:val="22"/>
                <w:szCs w:val="22"/>
                <w:lang w:eastAsia="en-CA"/>
              </w:rPr>
              <w:t>Logic</w:t>
            </w:r>
          </w:p>
        </w:tc>
        <w:tc>
          <w:tcPr>
            <w:tcW w:w="8448" w:type="dxa"/>
            <w:tcBorders>
              <w:top w:val="single" w:sz="4" w:space="0" w:color="auto"/>
              <w:left w:val="single" w:sz="4" w:space="0" w:color="auto"/>
              <w:bottom w:val="single" w:sz="4" w:space="0" w:color="auto"/>
              <w:right w:val="single" w:sz="4" w:space="0" w:color="auto"/>
            </w:tcBorders>
            <w:vAlign w:val="center"/>
          </w:tcPr>
          <w:p w14:paraId="2DFD2E08" w14:textId="77777777" w:rsidR="006B74AE" w:rsidRDefault="006B74AE" w:rsidP="006B74AE">
            <w:pPr>
              <w:ind w:left="0"/>
              <w:rPr>
                <w:rFonts w:asciiTheme="minorHAnsi" w:hAnsiTheme="minorHAnsi"/>
                <w:sz w:val="22"/>
                <w:szCs w:val="22"/>
                <w:lang w:eastAsia="en-CA"/>
              </w:rPr>
            </w:pPr>
            <w:r>
              <w:rPr>
                <w:rFonts w:asciiTheme="minorHAnsi" w:hAnsiTheme="minorHAnsi"/>
                <w:sz w:val="22"/>
                <w:szCs w:val="22"/>
                <w:lang w:eastAsia="en-CA"/>
              </w:rPr>
              <w:t>Trigger warning if:</w:t>
            </w:r>
          </w:p>
          <w:p w14:paraId="64DBC584" w14:textId="67266E07" w:rsidR="006B74AE" w:rsidRDefault="006B74AE" w:rsidP="006B74AE">
            <w:pPr>
              <w:ind w:left="0"/>
              <w:rPr>
                <w:rFonts w:asciiTheme="minorHAnsi" w:hAnsiTheme="minorHAnsi"/>
                <w:sz w:val="22"/>
                <w:szCs w:val="22"/>
                <w:lang w:eastAsia="en-CA"/>
              </w:rPr>
            </w:pPr>
            <w:r w:rsidRPr="00A32EF5">
              <w:rPr>
                <w:rFonts w:asciiTheme="minorHAnsi" w:hAnsiTheme="minorHAnsi"/>
                <w:sz w:val="22"/>
                <w:szCs w:val="22"/>
                <w:u w:val="single"/>
                <w:lang w:eastAsia="en-CA"/>
              </w:rPr>
              <w:t>For amalgamation cases</w:t>
            </w:r>
            <w:r>
              <w:rPr>
                <w:rFonts w:asciiTheme="minorHAnsi" w:hAnsiTheme="minorHAnsi"/>
                <w:sz w:val="22"/>
                <w:szCs w:val="22"/>
                <w:u w:val="single"/>
                <w:lang w:eastAsia="en-CA"/>
              </w:rPr>
              <w:t>*</w:t>
            </w:r>
            <w:r>
              <w:rPr>
                <w:rFonts w:asciiTheme="minorHAnsi" w:hAnsiTheme="minorHAnsi"/>
                <w:sz w:val="22"/>
                <w:szCs w:val="22"/>
                <w:lang w:eastAsia="en-CA"/>
              </w:rPr>
              <w:t>: Ariel.Employer = File.Employer, transactions linked to either the “EmploymentFrom” or the “EmploymentTo” will be considered</w:t>
            </w:r>
          </w:p>
          <w:p w14:paraId="5E354646" w14:textId="77777777" w:rsidR="006B74AE" w:rsidRDefault="006B74AE" w:rsidP="006B74AE">
            <w:pPr>
              <w:ind w:left="0"/>
              <w:rPr>
                <w:rFonts w:asciiTheme="minorHAnsi" w:hAnsiTheme="minorHAnsi"/>
                <w:sz w:val="22"/>
                <w:szCs w:val="22"/>
                <w:u w:val="single"/>
                <w:lang w:eastAsia="en-CA"/>
              </w:rPr>
            </w:pPr>
          </w:p>
          <w:p w14:paraId="3CD5C5CB" w14:textId="77777777" w:rsidR="006B74AE" w:rsidRDefault="006B74AE" w:rsidP="006B74AE">
            <w:pPr>
              <w:ind w:left="0"/>
              <w:rPr>
                <w:rFonts w:asciiTheme="minorHAnsi" w:hAnsiTheme="minorHAnsi"/>
                <w:sz w:val="22"/>
                <w:szCs w:val="22"/>
                <w:lang w:eastAsia="en-CA"/>
              </w:rPr>
            </w:pPr>
            <w:r w:rsidRPr="00A32EF5">
              <w:rPr>
                <w:rFonts w:asciiTheme="minorHAnsi" w:hAnsiTheme="minorHAnsi"/>
                <w:sz w:val="22"/>
                <w:szCs w:val="22"/>
                <w:u w:val="single"/>
                <w:lang w:eastAsia="en-CA"/>
              </w:rPr>
              <w:t>For other cases</w:t>
            </w:r>
            <w:r>
              <w:rPr>
                <w:rFonts w:asciiTheme="minorHAnsi" w:hAnsiTheme="minorHAnsi"/>
                <w:sz w:val="22"/>
                <w:szCs w:val="22"/>
                <w:lang w:eastAsia="en-CA"/>
              </w:rPr>
              <w:t>: Ariel.Employer = File.Employer</w:t>
            </w:r>
          </w:p>
          <w:p w14:paraId="08AB4831" w14:textId="77777777" w:rsidR="006B74AE" w:rsidRDefault="006B74AE" w:rsidP="00551DE2">
            <w:pPr>
              <w:ind w:left="0"/>
              <w:rPr>
                <w:rFonts w:asciiTheme="minorHAnsi" w:hAnsiTheme="minorHAnsi"/>
                <w:sz w:val="22"/>
                <w:szCs w:val="22"/>
                <w:u w:val="single"/>
                <w:lang w:eastAsia="en-CA"/>
              </w:rPr>
            </w:pPr>
          </w:p>
          <w:p w14:paraId="04F4E9B4" w14:textId="77777777" w:rsidR="000B3FC1" w:rsidRPr="00AC2AC3" w:rsidRDefault="000B3FC1" w:rsidP="009527EA">
            <w:pPr>
              <w:ind w:left="720"/>
              <w:rPr>
                <w:rFonts w:asciiTheme="minorHAnsi" w:hAnsiTheme="minorHAnsi"/>
                <w:sz w:val="22"/>
                <w:szCs w:val="22"/>
                <w:u w:val="single"/>
                <w:lang w:eastAsia="en-CA"/>
              </w:rPr>
            </w:pPr>
            <w:r w:rsidRPr="00AC2AC3">
              <w:rPr>
                <w:rFonts w:asciiTheme="minorHAnsi" w:hAnsiTheme="minorHAnsi"/>
                <w:sz w:val="22"/>
                <w:szCs w:val="22"/>
                <w:u w:val="single"/>
                <w:lang w:eastAsia="en-CA"/>
              </w:rPr>
              <w:t>Remittance – Previous Year Adjustment</w:t>
            </w:r>
          </w:p>
          <w:p w14:paraId="42B646C7" w14:textId="77777777" w:rsidR="000B3FC1" w:rsidRDefault="000B3FC1" w:rsidP="009527EA">
            <w:pPr>
              <w:ind w:left="72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7B14F8BC" w14:textId="1160CCF0" w:rsidR="002820E7" w:rsidRPr="00484CEA" w:rsidRDefault="002820E7" w:rsidP="009527EA">
            <w:pPr>
              <w:ind w:left="1440"/>
              <w:rPr>
                <w:rFonts w:asciiTheme="minorHAnsi" w:hAnsiTheme="minorHAnsi"/>
                <w:color w:val="auto"/>
                <w:sz w:val="22"/>
                <w:szCs w:val="22"/>
                <w:lang w:eastAsia="en-CA"/>
              </w:rPr>
            </w:pPr>
            <w:r>
              <w:rPr>
                <w:rFonts w:asciiTheme="minorHAnsi" w:hAnsiTheme="minorHAnsi"/>
                <w:color w:val="auto"/>
                <w:sz w:val="22"/>
                <w:szCs w:val="22"/>
                <w:lang w:eastAsia="en-CA"/>
              </w:rPr>
              <w:t xml:space="preserve">If </w:t>
            </w:r>
            <w:r w:rsidRPr="00484CEA">
              <w:rPr>
                <w:rFonts w:asciiTheme="minorHAnsi" w:hAnsiTheme="minorHAnsi"/>
                <w:color w:val="auto"/>
                <w:sz w:val="22"/>
                <w:szCs w:val="22"/>
                <w:lang w:eastAsia="en-CA"/>
              </w:rPr>
              <w:t xml:space="preserve">Ariel.ServiceRecord </w:t>
            </w:r>
            <w:r w:rsidR="0041144F">
              <w:rPr>
                <w:rFonts w:asciiTheme="minorHAnsi" w:hAnsiTheme="minorHAnsi"/>
                <w:color w:val="auto"/>
                <w:sz w:val="22"/>
                <w:szCs w:val="22"/>
                <w:lang w:eastAsia="en-CA"/>
              </w:rPr>
              <w:t>of type = CTSRV</w:t>
            </w:r>
            <w:r w:rsidR="0041144F" w:rsidRPr="00484CEA">
              <w:rPr>
                <w:rFonts w:asciiTheme="minorHAnsi" w:hAnsiTheme="minorHAnsi"/>
                <w:color w:val="auto"/>
                <w:sz w:val="22"/>
                <w:szCs w:val="22"/>
                <w:lang w:eastAsia="en-CA"/>
              </w:rPr>
              <w:t xml:space="preserve"> </w:t>
            </w:r>
            <w:r w:rsidRPr="00484CEA">
              <w:rPr>
                <w:rFonts w:asciiTheme="minorHAnsi" w:hAnsiTheme="minorHAnsi"/>
                <w:color w:val="auto"/>
                <w:sz w:val="22"/>
                <w:szCs w:val="22"/>
                <w:lang w:eastAsia="en-CA"/>
              </w:rPr>
              <w:t xml:space="preserve">exists where </w:t>
            </w:r>
          </w:p>
          <w:p w14:paraId="6E973D14" w14:textId="58BAD234" w:rsidR="002820E7" w:rsidRDefault="002820E7" w:rsidP="009527EA">
            <w:pPr>
              <w:ind w:left="2160"/>
              <w:rPr>
                <w:rFonts w:asciiTheme="minorHAnsi" w:hAnsiTheme="minorHAnsi"/>
                <w:color w:val="auto"/>
                <w:sz w:val="22"/>
                <w:szCs w:val="22"/>
                <w:lang w:eastAsia="en-CA"/>
              </w:rPr>
            </w:pPr>
            <w:r w:rsidRPr="00484CEA">
              <w:rPr>
                <w:rFonts w:asciiTheme="minorHAnsi" w:hAnsiTheme="minorHAnsi"/>
                <w:color w:val="auto"/>
                <w:sz w:val="22"/>
                <w:szCs w:val="22"/>
                <w:lang w:eastAsia="en-CA"/>
              </w:rPr>
              <w:t>Ariel.SummaryAttribute = “MDC – Core Data”</w:t>
            </w:r>
            <w:r w:rsidR="0062667D">
              <w:rPr>
                <w:rFonts w:asciiTheme="minorHAnsi" w:hAnsiTheme="minorHAnsi"/>
                <w:color w:val="auto"/>
                <w:sz w:val="22"/>
                <w:szCs w:val="22"/>
                <w:lang w:eastAsia="en-CA"/>
              </w:rPr>
              <w:t xml:space="preserve"> </w:t>
            </w:r>
            <w:r w:rsidRPr="00484CEA">
              <w:rPr>
                <w:rFonts w:asciiTheme="minorHAnsi" w:hAnsiTheme="minorHAnsi"/>
                <w:color w:val="auto"/>
                <w:sz w:val="22"/>
                <w:szCs w:val="22"/>
                <w:lang w:eastAsia="en-CA"/>
              </w:rPr>
              <w:t>Year</w:t>
            </w:r>
            <w:r>
              <w:rPr>
                <w:rFonts w:asciiTheme="minorHAnsi" w:hAnsiTheme="minorHAnsi"/>
                <w:color w:val="auto"/>
                <w:sz w:val="22"/>
                <w:szCs w:val="22"/>
                <w:lang w:eastAsia="en-CA"/>
              </w:rPr>
              <w:t xml:space="preserve"> of </w:t>
            </w:r>
            <w:r w:rsidR="0062667D">
              <w:rPr>
                <w:rFonts w:asciiTheme="minorHAnsi" w:hAnsiTheme="minorHAnsi"/>
                <w:color w:val="auto"/>
                <w:sz w:val="22"/>
                <w:szCs w:val="22"/>
                <w:lang w:eastAsia="en-CA"/>
              </w:rPr>
              <w:t>Target</w:t>
            </w:r>
            <w:r>
              <w:rPr>
                <w:rFonts w:asciiTheme="minorHAnsi" w:hAnsiTheme="minorHAnsi"/>
                <w:color w:val="auto"/>
                <w:sz w:val="22"/>
                <w:szCs w:val="22"/>
                <w:lang w:eastAsia="en-CA"/>
              </w:rPr>
              <w:t xml:space="preserve"> Date</w:t>
            </w:r>
            <w:r w:rsidR="0062667D">
              <w:rPr>
                <w:rFonts w:asciiTheme="minorHAnsi" w:hAnsiTheme="minorHAnsi"/>
                <w:color w:val="auto"/>
                <w:sz w:val="22"/>
                <w:szCs w:val="22"/>
                <w:lang w:eastAsia="en-CA"/>
              </w:rPr>
              <w:t xml:space="preserve"> = File.AdjustmentYear</w:t>
            </w:r>
            <w:r>
              <w:rPr>
                <w:rFonts w:asciiTheme="minorHAnsi" w:hAnsiTheme="minorHAnsi"/>
                <w:color w:val="auto"/>
                <w:sz w:val="22"/>
                <w:szCs w:val="22"/>
                <w:lang w:eastAsia="en-CA"/>
              </w:rPr>
              <w:t xml:space="preserve"> </w:t>
            </w:r>
          </w:p>
          <w:p w14:paraId="0D8DE6EE" w14:textId="2548B6E7" w:rsidR="000B3FC1" w:rsidRDefault="000B3FC1" w:rsidP="009527EA">
            <w:pPr>
              <w:ind w:left="720"/>
              <w:rPr>
                <w:rFonts w:ascii="Segoe UI" w:hAnsi="Segoe UI" w:cs="Segoe UI"/>
              </w:rPr>
            </w:pPr>
          </w:p>
          <w:p w14:paraId="04469157" w14:textId="160EE8AD" w:rsidR="000B3FC1" w:rsidRDefault="000B3FC1" w:rsidP="009527EA">
            <w:pPr>
              <w:ind w:left="720"/>
              <w:rPr>
                <w:rFonts w:ascii="Segoe UI" w:hAnsi="Segoe UI" w:cs="Segoe UI"/>
              </w:rPr>
            </w:pPr>
            <w:r>
              <w:rPr>
                <w:rFonts w:ascii="Segoe UI" w:hAnsi="Segoe UI" w:cs="Segoe UI"/>
              </w:rPr>
              <w:t xml:space="preserve">And </w:t>
            </w:r>
          </w:p>
          <w:p w14:paraId="50CC4FFB" w14:textId="77777777" w:rsidR="000B3FC1" w:rsidRDefault="000B3FC1" w:rsidP="009527EA">
            <w:pPr>
              <w:ind w:left="1440"/>
              <w:rPr>
                <w:rFonts w:asciiTheme="minorHAnsi" w:hAnsiTheme="minorHAnsi"/>
                <w:sz w:val="22"/>
                <w:szCs w:val="22"/>
                <w:lang w:eastAsia="en-CA"/>
              </w:rPr>
            </w:pPr>
            <w:r>
              <w:rPr>
                <w:rFonts w:asciiTheme="minorHAnsi" w:hAnsiTheme="minorHAnsi"/>
                <w:sz w:val="22"/>
                <w:szCs w:val="22"/>
                <w:lang w:eastAsia="en-CA"/>
              </w:rPr>
              <w:t xml:space="preserve">File.AmendedPA is blank </w:t>
            </w:r>
          </w:p>
          <w:p w14:paraId="156C1989" w14:textId="7DE7EB93" w:rsidR="000B3FC1" w:rsidRDefault="000B3FC1" w:rsidP="009527EA">
            <w:pPr>
              <w:ind w:left="1440"/>
              <w:rPr>
                <w:rFonts w:asciiTheme="minorHAnsi" w:hAnsiTheme="minorHAnsi"/>
                <w:color w:val="FF0000"/>
                <w:sz w:val="22"/>
                <w:szCs w:val="22"/>
                <w:lang w:eastAsia="en-CA"/>
              </w:rPr>
            </w:pPr>
          </w:p>
          <w:p w14:paraId="2606B237" w14:textId="77777777" w:rsidR="000B3FC1" w:rsidRDefault="000B3FC1" w:rsidP="009527EA">
            <w:pPr>
              <w:ind w:left="720"/>
              <w:rPr>
                <w:rFonts w:asciiTheme="minorHAnsi" w:hAnsiTheme="minorHAnsi"/>
                <w:sz w:val="22"/>
                <w:szCs w:val="22"/>
                <w:u w:val="single"/>
                <w:lang w:eastAsia="en-CA"/>
              </w:rPr>
            </w:pPr>
          </w:p>
          <w:p w14:paraId="17E0F455" w14:textId="77777777" w:rsidR="000B3FC1" w:rsidRPr="00AC2AC3" w:rsidRDefault="000B3FC1" w:rsidP="009527EA">
            <w:pPr>
              <w:ind w:left="720"/>
              <w:rPr>
                <w:rFonts w:asciiTheme="minorHAnsi" w:hAnsiTheme="minorHAnsi"/>
                <w:sz w:val="22"/>
                <w:szCs w:val="22"/>
                <w:u w:val="single"/>
                <w:lang w:eastAsia="en-CA"/>
              </w:rPr>
            </w:pPr>
            <w:r w:rsidRPr="00AC2AC3">
              <w:rPr>
                <w:rFonts w:asciiTheme="minorHAnsi" w:hAnsiTheme="minorHAnsi"/>
                <w:sz w:val="22"/>
                <w:szCs w:val="22"/>
                <w:u w:val="single"/>
                <w:lang w:eastAsia="en-CA"/>
              </w:rPr>
              <w:t>Remittance – Contributory Leaves</w:t>
            </w:r>
          </w:p>
          <w:p w14:paraId="2C0A1960" w14:textId="77777777" w:rsidR="000B3FC1" w:rsidRDefault="000B3FC1" w:rsidP="009527EA">
            <w:pPr>
              <w:ind w:left="72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24435BE3" w14:textId="07A0376C" w:rsidR="0062667D" w:rsidRPr="00484CEA" w:rsidRDefault="0062667D" w:rsidP="009527EA">
            <w:pPr>
              <w:ind w:left="1440"/>
              <w:rPr>
                <w:rFonts w:asciiTheme="minorHAnsi" w:hAnsiTheme="minorHAnsi"/>
                <w:color w:val="auto"/>
                <w:sz w:val="22"/>
                <w:szCs w:val="22"/>
                <w:lang w:eastAsia="en-CA"/>
              </w:rPr>
            </w:pPr>
            <w:r>
              <w:rPr>
                <w:rFonts w:asciiTheme="minorHAnsi" w:hAnsiTheme="minorHAnsi"/>
                <w:color w:val="auto"/>
                <w:sz w:val="22"/>
                <w:szCs w:val="22"/>
                <w:lang w:eastAsia="en-CA"/>
              </w:rPr>
              <w:t xml:space="preserve">If </w:t>
            </w:r>
            <w:r w:rsidRPr="00484CEA">
              <w:rPr>
                <w:rFonts w:asciiTheme="minorHAnsi" w:hAnsiTheme="minorHAnsi"/>
                <w:color w:val="auto"/>
                <w:sz w:val="22"/>
                <w:szCs w:val="22"/>
                <w:lang w:eastAsia="en-CA"/>
              </w:rPr>
              <w:t xml:space="preserve">Ariel.ServiceRecord </w:t>
            </w:r>
            <w:r w:rsidR="0041144F">
              <w:rPr>
                <w:rFonts w:asciiTheme="minorHAnsi" w:hAnsiTheme="minorHAnsi"/>
                <w:color w:val="auto"/>
                <w:sz w:val="22"/>
                <w:szCs w:val="22"/>
                <w:lang w:eastAsia="en-CA"/>
              </w:rPr>
              <w:t>of type = CTSRV</w:t>
            </w:r>
            <w:r w:rsidR="0041144F" w:rsidRPr="00484CEA">
              <w:rPr>
                <w:rFonts w:asciiTheme="minorHAnsi" w:hAnsiTheme="minorHAnsi"/>
                <w:color w:val="auto"/>
                <w:sz w:val="22"/>
                <w:szCs w:val="22"/>
                <w:lang w:eastAsia="en-CA"/>
              </w:rPr>
              <w:t xml:space="preserve"> </w:t>
            </w:r>
            <w:r w:rsidRPr="00484CEA">
              <w:rPr>
                <w:rFonts w:asciiTheme="minorHAnsi" w:hAnsiTheme="minorHAnsi"/>
                <w:color w:val="auto"/>
                <w:sz w:val="22"/>
                <w:szCs w:val="22"/>
                <w:lang w:eastAsia="en-CA"/>
              </w:rPr>
              <w:t xml:space="preserve">exists where </w:t>
            </w:r>
          </w:p>
          <w:p w14:paraId="4728D913" w14:textId="7FF3D949" w:rsidR="0062667D" w:rsidRDefault="0062667D" w:rsidP="009527EA">
            <w:pPr>
              <w:ind w:left="2160"/>
              <w:rPr>
                <w:rFonts w:asciiTheme="minorHAnsi" w:hAnsiTheme="minorHAnsi"/>
                <w:color w:val="auto"/>
                <w:sz w:val="22"/>
                <w:szCs w:val="22"/>
                <w:lang w:eastAsia="en-CA"/>
              </w:rPr>
            </w:pPr>
            <w:r w:rsidRPr="00484CEA">
              <w:rPr>
                <w:rFonts w:asciiTheme="minorHAnsi" w:hAnsiTheme="minorHAnsi"/>
                <w:color w:val="auto"/>
                <w:sz w:val="22"/>
                <w:szCs w:val="22"/>
                <w:lang w:eastAsia="en-CA"/>
              </w:rPr>
              <w:t>Ariel.SummaryAttribute = “MDC – Core Data”</w:t>
            </w:r>
            <w:r>
              <w:rPr>
                <w:rFonts w:asciiTheme="minorHAnsi" w:hAnsiTheme="minorHAnsi"/>
                <w:color w:val="auto"/>
                <w:sz w:val="22"/>
                <w:szCs w:val="22"/>
                <w:lang w:eastAsia="en-CA"/>
              </w:rPr>
              <w:t xml:space="preserve"> </w:t>
            </w:r>
            <w:r w:rsidRPr="00484CEA">
              <w:rPr>
                <w:rFonts w:asciiTheme="minorHAnsi" w:hAnsiTheme="minorHAnsi"/>
                <w:color w:val="auto"/>
                <w:sz w:val="22"/>
                <w:szCs w:val="22"/>
                <w:lang w:eastAsia="en-CA"/>
              </w:rPr>
              <w:t>Year</w:t>
            </w:r>
            <w:r>
              <w:rPr>
                <w:rFonts w:asciiTheme="minorHAnsi" w:hAnsiTheme="minorHAnsi"/>
                <w:color w:val="auto"/>
                <w:sz w:val="22"/>
                <w:szCs w:val="22"/>
                <w:lang w:eastAsia="en-CA"/>
              </w:rPr>
              <w:t xml:space="preserve"> of Target Date = File.Year </w:t>
            </w:r>
          </w:p>
          <w:p w14:paraId="729A4B30" w14:textId="77777777" w:rsidR="0062667D" w:rsidRPr="0062667D" w:rsidRDefault="0062667D" w:rsidP="009527EA">
            <w:pPr>
              <w:ind w:left="720"/>
              <w:rPr>
                <w:rFonts w:asciiTheme="minorHAnsi" w:hAnsiTheme="minorHAnsi"/>
                <w:b/>
                <w:sz w:val="22"/>
                <w:szCs w:val="22"/>
                <w:lang w:eastAsia="en-CA"/>
              </w:rPr>
            </w:pPr>
          </w:p>
          <w:p w14:paraId="31BEF20C" w14:textId="52CE4839" w:rsidR="006453D9" w:rsidRDefault="006453D9" w:rsidP="009527EA">
            <w:pPr>
              <w:ind w:left="720"/>
              <w:rPr>
                <w:rFonts w:ascii="Segoe UI" w:hAnsi="Segoe UI" w:cs="Segoe UI"/>
              </w:rPr>
            </w:pPr>
          </w:p>
          <w:p w14:paraId="12CA7051" w14:textId="05588317" w:rsidR="006453D9" w:rsidRDefault="006453D9" w:rsidP="009527EA">
            <w:pPr>
              <w:ind w:left="1440"/>
              <w:rPr>
                <w:rFonts w:ascii="Segoe UI" w:hAnsi="Segoe UI" w:cs="Segoe UI"/>
              </w:rPr>
            </w:pPr>
            <w:r>
              <w:rPr>
                <w:rFonts w:ascii="Segoe UI" w:hAnsi="Segoe UI" w:cs="Segoe UI"/>
              </w:rPr>
              <w:t>And</w:t>
            </w:r>
          </w:p>
          <w:p w14:paraId="0C4A5649" w14:textId="77777777" w:rsidR="006453D9" w:rsidRDefault="006453D9" w:rsidP="009527EA">
            <w:pPr>
              <w:ind w:left="1440"/>
              <w:rPr>
                <w:rFonts w:asciiTheme="minorHAnsi" w:hAnsiTheme="minorHAnsi"/>
                <w:sz w:val="22"/>
                <w:szCs w:val="22"/>
                <w:lang w:eastAsia="en-CA"/>
              </w:rPr>
            </w:pPr>
            <w:r>
              <w:rPr>
                <w:rFonts w:asciiTheme="minorHAnsi" w:hAnsiTheme="minorHAnsi"/>
                <w:sz w:val="22"/>
                <w:szCs w:val="22"/>
                <w:lang w:eastAsia="en-CA"/>
              </w:rPr>
              <w:t xml:space="preserve">File.AmendedPA is blank </w:t>
            </w:r>
          </w:p>
          <w:p w14:paraId="630755E2" w14:textId="77777777" w:rsidR="000B3FC1" w:rsidRDefault="000B3FC1" w:rsidP="00551DE2">
            <w:pPr>
              <w:ind w:left="0"/>
              <w:rPr>
                <w:rFonts w:ascii="Segoe UI" w:hAnsi="Segoe UI" w:cs="Segoe UI"/>
              </w:rPr>
            </w:pPr>
          </w:p>
          <w:p w14:paraId="4857F170" w14:textId="77777777" w:rsidR="000B3FC1" w:rsidRDefault="000B3FC1" w:rsidP="00551DE2">
            <w:pPr>
              <w:ind w:left="0"/>
              <w:rPr>
                <w:rFonts w:asciiTheme="minorHAnsi" w:hAnsiTheme="minorHAnsi"/>
                <w:b/>
                <w:sz w:val="22"/>
                <w:szCs w:val="22"/>
                <w:lang w:eastAsia="en-CA"/>
              </w:rPr>
            </w:pPr>
            <w:r w:rsidRPr="00991339">
              <w:rPr>
                <w:rFonts w:ascii="Segoe UI" w:hAnsi="Segoe UI" w:cs="Segoe UI"/>
                <w:b/>
              </w:rPr>
              <w:t xml:space="preserve">Note: </w:t>
            </w:r>
            <w:r w:rsidRPr="00991339">
              <w:rPr>
                <w:rFonts w:asciiTheme="minorHAnsi" w:hAnsiTheme="minorHAnsi"/>
                <w:b/>
                <w:sz w:val="22"/>
                <w:szCs w:val="22"/>
                <w:lang w:eastAsia="en-CA"/>
              </w:rPr>
              <w:t>This validation should not trigger if the File.AmendedPA = 0</w:t>
            </w:r>
            <w:r>
              <w:rPr>
                <w:rFonts w:asciiTheme="minorHAnsi" w:hAnsiTheme="minorHAnsi"/>
                <w:b/>
                <w:sz w:val="22"/>
                <w:szCs w:val="22"/>
                <w:lang w:eastAsia="en-CA"/>
              </w:rPr>
              <w:t>,</w:t>
            </w:r>
            <w:r w:rsidRPr="00991339">
              <w:rPr>
                <w:rFonts w:asciiTheme="minorHAnsi" w:hAnsiTheme="minorHAnsi"/>
                <w:b/>
                <w:sz w:val="22"/>
                <w:szCs w:val="22"/>
                <w:lang w:eastAsia="en-CA"/>
              </w:rPr>
              <w:t xml:space="preserve"> as this is a valid number.</w:t>
            </w:r>
          </w:p>
          <w:p w14:paraId="1FB7E7B7" w14:textId="4FD05C37" w:rsidR="006B74AE" w:rsidRPr="009527EA" w:rsidRDefault="006B74AE">
            <w:pPr>
              <w:ind w:left="0"/>
              <w:rPr>
                <w:rFonts w:ascii="Segoe UI" w:hAnsi="Segoe UI" w:cs="Segoe UI"/>
                <w:sz w:val="22"/>
                <w:szCs w:val="22"/>
              </w:rPr>
            </w:pPr>
            <w:r w:rsidRPr="009527EA">
              <w:rPr>
                <w:rFonts w:asciiTheme="minorHAnsi" w:hAnsiTheme="minorHAnsi"/>
                <w:sz w:val="22"/>
                <w:szCs w:val="22"/>
                <w:lang w:eastAsia="en-CA"/>
              </w:rPr>
              <w:t>* Amalgamation cases are identified by an employment record being linked to another employment record through the amalgamation links (seen in the employment screen in Ariel GUI</w:t>
            </w:r>
          </w:p>
        </w:tc>
      </w:tr>
      <w:tr w:rsidR="006B74AE" w:rsidRPr="00A61AB1" w14:paraId="40D6F62D"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6D2F5D" w14:textId="046C253F" w:rsidR="006B74AE" w:rsidRDefault="006B74AE"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Amalgamation updates required</w:t>
            </w:r>
          </w:p>
        </w:tc>
        <w:tc>
          <w:tcPr>
            <w:tcW w:w="8448" w:type="dxa"/>
            <w:tcBorders>
              <w:top w:val="single" w:sz="4" w:space="0" w:color="auto"/>
              <w:left w:val="single" w:sz="4" w:space="0" w:color="auto"/>
              <w:bottom w:val="single" w:sz="4" w:space="0" w:color="auto"/>
              <w:right w:val="single" w:sz="4" w:space="0" w:color="auto"/>
            </w:tcBorders>
            <w:vAlign w:val="center"/>
          </w:tcPr>
          <w:p w14:paraId="3EBF02B0" w14:textId="7DDA1B9E" w:rsidR="006B74AE" w:rsidRPr="002C6986" w:rsidRDefault="006B74AE">
            <w:pPr>
              <w:spacing w:before="60" w:after="60"/>
              <w:ind w:left="0"/>
              <w:rPr>
                <w:rFonts w:asciiTheme="minorHAnsi" w:hAnsiTheme="minorHAnsi"/>
                <w:sz w:val="22"/>
                <w:szCs w:val="22"/>
              </w:rPr>
            </w:pPr>
            <w:r w:rsidRPr="006B74AE">
              <w:rPr>
                <w:rFonts w:asciiTheme="minorHAnsi" w:hAnsiTheme="minorHAnsi"/>
                <w:sz w:val="22"/>
                <w:szCs w:val="22"/>
              </w:rPr>
              <w:t>This validation is specific to the employer that provided the transaction. In the case of amalgamation, the validation will consider both employers as the same employer and use the dates to validate the right data/transactions.</w:t>
            </w:r>
          </w:p>
        </w:tc>
      </w:tr>
      <w:tr w:rsidR="001808BC" w:rsidRPr="00A61AB1" w14:paraId="5A389430"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E329685" w14:textId="4799D8DE" w:rsidR="001808BC" w:rsidRDefault="001808BC"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5C5396A" w14:textId="209AC916" w:rsidR="001808BC" w:rsidRPr="002C6986" w:rsidRDefault="00BC6BED">
            <w:pPr>
              <w:spacing w:before="60" w:after="60"/>
              <w:ind w:left="0"/>
              <w:rPr>
                <w:rFonts w:asciiTheme="minorHAnsi" w:hAnsiTheme="minorHAnsi"/>
                <w:sz w:val="22"/>
                <w:szCs w:val="22"/>
              </w:rPr>
            </w:pPr>
            <w:r>
              <w:rPr>
                <w:rFonts w:asciiTheme="minorHAnsi" w:hAnsiTheme="minorHAnsi"/>
                <w:sz w:val="22"/>
                <w:szCs w:val="22"/>
                <w:lang w:eastAsia="en-CA"/>
              </w:rPr>
              <w:t>N/A</w:t>
            </w:r>
          </w:p>
        </w:tc>
      </w:tr>
      <w:tr w:rsidR="000B3FC1" w:rsidRPr="00A61AB1" w14:paraId="1A817E30"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70E3F7A" w14:textId="3327510F" w:rsidR="000B3FC1" w:rsidRDefault="001808BC"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DataImport </w:t>
            </w:r>
            <w:r w:rsidR="000B3FC1">
              <w:rPr>
                <w:rFonts w:asciiTheme="minorHAnsi" w:eastAsia="Times New Roman" w:hAnsiTheme="minorHAnsi" w:cs="Calibri"/>
                <w:b/>
                <w:color w:val="FFFFFF"/>
                <w:sz w:val="22"/>
                <w:szCs w:val="22"/>
                <w:lang w:eastAsia="en-CA"/>
              </w:rPr>
              <w:t>Message</w:t>
            </w:r>
          </w:p>
        </w:tc>
        <w:tc>
          <w:tcPr>
            <w:tcW w:w="8448" w:type="dxa"/>
            <w:tcBorders>
              <w:top w:val="single" w:sz="4" w:space="0" w:color="auto"/>
              <w:left w:val="single" w:sz="4" w:space="0" w:color="auto"/>
              <w:bottom w:val="single" w:sz="4" w:space="0" w:color="auto"/>
              <w:right w:val="single" w:sz="4" w:space="0" w:color="auto"/>
            </w:tcBorders>
            <w:vAlign w:val="center"/>
          </w:tcPr>
          <w:p w14:paraId="78A62FB7" w14:textId="07202572" w:rsidR="000B3FC1" w:rsidRPr="003D17A6" w:rsidRDefault="002C6986">
            <w:pPr>
              <w:spacing w:before="60" w:after="60"/>
              <w:ind w:left="0"/>
              <w:rPr>
                <w:rFonts w:asciiTheme="minorHAnsi" w:hAnsiTheme="minorHAnsi"/>
                <w:sz w:val="22"/>
                <w:szCs w:val="22"/>
              </w:rPr>
            </w:pPr>
            <w:r w:rsidRPr="002C6986">
              <w:rPr>
                <w:rFonts w:asciiTheme="minorHAnsi" w:hAnsiTheme="minorHAnsi"/>
                <w:sz w:val="22"/>
                <w:szCs w:val="22"/>
              </w:rPr>
              <w:t>An Amended PA is required for</w:t>
            </w:r>
            <w:r w:rsidR="0027269C">
              <w:rPr>
                <w:rFonts w:asciiTheme="minorHAnsi" w:hAnsiTheme="minorHAnsi"/>
                <w:sz w:val="22"/>
                <w:szCs w:val="22"/>
              </w:rPr>
              <w:t xml:space="preserve"> </w:t>
            </w:r>
            <w:r w:rsidRPr="002C6986">
              <w:rPr>
                <w:rFonts w:asciiTheme="minorHAnsi" w:hAnsiTheme="minorHAnsi"/>
                <w:sz w:val="22"/>
                <w:szCs w:val="22"/>
              </w:rPr>
              <w:t xml:space="preserve">{0} because the annual data </w:t>
            </w:r>
            <w:r w:rsidR="0027269C">
              <w:rPr>
                <w:rFonts w:asciiTheme="minorHAnsi" w:hAnsiTheme="minorHAnsi"/>
                <w:sz w:val="22"/>
                <w:szCs w:val="22"/>
              </w:rPr>
              <w:t xml:space="preserve">for this year </w:t>
            </w:r>
            <w:r w:rsidRPr="002C6986">
              <w:rPr>
                <w:rFonts w:asciiTheme="minorHAnsi" w:hAnsiTheme="minorHAnsi"/>
                <w:sz w:val="22"/>
                <w:szCs w:val="22"/>
              </w:rPr>
              <w:t>has already been reported.</w:t>
            </w:r>
          </w:p>
        </w:tc>
      </w:tr>
      <w:tr w:rsidR="000B3FC1" w:rsidRPr="00A61AB1" w14:paraId="12887265"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C2426E8" w14:textId="4D79D09B" w:rsidR="000B3FC1" w:rsidRDefault="001808BC"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1D99A55" w14:textId="41F579FB" w:rsidR="001808BC" w:rsidRDefault="001808BC" w:rsidP="00551DE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40297DB" w14:textId="38C7AB8B" w:rsidR="000B3FC1" w:rsidRPr="00B464B9" w:rsidRDefault="002C6986" w:rsidP="00551DE2">
            <w:pPr>
              <w:spacing w:before="60" w:after="60"/>
              <w:ind w:left="0"/>
              <w:rPr>
                <w:rFonts w:asciiTheme="minorHAnsi" w:hAnsiTheme="minorHAnsi"/>
                <w:sz w:val="22"/>
                <w:szCs w:val="22"/>
              </w:rPr>
            </w:pPr>
            <w:r w:rsidRPr="002C6986">
              <w:rPr>
                <w:rFonts w:asciiTheme="minorHAnsi" w:hAnsiTheme="minorHAnsi"/>
                <w:sz w:val="22"/>
                <w:szCs w:val="22"/>
              </w:rPr>
              <w:t>An</w:t>
            </w:r>
            <w:r>
              <w:rPr>
                <w:rFonts w:asciiTheme="minorHAnsi" w:hAnsiTheme="minorHAnsi"/>
                <w:sz w:val="22"/>
                <w:szCs w:val="22"/>
              </w:rPr>
              <w:t xml:space="preserve"> Amended PA is required </w:t>
            </w:r>
            <w:r w:rsidRPr="002C6986">
              <w:rPr>
                <w:rFonts w:asciiTheme="minorHAnsi" w:hAnsiTheme="minorHAnsi"/>
                <w:sz w:val="22"/>
                <w:szCs w:val="22"/>
              </w:rPr>
              <w:t>because the annual data has already been reported.</w:t>
            </w:r>
          </w:p>
        </w:tc>
      </w:tr>
      <w:tr w:rsidR="000B3FC1" w:rsidRPr="0085712F" w14:paraId="12FDE8BB"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7994B42" w14:textId="77777777" w:rsidR="000B3FC1" w:rsidRPr="0085712F" w:rsidRDefault="000B3FC1" w:rsidP="00551DE2">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EE8F026" w14:textId="77777777" w:rsidR="000B3FC1" w:rsidRPr="00AC2AC3" w:rsidRDefault="000B3FC1" w:rsidP="00551DE2">
            <w:pPr>
              <w:ind w:left="0"/>
              <w:rPr>
                <w:rFonts w:asciiTheme="minorHAnsi" w:hAnsiTheme="minorHAnsi"/>
                <w:sz w:val="22"/>
                <w:szCs w:val="22"/>
                <w:u w:val="single"/>
                <w:lang w:eastAsia="en-CA"/>
              </w:rPr>
            </w:pPr>
            <w:r w:rsidRPr="00AC2AC3">
              <w:rPr>
                <w:rFonts w:asciiTheme="minorHAnsi" w:hAnsiTheme="minorHAnsi"/>
                <w:sz w:val="22"/>
                <w:szCs w:val="22"/>
                <w:u w:val="single"/>
                <w:lang w:eastAsia="en-CA"/>
              </w:rPr>
              <w:t>Remittance – Previous Year Adjustment</w:t>
            </w:r>
          </w:p>
          <w:p w14:paraId="7951E573" w14:textId="77777777" w:rsidR="000B3FC1" w:rsidRDefault="000B3FC1" w:rsidP="00551DE2">
            <w:pPr>
              <w:spacing w:before="60" w:after="60"/>
              <w:ind w:left="0"/>
              <w:rPr>
                <w:rFonts w:asciiTheme="minorHAnsi" w:hAnsiTheme="minorHAnsi"/>
                <w:sz w:val="22"/>
                <w:szCs w:val="22"/>
                <w:lang w:eastAsia="en-CA"/>
              </w:rPr>
            </w:pPr>
            <w:r>
              <w:rPr>
                <w:rFonts w:asciiTheme="minorHAnsi" w:hAnsiTheme="minorHAnsi" w:cs="Calibri"/>
                <w:color w:val="auto"/>
                <w:sz w:val="22"/>
                <w:szCs w:val="22"/>
              </w:rPr>
              <w:t xml:space="preserve">0:  </w:t>
            </w:r>
            <w:r>
              <w:rPr>
                <w:rFonts w:asciiTheme="minorHAnsi" w:hAnsiTheme="minorHAnsi"/>
                <w:sz w:val="22"/>
                <w:szCs w:val="22"/>
                <w:lang w:eastAsia="en-CA"/>
              </w:rPr>
              <w:t>File.AdjustmentYear</w:t>
            </w:r>
          </w:p>
          <w:p w14:paraId="55DC7286" w14:textId="77777777" w:rsidR="000B3FC1" w:rsidRPr="00AC2AC3" w:rsidRDefault="000B3FC1" w:rsidP="00551DE2">
            <w:pPr>
              <w:ind w:left="0"/>
              <w:rPr>
                <w:rFonts w:asciiTheme="minorHAnsi" w:hAnsiTheme="minorHAnsi"/>
                <w:sz w:val="22"/>
                <w:szCs w:val="22"/>
                <w:u w:val="single"/>
                <w:lang w:eastAsia="en-CA"/>
              </w:rPr>
            </w:pPr>
            <w:r w:rsidRPr="00AC2AC3">
              <w:rPr>
                <w:rFonts w:asciiTheme="minorHAnsi" w:hAnsiTheme="minorHAnsi"/>
                <w:sz w:val="22"/>
                <w:szCs w:val="22"/>
                <w:u w:val="single"/>
                <w:lang w:eastAsia="en-CA"/>
              </w:rPr>
              <w:t>Remittance – Contributory Leaves</w:t>
            </w:r>
          </w:p>
          <w:p w14:paraId="0522615D" w14:textId="77777777" w:rsidR="000B3FC1" w:rsidRPr="009C43D2" w:rsidRDefault="000B3FC1" w:rsidP="00551DE2">
            <w:pPr>
              <w:spacing w:before="60" w:after="60"/>
              <w:ind w:left="0"/>
              <w:rPr>
                <w:rFonts w:asciiTheme="minorHAnsi" w:hAnsiTheme="minorHAnsi" w:cs="Calibri"/>
                <w:color w:val="auto"/>
                <w:sz w:val="22"/>
                <w:szCs w:val="22"/>
              </w:rPr>
            </w:pPr>
            <w:r>
              <w:rPr>
                <w:rFonts w:asciiTheme="minorHAnsi" w:hAnsiTheme="minorHAnsi" w:cs="Calibri"/>
                <w:color w:val="auto"/>
                <w:sz w:val="22"/>
                <w:szCs w:val="22"/>
              </w:rPr>
              <w:t xml:space="preserve">0: </w:t>
            </w:r>
            <w:r>
              <w:rPr>
                <w:rFonts w:asciiTheme="minorHAnsi" w:hAnsiTheme="minorHAnsi"/>
                <w:sz w:val="22"/>
                <w:szCs w:val="22"/>
                <w:lang w:eastAsia="en-CA"/>
              </w:rPr>
              <w:t>File.Year</w:t>
            </w:r>
          </w:p>
        </w:tc>
      </w:tr>
      <w:tr w:rsidR="000B3FC1" w:rsidRPr="0085712F" w14:paraId="7C3F5BD1"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D60D66" w14:textId="5544A5F2" w:rsidR="000B3FC1" w:rsidRPr="0085712F" w:rsidRDefault="000B3FC1" w:rsidP="001808BC">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Warning Override </w:t>
            </w:r>
            <w:r w:rsidR="001808BC">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BCCD61F" w14:textId="06EDFB69" w:rsidR="000B3FC1" w:rsidRPr="006100CE" w:rsidRDefault="006453D9" w:rsidP="00551DE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1808BC" w:rsidRPr="0085712F" w14:paraId="02107AA9"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E5409C" w14:textId="4D3E5FC3" w:rsidR="001808BC" w:rsidRDefault="001808BC" w:rsidP="006453D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EEC80A7" w14:textId="77777777" w:rsidR="001808BC" w:rsidRDefault="001808BC" w:rsidP="0027269C">
            <w:pPr>
              <w:spacing w:before="60" w:after="60" w:line="240" w:lineRule="auto"/>
              <w:ind w:left="0"/>
              <w:rPr>
                <w:rFonts w:asciiTheme="minorHAnsi" w:hAnsiTheme="minorHAnsi"/>
                <w:sz w:val="22"/>
                <w:szCs w:val="22"/>
                <w:lang w:eastAsia="en-CA"/>
              </w:rPr>
            </w:pPr>
          </w:p>
        </w:tc>
      </w:tr>
      <w:tr w:rsidR="000B3FC1" w:rsidRPr="0085712F" w14:paraId="76157A00" w14:textId="77777777" w:rsidTr="00551DE2">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E8CFC6" w14:textId="77777777" w:rsidR="006453D9" w:rsidRDefault="006453D9" w:rsidP="006453D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5B26B2C" w14:textId="13778E96" w:rsidR="000B3FC1" w:rsidRPr="0085712F" w:rsidRDefault="006453D9" w:rsidP="006453D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27E2BD7" w14:textId="65438EA9" w:rsidR="00BF6A70" w:rsidRDefault="00BF6A70" w:rsidP="006B74AE">
            <w:pPr>
              <w:spacing w:before="60" w:after="60" w:line="240" w:lineRule="auto"/>
              <w:ind w:left="0"/>
              <w:rPr>
                <w:ins w:id="632" w:author="Tima Abboud" w:date="2021-04-29T14:36:00Z"/>
                <w:rFonts w:asciiTheme="minorHAnsi" w:hAnsiTheme="minorHAnsi"/>
                <w:sz w:val="22"/>
                <w:szCs w:val="22"/>
                <w:lang w:eastAsia="en-CA"/>
              </w:rPr>
            </w:pPr>
            <w:ins w:id="633" w:author="Tima Abboud" w:date="2021-04-29T14:35:00Z">
              <w:r>
                <w:rPr>
                  <w:rFonts w:asciiTheme="minorHAnsi" w:hAnsiTheme="minorHAnsi"/>
                  <w:sz w:val="22"/>
                  <w:szCs w:val="22"/>
                  <w:lang w:eastAsia="en-CA"/>
                </w:rPr>
                <w:t>TA 20210429</w:t>
              </w:r>
            </w:ins>
            <w:ins w:id="634" w:author="Tima Abboud" w:date="2021-04-29T14:36:00Z">
              <w:r>
                <w:rPr>
                  <w:rFonts w:asciiTheme="minorHAnsi" w:hAnsiTheme="minorHAnsi"/>
                  <w:sz w:val="22"/>
                  <w:szCs w:val="22"/>
                  <w:lang w:eastAsia="en-CA"/>
                </w:rPr>
                <w:t>:</w:t>
              </w:r>
            </w:ins>
          </w:p>
          <w:p w14:paraId="6BC4DB22" w14:textId="346C265D" w:rsidR="00BF6A70" w:rsidRPr="00BF6A70" w:rsidRDefault="00BF6A70">
            <w:pPr>
              <w:pStyle w:val="ListParagraph"/>
              <w:numPr>
                <w:ilvl w:val="0"/>
                <w:numId w:val="8"/>
              </w:numPr>
              <w:spacing w:before="60" w:after="60" w:line="240" w:lineRule="auto"/>
              <w:rPr>
                <w:ins w:id="635" w:author="Tima Abboud" w:date="2021-04-29T14:35:00Z"/>
                <w:rFonts w:asciiTheme="minorHAnsi" w:hAnsiTheme="minorHAnsi"/>
                <w:sz w:val="22"/>
                <w:szCs w:val="22"/>
                <w:lang w:eastAsia="en-CA"/>
                <w:rPrChange w:id="636" w:author="Tima Abboud" w:date="2021-04-29T14:36:00Z">
                  <w:rPr>
                    <w:ins w:id="637" w:author="Tima Abboud" w:date="2021-04-29T14:35:00Z"/>
                    <w:lang w:eastAsia="en-CA"/>
                  </w:rPr>
                </w:rPrChange>
              </w:rPr>
              <w:pPrChange w:id="638" w:author="Tima Abboud" w:date="2021-04-29T14:36:00Z">
                <w:pPr>
                  <w:spacing w:before="60" w:after="60" w:line="240" w:lineRule="auto"/>
                  <w:ind w:left="0"/>
                </w:pPr>
              </w:pPrChange>
            </w:pPr>
            <w:ins w:id="639" w:author="Tima Abboud" w:date="2021-04-29T14:36:00Z">
              <w:r>
                <w:rPr>
                  <w:rFonts w:asciiTheme="minorHAnsi" w:hAnsiTheme="minorHAnsi"/>
                  <w:sz w:val="22"/>
                  <w:szCs w:val="22"/>
                  <w:lang w:eastAsia="en-CA"/>
                </w:rPr>
                <w:t xml:space="preserve">Updated </w:t>
              </w:r>
              <w:r w:rsidRPr="008B22B2">
                <w:rPr>
                  <w:rFonts w:asciiTheme="minorHAnsi" w:hAnsiTheme="minorHAnsi"/>
                  <w:sz w:val="22"/>
                  <w:szCs w:val="22"/>
                  <w:lang w:eastAsia="en-CA"/>
                </w:rPr>
                <w:t>Validation Rule to account for amalgamation.</w:t>
              </w:r>
            </w:ins>
          </w:p>
          <w:p w14:paraId="30F6930F" w14:textId="77777777" w:rsidR="00BF6A70" w:rsidRDefault="00BF6A70" w:rsidP="006B74AE">
            <w:pPr>
              <w:spacing w:before="60" w:after="60" w:line="240" w:lineRule="auto"/>
              <w:ind w:left="0"/>
              <w:rPr>
                <w:ins w:id="640" w:author="Tima Abboud" w:date="2021-04-29T14:35:00Z"/>
                <w:rFonts w:asciiTheme="minorHAnsi" w:hAnsiTheme="minorHAnsi"/>
                <w:sz w:val="22"/>
                <w:szCs w:val="22"/>
                <w:lang w:eastAsia="en-CA"/>
              </w:rPr>
            </w:pPr>
          </w:p>
          <w:p w14:paraId="63C64CCD" w14:textId="5581E013" w:rsidR="006B74AE" w:rsidRDefault="006B74AE" w:rsidP="006B74AE">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JFT 20180131:</w:t>
            </w:r>
          </w:p>
          <w:p w14:paraId="497D4E02" w14:textId="77777777" w:rsidR="006B74AE" w:rsidRPr="00014D3B" w:rsidRDefault="006B74AE" w:rsidP="000D64DB">
            <w:pPr>
              <w:pStyle w:val="ListParagraph"/>
              <w:numPr>
                <w:ilvl w:val="0"/>
                <w:numId w:val="3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Changes for amalgamation to be implemented in a future release.</w:t>
            </w:r>
          </w:p>
          <w:p w14:paraId="1118140F" w14:textId="77777777" w:rsidR="006B74AE" w:rsidRPr="009527EA" w:rsidRDefault="006B74AE" w:rsidP="0041144F">
            <w:pPr>
              <w:spacing w:before="60" w:after="60" w:line="240" w:lineRule="auto"/>
              <w:ind w:left="0"/>
              <w:rPr>
                <w:rFonts w:asciiTheme="minorHAnsi" w:hAnsiTheme="minorHAnsi"/>
                <w:sz w:val="22"/>
                <w:szCs w:val="22"/>
                <w:lang w:eastAsia="en-CA"/>
              </w:rPr>
            </w:pPr>
          </w:p>
          <w:p w14:paraId="022B56B8" w14:textId="77777777" w:rsidR="0041144F" w:rsidRDefault="0041144F" w:rsidP="0041144F">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20170913:</w:t>
            </w:r>
          </w:p>
          <w:p w14:paraId="53AA952D" w14:textId="77777777" w:rsidR="0041144F" w:rsidRPr="002913D5" w:rsidRDefault="0041144F" w:rsidP="000D64DB">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Added a precision to check type of service = CTSRV because coming into conflict with other types of service that are possible (ex: ACW factor). Update made in R14.0.</w:t>
            </w:r>
          </w:p>
          <w:p w14:paraId="0B145240" w14:textId="77777777" w:rsidR="0041144F" w:rsidRDefault="0041144F" w:rsidP="0027269C">
            <w:pPr>
              <w:spacing w:before="60" w:after="60" w:line="240" w:lineRule="auto"/>
              <w:ind w:left="0"/>
              <w:rPr>
                <w:rFonts w:asciiTheme="minorHAnsi" w:hAnsiTheme="minorHAnsi"/>
                <w:sz w:val="22"/>
                <w:szCs w:val="22"/>
                <w:lang w:eastAsia="en-CA"/>
              </w:rPr>
            </w:pPr>
          </w:p>
          <w:p w14:paraId="6B40238B" w14:textId="77777777" w:rsidR="0048168E" w:rsidRDefault="00A330FA" w:rsidP="002726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20170608:</w:t>
            </w:r>
          </w:p>
          <w:p w14:paraId="71B7AA8F" w14:textId="3F49C53C" w:rsidR="00A330FA" w:rsidRDefault="00A330FA" w:rsidP="000D64DB">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Validation is ready for sign-off</w:t>
            </w:r>
          </w:p>
          <w:p w14:paraId="4B858D5F" w14:textId="37DF4766" w:rsidR="00A330FA" w:rsidRPr="00A330FA" w:rsidRDefault="00A330FA" w:rsidP="000D64DB">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MS to make sure we have test cases where the reported Amended PA = 0 and calculated PA falls within tolerance.</w:t>
            </w:r>
          </w:p>
          <w:p w14:paraId="1FD60CD9" w14:textId="77777777" w:rsidR="00A330FA" w:rsidRDefault="00A330FA" w:rsidP="00B55260">
            <w:pPr>
              <w:spacing w:before="60" w:after="60" w:line="240" w:lineRule="auto"/>
              <w:ind w:left="0"/>
              <w:rPr>
                <w:rFonts w:asciiTheme="minorHAnsi" w:hAnsiTheme="minorHAnsi"/>
                <w:sz w:val="22"/>
                <w:szCs w:val="22"/>
                <w:lang w:eastAsia="en-CA"/>
              </w:rPr>
            </w:pPr>
          </w:p>
          <w:p w14:paraId="60385B0F" w14:textId="73EFE065" w:rsidR="00B55260" w:rsidRDefault="00B55260" w:rsidP="00B5526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AD 20170527:</w:t>
            </w:r>
          </w:p>
          <w:p w14:paraId="4818830B" w14:textId="6D2EEDA9" w:rsidR="00B55260" w:rsidRDefault="00B55260" w:rsidP="000D64DB">
            <w:pPr>
              <w:pStyle w:val="ListParagraph"/>
              <w:numPr>
                <w:ilvl w:val="0"/>
                <w:numId w:val="8"/>
              </w:numPr>
              <w:spacing w:before="60" w:after="60" w:line="240" w:lineRule="auto"/>
              <w:rPr>
                <w:color w:val="1F497D"/>
                <w:lang w:val="en-US"/>
              </w:rPr>
            </w:pPr>
            <w:r>
              <w:rPr>
                <w:rFonts w:asciiTheme="minorHAnsi" w:hAnsiTheme="minorHAnsi"/>
                <w:sz w:val="22"/>
                <w:szCs w:val="22"/>
                <w:lang w:eastAsia="en-CA"/>
              </w:rPr>
              <w:t>This validation is being kept.  It is val B173 that can be removed.  I think the last comment provided by Carina below was pasted into the wrong section.</w:t>
            </w:r>
          </w:p>
          <w:p w14:paraId="05555788" w14:textId="77777777" w:rsidR="00B55260" w:rsidRDefault="00B55260" w:rsidP="00B55260">
            <w:pPr>
              <w:spacing w:before="60" w:after="60" w:line="240" w:lineRule="auto"/>
              <w:ind w:left="0"/>
              <w:rPr>
                <w:color w:val="1F497D"/>
                <w:lang w:val="en-US"/>
              </w:rPr>
            </w:pPr>
          </w:p>
          <w:p w14:paraId="3776321E" w14:textId="6F680A05" w:rsidR="002820E7" w:rsidRDefault="002820E7" w:rsidP="00B5526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20170517:</w:t>
            </w:r>
          </w:p>
          <w:p w14:paraId="1F1DEB44" w14:textId="6AF79C73" w:rsidR="002820E7" w:rsidRDefault="002820E7" w:rsidP="000D64DB">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As per Clare, May 11 at 10:06am:</w:t>
            </w:r>
          </w:p>
          <w:p w14:paraId="57312EE4" w14:textId="77777777" w:rsidR="002820E7" w:rsidRPr="00F53252" w:rsidRDefault="002820E7" w:rsidP="002820E7">
            <w:pPr>
              <w:rPr>
                <w:color w:val="auto"/>
                <w:lang w:val="en-US"/>
              </w:rPr>
            </w:pPr>
            <w:r w:rsidRPr="00487EA8">
              <w:rPr>
                <w:rFonts w:asciiTheme="minorHAnsi" w:hAnsiTheme="minorHAnsi"/>
                <w:sz w:val="22"/>
                <w:szCs w:val="22"/>
                <w:lang w:eastAsia="en-CA"/>
              </w:rPr>
              <w:t>At</w:t>
            </w:r>
            <w:r w:rsidRPr="00F53252">
              <w:rPr>
                <w:color w:val="auto"/>
                <w:lang w:val="en-US"/>
              </w:rPr>
              <w:t xml:space="preserve"> </w:t>
            </w:r>
            <w:r w:rsidRPr="00487EA8">
              <w:rPr>
                <w:rFonts w:asciiTheme="minorHAnsi" w:hAnsiTheme="minorHAnsi"/>
                <w:sz w:val="22"/>
                <w:szCs w:val="22"/>
                <w:lang w:eastAsia="en-CA"/>
              </w:rPr>
              <w:t>our last workshop we discussed the validation for PA where we are trying to stop the Employer from reporting a PA if the PA value is less than 250.</w:t>
            </w:r>
          </w:p>
          <w:p w14:paraId="0B6BEF0C" w14:textId="43F2EEF6" w:rsidR="002820E7" w:rsidRPr="00F53252" w:rsidRDefault="002820E7" w:rsidP="002820E7">
            <w:pPr>
              <w:rPr>
                <w:color w:val="auto"/>
                <w:lang w:val="en-US"/>
              </w:rPr>
            </w:pPr>
            <w:r w:rsidRPr="00487EA8">
              <w:rPr>
                <w:rFonts w:asciiTheme="minorHAnsi" w:hAnsiTheme="minorHAnsi"/>
                <w:sz w:val="22"/>
                <w:szCs w:val="22"/>
                <w:lang w:eastAsia="en-CA"/>
              </w:rPr>
              <w:t>I have confirmed with Diana that this validation is not required.  Employers should be able to report a PA amendment to HOOPP regardless of the amount and we should post the value to Ariel.  The Employer is responsible for CRA reporting</w:t>
            </w:r>
            <w:r w:rsidR="0093633B" w:rsidRPr="00487EA8">
              <w:rPr>
                <w:rFonts w:asciiTheme="minorHAnsi" w:hAnsiTheme="minorHAnsi"/>
                <w:sz w:val="22"/>
                <w:szCs w:val="22"/>
                <w:lang w:eastAsia="en-CA"/>
              </w:rPr>
              <w:t xml:space="preserve"> of the amended PA as per their </w:t>
            </w:r>
            <w:r w:rsidRPr="00487EA8">
              <w:rPr>
                <w:rFonts w:asciiTheme="minorHAnsi" w:hAnsiTheme="minorHAnsi"/>
                <w:sz w:val="22"/>
                <w:szCs w:val="22"/>
                <w:lang w:eastAsia="en-CA"/>
              </w:rPr>
              <w:t>own practice and guidelines from CRA for reporting.</w:t>
            </w:r>
          </w:p>
          <w:p w14:paraId="1068374D" w14:textId="77777777" w:rsidR="002820E7" w:rsidRPr="00487EA8" w:rsidRDefault="002820E7" w:rsidP="002820E7">
            <w:pPr>
              <w:rPr>
                <w:rFonts w:asciiTheme="minorHAnsi" w:hAnsiTheme="minorHAnsi"/>
                <w:sz w:val="22"/>
                <w:szCs w:val="22"/>
                <w:lang w:eastAsia="en-CA"/>
              </w:rPr>
            </w:pPr>
            <w:r w:rsidRPr="00487EA8">
              <w:rPr>
                <w:rFonts w:asciiTheme="minorHAnsi" w:hAnsiTheme="minorHAnsi"/>
                <w:sz w:val="22"/>
                <w:szCs w:val="22"/>
                <w:lang w:eastAsia="en-CA"/>
              </w:rPr>
              <w:t>This validation can be removed.</w:t>
            </w:r>
          </w:p>
          <w:p w14:paraId="2A0DB272" w14:textId="5F0CC072" w:rsidR="0048168E" w:rsidRPr="00487EA8" w:rsidRDefault="0048168E" w:rsidP="000D64DB">
            <w:pPr>
              <w:pStyle w:val="ListParagraph"/>
              <w:numPr>
                <w:ilvl w:val="0"/>
                <w:numId w:val="8"/>
              </w:numPr>
              <w:rPr>
                <w:rFonts w:asciiTheme="minorHAnsi" w:hAnsiTheme="minorHAnsi"/>
                <w:sz w:val="22"/>
                <w:szCs w:val="22"/>
                <w:lang w:eastAsia="en-CA"/>
              </w:rPr>
            </w:pPr>
            <w:r w:rsidRPr="00487EA8">
              <w:rPr>
                <w:rFonts w:asciiTheme="minorHAnsi" w:hAnsiTheme="minorHAnsi"/>
                <w:sz w:val="22"/>
                <w:szCs w:val="22"/>
                <w:lang w:eastAsia="en-CA"/>
              </w:rPr>
              <w:t xml:space="preserve">We have </w:t>
            </w:r>
            <w:r w:rsidR="00E8794C" w:rsidRPr="00487EA8">
              <w:rPr>
                <w:rFonts w:asciiTheme="minorHAnsi" w:hAnsiTheme="minorHAnsi"/>
                <w:sz w:val="22"/>
                <w:szCs w:val="22"/>
                <w:lang w:eastAsia="en-CA"/>
              </w:rPr>
              <w:t>removed</w:t>
            </w:r>
            <w:r w:rsidRPr="00487EA8">
              <w:rPr>
                <w:rFonts w:asciiTheme="minorHAnsi" w:hAnsiTheme="minorHAnsi"/>
                <w:sz w:val="22"/>
                <w:szCs w:val="22"/>
                <w:lang w:eastAsia="en-CA"/>
              </w:rPr>
              <w:t xml:space="preserve"> the part of the logic checking on the 250$ tolerance as per instructions from Clare.</w:t>
            </w:r>
          </w:p>
          <w:p w14:paraId="560D7AD6" w14:textId="26AFA144" w:rsidR="0048168E" w:rsidRPr="00487EA8" w:rsidRDefault="0048168E" w:rsidP="000D64DB">
            <w:pPr>
              <w:pStyle w:val="ListParagraph"/>
              <w:numPr>
                <w:ilvl w:val="0"/>
                <w:numId w:val="8"/>
              </w:numPr>
              <w:rPr>
                <w:rFonts w:asciiTheme="minorHAnsi" w:hAnsiTheme="minorHAnsi"/>
                <w:sz w:val="22"/>
                <w:szCs w:val="22"/>
                <w:lang w:eastAsia="en-CA"/>
              </w:rPr>
            </w:pPr>
            <w:r w:rsidRPr="00487EA8">
              <w:rPr>
                <w:rFonts w:asciiTheme="minorHAnsi" w:hAnsiTheme="minorHAnsi"/>
                <w:sz w:val="22"/>
                <w:szCs w:val="22"/>
                <w:lang w:eastAsia="en-CA"/>
              </w:rPr>
              <w:t>Marianne to check if we have test cases where amended PA is blank or 0, does B53a and B53b generate in both instances.</w:t>
            </w:r>
          </w:p>
          <w:p w14:paraId="3ACA7509" w14:textId="76AF6D04" w:rsidR="0048168E" w:rsidRPr="00487EA8" w:rsidRDefault="0048168E" w:rsidP="000D64DB">
            <w:pPr>
              <w:pStyle w:val="ListParagraph"/>
              <w:numPr>
                <w:ilvl w:val="0"/>
                <w:numId w:val="8"/>
              </w:numPr>
              <w:rPr>
                <w:rFonts w:asciiTheme="minorHAnsi" w:hAnsiTheme="minorHAnsi"/>
                <w:sz w:val="22"/>
                <w:szCs w:val="22"/>
                <w:lang w:eastAsia="en-CA"/>
              </w:rPr>
            </w:pPr>
            <w:r w:rsidRPr="00487EA8">
              <w:rPr>
                <w:rFonts w:asciiTheme="minorHAnsi" w:hAnsiTheme="minorHAnsi"/>
                <w:sz w:val="22"/>
                <w:szCs w:val="22"/>
                <w:lang w:eastAsia="en-CA"/>
              </w:rPr>
              <w:t>Depending on results above we may have to re-visit logic when Amended PA = 0</w:t>
            </w:r>
          </w:p>
          <w:p w14:paraId="42B42BF1" w14:textId="77777777" w:rsidR="002820E7" w:rsidRPr="0048168E" w:rsidRDefault="002820E7" w:rsidP="002820E7">
            <w:pPr>
              <w:spacing w:before="60" w:after="60" w:line="240" w:lineRule="auto"/>
              <w:ind w:left="0"/>
              <w:rPr>
                <w:rFonts w:asciiTheme="minorHAnsi" w:hAnsiTheme="minorHAnsi"/>
                <w:sz w:val="22"/>
                <w:szCs w:val="22"/>
                <w:lang w:val="en-US" w:eastAsia="en-CA"/>
              </w:rPr>
            </w:pPr>
          </w:p>
          <w:p w14:paraId="4C6D7B3F" w14:textId="77777777" w:rsidR="002820E7" w:rsidRDefault="002820E7" w:rsidP="0027269C">
            <w:pPr>
              <w:spacing w:before="60" w:after="60" w:line="240" w:lineRule="auto"/>
              <w:ind w:left="0"/>
              <w:rPr>
                <w:rFonts w:asciiTheme="minorHAnsi" w:hAnsiTheme="minorHAnsi"/>
                <w:sz w:val="22"/>
                <w:szCs w:val="22"/>
                <w:lang w:eastAsia="en-CA"/>
              </w:rPr>
            </w:pPr>
          </w:p>
          <w:p w14:paraId="10AA4898" w14:textId="77777777" w:rsidR="0060176E" w:rsidRDefault="0060176E" w:rsidP="002726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20170509:</w:t>
            </w:r>
          </w:p>
          <w:p w14:paraId="3F26E22A" w14:textId="1D06ED9B" w:rsidR="0060176E" w:rsidRPr="007A3906" w:rsidRDefault="0060176E" w:rsidP="000D64DB">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Clare to follow-up with Diana regarding the check on the &lt; 250$ difference (if it is actually required).</w:t>
            </w:r>
          </w:p>
          <w:p w14:paraId="6FAF9CFF" w14:textId="77777777" w:rsidR="0060176E" w:rsidRDefault="0060176E" w:rsidP="0027269C">
            <w:pPr>
              <w:spacing w:before="60" w:after="60" w:line="240" w:lineRule="auto"/>
              <w:ind w:left="0"/>
              <w:rPr>
                <w:rFonts w:asciiTheme="minorHAnsi" w:hAnsiTheme="minorHAnsi"/>
                <w:sz w:val="22"/>
                <w:szCs w:val="22"/>
                <w:lang w:eastAsia="en-CA"/>
              </w:rPr>
            </w:pPr>
          </w:p>
          <w:p w14:paraId="409F7F9F" w14:textId="60B7AC90" w:rsidR="0027269C" w:rsidRDefault="0027269C" w:rsidP="0027269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AD 20170505:</w:t>
            </w:r>
          </w:p>
          <w:p w14:paraId="41EFC3A3" w14:textId="72A19A40" w:rsidR="0027269C" w:rsidRDefault="0027269C" w:rsidP="000D64DB">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Ready for sign-off after MS (Carina) reviews my additional changes and comments.  </w:t>
            </w:r>
          </w:p>
          <w:p w14:paraId="26312BFE" w14:textId="77777777" w:rsidR="0027269C" w:rsidRDefault="0027269C" w:rsidP="000B3468">
            <w:pPr>
              <w:spacing w:before="60" w:after="60" w:line="240" w:lineRule="auto"/>
              <w:ind w:left="0"/>
              <w:rPr>
                <w:rFonts w:asciiTheme="minorHAnsi" w:hAnsiTheme="minorHAnsi"/>
                <w:sz w:val="22"/>
                <w:szCs w:val="22"/>
                <w:lang w:eastAsia="en-CA"/>
              </w:rPr>
            </w:pPr>
          </w:p>
          <w:p w14:paraId="73A8ED66" w14:textId="77777777" w:rsidR="000B3468" w:rsidRDefault="000B3468" w:rsidP="000B346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20170501:</w:t>
            </w:r>
          </w:p>
          <w:p w14:paraId="32A861CF" w14:textId="77777777" w:rsidR="000B3468" w:rsidRDefault="000B3468" w:rsidP="000D64DB">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B175 modified to capture logic that was needed from B173 (+/-250).</w:t>
            </w:r>
          </w:p>
          <w:p w14:paraId="00BD1081" w14:textId="77777777" w:rsidR="000B3468" w:rsidRDefault="000B3468" w:rsidP="000D64DB">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Additional modification to look at the Adhoc Data instead of the YECI.</w:t>
            </w:r>
          </w:p>
          <w:p w14:paraId="48C62F68" w14:textId="702ED138" w:rsidR="006453D9" w:rsidRPr="006453D9" w:rsidRDefault="000B3468" w:rsidP="000D64DB">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HOOPP to re-word message.</w:t>
            </w:r>
          </w:p>
        </w:tc>
      </w:tr>
    </w:tbl>
    <w:p w14:paraId="30F64E4F" w14:textId="5D8D5053" w:rsidR="006453D9" w:rsidRDefault="006453D9" w:rsidP="000B3FC1"/>
    <w:p w14:paraId="4CC84802" w14:textId="77777777" w:rsidR="00841AF6" w:rsidRDefault="00841AF6">
      <w:pPr>
        <w:spacing w:before="0" w:after="0" w:line="240" w:lineRule="auto"/>
        <w:ind w:left="0"/>
      </w:pPr>
      <w:r>
        <w:br w:type="page"/>
      </w:r>
    </w:p>
    <w:p w14:paraId="20B4BED5" w14:textId="77777777" w:rsidR="00841AF6" w:rsidRPr="006B06A8" w:rsidRDefault="00841AF6" w:rsidP="00841AF6">
      <w:pPr>
        <w:pStyle w:val="Heading3"/>
      </w:pPr>
      <w:r w:rsidRPr="006B06A8">
        <w:t xml:space="preserve">Validation – </w:t>
      </w:r>
      <w:r>
        <w:t>Members full time the entire leave period</w:t>
      </w:r>
    </w:p>
    <w:p w14:paraId="41F2D6F8" w14:textId="77777777" w:rsidR="00841AF6" w:rsidRPr="00841AF6" w:rsidRDefault="00841AF6" w:rsidP="00841AF6">
      <w:pPr>
        <w:ind w:left="0"/>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41AF6" w14:paraId="14C9D28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2DB01A"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1FC99E47" w14:textId="7B874940" w:rsidR="00841AF6" w:rsidRPr="00AF4250" w:rsidRDefault="00841AF6" w:rsidP="000836DD">
            <w:pPr>
              <w:pStyle w:val="Heading1"/>
              <w:rPr>
                <w:lang w:val="en-US"/>
              </w:rPr>
            </w:pPr>
            <w:bookmarkStart w:id="641" w:name="_Toc43372918"/>
            <w:r w:rsidRPr="00741FC7">
              <w:rPr>
                <w:rFonts w:cs="Calibri"/>
              </w:rPr>
              <w:t>B176</w:t>
            </w:r>
            <w:bookmarkEnd w:id="641"/>
          </w:p>
        </w:tc>
      </w:tr>
      <w:tr w:rsidR="00841AF6" w14:paraId="3E83CF8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9F2D03"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E8E91FF" w14:textId="37C8ED29" w:rsidR="00841AF6" w:rsidRDefault="00841AF6"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7777</w:t>
            </w:r>
          </w:p>
        </w:tc>
      </w:tr>
      <w:tr w:rsidR="00841AF6" w14:paraId="792CBFD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BD83D3"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E771350" w14:textId="41E9EC91" w:rsidR="00841AF6" w:rsidRDefault="003D4FC0"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841AF6" w14:paraId="578E8E6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C8D53A"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7A8F366" w14:textId="77777777" w:rsidR="00841AF6" w:rsidRDefault="00841AF6"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47172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841AF6" w14:paraId="189BC7D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F928E2"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BA2336D" w14:textId="793B1D75" w:rsidR="00841AF6" w:rsidRPr="00CC320A" w:rsidRDefault="00DA5549"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Contributory Leaves (Final Data, MDC, Remittance)</w:t>
            </w:r>
          </w:p>
        </w:tc>
      </w:tr>
      <w:tr w:rsidR="00841AF6" w14:paraId="017E64B9"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4D9A6F"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B2A5151" w14:textId="77777777" w:rsidR="00841AF6" w:rsidRDefault="00841AF6"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841AF6" w14:paraId="72A74B6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8EACDF1"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2EB945C" w14:textId="77777777" w:rsidR="00841AF6" w:rsidRPr="00B464B9" w:rsidRDefault="00841AF6"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841AF6" w:rsidRPr="00A61AB1" w14:paraId="223F6FE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703F720"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E2C384E"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178CC38" w14:textId="727A7365" w:rsidR="00841AF6" w:rsidRPr="00C301FC" w:rsidRDefault="00675CBA" w:rsidP="000836DD">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confirm that </w:t>
            </w:r>
            <w:r>
              <w:rPr>
                <w:rFonts w:asciiTheme="minorHAnsi" w:hAnsiTheme="minorHAnsi"/>
                <w:sz w:val="22"/>
                <w:szCs w:val="22"/>
                <w:lang w:eastAsia="en-CA"/>
              </w:rPr>
              <w:t xml:space="preserve">members who are full time for entire leave period must report full percent of normal earnings </w:t>
            </w:r>
            <w:r w:rsidRPr="00C348DA">
              <w:rPr>
                <w:rFonts w:asciiTheme="minorHAnsi" w:hAnsiTheme="minorHAnsi"/>
                <w:sz w:val="22"/>
                <w:szCs w:val="22"/>
                <w:lang w:eastAsia="en-CA"/>
              </w:rPr>
              <w:t>when reporting Contributory leaves.</w:t>
            </w:r>
          </w:p>
        </w:tc>
      </w:tr>
      <w:tr w:rsidR="00841AF6" w:rsidRPr="009151F9" w14:paraId="4DFABA4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6B5293D"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3EB1E6A" w14:textId="702455A8" w:rsidR="00841AF6" w:rsidRPr="00411EBD" w:rsidRDefault="00675CBA" w:rsidP="000836DD">
            <w:pPr>
              <w:rPr>
                <w:rFonts w:asciiTheme="minorHAnsi" w:hAnsiTheme="minorHAnsi"/>
                <w:sz w:val="22"/>
                <w:szCs w:val="22"/>
                <w:lang w:eastAsia="en-CA"/>
              </w:rPr>
            </w:pPr>
            <w:r w:rsidRPr="009B55DF">
              <w:rPr>
                <w:rFonts w:asciiTheme="minorHAnsi" w:hAnsiTheme="minorHAnsi" w:cs="Segoe UI"/>
                <w:sz w:val="22"/>
                <w:szCs w:val="22"/>
              </w:rPr>
              <w:t>File.PctOfNormalEarnings &lt;&gt; 100.00</w:t>
            </w:r>
            <w:r w:rsidRPr="009B55DF">
              <w:rPr>
                <w:rFonts w:asciiTheme="minorHAnsi" w:hAnsiTheme="minorHAnsi" w:cs="Segoe UI"/>
                <w:sz w:val="22"/>
                <w:szCs w:val="22"/>
              </w:rPr>
              <w:br/>
              <w:t>AND</w:t>
            </w:r>
            <w:r w:rsidRPr="009B55DF">
              <w:rPr>
                <w:rFonts w:asciiTheme="minorHAnsi" w:hAnsiTheme="minorHAnsi" w:cs="Segoe UI"/>
                <w:sz w:val="22"/>
                <w:szCs w:val="22"/>
              </w:rPr>
              <w:br/>
              <w:t>No ServiceBreak record exists in Ariel where :</w:t>
            </w:r>
            <w:r w:rsidRPr="009B55DF">
              <w:rPr>
                <w:rFonts w:asciiTheme="minorHAnsi" w:hAnsiTheme="minorHAnsi" w:cs="Segoe UI"/>
                <w:sz w:val="22"/>
                <w:szCs w:val="22"/>
              </w:rPr>
              <w:br/>
              <w:t>{</w:t>
            </w:r>
            <w:r w:rsidRPr="009B55DF">
              <w:rPr>
                <w:rFonts w:asciiTheme="minorHAnsi" w:hAnsiTheme="minorHAnsi" w:cs="Segoe UI"/>
                <w:sz w:val="22"/>
                <w:szCs w:val="22"/>
              </w:rPr>
              <w:br/>
              <w:t>  Ariel.ServiceBreak.Type = PAR</w:t>
            </w:r>
            <w:r w:rsidRPr="009B55DF">
              <w:rPr>
                <w:rFonts w:asciiTheme="minorHAnsi" w:hAnsiTheme="minorHAnsi" w:cs="Segoe UI"/>
                <w:sz w:val="22"/>
                <w:szCs w:val="22"/>
              </w:rPr>
              <w:br/>
              <w:t>  AND</w:t>
            </w:r>
            <w:r w:rsidRPr="009B55DF">
              <w:rPr>
                <w:rFonts w:asciiTheme="minorHAnsi" w:hAnsiTheme="minorHAnsi" w:cs="Segoe UI"/>
                <w:sz w:val="22"/>
                <w:szCs w:val="22"/>
              </w:rPr>
              <w:br/>
              <w:t>  Ariel.ServiceBreak.StartDate &lt; File.LeaveEndDate</w:t>
            </w:r>
            <w:r w:rsidRPr="009B55DF">
              <w:rPr>
                <w:rFonts w:asciiTheme="minorHAnsi" w:hAnsiTheme="minorHAnsi" w:cs="Segoe UI"/>
                <w:sz w:val="22"/>
                <w:szCs w:val="22"/>
              </w:rPr>
              <w:br/>
              <w:t>  AND</w:t>
            </w:r>
            <w:r w:rsidRPr="009B55DF">
              <w:rPr>
                <w:rFonts w:asciiTheme="minorHAnsi" w:hAnsiTheme="minorHAnsi" w:cs="Segoe UI"/>
                <w:sz w:val="22"/>
                <w:szCs w:val="22"/>
              </w:rPr>
              <w:br/>
              <w:t>  Ariel.ServiceBreak.EndDate &gt; File.LeaveStartDate</w:t>
            </w:r>
            <w:r w:rsidRPr="009B55DF">
              <w:rPr>
                <w:rFonts w:asciiTheme="minorHAnsi" w:hAnsiTheme="minorHAnsi" w:cs="Segoe UI"/>
                <w:sz w:val="22"/>
                <w:szCs w:val="22"/>
              </w:rPr>
              <w:br/>
              <w:t>}</w:t>
            </w:r>
            <w:r w:rsidRPr="00D561EE">
              <w:rPr>
                <w:rFonts w:asciiTheme="minorHAnsi" w:hAnsiTheme="minorHAnsi"/>
                <w:sz w:val="22"/>
                <w:szCs w:val="22"/>
                <w:lang w:eastAsia="en-CA"/>
              </w:rPr>
              <w:t xml:space="preserve"> </w:t>
            </w:r>
          </w:p>
        </w:tc>
      </w:tr>
      <w:tr w:rsidR="00841AF6" w:rsidRPr="00A61AB1" w14:paraId="425AE00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C7F8C0"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09EACDF" w14:textId="6D2107EA" w:rsidR="00841AF6" w:rsidRPr="00236693" w:rsidRDefault="00BC6BED"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841AF6" w:rsidRPr="00A61AB1" w14:paraId="104DA43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3510712"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688FC8E" w14:textId="5A7ED07D" w:rsidR="00841AF6" w:rsidRPr="00776463" w:rsidRDefault="00675CBA" w:rsidP="000836DD">
            <w:pPr>
              <w:pStyle w:val="NormalWeb"/>
              <w:spacing w:line="276" w:lineRule="auto"/>
              <w:rPr>
                <w:rFonts w:asciiTheme="minorHAnsi" w:hAnsiTheme="minorHAnsi"/>
                <w:color w:val="000000"/>
                <w:sz w:val="22"/>
                <w:szCs w:val="22"/>
                <w:lang w:val="en-US"/>
              </w:rPr>
            </w:pPr>
            <w:r w:rsidRPr="00741FC7">
              <w:rPr>
                <w:rFonts w:asciiTheme="minorHAnsi" w:hAnsiTheme="minorHAnsi"/>
                <w:sz w:val="22"/>
                <w:szCs w:val="22"/>
                <w:lang w:val="en-CA"/>
              </w:rPr>
              <w:t xml:space="preserve">Member was Full-Time for the entire leave.  Please change Percentage Of Normal Earnings to 100%.  </w:t>
            </w:r>
          </w:p>
        </w:tc>
      </w:tr>
      <w:tr w:rsidR="00841AF6" w:rsidRPr="00A61AB1" w14:paraId="1D5E454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DA1702E"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5594FE8"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E5B3DCA" w14:textId="6BDEFBD4" w:rsidR="00841AF6" w:rsidRPr="00B464B9" w:rsidRDefault="00675CBA" w:rsidP="000836DD">
            <w:pPr>
              <w:spacing w:before="60" w:after="60"/>
              <w:ind w:left="0"/>
              <w:rPr>
                <w:rFonts w:asciiTheme="minorHAnsi" w:hAnsiTheme="minorHAnsi"/>
                <w:sz w:val="22"/>
                <w:szCs w:val="22"/>
                <w:lang w:eastAsia="en-CA"/>
              </w:rPr>
            </w:pPr>
            <w:r w:rsidRPr="00E33132">
              <w:rPr>
                <w:rFonts w:asciiTheme="minorHAnsi" w:hAnsiTheme="minorHAnsi"/>
                <w:sz w:val="22"/>
                <w:szCs w:val="22"/>
              </w:rPr>
              <w:t xml:space="preserve">Member was Full-Time for the entire leave.  Please change Percentage Of Normal Earnings to 100%.  </w:t>
            </w:r>
          </w:p>
        </w:tc>
      </w:tr>
      <w:tr w:rsidR="00841AF6" w:rsidRPr="0085712F" w14:paraId="562A1FCA"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495696C" w14:textId="77777777" w:rsidR="00841AF6" w:rsidRPr="0085712F" w:rsidRDefault="00841AF6"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2D87C6C" w14:textId="27399252" w:rsidR="00841AF6" w:rsidRPr="007112C8" w:rsidRDefault="00BC6BED" w:rsidP="000836DD">
            <w:pPr>
              <w:ind w:left="0"/>
              <w:rPr>
                <w:rFonts w:asciiTheme="minorHAnsi" w:hAnsiTheme="minorHAnsi"/>
                <w:sz w:val="22"/>
                <w:szCs w:val="22"/>
                <w:lang w:eastAsia="en-CA"/>
              </w:rPr>
            </w:pPr>
            <w:r>
              <w:rPr>
                <w:rFonts w:asciiTheme="minorHAnsi" w:hAnsiTheme="minorHAnsi"/>
                <w:sz w:val="22"/>
                <w:szCs w:val="22"/>
                <w:lang w:eastAsia="en-CA"/>
              </w:rPr>
              <w:t>N/A</w:t>
            </w:r>
          </w:p>
        </w:tc>
      </w:tr>
      <w:tr w:rsidR="00841AF6" w:rsidRPr="0085712F" w14:paraId="3E31466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9127016" w14:textId="77777777" w:rsidR="00841AF6" w:rsidRPr="0085712F" w:rsidRDefault="00841AF6"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362BE74" w14:textId="68625793" w:rsidR="00841AF6" w:rsidRPr="006100CE" w:rsidRDefault="00BC6BED"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841AF6" w:rsidRPr="0085712F" w14:paraId="7127197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66A43B" w14:textId="77777777" w:rsidR="00841AF6" w:rsidRPr="0085712F"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3B71180" w14:textId="77777777" w:rsidR="00841AF6" w:rsidRPr="006100CE" w:rsidRDefault="00841AF6" w:rsidP="000836DD">
            <w:pPr>
              <w:spacing w:before="60" w:after="60" w:line="240" w:lineRule="auto"/>
              <w:ind w:left="0"/>
              <w:rPr>
                <w:rFonts w:asciiTheme="minorHAnsi" w:hAnsiTheme="minorHAnsi"/>
                <w:sz w:val="22"/>
                <w:szCs w:val="22"/>
                <w:lang w:eastAsia="en-CA"/>
              </w:rPr>
            </w:pPr>
          </w:p>
        </w:tc>
      </w:tr>
      <w:tr w:rsidR="00841AF6" w:rsidRPr="00BD7C56" w14:paraId="0100BA3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408CC64" w14:textId="77777777" w:rsidR="00841AF6" w:rsidRDefault="00841AF6"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095CA01" w14:textId="77777777" w:rsidR="00841AF6" w:rsidRPr="0085712F" w:rsidRDefault="00841AF6"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770B5F4"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2A010C16" w14:textId="77777777" w:rsidR="00F93DA0" w:rsidRPr="00E8794C" w:rsidRDefault="00F93DA0" w:rsidP="000D64D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4CF83A95" w14:textId="77777777" w:rsidR="00675CBA" w:rsidRDefault="00675CBA" w:rsidP="000836DD">
            <w:pPr>
              <w:spacing w:before="60" w:after="60" w:line="240" w:lineRule="auto"/>
              <w:ind w:left="0"/>
              <w:rPr>
                <w:rFonts w:asciiTheme="minorHAnsi" w:hAnsiTheme="minorHAnsi"/>
                <w:sz w:val="22"/>
                <w:szCs w:val="22"/>
                <w:lang w:eastAsia="en-CA"/>
              </w:rPr>
            </w:pPr>
          </w:p>
          <w:p w14:paraId="2C276722" w14:textId="7EAC5911" w:rsidR="00F43526" w:rsidRDefault="00F43526"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Previous notes:</w:t>
            </w:r>
          </w:p>
          <w:p w14:paraId="69EC37F3" w14:textId="77777777" w:rsidR="00675CBA" w:rsidRDefault="00675CBA" w:rsidP="00675CB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We apply this validation in Remittance, Final/MDC data because the additional info for this validation, in the Passport – ER Portal validations_2016-10-05, says: </w:t>
            </w:r>
          </w:p>
          <w:p w14:paraId="262B4C9B" w14:textId="77777777" w:rsidR="00675CBA" w:rsidRPr="00C348DA" w:rsidRDefault="00675CBA" w:rsidP="00675CB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“i. </w:t>
            </w:r>
            <w:r w:rsidRPr="00C348DA">
              <w:rPr>
                <w:rFonts w:asciiTheme="minorHAnsi" w:hAnsiTheme="minorHAnsi"/>
                <w:sz w:val="22"/>
                <w:szCs w:val="22"/>
                <w:lang w:eastAsia="en-CA"/>
              </w:rPr>
              <w:t>config file would remain unchanged.</w:t>
            </w:r>
          </w:p>
          <w:p w14:paraId="66269C4A" w14:textId="77777777" w:rsidR="00675CBA" w:rsidRPr="00C348DA" w:rsidRDefault="00675CBA" w:rsidP="00675CBA">
            <w:pPr>
              <w:spacing w:before="60" w:after="60" w:line="240" w:lineRule="auto"/>
              <w:ind w:left="0"/>
              <w:rPr>
                <w:rFonts w:asciiTheme="minorHAnsi" w:hAnsiTheme="minorHAnsi"/>
                <w:sz w:val="22"/>
                <w:szCs w:val="22"/>
                <w:lang w:eastAsia="en-CA"/>
              </w:rPr>
            </w:pPr>
            <w:r w:rsidRPr="00C348DA">
              <w:rPr>
                <w:rFonts w:asciiTheme="minorHAnsi" w:hAnsiTheme="minorHAnsi"/>
                <w:sz w:val="22"/>
                <w:szCs w:val="22"/>
                <w:lang w:eastAsia="en-CA"/>
              </w:rPr>
              <w:t xml:space="preserve">ii. The Percentage of Normal Earnings would remain mandatory in the Contributory Leave File (when being used for MDC/Final Data/Remittance-LSC). </w:t>
            </w:r>
          </w:p>
          <w:p w14:paraId="6D73729C" w14:textId="1664E3D7" w:rsidR="00675CBA" w:rsidRPr="00776463" w:rsidRDefault="00675CBA" w:rsidP="000A0D37">
            <w:pPr>
              <w:spacing w:before="60" w:after="60" w:line="240" w:lineRule="auto"/>
              <w:ind w:left="0"/>
              <w:rPr>
                <w:rFonts w:asciiTheme="minorHAnsi" w:hAnsiTheme="minorHAnsi"/>
                <w:sz w:val="22"/>
                <w:szCs w:val="22"/>
                <w:lang w:eastAsia="en-CA"/>
              </w:rPr>
            </w:pPr>
            <w:r w:rsidRPr="00C348DA">
              <w:rPr>
                <w:rFonts w:asciiTheme="minorHAnsi" w:hAnsiTheme="minorHAnsi"/>
                <w:sz w:val="22"/>
                <w:szCs w:val="22"/>
                <w:lang w:eastAsia="en-CA"/>
              </w:rPr>
              <w:t xml:space="preserve">b. Net new validation required for FMO. </w:t>
            </w:r>
            <w:r>
              <w:rPr>
                <w:rFonts w:asciiTheme="minorHAnsi" w:hAnsiTheme="minorHAnsi"/>
                <w:sz w:val="22"/>
                <w:szCs w:val="22"/>
                <w:lang w:eastAsia="en-CA"/>
              </w:rPr>
              <w:t>”</w:t>
            </w:r>
            <w:r w:rsidRPr="00C348DA">
              <w:rPr>
                <w:rFonts w:asciiTheme="minorHAnsi" w:hAnsiTheme="minorHAnsi"/>
                <w:sz w:val="22"/>
                <w:szCs w:val="22"/>
                <w:lang w:eastAsia="en-CA"/>
              </w:rPr>
              <w:t xml:space="preserve"> </w:t>
            </w:r>
          </w:p>
        </w:tc>
      </w:tr>
    </w:tbl>
    <w:p w14:paraId="1E53D448" w14:textId="110392B8" w:rsidR="00BC6BED" w:rsidRDefault="00BC6BED">
      <w:pPr>
        <w:spacing w:before="0" w:after="0" w:line="240" w:lineRule="auto"/>
        <w:ind w:left="0"/>
        <w:rPr>
          <w:b/>
          <w:smallCaps/>
          <w:sz w:val="24"/>
        </w:rPr>
      </w:pPr>
      <w:r>
        <w:br w:type="page"/>
      </w:r>
    </w:p>
    <w:p w14:paraId="28F8AE4C" w14:textId="77777777" w:rsidR="002823F5" w:rsidRPr="006B06A8" w:rsidRDefault="002823F5" w:rsidP="002823F5">
      <w:pPr>
        <w:pStyle w:val="Heading3"/>
      </w:pPr>
      <w:r w:rsidRPr="006B06A8">
        <w:t>Validation –</w:t>
      </w:r>
      <w:r>
        <w:t xml:space="preserve"> Amended PA</w:t>
      </w:r>
      <w:r w:rsidR="009332D0">
        <w:t xml:space="preserve"> Not R</w:t>
      </w:r>
      <w:r w:rsidR="001613CC">
        <w:t>equired</w:t>
      </w:r>
    </w:p>
    <w:p w14:paraId="674350AE" w14:textId="77777777" w:rsidR="002823F5" w:rsidRPr="006B06A8" w:rsidRDefault="002823F5" w:rsidP="00037E99">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823F5" w14:paraId="1E27F6C4"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7B1075" w14:textId="77777777" w:rsidR="002823F5" w:rsidRDefault="002823F5"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8332BE6" w14:textId="77777777" w:rsidR="002823F5" w:rsidRPr="00AF4250" w:rsidRDefault="002823F5" w:rsidP="00642773">
            <w:pPr>
              <w:pStyle w:val="Heading1"/>
              <w:rPr>
                <w:lang w:val="en-US"/>
              </w:rPr>
            </w:pPr>
            <w:bookmarkStart w:id="642" w:name="_Toc479243686"/>
            <w:bookmarkStart w:id="643" w:name="_Toc43372919"/>
            <w:r w:rsidRPr="00B868A9">
              <w:rPr>
                <w:lang w:val="en-US"/>
              </w:rPr>
              <w:t>B178</w:t>
            </w:r>
            <w:r w:rsidRPr="00AF4250">
              <w:rPr>
                <w:lang w:val="en-US"/>
              </w:rPr>
              <w:t>_</w:t>
            </w:r>
            <w:r w:rsidRPr="005E639F">
              <w:rPr>
                <w:lang w:val="en-US"/>
              </w:rPr>
              <w:t xml:space="preserve"> </w:t>
            </w:r>
            <w:r w:rsidR="00346C33">
              <w:rPr>
                <w:lang w:val="en-US"/>
              </w:rPr>
              <w:t>AmendedPA</w:t>
            </w:r>
            <w:r w:rsidR="007F2A65">
              <w:rPr>
                <w:lang w:val="en-US"/>
              </w:rPr>
              <w:t>N</w:t>
            </w:r>
            <w:r w:rsidR="001613CC">
              <w:rPr>
                <w:lang w:val="en-US"/>
              </w:rPr>
              <w:t>ot</w:t>
            </w:r>
            <w:r w:rsidR="007F2A65">
              <w:rPr>
                <w:lang w:val="en-US"/>
              </w:rPr>
              <w:t>R</w:t>
            </w:r>
            <w:r w:rsidR="001613CC">
              <w:rPr>
                <w:lang w:val="en-US"/>
              </w:rPr>
              <w:t>equired</w:t>
            </w:r>
            <w:bookmarkEnd w:id="642"/>
            <w:bookmarkEnd w:id="643"/>
          </w:p>
        </w:tc>
      </w:tr>
      <w:tr w:rsidR="00912F30" w14:paraId="185976F6"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32795E"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16705E1" w14:textId="02DD6A17" w:rsidR="00912F30" w:rsidRDefault="005C3FB9" w:rsidP="00912F3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5285</w:t>
            </w:r>
          </w:p>
        </w:tc>
      </w:tr>
      <w:tr w:rsidR="00E15EC7" w14:paraId="51A8124B"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E4ABD5" w14:textId="37D29BD7" w:rsidR="00E15EC7" w:rsidRDefault="00E15EC7"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7A0DF6C" w14:textId="25B163B8" w:rsidR="00E15EC7" w:rsidRDefault="00E15EC7" w:rsidP="00912F3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912F30" w14:paraId="44476989"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357656"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D099936" w14:textId="77777777" w:rsidR="00912F30" w:rsidRDefault="00912F30" w:rsidP="00912F3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EF1B54">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912F30" w14:paraId="61FC559E"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2A87A19"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460D5F2" w14:textId="77777777" w:rsidR="00912F30" w:rsidRPr="00BB6589" w:rsidRDefault="00912F30" w:rsidP="00912F3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Contributory Leave Remittance</w:t>
            </w:r>
          </w:p>
        </w:tc>
      </w:tr>
      <w:tr w:rsidR="00912F30" w14:paraId="33FE7A7C"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86D81CA"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C18F1BC" w14:textId="6245896E" w:rsidR="00912F30" w:rsidRDefault="00C26F73" w:rsidP="00C1763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Warning </w:t>
            </w:r>
          </w:p>
        </w:tc>
      </w:tr>
      <w:tr w:rsidR="00912F30" w14:paraId="69DF6092"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4ADC1EF"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8F5D453" w14:textId="77777777" w:rsidR="00912F30" w:rsidRPr="00B464B9" w:rsidRDefault="00912F30" w:rsidP="00912F30">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912F30" w:rsidRPr="00A61AB1" w14:paraId="6695D607"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988BAE0"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D75E430"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EBFE3D9" w14:textId="77777777" w:rsidR="00912F30" w:rsidRPr="000A1F84" w:rsidRDefault="00912F30" w:rsidP="00912F30">
            <w:pPr>
              <w:ind w:left="0"/>
              <w:rPr>
                <w:rFonts w:asciiTheme="minorHAnsi" w:hAnsiTheme="minorHAnsi"/>
                <w:sz w:val="22"/>
                <w:szCs w:val="22"/>
                <w:lang w:eastAsia="en-CA"/>
              </w:rPr>
            </w:pPr>
            <w:r w:rsidRPr="000A1F84">
              <w:rPr>
                <w:rFonts w:asciiTheme="minorHAnsi" w:hAnsiTheme="minorHAnsi"/>
                <w:sz w:val="22"/>
                <w:szCs w:val="22"/>
                <w:lang w:eastAsia="en-CA"/>
              </w:rPr>
              <w:t xml:space="preserve">Amended PA NOT required.    </w:t>
            </w:r>
          </w:p>
          <w:p w14:paraId="6294D093" w14:textId="77777777" w:rsidR="00912F30" w:rsidRPr="000A1F84" w:rsidRDefault="00912F30" w:rsidP="00912F30">
            <w:pPr>
              <w:ind w:left="0"/>
              <w:rPr>
                <w:rFonts w:asciiTheme="minorHAnsi" w:hAnsiTheme="minorHAnsi"/>
                <w:sz w:val="22"/>
                <w:szCs w:val="22"/>
                <w:lang w:eastAsia="en-CA"/>
              </w:rPr>
            </w:pPr>
            <w:r w:rsidRPr="000A1F84">
              <w:rPr>
                <w:rFonts w:asciiTheme="minorHAnsi" w:hAnsiTheme="minorHAnsi"/>
                <w:sz w:val="22"/>
                <w:szCs w:val="22"/>
                <w:lang w:eastAsia="en-CA"/>
              </w:rPr>
              <w:t xml:space="preserve">a. Trigger validation if; </w:t>
            </w:r>
          </w:p>
          <w:p w14:paraId="021281F4" w14:textId="77777777" w:rsidR="00912F30" w:rsidRPr="000A1F84" w:rsidRDefault="00912F30" w:rsidP="00912F30">
            <w:pPr>
              <w:ind w:left="0"/>
              <w:rPr>
                <w:rFonts w:asciiTheme="minorHAnsi" w:hAnsiTheme="minorHAnsi"/>
                <w:sz w:val="22"/>
                <w:szCs w:val="22"/>
                <w:lang w:eastAsia="en-CA"/>
              </w:rPr>
            </w:pPr>
            <w:r w:rsidRPr="000A1F84">
              <w:rPr>
                <w:rFonts w:asciiTheme="minorHAnsi" w:hAnsiTheme="minorHAnsi"/>
                <w:sz w:val="22"/>
                <w:szCs w:val="22"/>
                <w:lang w:eastAsia="en-CA"/>
              </w:rPr>
              <w:t>i. Submission Date of LSC ≥ May 1</w:t>
            </w:r>
            <w:r w:rsidRPr="009050DB">
              <w:rPr>
                <w:rFonts w:asciiTheme="minorHAnsi" w:hAnsiTheme="minorHAnsi"/>
                <w:sz w:val="22"/>
                <w:szCs w:val="22"/>
                <w:vertAlign w:val="superscript"/>
                <w:lang w:eastAsia="en-CA"/>
              </w:rPr>
              <w:t>st</w:t>
            </w:r>
            <w:r>
              <w:rPr>
                <w:rFonts w:asciiTheme="minorHAnsi" w:hAnsiTheme="minorHAnsi"/>
                <w:sz w:val="22"/>
                <w:szCs w:val="22"/>
                <w:lang w:eastAsia="en-CA"/>
              </w:rPr>
              <w:t xml:space="preserve"> of the Submission year</w:t>
            </w:r>
          </w:p>
          <w:p w14:paraId="1B102C5C" w14:textId="77777777" w:rsidR="00912F30" w:rsidRPr="000A1F84" w:rsidRDefault="00912F30" w:rsidP="00912F30">
            <w:pPr>
              <w:ind w:left="0"/>
              <w:rPr>
                <w:rFonts w:asciiTheme="minorHAnsi" w:hAnsiTheme="minorHAnsi"/>
                <w:sz w:val="22"/>
                <w:szCs w:val="22"/>
                <w:lang w:eastAsia="en-CA"/>
              </w:rPr>
            </w:pPr>
            <w:r w:rsidRPr="000A1F84">
              <w:rPr>
                <w:rFonts w:asciiTheme="minorHAnsi" w:hAnsiTheme="minorHAnsi"/>
                <w:sz w:val="22"/>
                <w:szCs w:val="22"/>
                <w:lang w:eastAsia="en-CA"/>
              </w:rPr>
              <w:t>and</w:t>
            </w:r>
          </w:p>
          <w:p w14:paraId="56827A2C" w14:textId="77777777" w:rsidR="00912F30" w:rsidRPr="00C301FC" w:rsidRDefault="00912F30" w:rsidP="00912F30">
            <w:pPr>
              <w:ind w:left="0"/>
              <w:rPr>
                <w:rFonts w:asciiTheme="minorHAnsi" w:hAnsiTheme="minorHAnsi"/>
                <w:sz w:val="22"/>
                <w:szCs w:val="22"/>
                <w:lang w:val="en-US" w:eastAsia="en-CA"/>
              </w:rPr>
            </w:pPr>
            <w:r w:rsidRPr="000A1F84">
              <w:rPr>
                <w:rFonts w:asciiTheme="minorHAnsi" w:hAnsiTheme="minorHAnsi"/>
                <w:sz w:val="22"/>
                <w:szCs w:val="22"/>
                <w:lang w:eastAsia="en-CA"/>
              </w:rPr>
              <w:t>ii. Leave End Date of associated leave &lt; January 1st of the submission year</w:t>
            </w:r>
          </w:p>
        </w:tc>
      </w:tr>
      <w:tr w:rsidR="00912F30" w:rsidRPr="009151F9" w14:paraId="70087F07"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D40C7E7"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94197F9" w14:textId="6978FE36" w:rsidR="00912F30" w:rsidRDefault="00FD5E1B" w:rsidP="00912F30">
            <w:pPr>
              <w:ind w:left="0"/>
              <w:rPr>
                <w:rFonts w:asciiTheme="minorHAnsi" w:hAnsiTheme="minorHAnsi"/>
                <w:sz w:val="22"/>
                <w:szCs w:val="22"/>
                <w:lang w:eastAsia="en-CA"/>
              </w:rPr>
            </w:pPr>
            <w:r>
              <w:rPr>
                <w:rFonts w:asciiTheme="minorHAnsi" w:hAnsiTheme="minorHAnsi"/>
                <w:sz w:val="22"/>
                <w:szCs w:val="22"/>
                <w:lang w:eastAsia="en-CA"/>
              </w:rPr>
              <w:t xml:space="preserve">Trigger Warning </w:t>
            </w:r>
            <w:r w:rsidR="00912F30">
              <w:rPr>
                <w:rFonts w:asciiTheme="minorHAnsi" w:hAnsiTheme="minorHAnsi"/>
                <w:sz w:val="22"/>
                <w:szCs w:val="22"/>
                <w:lang w:eastAsia="en-CA"/>
              </w:rPr>
              <w:t>if:</w:t>
            </w:r>
          </w:p>
          <w:p w14:paraId="03F974DB" w14:textId="1CAF3148" w:rsidR="00037E99" w:rsidRDefault="00037E99" w:rsidP="00037E99">
            <w:pPr>
              <w:ind w:left="1440"/>
              <w:rPr>
                <w:rFonts w:asciiTheme="minorHAnsi" w:hAnsiTheme="minorHAnsi"/>
                <w:sz w:val="22"/>
                <w:szCs w:val="22"/>
                <w:lang w:eastAsia="en-CA"/>
              </w:rPr>
            </w:pPr>
            <w:r>
              <w:rPr>
                <w:rFonts w:asciiTheme="minorHAnsi" w:hAnsiTheme="minorHAnsi"/>
                <w:sz w:val="22"/>
                <w:szCs w:val="22"/>
                <w:lang w:eastAsia="en-CA"/>
              </w:rPr>
              <w:t>File.AmendedPA &lt;&gt; blank</w:t>
            </w:r>
          </w:p>
          <w:p w14:paraId="080253C7" w14:textId="372736BB" w:rsidR="00037E99" w:rsidRDefault="00037E99" w:rsidP="00037E99">
            <w:pPr>
              <w:ind w:left="1440"/>
              <w:rPr>
                <w:rFonts w:asciiTheme="minorHAnsi" w:hAnsiTheme="minorHAnsi"/>
                <w:sz w:val="22"/>
                <w:szCs w:val="22"/>
                <w:lang w:eastAsia="en-CA"/>
              </w:rPr>
            </w:pPr>
            <w:r>
              <w:rPr>
                <w:rFonts w:asciiTheme="minorHAnsi" w:hAnsiTheme="minorHAnsi"/>
                <w:sz w:val="22"/>
                <w:szCs w:val="22"/>
                <w:lang w:eastAsia="en-CA"/>
              </w:rPr>
              <w:t>AND</w:t>
            </w:r>
          </w:p>
          <w:p w14:paraId="447007FE" w14:textId="77777777" w:rsidR="00912F30" w:rsidRDefault="00912F30" w:rsidP="00912F30">
            <w:pPr>
              <w:ind w:left="1440"/>
              <w:rPr>
                <w:rFonts w:asciiTheme="minorHAnsi" w:hAnsiTheme="minorHAnsi"/>
                <w:sz w:val="22"/>
                <w:szCs w:val="22"/>
                <w:lang w:val="en-US" w:eastAsia="en-CA"/>
              </w:rPr>
            </w:pPr>
            <w:r>
              <w:rPr>
                <w:rFonts w:asciiTheme="minorHAnsi" w:hAnsiTheme="minorHAnsi"/>
                <w:sz w:val="22"/>
                <w:szCs w:val="22"/>
                <w:lang w:val="en-US" w:eastAsia="en-CA"/>
              </w:rPr>
              <w:t>File.ExecutionDate &gt;=  concat(YEAR(File.ExecutionDate), ’-05-01’)</w:t>
            </w:r>
          </w:p>
          <w:p w14:paraId="18EF81A1" w14:textId="77777777" w:rsidR="00912F30" w:rsidRPr="00BB6589" w:rsidRDefault="00912F30" w:rsidP="00912F30">
            <w:pPr>
              <w:ind w:left="1440"/>
              <w:rPr>
                <w:rFonts w:asciiTheme="minorHAnsi" w:hAnsiTheme="minorHAnsi"/>
                <w:color w:val="auto"/>
                <w:sz w:val="22"/>
                <w:szCs w:val="22"/>
                <w:lang w:eastAsia="en-CA"/>
              </w:rPr>
            </w:pPr>
            <w:r w:rsidRPr="00BB6589">
              <w:rPr>
                <w:rFonts w:asciiTheme="minorHAnsi" w:hAnsiTheme="minorHAnsi"/>
                <w:color w:val="auto"/>
                <w:sz w:val="22"/>
                <w:szCs w:val="22"/>
                <w:lang w:eastAsia="en-CA"/>
              </w:rPr>
              <w:t>AND</w:t>
            </w:r>
          </w:p>
          <w:p w14:paraId="374CB59C" w14:textId="77777777" w:rsidR="00912F30" w:rsidRDefault="00912F30" w:rsidP="00912F30">
            <w:pPr>
              <w:ind w:left="1440"/>
              <w:rPr>
                <w:rFonts w:asciiTheme="minorHAnsi" w:hAnsiTheme="minorHAnsi"/>
                <w:sz w:val="22"/>
                <w:szCs w:val="22"/>
                <w:lang w:eastAsia="en-CA"/>
              </w:rPr>
            </w:pPr>
            <w:r>
              <w:rPr>
                <w:rFonts w:asciiTheme="minorHAnsi" w:hAnsiTheme="minorHAnsi"/>
                <w:sz w:val="22"/>
                <w:szCs w:val="22"/>
                <w:lang w:eastAsia="en-CA"/>
              </w:rPr>
              <w:t>File</w:t>
            </w:r>
            <w:r>
              <w:rPr>
                <w:rFonts w:asciiTheme="minorHAnsi" w:hAnsiTheme="minorHAnsi"/>
                <w:sz w:val="22"/>
                <w:szCs w:val="22"/>
                <w:lang w:val="en-US" w:eastAsia="en-CA"/>
              </w:rPr>
              <w:t>. LeaveEndDate &lt; concat(YEAR(File.ExecutionDate), ’-01-01’)</w:t>
            </w:r>
          </w:p>
          <w:p w14:paraId="14DFFD63" w14:textId="77777777" w:rsidR="00912F30" w:rsidRPr="00416239" w:rsidRDefault="00912F30" w:rsidP="00912F30">
            <w:pPr>
              <w:ind w:left="1440"/>
              <w:rPr>
                <w:rFonts w:asciiTheme="minorHAnsi" w:hAnsiTheme="minorHAnsi"/>
                <w:sz w:val="22"/>
                <w:szCs w:val="22"/>
                <w:lang w:val="en-US" w:eastAsia="en-CA"/>
              </w:rPr>
            </w:pPr>
          </w:p>
        </w:tc>
      </w:tr>
      <w:tr w:rsidR="00912F30" w:rsidRPr="00A61AB1" w14:paraId="68FD219C"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FE1500"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E785260" w14:textId="60DE3E23" w:rsidR="00912F30" w:rsidRPr="001613CC" w:rsidRDefault="00BC6BED" w:rsidP="00912F30">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912F30" w:rsidRPr="00A61AB1" w14:paraId="29C3A1C0"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FF5DE0"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CC12C0C" w14:textId="344466D2" w:rsidR="00912F30" w:rsidRPr="00A72B28" w:rsidRDefault="00912F30" w:rsidP="00912F30">
            <w:pPr>
              <w:pStyle w:val="NormalWeb"/>
              <w:spacing w:line="276" w:lineRule="auto"/>
              <w:rPr>
                <w:rFonts w:asciiTheme="minorHAnsi" w:hAnsiTheme="minorHAnsi"/>
                <w:color w:val="000000"/>
                <w:sz w:val="22"/>
                <w:szCs w:val="22"/>
                <w:lang w:val="en-CA"/>
              </w:rPr>
            </w:pPr>
            <w:r w:rsidRPr="001613CC">
              <w:rPr>
                <w:rFonts w:asciiTheme="minorHAnsi" w:hAnsiTheme="minorHAnsi"/>
                <w:color w:val="000000"/>
                <w:sz w:val="22"/>
                <w:szCs w:val="22"/>
                <w:lang w:val="en-CA"/>
              </w:rPr>
              <w:t>Please remove the reported Amended PA for the {</w:t>
            </w:r>
            <w:r>
              <w:rPr>
                <w:rFonts w:asciiTheme="minorHAnsi" w:hAnsiTheme="minorHAnsi"/>
                <w:color w:val="000000"/>
                <w:sz w:val="22"/>
                <w:szCs w:val="22"/>
                <w:lang w:val="en-CA"/>
              </w:rPr>
              <w:t>0</w:t>
            </w:r>
            <w:r w:rsidRPr="001613CC">
              <w:rPr>
                <w:rFonts w:asciiTheme="minorHAnsi" w:hAnsiTheme="minorHAnsi"/>
                <w:color w:val="000000"/>
                <w:sz w:val="22"/>
                <w:szCs w:val="22"/>
                <w:lang w:val="en-CA"/>
              </w:rPr>
              <w:t>} starting {</w:t>
            </w:r>
            <w:r>
              <w:rPr>
                <w:rFonts w:asciiTheme="minorHAnsi" w:hAnsiTheme="minorHAnsi"/>
                <w:color w:val="000000"/>
                <w:sz w:val="22"/>
                <w:szCs w:val="22"/>
                <w:lang w:val="en-CA"/>
              </w:rPr>
              <w:t>1</w:t>
            </w:r>
            <w:r w:rsidRPr="001613CC">
              <w:rPr>
                <w:rFonts w:asciiTheme="minorHAnsi" w:hAnsiTheme="minorHAnsi"/>
                <w:color w:val="000000"/>
                <w:sz w:val="22"/>
                <w:szCs w:val="22"/>
                <w:lang w:val="en-CA"/>
              </w:rPr>
              <w:t>}</w:t>
            </w:r>
            <w:r w:rsidR="00ED1C55">
              <w:rPr>
                <w:rFonts w:asciiTheme="minorHAnsi" w:hAnsiTheme="minorHAnsi"/>
                <w:color w:val="000000"/>
                <w:sz w:val="22"/>
                <w:szCs w:val="22"/>
                <w:lang w:val="en-CA"/>
              </w:rPr>
              <w:t>, and provide a valid Override reason</w:t>
            </w:r>
            <w:r w:rsidRPr="001613CC">
              <w:rPr>
                <w:rFonts w:asciiTheme="minorHAnsi" w:hAnsiTheme="minorHAnsi"/>
                <w:color w:val="000000"/>
                <w:sz w:val="22"/>
                <w:szCs w:val="22"/>
                <w:lang w:val="en-CA"/>
              </w:rPr>
              <w:t>.  An Amended PA is not required</w:t>
            </w:r>
            <w:r>
              <w:rPr>
                <w:rFonts w:asciiTheme="minorHAnsi" w:hAnsiTheme="minorHAnsi"/>
                <w:color w:val="000000"/>
                <w:sz w:val="22"/>
                <w:szCs w:val="22"/>
                <w:lang w:val="en-CA"/>
              </w:rPr>
              <w:t>.</w:t>
            </w:r>
            <w:r w:rsidRPr="001613CC">
              <w:rPr>
                <w:rFonts w:asciiTheme="minorHAnsi" w:hAnsiTheme="minorHAnsi"/>
                <w:color w:val="000000"/>
                <w:sz w:val="22"/>
                <w:szCs w:val="22"/>
                <w:lang w:val="en-CA"/>
              </w:rPr>
              <w:t xml:space="preserve"> HOOPP will calculate and submit a PSPA for the reported contributions.    </w:t>
            </w:r>
          </w:p>
        </w:tc>
      </w:tr>
      <w:tr w:rsidR="00912F30" w:rsidRPr="00A61AB1" w14:paraId="6F693345"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2110F9"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C951292"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DF65D60" w14:textId="3F29629A" w:rsidR="00912F30" w:rsidRPr="00B464B9" w:rsidRDefault="00912F30" w:rsidP="00912F30">
            <w:pPr>
              <w:spacing w:before="60" w:after="60"/>
              <w:ind w:left="0"/>
              <w:rPr>
                <w:rFonts w:asciiTheme="minorHAnsi" w:hAnsiTheme="minorHAnsi"/>
                <w:sz w:val="22"/>
                <w:szCs w:val="22"/>
                <w:lang w:eastAsia="en-CA"/>
              </w:rPr>
            </w:pPr>
            <w:r w:rsidRPr="001613CC">
              <w:rPr>
                <w:rFonts w:asciiTheme="minorHAnsi" w:hAnsiTheme="minorHAnsi"/>
                <w:sz w:val="22"/>
                <w:szCs w:val="22"/>
              </w:rPr>
              <w:t>Please remove the reported Amended PA</w:t>
            </w:r>
            <w:r w:rsidR="00ED1C55">
              <w:rPr>
                <w:rFonts w:asciiTheme="minorHAnsi" w:hAnsiTheme="minorHAnsi"/>
                <w:sz w:val="22"/>
                <w:szCs w:val="22"/>
              </w:rPr>
              <w:t>, and provide a valid Override reason</w:t>
            </w:r>
            <w:r>
              <w:rPr>
                <w:rFonts w:asciiTheme="minorHAnsi" w:hAnsiTheme="minorHAnsi"/>
                <w:sz w:val="22"/>
                <w:szCs w:val="22"/>
              </w:rPr>
              <w:t>.</w:t>
            </w:r>
            <w:r w:rsidRPr="001613CC">
              <w:rPr>
                <w:rFonts w:asciiTheme="minorHAnsi" w:hAnsiTheme="minorHAnsi"/>
                <w:sz w:val="22"/>
                <w:szCs w:val="22"/>
              </w:rPr>
              <w:t xml:space="preserve"> An Amended PA is not required</w:t>
            </w:r>
            <w:r>
              <w:rPr>
                <w:rFonts w:asciiTheme="minorHAnsi" w:hAnsiTheme="minorHAnsi"/>
                <w:sz w:val="22"/>
                <w:szCs w:val="22"/>
              </w:rPr>
              <w:t>.</w:t>
            </w:r>
            <w:r w:rsidRPr="001613CC">
              <w:rPr>
                <w:rFonts w:asciiTheme="minorHAnsi" w:hAnsiTheme="minorHAnsi"/>
                <w:sz w:val="22"/>
                <w:szCs w:val="22"/>
              </w:rPr>
              <w:t xml:space="preserve"> HOOPP will calculate and submit a PSPA for the reported contributions.</w:t>
            </w:r>
          </w:p>
        </w:tc>
      </w:tr>
      <w:tr w:rsidR="00912F30" w:rsidRPr="0085712F" w14:paraId="4050D48B"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E0C099" w14:textId="77777777" w:rsidR="00912F30" w:rsidRPr="0085712F" w:rsidRDefault="00912F30" w:rsidP="00912F3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6498207" w14:textId="77777777" w:rsidR="00912F30" w:rsidRDefault="00912F30" w:rsidP="00912F30">
            <w:pPr>
              <w:spacing w:before="60" w:after="60"/>
              <w:ind w:left="0"/>
              <w:rPr>
                <w:rFonts w:asciiTheme="minorHAnsi" w:hAnsiTheme="minorHAnsi" w:cs="Calibri"/>
                <w:color w:val="auto"/>
                <w:sz w:val="22"/>
                <w:szCs w:val="22"/>
              </w:rPr>
            </w:pPr>
            <w:r>
              <w:rPr>
                <w:rFonts w:asciiTheme="minorHAnsi" w:hAnsiTheme="minorHAnsi" w:cs="Calibri"/>
                <w:color w:val="auto"/>
                <w:sz w:val="22"/>
                <w:szCs w:val="22"/>
              </w:rPr>
              <w:t>{0}</w:t>
            </w:r>
            <w:r w:rsidRPr="009050DB">
              <w:rPr>
                <w:rFonts w:asciiTheme="minorHAnsi" w:hAnsiTheme="minorHAnsi" w:cs="Calibri"/>
                <w:color w:val="auto"/>
                <w:szCs w:val="22"/>
              </w:rPr>
              <w:t>:</w:t>
            </w:r>
            <w:r>
              <w:rPr>
                <w:rFonts w:asciiTheme="minorHAnsi" w:hAnsiTheme="minorHAnsi" w:cs="Calibri"/>
                <w:color w:val="auto"/>
                <w:sz w:val="22"/>
                <w:szCs w:val="22"/>
              </w:rPr>
              <w:t xml:space="preserve"> File.LeaveType</w:t>
            </w:r>
          </w:p>
          <w:p w14:paraId="1D0E1538" w14:textId="77777777" w:rsidR="00912F30" w:rsidRPr="007112C8" w:rsidRDefault="00912F30" w:rsidP="00912F30">
            <w:pPr>
              <w:spacing w:before="60" w:after="60"/>
              <w:ind w:left="0"/>
              <w:rPr>
                <w:rFonts w:asciiTheme="minorHAnsi" w:hAnsiTheme="minorHAnsi"/>
                <w:sz w:val="22"/>
                <w:szCs w:val="22"/>
                <w:lang w:eastAsia="en-CA"/>
              </w:rPr>
            </w:pPr>
            <w:r>
              <w:rPr>
                <w:rFonts w:asciiTheme="minorHAnsi" w:hAnsiTheme="minorHAnsi" w:cs="Calibri"/>
                <w:color w:val="auto"/>
                <w:sz w:val="22"/>
                <w:szCs w:val="22"/>
              </w:rPr>
              <w:t>{1}: File.LeaveStartDate</w:t>
            </w:r>
          </w:p>
        </w:tc>
      </w:tr>
      <w:tr w:rsidR="00912F30" w:rsidRPr="0085712F" w14:paraId="1986D2CE"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F6B21B" w14:textId="77777777" w:rsidR="00912F30" w:rsidRPr="0085712F" w:rsidRDefault="00912F30" w:rsidP="00912F3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E1BBF4D" w14:textId="0DFC0A2E" w:rsidR="00912F30" w:rsidRPr="006100CE" w:rsidRDefault="00ED1C55" w:rsidP="00912F3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Amended PA has been removed.  </w:t>
            </w:r>
          </w:p>
        </w:tc>
      </w:tr>
      <w:tr w:rsidR="00912F30" w:rsidRPr="0085712F" w14:paraId="4E43BE1B"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51D68A" w14:textId="77777777" w:rsidR="00912F30" w:rsidRPr="0085712F"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2A064B2" w14:textId="77777777" w:rsidR="00912F30" w:rsidRPr="006100CE" w:rsidRDefault="00912F30" w:rsidP="00912F30">
            <w:pPr>
              <w:spacing w:before="60" w:after="60" w:line="240" w:lineRule="auto"/>
              <w:ind w:left="0"/>
              <w:rPr>
                <w:rFonts w:asciiTheme="minorHAnsi" w:hAnsiTheme="minorHAnsi"/>
                <w:sz w:val="22"/>
                <w:szCs w:val="22"/>
                <w:lang w:eastAsia="en-CA"/>
              </w:rPr>
            </w:pPr>
          </w:p>
        </w:tc>
      </w:tr>
      <w:tr w:rsidR="00912F30" w:rsidRPr="00C8776B" w14:paraId="55BA2D54"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7E0E98D"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A6C9499" w14:textId="77777777" w:rsidR="00912F30" w:rsidRPr="0085712F" w:rsidRDefault="00912F30" w:rsidP="00912F3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3B2C660" w14:textId="752A7B31" w:rsidR="00C17630" w:rsidRDefault="00CE5C90" w:rsidP="00ED1C55">
            <w:pPr>
              <w:ind w:left="0"/>
              <w:rPr>
                <w:rFonts w:asciiTheme="minorHAnsi" w:hAnsiTheme="minorHAnsi"/>
                <w:sz w:val="22"/>
                <w:szCs w:val="22"/>
                <w:lang w:val="en-US" w:eastAsia="en-CA"/>
              </w:rPr>
            </w:pPr>
            <w:r>
              <w:rPr>
                <w:rFonts w:asciiTheme="minorHAnsi" w:hAnsiTheme="minorHAnsi"/>
                <w:sz w:val="22"/>
                <w:szCs w:val="22"/>
                <w:lang w:val="en-US" w:eastAsia="en-CA"/>
              </w:rPr>
              <w:t>YK 2019</w:t>
            </w:r>
            <w:r w:rsidR="00C17630">
              <w:rPr>
                <w:rFonts w:asciiTheme="minorHAnsi" w:hAnsiTheme="minorHAnsi"/>
                <w:sz w:val="22"/>
                <w:szCs w:val="22"/>
                <w:lang w:val="en-US" w:eastAsia="en-CA"/>
              </w:rPr>
              <w:t>09</w:t>
            </w:r>
            <w:r>
              <w:rPr>
                <w:rFonts w:asciiTheme="minorHAnsi" w:hAnsiTheme="minorHAnsi"/>
                <w:sz w:val="22"/>
                <w:szCs w:val="22"/>
                <w:lang w:val="en-US" w:eastAsia="en-CA"/>
              </w:rPr>
              <w:t>23</w:t>
            </w:r>
            <w:r w:rsidR="00C17630">
              <w:rPr>
                <w:rFonts w:asciiTheme="minorHAnsi" w:hAnsiTheme="minorHAnsi"/>
                <w:sz w:val="22"/>
                <w:szCs w:val="22"/>
                <w:lang w:val="en-US" w:eastAsia="en-CA"/>
              </w:rPr>
              <w:t xml:space="preserve">: </w:t>
            </w:r>
          </w:p>
          <w:p w14:paraId="60BFC97B" w14:textId="7AE356FA" w:rsidR="00C17630" w:rsidRPr="00B36D5D" w:rsidRDefault="00C17630" w:rsidP="00B36D5D">
            <w:pPr>
              <w:pStyle w:val="ListParagraph"/>
              <w:numPr>
                <w:ilvl w:val="0"/>
                <w:numId w:val="8"/>
              </w:numPr>
              <w:rPr>
                <w:rFonts w:asciiTheme="minorHAnsi" w:hAnsiTheme="minorHAnsi"/>
                <w:sz w:val="22"/>
                <w:szCs w:val="22"/>
                <w:lang w:val="en-US" w:eastAsia="en-CA"/>
              </w:rPr>
            </w:pPr>
            <w:r w:rsidRPr="00B36D5D">
              <w:rPr>
                <w:rFonts w:asciiTheme="minorHAnsi" w:hAnsiTheme="minorHAnsi"/>
                <w:sz w:val="22"/>
                <w:szCs w:val="22"/>
                <w:lang w:val="en-US" w:eastAsia="en-CA"/>
              </w:rPr>
              <w:t>Following TASK0028601 removed rejection statement in the validation severity since this is a warning.</w:t>
            </w:r>
          </w:p>
          <w:p w14:paraId="766B7980" w14:textId="031BE8D4" w:rsidR="00037E99" w:rsidRDefault="00037E99" w:rsidP="00ED1C55">
            <w:pPr>
              <w:ind w:left="0"/>
              <w:rPr>
                <w:rFonts w:asciiTheme="minorHAnsi" w:hAnsiTheme="minorHAnsi"/>
                <w:sz w:val="22"/>
                <w:szCs w:val="22"/>
                <w:lang w:val="en-US" w:eastAsia="en-CA"/>
              </w:rPr>
            </w:pPr>
            <w:r>
              <w:rPr>
                <w:rFonts w:asciiTheme="minorHAnsi" w:hAnsiTheme="minorHAnsi"/>
                <w:sz w:val="22"/>
                <w:szCs w:val="22"/>
                <w:lang w:val="en-US" w:eastAsia="en-CA"/>
              </w:rPr>
              <w:t>CS 20171208:</w:t>
            </w:r>
          </w:p>
          <w:p w14:paraId="5321E7A4" w14:textId="3ED14936" w:rsidR="00037E99" w:rsidRDefault="00037E99"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Updated Validation Logic to include check on presence of Amended PA.</w:t>
            </w:r>
          </w:p>
          <w:p w14:paraId="31AD118D" w14:textId="06CFC257" w:rsidR="00037E99" w:rsidRDefault="00037E99"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Correction made in dataimport configuration of R14.4.</w:t>
            </w:r>
          </w:p>
          <w:p w14:paraId="5AB7A994" w14:textId="77777777" w:rsidR="00037E99" w:rsidRPr="00037E99" w:rsidRDefault="00037E99" w:rsidP="00037E99">
            <w:pPr>
              <w:pStyle w:val="ListParagraph"/>
              <w:rPr>
                <w:rFonts w:asciiTheme="minorHAnsi" w:hAnsiTheme="minorHAnsi"/>
                <w:sz w:val="22"/>
                <w:szCs w:val="22"/>
                <w:lang w:val="en-US" w:eastAsia="en-CA"/>
              </w:rPr>
            </w:pPr>
          </w:p>
          <w:p w14:paraId="228D8B46" w14:textId="77777777" w:rsidR="00C26F73" w:rsidRDefault="00C26F73" w:rsidP="00ED1C55">
            <w:pPr>
              <w:ind w:left="0"/>
              <w:rPr>
                <w:rFonts w:asciiTheme="minorHAnsi" w:hAnsiTheme="minorHAnsi"/>
                <w:sz w:val="22"/>
                <w:szCs w:val="22"/>
                <w:lang w:val="en-US" w:eastAsia="en-CA"/>
              </w:rPr>
            </w:pPr>
            <w:r>
              <w:rPr>
                <w:rFonts w:asciiTheme="minorHAnsi" w:hAnsiTheme="minorHAnsi"/>
                <w:sz w:val="22"/>
                <w:szCs w:val="22"/>
                <w:lang w:val="en-US" w:eastAsia="en-CA"/>
              </w:rPr>
              <w:t>CS 20170419:</w:t>
            </w:r>
          </w:p>
          <w:p w14:paraId="2B24C02B" w14:textId="77777777" w:rsidR="00C26F73" w:rsidRPr="00C26F73" w:rsidRDefault="00C26F73"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We cannot place severity to Error if an Informational message is expected to HOOPP. </w:t>
            </w:r>
          </w:p>
          <w:p w14:paraId="3BECECE4" w14:textId="77777777" w:rsidR="00ED1C55" w:rsidRDefault="00ED1C55" w:rsidP="00ED1C55">
            <w:pPr>
              <w:ind w:left="0"/>
              <w:rPr>
                <w:rFonts w:asciiTheme="minorHAnsi" w:hAnsiTheme="minorHAnsi"/>
                <w:sz w:val="22"/>
                <w:szCs w:val="22"/>
                <w:lang w:val="en-US" w:eastAsia="en-CA"/>
              </w:rPr>
            </w:pPr>
            <w:r>
              <w:rPr>
                <w:rFonts w:asciiTheme="minorHAnsi" w:hAnsiTheme="minorHAnsi"/>
                <w:sz w:val="22"/>
                <w:szCs w:val="22"/>
                <w:lang w:val="en-US" w:eastAsia="en-CA"/>
              </w:rPr>
              <w:t>AD 20170418:</w:t>
            </w:r>
          </w:p>
          <w:p w14:paraId="0B48B44F" w14:textId="77777777" w:rsidR="00474110" w:rsidRDefault="00474110"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Please confirm the system of making this an error?</w:t>
            </w:r>
          </w:p>
          <w:p w14:paraId="7F39E721" w14:textId="77777777" w:rsidR="00ED1C55" w:rsidRDefault="00ED1C55"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Val has been changed to and warning override reason provided.  This val will now require special handling (as recommended by MS) to reject Amended PA in this scenario.  </w:t>
            </w:r>
          </w:p>
          <w:p w14:paraId="6B64D22C" w14:textId="77777777" w:rsidR="00912F30" w:rsidRDefault="00912F30" w:rsidP="00912F30">
            <w:pPr>
              <w:ind w:left="0"/>
              <w:rPr>
                <w:rFonts w:asciiTheme="minorHAnsi" w:hAnsiTheme="minorHAnsi"/>
                <w:sz w:val="22"/>
                <w:szCs w:val="22"/>
                <w:lang w:val="en-US" w:eastAsia="en-CA"/>
              </w:rPr>
            </w:pPr>
            <w:r>
              <w:rPr>
                <w:rFonts w:asciiTheme="minorHAnsi" w:hAnsiTheme="minorHAnsi"/>
                <w:sz w:val="22"/>
                <w:szCs w:val="22"/>
                <w:lang w:val="en-US" w:eastAsia="en-CA"/>
              </w:rPr>
              <w:t>AD 20170407:</w:t>
            </w:r>
          </w:p>
          <w:p w14:paraId="15DFE57D" w14:textId="77777777" w:rsidR="00912F30" w:rsidRDefault="00912F30"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If this is changed to warning do we need to validate how all the other PA validations will behave if this value is being provided?  If this is changed to a warning we may need to revisit the other PA validations.  </w:t>
            </w:r>
          </w:p>
          <w:p w14:paraId="4973977E" w14:textId="77777777" w:rsidR="00912F30" w:rsidRDefault="00912F30"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 xml:space="preserve">If decision is made to change to a warning then the val msg will have to be changed and a warning override will need to provided. </w:t>
            </w:r>
          </w:p>
          <w:p w14:paraId="7287A79E" w14:textId="77777777" w:rsidR="00912F30" w:rsidRDefault="00912F30" w:rsidP="00912F30">
            <w:pPr>
              <w:ind w:left="0"/>
              <w:rPr>
                <w:rFonts w:asciiTheme="minorHAnsi" w:hAnsiTheme="minorHAnsi"/>
                <w:sz w:val="22"/>
                <w:szCs w:val="22"/>
                <w:lang w:val="en-US" w:eastAsia="en-CA"/>
              </w:rPr>
            </w:pPr>
          </w:p>
          <w:p w14:paraId="59365959" w14:textId="77777777" w:rsidR="00912F30" w:rsidRDefault="00912F30" w:rsidP="00912F30">
            <w:pPr>
              <w:ind w:left="0"/>
              <w:rPr>
                <w:rFonts w:asciiTheme="minorHAnsi" w:hAnsiTheme="minorHAnsi"/>
                <w:sz w:val="22"/>
                <w:szCs w:val="22"/>
                <w:lang w:val="en-US" w:eastAsia="en-CA"/>
              </w:rPr>
            </w:pPr>
            <w:r>
              <w:rPr>
                <w:rFonts w:asciiTheme="minorHAnsi" w:hAnsiTheme="minorHAnsi"/>
                <w:sz w:val="22"/>
                <w:szCs w:val="22"/>
                <w:lang w:val="en-US" w:eastAsia="en-CA"/>
              </w:rPr>
              <w:t>CS 20170403:</w:t>
            </w:r>
          </w:p>
          <w:p w14:paraId="150E9C67" w14:textId="77777777" w:rsidR="00912F30" w:rsidRDefault="00912F30"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Suggestion by MS to place this message to Warning but with a rejection to the PA field.</w:t>
            </w:r>
          </w:p>
          <w:p w14:paraId="6C92D290" w14:textId="77777777" w:rsidR="00912F30" w:rsidRPr="009050DB" w:rsidRDefault="00912F30"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Message wording should be revisited by HOOPP.</w:t>
            </w:r>
          </w:p>
          <w:p w14:paraId="57A4D286" w14:textId="77777777" w:rsidR="00912F30" w:rsidRPr="009050DB" w:rsidRDefault="00912F30"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Meeting should take place between MS ER Portal and CRM Streams to see what can be done about making the messages in the CTL report available to the administrator in a uniform way instead of in separate files per interface.</w:t>
            </w:r>
          </w:p>
          <w:p w14:paraId="692D5464" w14:textId="77777777" w:rsidR="00912F30" w:rsidRDefault="00912F30" w:rsidP="00912F30">
            <w:pPr>
              <w:ind w:left="0"/>
              <w:rPr>
                <w:rFonts w:asciiTheme="minorHAnsi" w:hAnsiTheme="minorHAnsi"/>
                <w:sz w:val="22"/>
                <w:szCs w:val="22"/>
                <w:lang w:val="en-US" w:eastAsia="en-CA"/>
              </w:rPr>
            </w:pPr>
          </w:p>
          <w:p w14:paraId="0B0B67E2" w14:textId="77777777" w:rsidR="00912F30" w:rsidRDefault="00912F30" w:rsidP="00912F30">
            <w:pPr>
              <w:ind w:left="0"/>
              <w:rPr>
                <w:rFonts w:asciiTheme="minorHAnsi" w:hAnsiTheme="minorHAnsi"/>
                <w:sz w:val="22"/>
                <w:szCs w:val="22"/>
                <w:lang w:val="en-US" w:eastAsia="en-CA"/>
              </w:rPr>
            </w:pPr>
            <w:r w:rsidRPr="00C8776B">
              <w:rPr>
                <w:rFonts w:asciiTheme="minorHAnsi" w:hAnsiTheme="minorHAnsi"/>
                <w:sz w:val="22"/>
                <w:szCs w:val="22"/>
                <w:lang w:val="en-US" w:eastAsia="en-CA"/>
              </w:rPr>
              <w:t xml:space="preserve">MS 20170301: </w:t>
            </w:r>
          </w:p>
          <w:p w14:paraId="4F9CFDA0" w14:textId="77777777" w:rsidR="00912F30" w:rsidRPr="00D50A15" w:rsidRDefault="00912F30" w:rsidP="000D64DB">
            <w:pPr>
              <w:pStyle w:val="ListParagraph"/>
              <w:numPr>
                <w:ilvl w:val="0"/>
                <w:numId w:val="8"/>
              </w:numPr>
              <w:rPr>
                <w:rFonts w:asciiTheme="minorHAnsi" w:hAnsiTheme="minorHAnsi"/>
                <w:sz w:val="22"/>
                <w:szCs w:val="22"/>
                <w:lang w:val="en-US" w:eastAsia="en-CA"/>
              </w:rPr>
            </w:pPr>
            <w:r w:rsidRPr="00D50A15">
              <w:rPr>
                <w:rFonts w:asciiTheme="minorHAnsi" w:hAnsiTheme="minorHAnsi"/>
                <w:sz w:val="22"/>
                <w:szCs w:val="22"/>
                <w:lang w:val="en-US" w:eastAsia="en-CA"/>
              </w:rPr>
              <w:t>Please note that B175 comes into conflict with this. To be further discussed with HOOPP.</w:t>
            </w:r>
          </w:p>
          <w:p w14:paraId="54BAC9A0" w14:textId="77777777" w:rsidR="00912F30" w:rsidRPr="00D50A15" w:rsidRDefault="00912F30" w:rsidP="000D64DB">
            <w:pPr>
              <w:pStyle w:val="ListParagraph"/>
              <w:numPr>
                <w:ilvl w:val="0"/>
                <w:numId w:val="8"/>
              </w:numPr>
              <w:rPr>
                <w:rFonts w:asciiTheme="minorHAnsi" w:hAnsiTheme="minorHAnsi"/>
                <w:sz w:val="22"/>
                <w:szCs w:val="22"/>
                <w:lang w:val="en-US" w:eastAsia="en-CA"/>
              </w:rPr>
            </w:pPr>
            <w:r w:rsidRPr="00D50A15">
              <w:rPr>
                <w:rFonts w:asciiTheme="minorHAnsi" w:hAnsiTheme="minorHAnsi"/>
                <w:sz w:val="22"/>
                <w:szCs w:val="22"/>
                <w:lang w:val="en-US" w:eastAsia="en-CA"/>
              </w:rPr>
              <w:t>Please confirm what is ‘Submission Date’.  Is it the Effective Date that is passed on the Portal?</w:t>
            </w:r>
          </w:p>
          <w:p w14:paraId="1CD5EB8C" w14:textId="77777777" w:rsidR="00912F30" w:rsidRPr="00D50A15" w:rsidRDefault="00912F30" w:rsidP="000D64DB">
            <w:pPr>
              <w:pStyle w:val="ListParagraph"/>
              <w:numPr>
                <w:ilvl w:val="0"/>
                <w:numId w:val="8"/>
              </w:numPr>
              <w:rPr>
                <w:rFonts w:asciiTheme="minorHAnsi" w:hAnsiTheme="minorHAnsi"/>
                <w:sz w:val="22"/>
                <w:szCs w:val="22"/>
                <w:lang w:val="en-US" w:eastAsia="en-CA"/>
              </w:rPr>
            </w:pPr>
            <w:r w:rsidRPr="00D50A15">
              <w:rPr>
                <w:rFonts w:asciiTheme="minorHAnsi" w:hAnsiTheme="minorHAnsi"/>
                <w:sz w:val="22"/>
                <w:szCs w:val="22"/>
                <w:lang w:val="en-US" w:eastAsia="en-CA"/>
              </w:rPr>
              <w:t>Why is there a Business Tolerence of +/-250?  Do we have to consider this in the validation?</w:t>
            </w:r>
          </w:p>
        </w:tc>
      </w:tr>
    </w:tbl>
    <w:p w14:paraId="6269D6B1" w14:textId="57870BAA" w:rsidR="002823F5" w:rsidRPr="00C8776B" w:rsidRDefault="002823F5" w:rsidP="002823F5">
      <w:pPr>
        <w:spacing w:before="0" w:after="0" w:line="240" w:lineRule="auto"/>
        <w:ind w:left="0"/>
        <w:rPr>
          <w:lang w:val="en-US"/>
        </w:rPr>
      </w:pPr>
    </w:p>
    <w:p w14:paraId="115E22B7" w14:textId="77777777" w:rsidR="00AC5A19" w:rsidRPr="00C8776B" w:rsidRDefault="00AC5A19">
      <w:pPr>
        <w:spacing w:before="0" w:after="0" w:line="240" w:lineRule="auto"/>
        <w:ind w:left="0"/>
        <w:rPr>
          <w:lang w:val="en-US"/>
        </w:rPr>
      </w:pPr>
      <w:r w:rsidRPr="00C8776B">
        <w:rPr>
          <w:lang w:val="en-US"/>
        </w:rPr>
        <w:br w:type="page"/>
      </w:r>
    </w:p>
    <w:p w14:paraId="636674DC" w14:textId="77777777" w:rsidR="00AC5A19" w:rsidRPr="006B06A8" w:rsidRDefault="00AC5A19" w:rsidP="00AC5A19">
      <w:pPr>
        <w:pStyle w:val="Heading3"/>
      </w:pPr>
      <w:r w:rsidRPr="006B06A8">
        <w:t>Validation –</w:t>
      </w:r>
      <w:r w:rsidR="009332D0">
        <w:t xml:space="preserve"> HOOPP Calculation O</w:t>
      </w:r>
      <w:r>
        <w:t>f</w:t>
      </w:r>
      <w:r w:rsidR="009332D0">
        <w:t xml:space="preserve"> PSPA R</w:t>
      </w:r>
      <w:r>
        <w:t>equired</w:t>
      </w:r>
    </w:p>
    <w:p w14:paraId="6C9E0678" w14:textId="77777777" w:rsidR="00AC5A19" w:rsidRPr="006B06A8" w:rsidRDefault="00AC5A19" w:rsidP="00037E99">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C5A19" w14:paraId="70791D7E"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56B0EAD" w14:textId="77777777" w:rsidR="00AC5A19" w:rsidRDefault="00AC5A19" w:rsidP="00C1049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71EB7AB" w14:textId="1A118140" w:rsidR="00AC5A19" w:rsidRPr="00AF4250" w:rsidRDefault="00AC5A19" w:rsidP="00642773">
            <w:pPr>
              <w:pStyle w:val="Heading1"/>
              <w:rPr>
                <w:lang w:val="en-US"/>
              </w:rPr>
            </w:pPr>
            <w:bookmarkStart w:id="644" w:name="_Toc479243687"/>
            <w:bookmarkStart w:id="645" w:name="_Toc43372920"/>
            <w:r w:rsidRPr="00AF4250">
              <w:rPr>
                <w:lang w:val="en-US"/>
              </w:rPr>
              <w:t>B1</w:t>
            </w:r>
            <w:r>
              <w:rPr>
                <w:lang w:val="en-US"/>
              </w:rPr>
              <w:t>79</w:t>
            </w:r>
            <w:r w:rsidRPr="00AF4250">
              <w:rPr>
                <w:lang w:val="en-US"/>
              </w:rPr>
              <w:t>_</w:t>
            </w:r>
            <w:r w:rsidRPr="005E639F">
              <w:rPr>
                <w:lang w:val="en-US"/>
              </w:rPr>
              <w:t xml:space="preserve"> </w:t>
            </w:r>
            <w:r w:rsidRPr="00AC5A19">
              <w:rPr>
                <w:lang w:val="en-US"/>
              </w:rPr>
              <w:t>HOOPP</w:t>
            </w:r>
            <w:r w:rsidR="007E4304">
              <w:rPr>
                <w:lang w:val="en-US"/>
              </w:rPr>
              <w:t>C</w:t>
            </w:r>
            <w:r w:rsidRPr="00AC5A19">
              <w:rPr>
                <w:lang w:val="en-US"/>
              </w:rPr>
              <w:t>alculation</w:t>
            </w:r>
            <w:r w:rsidR="007E4304">
              <w:rPr>
                <w:lang w:val="en-US"/>
              </w:rPr>
              <w:t>O</w:t>
            </w:r>
            <w:r w:rsidRPr="00AC5A19">
              <w:rPr>
                <w:lang w:val="en-US"/>
              </w:rPr>
              <w:t>fPSPA</w:t>
            </w:r>
            <w:r w:rsidR="007E4304">
              <w:rPr>
                <w:lang w:val="en-US"/>
              </w:rPr>
              <w:t>R</w:t>
            </w:r>
            <w:r w:rsidRPr="00AC5A19">
              <w:rPr>
                <w:lang w:val="en-US"/>
              </w:rPr>
              <w:t>equired</w:t>
            </w:r>
            <w:bookmarkEnd w:id="644"/>
            <w:bookmarkEnd w:id="645"/>
          </w:p>
        </w:tc>
      </w:tr>
      <w:tr w:rsidR="00912F30" w14:paraId="6EF4920B"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6D6D12"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DFE46F3" w14:textId="033BA536" w:rsidR="00912F30" w:rsidRDefault="00670C29" w:rsidP="00912F3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58</w:t>
            </w:r>
          </w:p>
        </w:tc>
      </w:tr>
      <w:tr w:rsidR="00E15EC7" w14:paraId="53081895"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FDEC7D4" w14:textId="78A3E597" w:rsidR="00E15EC7" w:rsidRDefault="00E15EC7"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0A4F2ED" w14:textId="42ABD8E0" w:rsidR="00E15EC7" w:rsidRDefault="00E15EC7" w:rsidP="00912F3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912F30" w14:paraId="5F45CF24"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93B1EC"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81D8360" w14:textId="77777777" w:rsidR="00912F30" w:rsidRDefault="00912F30" w:rsidP="00912F3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EF1B54">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912F30" w14:paraId="0A9739CF"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4288D0B"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2B7A739" w14:textId="77777777" w:rsidR="00912F30" w:rsidRPr="00BB6589" w:rsidRDefault="00912F30" w:rsidP="00912F3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Contributory Leave Remittance</w:t>
            </w:r>
          </w:p>
        </w:tc>
      </w:tr>
      <w:tr w:rsidR="00912F30" w14:paraId="22110596"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9176AA"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58247FF" w14:textId="729B1668" w:rsidR="00912F30" w:rsidRDefault="00912F30" w:rsidP="00912F3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Information</w:t>
            </w:r>
            <w:r w:rsidR="00256CC2">
              <w:rPr>
                <w:rFonts w:asciiTheme="minorHAnsi" w:hAnsiTheme="minorHAnsi"/>
                <w:sz w:val="22"/>
                <w:szCs w:val="22"/>
                <w:lang w:eastAsia="en-CA"/>
              </w:rPr>
              <w:t xml:space="preserve"> (will appear in the CTL report)</w:t>
            </w:r>
          </w:p>
        </w:tc>
      </w:tr>
      <w:tr w:rsidR="00912F30" w14:paraId="755550D4"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2102064"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FB74816" w14:textId="77777777" w:rsidR="00912F30" w:rsidRPr="00B464B9" w:rsidRDefault="00912F30" w:rsidP="00912F30">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Private</w:t>
            </w:r>
          </w:p>
        </w:tc>
      </w:tr>
      <w:tr w:rsidR="00912F30" w:rsidRPr="00A61AB1" w14:paraId="59CE76D7"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50AC7E1"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9A2EE1C"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A958D2D" w14:textId="77777777" w:rsidR="00912F30" w:rsidRPr="00AC5A19" w:rsidRDefault="00912F30" w:rsidP="00912F30">
            <w:pPr>
              <w:ind w:left="0"/>
              <w:rPr>
                <w:rFonts w:asciiTheme="minorHAnsi" w:hAnsiTheme="minorHAnsi"/>
                <w:sz w:val="22"/>
                <w:szCs w:val="22"/>
                <w:lang w:eastAsia="en-CA"/>
              </w:rPr>
            </w:pPr>
            <w:r w:rsidRPr="00AC5A19">
              <w:rPr>
                <w:rFonts w:asciiTheme="minorHAnsi" w:hAnsiTheme="minorHAnsi"/>
                <w:sz w:val="22"/>
                <w:szCs w:val="22"/>
                <w:lang w:eastAsia="en-CA"/>
              </w:rPr>
              <w:t xml:space="preserve">HOOPP calculation of PSPA required.    </w:t>
            </w:r>
          </w:p>
          <w:p w14:paraId="4655CB7E" w14:textId="77777777" w:rsidR="00912F30" w:rsidRPr="00AC5A19" w:rsidRDefault="00912F30" w:rsidP="00912F30">
            <w:pPr>
              <w:ind w:left="0"/>
              <w:rPr>
                <w:rFonts w:asciiTheme="minorHAnsi" w:hAnsiTheme="minorHAnsi"/>
                <w:sz w:val="22"/>
                <w:szCs w:val="22"/>
                <w:lang w:eastAsia="en-CA"/>
              </w:rPr>
            </w:pPr>
            <w:r w:rsidRPr="00AC5A19">
              <w:rPr>
                <w:rFonts w:asciiTheme="minorHAnsi" w:hAnsiTheme="minorHAnsi"/>
                <w:sz w:val="22"/>
                <w:szCs w:val="22"/>
                <w:lang w:eastAsia="en-CA"/>
              </w:rPr>
              <w:t xml:space="preserve">a. Trigger validation if; </w:t>
            </w:r>
          </w:p>
          <w:p w14:paraId="646C79F0" w14:textId="77777777" w:rsidR="00912F30" w:rsidRPr="00AC5A19" w:rsidRDefault="00912F30" w:rsidP="00912F30">
            <w:pPr>
              <w:ind w:left="0"/>
              <w:rPr>
                <w:rFonts w:asciiTheme="minorHAnsi" w:hAnsiTheme="minorHAnsi"/>
                <w:sz w:val="22"/>
                <w:szCs w:val="22"/>
                <w:lang w:eastAsia="en-CA"/>
              </w:rPr>
            </w:pPr>
            <w:r w:rsidRPr="00AC5A19">
              <w:rPr>
                <w:rFonts w:asciiTheme="minorHAnsi" w:hAnsiTheme="minorHAnsi"/>
                <w:sz w:val="22"/>
                <w:szCs w:val="22"/>
                <w:lang w:eastAsia="en-CA"/>
              </w:rPr>
              <w:t>i. Submission Date of LSC ≥ May 1st</w:t>
            </w:r>
            <w:r>
              <w:rPr>
                <w:rFonts w:asciiTheme="minorHAnsi" w:hAnsiTheme="minorHAnsi"/>
                <w:sz w:val="22"/>
                <w:szCs w:val="22"/>
                <w:lang w:eastAsia="en-CA"/>
              </w:rPr>
              <w:t xml:space="preserve"> of the Submission year</w:t>
            </w:r>
          </w:p>
          <w:p w14:paraId="308ECBDF" w14:textId="77777777" w:rsidR="00912F30" w:rsidRPr="00AC5A19" w:rsidRDefault="00912F30" w:rsidP="00912F30">
            <w:pPr>
              <w:ind w:left="0"/>
              <w:rPr>
                <w:rFonts w:asciiTheme="minorHAnsi" w:hAnsiTheme="minorHAnsi"/>
                <w:sz w:val="22"/>
                <w:szCs w:val="22"/>
                <w:lang w:eastAsia="en-CA"/>
              </w:rPr>
            </w:pPr>
            <w:r w:rsidRPr="00AC5A19">
              <w:rPr>
                <w:rFonts w:asciiTheme="minorHAnsi" w:hAnsiTheme="minorHAnsi"/>
                <w:sz w:val="22"/>
                <w:szCs w:val="22"/>
                <w:lang w:eastAsia="en-CA"/>
              </w:rPr>
              <w:t>and</w:t>
            </w:r>
          </w:p>
          <w:p w14:paraId="71300220" w14:textId="77777777" w:rsidR="00912F30" w:rsidRPr="00C301FC" w:rsidRDefault="00912F30" w:rsidP="00912F30">
            <w:pPr>
              <w:ind w:left="0"/>
              <w:rPr>
                <w:rFonts w:asciiTheme="minorHAnsi" w:hAnsiTheme="minorHAnsi"/>
                <w:sz w:val="22"/>
                <w:szCs w:val="22"/>
                <w:lang w:val="en-US" w:eastAsia="en-CA"/>
              </w:rPr>
            </w:pPr>
            <w:r w:rsidRPr="00AC5A19">
              <w:rPr>
                <w:rFonts w:asciiTheme="minorHAnsi" w:hAnsiTheme="minorHAnsi"/>
                <w:sz w:val="22"/>
                <w:szCs w:val="22"/>
                <w:lang w:eastAsia="en-CA"/>
              </w:rPr>
              <w:t xml:space="preserve">ii. Leave End Date of associated leave &lt; January 1st of the submission year  </w:t>
            </w:r>
          </w:p>
        </w:tc>
      </w:tr>
      <w:tr w:rsidR="00912F30" w:rsidRPr="009151F9" w14:paraId="28033B7B"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0B201A0"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7F54A11" w14:textId="5E24D3D1" w:rsidR="00912F30" w:rsidRDefault="00256CC2" w:rsidP="00912F30">
            <w:pPr>
              <w:ind w:left="0"/>
              <w:rPr>
                <w:rFonts w:asciiTheme="minorHAnsi" w:hAnsiTheme="minorHAnsi"/>
                <w:sz w:val="22"/>
                <w:szCs w:val="22"/>
                <w:lang w:eastAsia="en-CA"/>
              </w:rPr>
            </w:pPr>
            <w:r>
              <w:rPr>
                <w:rFonts w:asciiTheme="minorHAnsi" w:hAnsiTheme="minorHAnsi"/>
                <w:sz w:val="22"/>
                <w:szCs w:val="22"/>
                <w:lang w:eastAsia="en-CA"/>
              </w:rPr>
              <w:t xml:space="preserve">Trigger Information </w:t>
            </w:r>
            <w:r w:rsidR="00912F30">
              <w:rPr>
                <w:rFonts w:asciiTheme="minorHAnsi" w:hAnsiTheme="minorHAnsi"/>
                <w:sz w:val="22"/>
                <w:szCs w:val="22"/>
                <w:lang w:eastAsia="en-CA"/>
              </w:rPr>
              <w:t>if:</w:t>
            </w:r>
          </w:p>
          <w:p w14:paraId="08273A15" w14:textId="77777777" w:rsidR="00912F30" w:rsidRDefault="00912F30" w:rsidP="00912F30">
            <w:pPr>
              <w:ind w:left="1440"/>
              <w:rPr>
                <w:rFonts w:asciiTheme="minorHAnsi" w:hAnsiTheme="minorHAnsi"/>
                <w:sz w:val="22"/>
                <w:szCs w:val="22"/>
                <w:lang w:val="en-US" w:eastAsia="en-CA"/>
              </w:rPr>
            </w:pPr>
            <w:r>
              <w:rPr>
                <w:rFonts w:asciiTheme="minorHAnsi" w:hAnsiTheme="minorHAnsi"/>
                <w:sz w:val="22"/>
                <w:szCs w:val="22"/>
                <w:lang w:val="en-US" w:eastAsia="en-CA"/>
              </w:rPr>
              <w:t>File.ExecutionDate &gt;=  concat(YEAR(File.ExecutionDate), ’-05-01’)</w:t>
            </w:r>
          </w:p>
          <w:p w14:paraId="63EBEB2D" w14:textId="77777777" w:rsidR="00912F30" w:rsidRPr="00BB6589" w:rsidRDefault="00912F30" w:rsidP="00912F30">
            <w:pPr>
              <w:ind w:left="1440"/>
              <w:rPr>
                <w:rFonts w:asciiTheme="minorHAnsi" w:hAnsiTheme="minorHAnsi"/>
                <w:color w:val="auto"/>
                <w:sz w:val="22"/>
                <w:szCs w:val="22"/>
                <w:lang w:eastAsia="en-CA"/>
              </w:rPr>
            </w:pPr>
            <w:r w:rsidRPr="00BB6589">
              <w:rPr>
                <w:rFonts w:asciiTheme="minorHAnsi" w:hAnsiTheme="minorHAnsi"/>
                <w:color w:val="auto"/>
                <w:sz w:val="22"/>
                <w:szCs w:val="22"/>
                <w:lang w:eastAsia="en-CA"/>
              </w:rPr>
              <w:t>AND</w:t>
            </w:r>
          </w:p>
          <w:p w14:paraId="6CAA1C59" w14:textId="77777777" w:rsidR="00912F30" w:rsidRDefault="00912F30" w:rsidP="00912F30">
            <w:pPr>
              <w:ind w:left="1440"/>
              <w:rPr>
                <w:rFonts w:asciiTheme="minorHAnsi" w:hAnsiTheme="minorHAnsi"/>
                <w:sz w:val="22"/>
                <w:szCs w:val="22"/>
                <w:lang w:eastAsia="en-CA"/>
              </w:rPr>
            </w:pPr>
            <w:r>
              <w:rPr>
                <w:rFonts w:asciiTheme="minorHAnsi" w:hAnsiTheme="minorHAnsi"/>
                <w:sz w:val="22"/>
                <w:szCs w:val="22"/>
                <w:lang w:eastAsia="en-CA"/>
              </w:rPr>
              <w:t>File</w:t>
            </w:r>
            <w:r>
              <w:rPr>
                <w:rFonts w:asciiTheme="minorHAnsi" w:hAnsiTheme="minorHAnsi"/>
                <w:sz w:val="22"/>
                <w:szCs w:val="22"/>
                <w:lang w:val="en-US" w:eastAsia="en-CA"/>
              </w:rPr>
              <w:t>. LeaveEndDate &lt; concat(YEAR(File.ExecutionDate), ’-01-01’)</w:t>
            </w:r>
          </w:p>
          <w:p w14:paraId="550E7DF6" w14:textId="77777777" w:rsidR="00912F30" w:rsidRPr="00104F06" w:rsidRDefault="00912F30" w:rsidP="00912F30">
            <w:pPr>
              <w:ind w:left="1440"/>
              <w:rPr>
                <w:rFonts w:asciiTheme="minorHAnsi" w:hAnsiTheme="minorHAnsi"/>
                <w:sz w:val="22"/>
                <w:szCs w:val="22"/>
                <w:lang w:eastAsia="en-CA"/>
              </w:rPr>
            </w:pPr>
          </w:p>
        </w:tc>
      </w:tr>
      <w:tr w:rsidR="00912F30" w:rsidRPr="00A61AB1" w14:paraId="47974E71"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0DB3DA"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BB987B0" w14:textId="51C42BDD" w:rsidR="00912F30" w:rsidRPr="00AC5A19" w:rsidRDefault="00045B0D" w:rsidP="00912F30">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912F30" w:rsidRPr="00A61AB1" w14:paraId="175675A6"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A92749"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E54D403" w14:textId="77777777" w:rsidR="00912F30" w:rsidRPr="00A72B28" w:rsidRDefault="00912F30" w:rsidP="00912F30">
            <w:pPr>
              <w:pStyle w:val="NormalWeb"/>
              <w:spacing w:line="276" w:lineRule="auto"/>
              <w:rPr>
                <w:rFonts w:asciiTheme="minorHAnsi" w:hAnsiTheme="minorHAnsi"/>
                <w:color w:val="000000"/>
                <w:sz w:val="22"/>
                <w:szCs w:val="22"/>
                <w:lang w:val="en-CA"/>
              </w:rPr>
            </w:pPr>
            <w:r w:rsidRPr="00AC5A19">
              <w:rPr>
                <w:rFonts w:asciiTheme="minorHAnsi" w:hAnsiTheme="minorHAnsi"/>
                <w:color w:val="000000"/>
                <w:sz w:val="22"/>
                <w:szCs w:val="22"/>
                <w:lang w:val="en-CA"/>
              </w:rPr>
              <w:t xml:space="preserve">HOOPP calculation of PSPA required.   </w:t>
            </w:r>
          </w:p>
        </w:tc>
      </w:tr>
      <w:tr w:rsidR="00912F30" w:rsidRPr="00A61AB1" w14:paraId="0044AE18"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AEC0CD6"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CB55C09"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498AD7E" w14:textId="77777777" w:rsidR="00912F30" w:rsidRPr="00B464B9" w:rsidRDefault="00912F30" w:rsidP="00912F30">
            <w:pPr>
              <w:spacing w:before="60" w:after="60"/>
              <w:ind w:left="0"/>
              <w:rPr>
                <w:rFonts w:asciiTheme="minorHAnsi" w:hAnsiTheme="minorHAnsi"/>
                <w:sz w:val="22"/>
                <w:szCs w:val="22"/>
                <w:lang w:eastAsia="en-CA"/>
              </w:rPr>
            </w:pPr>
            <w:r w:rsidRPr="00AC5A19">
              <w:rPr>
                <w:rFonts w:asciiTheme="minorHAnsi" w:hAnsiTheme="minorHAnsi"/>
                <w:sz w:val="22"/>
                <w:szCs w:val="22"/>
              </w:rPr>
              <w:t xml:space="preserve">HOOPP calculation of PSPA required.   </w:t>
            </w:r>
          </w:p>
        </w:tc>
      </w:tr>
      <w:tr w:rsidR="00912F30" w:rsidRPr="0085712F" w14:paraId="26605DFF"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5D770BC" w14:textId="77777777" w:rsidR="00912F30" w:rsidRPr="0085712F" w:rsidRDefault="00912F30" w:rsidP="00912F3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50CC7F9" w14:textId="6DD396F9" w:rsidR="00912F30" w:rsidRPr="007112C8" w:rsidRDefault="00045B0D" w:rsidP="00045B0D">
            <w:pPr>
              <w:ind w:left="0"/>
              <w:rPr>
                <w:rFonts w:asciiTheme="minorHAnsi" w:hAnsiTheme="minorHAnsi"/>
                <w:sz w:val="22"/>
                <w:szCs w:val="22"/>
                <w:lang w:eastAsia="en-CA"/>
              </w:rPr>
            </w:pPr>
            <w:r>
              <w:rPr>
                <w:rFonts w:asciiTheme="minorHAnsi" w:hAnsiTheme="minorHAnsi"/>
                <w:sz w:val="22"/>
                <w:szCs w:val="22"/>
                <w:lang w:eastAsia="en-CA"/>
              </w:rPr>
              <w:t>N/A</w:t>
            </w:r>
          </w:p>
        </w:tc>
      </w:tr>
      <w:tr w:rsidR="00912F30" w:rsidRPr="0085712F" w14:paraId="2DA17707"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02BE80" w14:textId="77777777" w:rsidR="00912F30" w:rsidRPr="0085712F" w:rsidRDefault="00912F30" w:rsidP="00912F3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6531D8D" w14:textId="77777777" w:rsidR="00912F30" w:rsidRPr="006100CE" w:rsidRDefault="00912F30" w:rsidP="00912F3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912F30" w:rsidRPr="0085712F" w14:paraId="44D2CCA2"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6001FD" w14:textId="77777777" w:rsidR="00912F30" w:rsidRPr="0085712F"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C391476" w14:textId="77777777" w:rsidR="00912F30" w:rsidRPr="006100CE" w:rsidRDefault="00912F30" w:rsidP="00912F30">
            <w:pPr>
              <w:spacing w:before="60" w:after="60" w:line="240" w:lineRule="auto"/>
              <w:ind w:left="0"/>
              <w:rPr>
                <w:rFonts w:asciiTheme="minorHAnsi" w:hAnsiTheme="minorHAnsi"/>
                <w:sz w:val="22"/>
                <w:szCs w:val="22"/>
                <w:lang w:eastAsia="en-CA"/>
              </w:rPr>
            </w:pPr>
          </w:p>
        </w:tc>
      </w:tr>
      <w:tr w:rsidR="00912F30" w:rsidRPr="00DA6E56" w14:paraId="063E3E47" w14:textId="77777777" w:rsidTr="00C1049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012D8E" w14:textId="77777777" w:rsidR="00912F30" w:rsidRDefault="00912F30" w:rsidP="00912F3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63D7E18" w14:textId="77777777" w:rsidR="00912F30" w:rsidRPr="0085712F" w:rsidRDefault="00912F30" w:rsidP="00912F3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01B52F0" w14:textId="77777777" w:rsidR="00912F30" w:rsidRDefault="00912F30" w:rsidP="00912F30">
            <w:pPr>
              <w:ind w:left="0"/>
              <w:rPr>
                <w:rFonts w:asciiTheme="minorHAnsi" w:hAnsiTheme="minorHAnsi"/>
                <w:sz w:val="22"/>
                <w:szCs w:val="22"/>
                <w:lang w:val="en-US" w:eastAsia="en-CA"/>
              </w:rPr>
            </w:pPr>
            <w:r>
              <w:rPr>
                <w:rFonts w:asciiTheme="minorHAnsi" w:hAnsiTheme="minorHAnsi"/>
                <w:sz w:val="22"/>
                <w:szCs w:val="22"/>
                <w:lang w:val="en-US" w:eastAsia="en-CA"/>
              </w:rPr>
              <w:t>AD 20170407:</w:t>
            </w:r>
          </w:p>
          <w:p w14:paraId="03496A1A" w14:textId="77777777" w:rsidR="00912F30" w:rsidRDefault="00912F30"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Val</w:t>
            </w:r>
            <w:r w:rsidRPr="00C26F73">
              <w:rPr>
                <w:rFonts w:asciiTheme="minorHAnsi" w:hAnsiTheme="minorHAnsi"/>
                <w:sz w:val="22"/>
                <w:szCs w:val="22"/>
                <w:u w:val="single"/>
                <w:lang w:val="en-US" w:eastAsia="en-CA"/>
              </w:rPr>
              <w:t xml:space="preserve"> logic</w:t>
            </w:r>
            <w:r w:rsidR="00474110">
              <w:rPr>
                <w:rFonts w:asciiTheme="minorHAnsi" w:hAnsiTheme="minorHAnsi"/>
                <w:sz w:val="22"/>
                <w:szCs w:val="22"/>
                <w:lang w:val="en-US" w:eastAsia="en-CA"/>
              </w:rPr>
              <w:t xml:space="preserve"> should be the same as B178</w:t>
            </w:r>
            <w:r>
              <w:rPr>
                <w:rFonts w:asciiTheme="minorHAnsi" w:hAnsiTheme="minorHAnsi"/>
                <w:sz w:val="22"/>
                <w:szCs w:val="22"/>
                <w:lang w:val="en-US" w:eastAsia="en-CA"/>
              </w:rPr>
              <w:t xml:space="preserve">.  </w:t>
            </w:r>
          </w:p>
          <w:p w14:paraId="327821AA" w14:textId="77777777" w:rsidR="00912F30" w:rsidRDefault="00912F30" w:rsidP="00C26F73">
            <w:pPr>
              <w:pStyle w:val="ListParagraph"/>
              <w:rPr>
                <w:rFonts w:asciiTheme="minorHAnsi" w:hAnsiTheme="minorHAnsi"/>
                <w:sz w:val="22"/>
                <w:szCs w:val="22"/>
                <w:lang w:val="en-US" w:eastAsia="en-CA"/>
              </w:rPr>
            </w:pPr>
          </w:p>
          <w:p w14:paraId="45B055C5" w14:textId="77777777" w:rsidR="00912F30" w:rsidRDefault="00912F30" w:rsidP="00912F30">
            <w:pPr>
              <w:ind w:left="0"/>
              <w:rPr>
                <w:rFonts w:asciiTheme="minorHAnsi" w:hAnsiTheme="minorHAnsi"/>
                <w:sz w:val="22"/>
                <w:szCs w:val="22"/>
                <w:lang w:val="en-US" w:eastAsia="en-CA"/>
              </w:rPr>
            </w:pPr>
            <w:r>
              <w:rPr>
                <w:rFonts w:asciiTheme="minorHAnsi" w:hAnsiTheme="minorHAnsi"/>
                <w:sz w:val="22"/>
                <w:szCs w:val="22"/>
                <w:lang w:val="en-US" w:eastAsia="en-CA"/>
              </w:rPr>
              <w:t xml:space="preserve">CS 20170403: </w:t>
            </w:r>
          </w:p>
          <w:p w14:paraId="18D73D56" w14:textId="77777777" w:rsidR="00912F30" w:rsidRDefault="00912F30"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Only difference between B178 and B179 is the visibility and message wording.</w:t>
            </w:r>
          </w:p>
          <w:p w14:paraId="1458CCC2" w14:textId="77777777" w:rsidR="00912F30" w:rsidRPr="00B147C6" w:rsidRDefault="00912F30" w:rsidP="000D64D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See Updates sections for validation B178, same comments apply.</w:t>
            </w:r>
          </w:p>
          <w:p w14:paraId="2DB3F104" w14:textId="77777777" w:rsidR="00912F30" w:rsidRDefault="00912F30" w:rsidP="00912F30">
            <w:pPr>
              <w:ind w:left="0"/>
              <w:rPr>
                <w:rFonts w:asciiTheme="minorHAnsi" w:hAnsiTheme="minorHAnsi"/>
                <w:sz w:val="22"/>
                <w:szCs w:val="22"/>
                <w:lang w:val="en-US" w:eastAsia="en-CA"/>
              </w:rPr>
            </w:pPr>
          </w:p>
          <w:p w14:paraId="6B31E551" w14:textId="77777777" w:rsidR="00912F30" w:rsidRDefault="00912F30" w:rsidP="00912F30">
            <w:pPr>
              <w:ind w:left="0"/>
              <w:rPr>
                <w:rFonts w:asciiTheme="minorHAnsi" w:hAnsiTheme="minorHAnsi"/>
                <w:sz w:val="22"/>
                <w:szCs w:val="22"/>
                <w:lang w:val="en-US" w:eastAsia="en-CA"/>
              </w:rPr>
            </w:pPr>
            <w:r w:rsidRPr="002F2F30">
              <w:rPr>
                <w:rFonts w:asciiTheme="minorHAnsi" w:hAnsiTheme="minorHAnsi"/>
                <w:sz w:val="22"/>
                <w:szCs w:val="22"/>
                <w:lang w:val="en-US" w:eastAsia="en-CA"/>
              </w:rPr>
              <w:t xml:space="preserve">MS 20170301: What is the difference between B178 and B179? </w:t>
            </w:r>
            <w:r>
              <w:rPr>
                <w:rFonts w:asciiTheme="minorHAnsi" w:hAnsiTheme="minorHAnsi"/>
                <w:sz w:val="22"/>
                <w:szCs w:val="22"/>
                <w:lang w:val="en-US" w:eastAsia="en-CA"/>
              </w:rPr>
              <w:t xml:space="preserve"> Is it just the Visibility?</w:t>
            </w:r>
          </w:p>
          <w:p w14:paraId="74373D79" w14:textId="77777777" w:rsidR="00912F30" w:rsidRPr="00DA6E56" w:rsidRDefault="00912F30" w:rsidP="00912F30">
            <w:pPr>
              <w:ind w:left="0"/>
              <w:rPr>
                <w:rFonts w:asciiTheme="minorHAnsi" w:hAnsiTheme="minorHAnsi"/>
                <w:sz w:val="22"/>
                <w:szCs w:val="22"/>
                <w:lang w:val="en-US" w:eastAsia="en-CA"/>
              </w:rPr>
            </w:pPr>
            <w:r>
              <w:rPr>
                <w:rFonts w:asciiTheme="minorHAnsi" w:hAnsiTheme="minorHAnsi"/>
                <w:sz w:val="22"/>
                <w:szCs w:val="22"/>
                <w:lang w:val="en-US" w:eastAsia="en-CA"/>
              </w:rPr>
              <w:t>Please confirm what ‘Submission Date’ is.  Is it the Effective Date that is passed on the Portal?</w:t>
            </w:r>
          </w:p>
        </w:tc>
      </w:tr>
    </w:tbl>
    <w:p w14:paraId="1CE7CBE3" w14:textId="77777777" w:rsidR="00306169" w:rsidRPr="00DA6E56" w:rsidRDefault="00306169" w:rsidP="00E07DB4">
      <w:pPr>
        <w:spacing w:before="0" w:after="0" w:line="240" w:lineRule="auto"/>
        <w:ind w:left="0"/>
        <w:rPr>
          <w:b/>
          <w:smallCaps/>
          <w:sz w:val="24"/>
          <w:lang w:val="en-US"/>
        </w:rPr>
      </w:pPr>
      <w:r w:rsidRPr="00DA6E56">
        <w:rPr>
          <w:lang w:val="en-US"/>
        </w:rPr>
        <w:br w:type="page"/>
      </w:r>
    </w:p>
    <w:p w14:paraId="03858FBF" w14:textId="77777777" w:rsidR="004478CF" w:rsidRPr="006B06A8" w:rsidRDefault="004478CF" w:rsidP="004478CF">
      <w:pPr>
        <w:pStyle w:val="Heading3"/>
      </w:pPr>
      <w:r w:rsidRPr="006B06A8">
        <w:t xml:space="preserve">Validation – </w:t>
      </w:r>
      <w:r w:rsidR="009332D0">
        <w:t>Enrolment Date F</w:t>
      </w:r>
      <w:r w:rsidR="00C1049F">
        <w:t xml:space="preserve">or </w:t>
      </w:r>
      <w:r w:rsidR="00F85D2A">
        <w:t>FT</w:t>
      </w:r>
      <w:r w:rsidR="009332D0">
        <w:t xml:space="preserve"> E</w:t>
      </w:r>
      <w:r w:rsidR="000F211A">
        <w:t>mployment</w:t>
      </w:r>
    </w:p>
    <w:p w14:paraId="35E8426B" w14:textId="77777777" w:rsidR="004478CF" w:rsidRPr="006B06A8" w:rsidRDefault="004478CF"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4478CF" w14:paraId="33BBD797"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A48C6E8" w14:textId="77777777" w:rsidR="004478CF" w:rsidRDefault="004478CF"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503896C" w14:textId="77777777" w:rsidR="004478CF" w:rsidRPr="00C1049F" w:rsidRDefault="00BE5F3E" w:rsidP="00A77000">
            <w:pPr>
              <w:pStyle w:val="Heading1"/>
              <w:rPr>
                <w:lang w:val="en-US"/>
              </w:rPr>
            </w:pPr>
            <w:bookmarkStart w:id="646" w:name="_Toc479243688"/>
            <w:bookmarkStart w:id="647" w:name="_Toc43372921"/>
            <w:r w:rsidRPr="00C1049F">
              <w:rPr>
                <w:lang w:val="en-US"/>
              </w:rPr>
              <w:t>B180</w:t>
            </w:r>
            <w:r w:rsidR="00511214">
              <w:rPr>
                <w:lang w:val="en-US"/>
              </w:rPr>
              <w:t>a</w:t>
            </w:r>
            <w:r w:rsidR="004478CF" w:rsidRPr="00C1049F">
              <w:rPr>
                <w:lang w:val="en-US"/>
              </w:rPr>
              <w:t>_</w:t>
            </w:r>
            <w:r w:rsidR="00C1049F" w:rsidRPr="00C1049F">
              <w:rPr>
                <w:lang w:val="en-US"/>
              </w:rPr>
              <w:t>Enrolment</w:t>
            </w:r>
            <w:r w:rsidR="007E4304">
              <w:rPr>
                <w:lang w:val="en-US"/>
              </w:rPr>
              <w:t>D</w:t>
            </w:r>
            <w:r w:rsidR="00C1049F" w:rsidRPr="00C1049F">
              <w:rPr>
                <w:lang w:val="en-US"/>
              </w:rPr>
              <w:t>ate</w:t>
            </w:r>
            <w:r w:rsidR="007E4304">
              <w:rPr>
                <w:lang w:val="en-US"/>
              </w:rPr>
              <w:t>F</w:t>
            </w:r>
            <w:r w:rsidR="000F211A">
              <w:rPr>
                <w:lang w:val="en-US"/>
              </w:rPr>
              <w:t>or</w:t>
            </w:r>
            <w:r w:rsidR="00C1049F" w:rsidRPr="00C1049F">
              <w:rPr>
                <w:lang w:val="en-US"/>
              </w:rPr>
              <w:t>FT</w:t>
            </w:r>
            <w:r w:rsidR="007E4304">
              <w:rPr>
                <w:lang w:val="en-US"/>
              </w:rPr>
              <w:t>E</w:t>
            </w:r>
            <w:r w:rsidR="000F211A">
              <w:rPr>
                <w:lang w:val="en-US"/>
              </w:rPr>
              <w:t>mployment</w:t>
            </w:r>
            <w:r w:rsidR="00EF1B54">
              <w:rPr>
                <w:lang w:val="en-US"/>
              </w:rPr>
              <w:t>_Error</w:t>
            </w:r>
            <w:bookmarkEnd w:id="646"/>
            <w:bookmarkEnd w:id="647"/>
          </w:p>
        </w:tc>
      </w:tr>
      <w:tr w:rsidR="00A7280D" w14:paraId="725BE3B8"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4A9026"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F88E8E7" w14:textId="223DCC95" w:rsidR="00A7280D" w:rsidRDefault="00DD5DD9" w:rsidP="006C7B06">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2519</w:t>
            </w:r>
          </w:p>
        </w:tc>
      </w:tr>
      <w:tr w:rsidR="00E15EC7" w14:paraId="163C3961"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2219058" w14:textId="1F7209C5" w:rsidR="00E15EC7" w:rsidRDefault="00E15EC7"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CAB6486" w14:textId="74ED81A3" w:rsidR="00E15EC7" w:rsidRDefault="00E15EC7" w:rsidP="006C7B06">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7280D" w14:paraId="020D357C"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A3C0926"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C37C1A8" w14:textId="77777777" w:rsidR="00A7280D" w:rsidRDefault="00A7280D" w:rsidP="006C7B06">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EF1B54">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7280D" w14:paraId="0CDCB165"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FC97571"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EAB4E02" w14:textId="77777777" w:rsidR="00A7280D" w:rsidRPr="00BB6589" w:rsidRDefault="00A7280D" w:rsidP="006C7B06">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Enrolments</w:t>
            </w:r>
          </w:p>
        </w:tc>
      </w:tr>
      <w:tr w:rsidR="00A7280D" w14:paraId="6478D161"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98E1D2D"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C0204A4" w14:textId="77777777" w:rsidR="00A7280D" w:rsidRDefault="00A7280D" w:rsidP="00C1049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A7280D" w14:paraId="4A0B2F4C"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A057339"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E220449" w14:textId="77777777" w:rsidR="00A7280D" w:rsidRPr="00B464B9" w:rsidRDefault="00A7280D" w:rsidP="009028CF">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7280D" w:rsidRPr="00A61AB1" w14:paraId="1E3CE5D8"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A225B17"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30D4B17"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0065AA4" w14:textId="77777777" w:rsidR="00A7280D" w:rsidRPr="00C1049F" w:rsidRDefault="00A7280D" w:rsidP="00C1049F">
            <w:pPr>
              <w:ind w:left="0"/>
              <w:rPr>
                <w:rFonts w:asciiTheme="minorHAnsi" w:hAnsiTheme="minorHAnsi"/>
                <w:sz w:val="22"/>
                <w:szCs w:val="22"/>
                <w:lang w:eastAsia="en-CA"/>
              </w:rPr>
            </w:pPr>
            <w:r w:rsidRPr="00C1049F">
              <w:rPr>
                <w:rFonts w:asciiTheme="minorHAnsi" w:hAnsiTheme="minorHAnsi"/>
                <w:sz w:val="22"/>
                <w:szCs w:val="22"/>
                <w:lang w:eastAsia="en-CA"/>
              </w:rPr>
              <w:t xml:space="preserve">If Mbr is FT, the Enrolment Date must be ≤ </w:t>
            </w:r>
            <w:r w:rsidRPr="00487EA8">
              <w:rPr>
                <w:rFonts w:asciiTheme="minorHAnsi" w:hAnsiTheme="minorHAnsi"/>
                <w:sz w:val="22"/>
                <w:szCs w:val="22"/>
                <w:lang w:eastAsia="en-CA"/>
              </w:rPr>
              <w:t>(greater of the File.EmploymentTypeEffectiveDate or Ariel.ERPlanRelationEffectiveDate)</w:t>
            </w:r>
            <w:r w:rsidRPr="00C1049F">
              <w:rPr>
                <w:rFonts w:asciiTheme="minorHAnsi" w:hAnsiTheme="minorHAnsi"/>
                <w:sz w:val="22"/>
                <w:szCs w:val="22"/>
                <w:lang w:eastAsia="en-CA"/>
              </w:rPr>
              <w:t>.</w:t>
            </w:r>
          </w:p>
          <w:p w14:paraId="7ED022A3" w14:textId="77777777" w:rsidR="00A7280D" w:rsidRPr="00C1049F" w:rsidRDefault="00A7280D" w:rsidP="00C1049F">
            <w:pPr>
              <w:ind w:left="0"/>
              <w:rPr>
                <w:rFonts w:asciiTheme="minorHAnsi" w:hAnsiTheme="minorHAnsi"/>
                <w:sz w:val="22"/>
                <w:szCs w:val="22"/>
                <w:lang w:eastAsia="en-CA"/>
              </w:rPr>
            </w:pPr>
            <w:r w:rsidRPr="00C1049F">
              <w:rPr>
                <w:rFonts w:asciiTheme="minorHAnsi" w:hAnsiTheme="minorHAnsi"/>
                <w:sz w:val="22"/>
                <w:szCs w:val="22"/>
                <w:lang w:eastAsia="en-CA"/>
              </w:rPr>
              <w:t xml:space="preserve">i. Trigger validation if; </w:t>
            </w:r>
          </w:p>
          <w:p w14:paraId="11CDCEFD" w14:textId="77777777" w:rsidR="00A7280D" w:rsidRPr="00C1049F" w:rsidRDefault="00A7280D" w:rsidP="00C1049F">
            <w:pPr>
              <w:ind w:left="0"/>
              <w:rPr>
                <w:rFonts w:asciiTheme="minorHAnsi" w:hAnsiTheme="minorHAnsi"/>
                <w:sz w:val="22"/>
                <w:szCs w:val="22"/>
                <w:lang w:eastAsia="en-CA"/>
              </w:rPr>
            </w:pPr>
            <w:r w:rsidRPr="00C1049F">
              <w:rPr>
                <w:rFonts w:asciiTheme="minorHAnsi" w:hAnsiTheme="minorHAnsi"/>
                <w:sz w:val="22"/>
                <w:szCs w:val="22"/>
                <w:lang w:eastAsia="en-CA"/>
              </w:rPr>
              <w:t xml:space="preserve">1. Employment Type = FT; and </w:t>
            </w:r>
          </w:p>
          <w:p w14:paraId="1F8A787C" w14:textId="77777777" w:rsidR="00A7280D" w:rsidRPr="00C301FC" w:rsidRDefault="00A7280D" w:rsidP="000220B5">
            <w:pPr>
              <w:ind w:left="0"/>
              <w:rPr>
                <w:rFonts w:asciiTheme="minorHAnsi" w:hAnsiTheme="minorHAnsi"/>
                <w:sz w:val="22"/>
                <w:szCs w:val="22"/>
                <w:lang w:val="en-US" w:eastAsia="en-CA"/>
              </w:rPr>
            </w:pPr>
            <w:r w:rsidRPr="00C1049F">
              <w:rPr>
                <w:rFonts w:asciiTheme="minorHAnsi" w:hAnsiTheme="minorHAnsi"/>
                <w:sz w:val="22"/>
                <w:szCs w:val="22"/>
                <w:lang w:eastAsia="en-CA"/>
              </w:rPr>
              <w:t xml:space="preserve">2. Enrolment Date &gt; </w:t>
            </w:r>
            <w:r w:rsidRPr="00487EA8">
              <w:rPr>
                <w:rFonts w:asciiTheme="minorHAnsi" w:hAnsiTheme="minorHAnsi"/>
                <w:sz w:val="22"/>
                <w:szCs w:val="22"/>
                <w:lang w:eastAsia="en-CA"/>
              </w:rPr>
              <w:t>(greater of the File.EmploymentTypeEffectiveDate or Ariel.ERPlanRelationEffectiveDate)</w:t>
            </w:r>
          </w:p>
        </w:tc>
      </w:tr>
      <w:tr w:rsidR="00A7280D" w:rsidRPr="009151F9" w14:paraId="5A1EC458"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14A5D2C" w14:textId="77777777" w:rsidR="00A7280D" w:rsidRDefault="00A7280D" w:rsidP="00E95AB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CE52253" w14:textId="77777777" w:rsidR="00A7280D" w:rsidRDefault="00A7280D" w:rsidP="009028CF">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3D628C9D" w14:textId="77777777" w:rsidR="00A7280D" w:rsidRPr="00487EA8" w:rsidRDefault="00A7280D" w:rsidP="00865369">
            <w:pPr>
              <w:pStyle w:val="ListParagraph"/>
              <w:rPr>
                <w:rFonts w:asciiTheme="minorHAnsi" w:hAnsiTheme="minorHAnsi"/>
                <w:sz w:val="22"/>
                <w:szCs w:val="22"/>
                <w:lang w:eastAsia="en-CA"/>
              </w:rPr>
            </w:pPr>
            <w:r w:rsidRPr="00487EA8">
              <w:rPr>
                <w:rFonts w:asciiTheme="minorHAnsi" w:hAnsiTheme="minorHAnsi"/>
                <w:sz w:val="22"/>
                <w:szCs w:val="22"/>
                <w:lang w:eastAsia="en-CA"/>
              </w:rPr>
              <w:t>File.EmploymentType=FT</w:t>
            </w:r>
          </w:p>
          <w:p w14:paraId="08B9414C" w14:textId="77777777" w:rsidR="00A7280D" w:rsidRDefault="00A7280D" w:rsidP="00865369">
            <w:pPr>
              <w:pStyle w:val="ListParagraph"/>
            </w:pPr>
            <w:r w:rsidRPr="00487EA8">
              <w:rPr>
                <w:rFonts w:asciiTheme="minorHAnsi" w:hAnsiTheme="minorHAnsi"/>
                <w:sz w:val="22"/>
                <w:szCs w:val="22"/>
                <w:lang w:eastAsia="en-CA"/>
              </w:rPr>
              <w:t>And</w:t>
            </w:r>
            <w:r>
              <w:t xml:space="preserve"> </w:t>
            </w:r>
          </w:p>
          <w:p w14:paraId="460AC76B" w14:textId="77777777" w:rsidR="00A7280D" w:rsidRDefault="00A7280D" w:rsidP="00865369">
            <w:pPr>
              <w:pStyle w:val="ListParagraph"/>
            </w:pPr>
            <w:r w:rsidRPr="00487EA8">
              <w:rPr>
                <w:rFonts w:asciiTheme="minorHAnsi" w:hAnsiTheme="minorHAnsi"/>
                <w:sz w:val="22"/>
                <w:szCs w:val="22"/>
                <w:lang w:eastAsia="en-CA"/>
              </w:rPr>
              <w:t>File.EnrolmentDate &gt; (greater of the File.EmploymentTypeEffectiveDate or Ariel.ERPlanRelationEffectiveDate)</w:t>
            </w:r>
          </w:p>
          <w:p w14:paraId="2890E7F1" w14:textId="77777777" w:rsidR="00A7280D" w:rsidRPr="00411EBD" w:rsidRDefault="00A7280D" w:rsidP="00EF1B54">
            <w:pPr>
              <w:ind w:left="0"/>
              <w:rPr>
                <w:rFonts w:asciiTheme="minorHAnsi" w:hAnsiTheme="minorHAnsi"/>
                <w:sz w:val="22"/>
                <w:szCs w:val="22"/>
                <w:lang w:eastAsia="en-CA"/>
              </w:rPr>
            </w:pPr>
          </w:p>
        </w:tc>
      </w:tr>
      <w:tr w:rsidR="00A7280D" w:rsidRPr="00A61AB1" w14:paraId="5788263E"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5F3BDC"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588433D" w14:textId="6953B88E" w:rsidR="00A7280D" w:rsidRPr="002D7CC7" w:rsidRDefault="00045B0D" w:rsidP="001B2DAB">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7280D" w:rsidRPr="00A61AB1" w14:paraId="133B6614"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D300360" w14:textId="77777777" w:rsidR="00A7280D"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5FE2E19" w14:textId="45DECF78" w:rsidR="00A7280D" w:rsidRPr="00A72B28" w:rsidRDefault="001B2DAB" w:rsidP="00396268">
            <w:pPr>
              <w:pStyle w:val="NormalWeb"/>
              <w:spacing w:line="276" w:lineRule="auto"/>
              <w:rPr>
                <w:rFonts w:asciiTheme="minorHAnsi" w:hAnsiTheme="minorHAnsi"/>
                <w:color w:val="000000"/>
                <w:sz w:val="22"/>
                <w:szCs w:val="22"/>
                <w:lang w:val="en-CA"/>
              </w:rPr>
            </w:pPr>
            <w:r w:rsidRPr="001B2DAB">
              <w:rPr>
                <w:rFonts w:asciiTheme="minorHAnsi" w:hAnsiTheme="minorHAnsi"/>
                <w:sz w:val="22"/>
                <w:szCs w:val="22"/>
                <w:lang w:val="en-CA"/>
              </w:rPr>
              <w:t>Enrolment Date cannot be greater than the later of the Full-Time Status Effective Date</w:t>
            </w:r>
            <w:r w:rsidR="00396268">
              <w:rPr>
                <w:rFonts w:asciiTheme="minorHAnsi" w:hAnsiTheme="minorHAnsi"/>
                <w:sz w:val="22"/>
                <w:szCs w:val="22"/>
                <w:lang w:val="en-CA"/>
              </w:rPr>
              <w:t xml:space="preserve"> {</w:t>
            </w:r>
            <w:r>
              <w:rPr>
                <w:rFonts w:asciiTheme="minorHAnsi" w:hAnsiTheme="minorHAnsi"/>
                <w:sz w:val="22"/>
                <w:szCs w:val="22"/>
                <w:lang w:val="en-CA"/>
              </w:rPr>
              <w:t>0:</w:t>
            </w:r>
            <w:r w:rsidRPr="001B2DAB">
              <w:rPr>
                <w:rFonts w:asciiTheme="minorHAnsi" w:hAnsiTheme="minorHAnsi"/>
                <w:sz w:val="22"/>
                <w:szCs w:val="22"/>
                <w:lang w:val="en-CA"/>
              </w:rPr>
              <w:t>mm-dd-yyyy</w:t>
            </w:r>
            <w:r w:rsidR="00396268">
              <w:rPr>
                <w:rFonts w:asciiTheme="minorHAnsi" w:hAnsiTheme="minorHAnsi"/>
                <w:sz w:val="22"/>
                <w:szCs w:val="22"/>
                <w:lang w:val="en-CA"/>
              </w:rPr>
              <w:t>}</w:t>
            </w:r>
            <w:r w:rsidRPr="001B2DAB">
              <w:rPr>
                <w:rFonts w:asciiTheme="minorHAnsi" w:hAnsiTheme="minorHAnsi"/>
                <w:sz w:val="22"/>
                <w:szCs w:val="22"/>
                <w:lang w:val="en-CA"/>
              </w:rPr>
              <w:t xml:space="preserve"> or </w:t>
            </w:r>
            <w:r>
              <w:rPr>
                <w:rFonts w:asciiTheme="minorHAnsi" w:hAnsiTheme="minorHAnsi"/>
                <w:sz w:val="22"/>
                <w:szCs w:val="22"/>
                <w:lang w:val="en-CA"/>
              </w:rPr>
              <w:t xml:space="preserve">your organization's </w:t>
            </w:r>
            <w:r w:rsidRPr="001B2DAB">
              <w:rPr>
                <w:rFonts w:asciiTheme="minorHAnsi" w:hAnsiTheme="minorHAnsi"/>
                <w:sz w:val="22"/>
                <w:szCs w:val="22"/>
                <w:lang w:val="en-CA"/>
              </w:rPr>
              <w:t>effective date</w:t>
            </w:r>
            <w:r>
              <w:rPr>
                <w:rFonts w:asciiTheme="minorHAnsi" w:hAnsiTheme="minorHAnsi"/>
                <w:sz w:val="22"/>
                <w:szCs w:val="22"/>
                <w:lang w:val="en-CA"/>
              </w:rPr>
              <w:t xml:space="preserve"> </w:t>
            </w:r>
            <w:r w:rsidR="00396268">
              <w:rPr>
                <w:rFonts w:asciiTheme="minorHAnsi" w:hAnsiTheme="minorHAnsi"/>
                <w:sz w:val="22"/>
                <w:szCs w:val="22"/>
                <w:lang w:val="en-CA"/>
              </w:rPr>
              <w:t>{</w:t>
            </w:r>
            <w:r>
              <w:rPr>
                <w:rFonts w:asciiTheme="minorHAnsi" w:hAnsiTheme="minorHAnsi"/>
                <w:sz w:val="22"/>
                <w:szCs w:val="22"/>
                <w:lang w:val="en-CA"/>
              </w:rPr>
              <w:t>1:</w:t>
            </w:r>
            <w:r w:rsidRPr="001B2DAB">
              <w:rPr>
                <w:rFonts w:asciiTheme="minorHAnsi" w:hAnsiTheme="minorHAnsi"/>
                <w:sz w:val="22"/>
                <w:szCs w:val="22"/>
                <w:lang w:val="en-CA"/>
              </w:rPr>
              <w:t>mm-dd-yyyy</w:t>
            </w:r>
            <w:r w:rsidR="00396268">
              <w:rPr>
                <w:rFonts w:asciiTheme="minorHAnsi" w:hAnsiTheme="minorHAnsi"/>
                <w:sz w:val="22"/>
                <w:szCs w:val="22"/>
                <w:lang w:val="en-CA"/>
              </w:rPr>
              <w:t>}</w:t>
            </w:r>
            <w:r w:rsidRPr="001B2DAB">
              <w:rPr>
                <w:rFonts w:asciiTheme="minorHAnsi" w:hAnsiTheme="minorHAnsi"/>
                <w:sz w:val="22"/>
                <w:szCs w:val="22"/>
                <w:lang w:val="en-CA"/>
              </w:rPr>
              <w:t xml:space="preserve"> in the Plan.</w:t>
            </w:r>
          </w:p>
        </w:tc>
      </w:tr>
      <w:tr w:rsidR="00A7280D" w:rsidRPr="00A61AB1" w14:paraId="2424A664"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8C7BD71"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1BB9063" w14:textId="77777777" w:rsidR="00A7280D" w:rsidRDefault="00A7280D" w:rsidP="00687F4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39EF4DE" w14:textId="0FCA0092" w:rsidR="00A7280D" w:rsidRPr="00B464B9" w:rsidRDefault="00A7280D" w:rsidP="00FB4092">
            <w:pPr>
              <w:spacing w:before="60" w:after="60"/>
              <w:ind w:left="0"/>
              <w:rPr>
                <w:rFonts w:asciiTheme="minorHAnsi" w:hAnsiTheme="minorHAnsi"/>
                <w:sz w:val="22"/>
                <w:szCs w:val="22"/>
                <w:lang w:eastAsia="en-CA"/>
              </w:rPr>
            </w:pPr>
            <w:r w:rsidRPr="002D7CC7">
              <w:rPr>
                <w:rFonts w:asciiTheme="minorHAnsi" w:hAnsiTheme="minorHAnsi"/>
                <w:sz w:val="22"/>
                <w:szCs w:val="22"/>
              </w:rPr>
              <w:t xml:space="preserve">Enrolment Date cannot be greater than the </w:t>
            </w:r>
            <w:r>
              <w:rPr>
                <w:rFonts w:asciiTheme="minorHAnsi" w:hAnsiTheme="minorHAnsi"/>
                <w:sz w:val="22"/>
                <w:szCs w:val="22"/>
              </w:rPr>
              <w:t xml:space="preserve">later of the </w:t>
            </w:r>
            <w:r w:rsidRPr="002D7CC7">
              <w:rPr>
                <w:rFonts w:asciiTheme="minorHAnsi" w:hAnsiTheme="minorHAnsi"/>
                <w:sz w:val="22"/>
                <w:szCs w:val="22"/>
              </w:rPr>
              <w:t>Full-Time Status Effective Date</w:t>
            </w:r>
            <w:r>
              <w:rPr>
                <w:rFonts w:asciiTheme="minorHAnsi" w:hAnsiTheme="minorHAnsi"/>
                <w:sz w:val="22"/>
                <w:szCs w:val="22"/>
              </w:rPr>
              <w:t xml:space="preserve"> or the Employer’s effective date in the Plan</w:t>
            </w:r>
            <w:r w:rsidRPr="002D7CC7">
              <w:rPr>
                <w:rFonts w:asciiTheme="minorHAnsi" w:hAnsiTheme="minorHAnsi"/>
                <w:sz w:val="22"/>
                <w:szCs w:val="22"/>
              </w:rPr>
              <w:t>.</w:t>
            </w:r>
            <w:r>
              <w:rPr>
                <w:rFonts w:asciiTheme="minorHAnsi" w:hAnsiTheme="minorHAnsi"/>
                <w:sz w:val="22"/>
                <w:szCs w:val="22"/>
              </w:rPr>
              <w:t xml:space="preserve"> </w:t>
            </w:r>
          </w:p>
        </w:tc>
      </w:tr>
      <w:tr w:rsidR="00A7280D" w:rsidRPr="0085712F" w14:paraId="7D1BE65F"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D101795" w14:textId="77777777" w:rsidR="00A7280D" w:rsidRPr="0085712F" w:rsidRDefault="00A7280D" w:rsidP="009028CF">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D656D05" w14:textId="77777777" w:rsidR="001B2DAB" w:rsidRDefault="00396268" w:rsidP="006D67A2">
            <w:pPr>
              <w:spacing w:before="60" w:after="60"/>
              <w:ind w:left="0"/>
              <w:rPr>
                <w:rFonts w:asciiTheme="minorHAnsi" w:hAnsiTheme="minorHAnsi"/>
                <w:sz w:val="22"/>
                <w:szCs w:val="22"/>
              </w:rPr>
            </w:pPr>
            <w:r>
              <w:rPr>
                <w:rFonts w:asciiTheme="minorHAnsi" w:hAnsiTheme="minorHAnsi"/>
                <w:sz w:val="22"/>
                <w:szCs w:val="22"/>
              </w:rPr>
              <w:t>{</w:t>
            </w:r>
            <w:r w:rsidR="001B2DAB">
              <w:rPr>
                <w:rFonts w:asciiTheme="minorHAnsi" w:hAnsiTheme="minorHAnsi"/>
                <w:sz w:val="22"/>
                <w:szCs w:val="22"/>
              </w:rPr>
              <w:t>0:</w:t>
            </w:r>
            <w:r>
              <w:rPr>
                <w:rFonts w:asciiTheme="minorHAnsi" w:hAnsiTheme="minorHAnsi"/>
                <w:sz w:val="22"/>
                <w:szCs w:val="22"/>
              </w:rPr>
              <w:t>mm-dd-yyyy}</w:t>
            </w:r>
            <w:r w:rsidR="001B2DAB">
              <w:rPr>
                <w:rFonts w:asciiTheme="minorHAnsi" w:hAnsiTheme="minorHAnsi"/>
                <w:sz w:val="22"/>
                <w:szCs w:val="22"/>
              </w:rPr>
              <w:t xml:space="preserve"> = File.EmploymentTypeEffectiveDate</w:t>
            </w:r>
          </w:p>
          <w:p w14:paraId="17143402" w14:textId="77777777" w:rsidR="00A7280D" w:rsidRPr="00AA16C0" w:rsidRDefault="00396268" w:rsidP="00396268">
            <w:pPr>
              <w:spacing w:before="60" w:after="60"/>
              <w:ind w:left="0"/>
              <w:rPr>
                <w:rFonts w:asciiTheme="minorHAnsi" w:hAnsiTheme="minorHAnsi"/>
                <w:sz w:val="22"/>
                <w:szCs w:val="22"/>
              </w:rPr>
            </w:pPr>
            <w:r>
              <w:rPr>
                <w:rFonts w:asciiTheme="minorHAnsi" w:hAnsiTheme="minorHAnsi"/>
                <w:sz w:val="22"/>
                <w:szCs w:val="22"/>
              </w:rPr>
              <w:t>{</w:t>
            </w:r>
            <w:r w:rsidR="001B2DAB">
              <w:rPr>
                <w:rFonts w:asciiTheme="minorHAnsi" w:hAnsiTheme="minorHAnsi"/>
                <w:sz w:val="22"/>
                <w:szCs w:val="22"/>
              </w:rPr>
              <w:t>1:</w:t>
            </w:r>
            <w:r w:rsidR="001B2DAB" w:rsidRPr="001B2DAB">
              <w:rPr>
                <w:rFonts w:asciiTheme="minorHAnsi" w:hAnsiTheme="minorHAnsi"/>
                <w:sz w:val="22"/>
                <w:szCs w:val="22"/>
              </w:rPr>
              <w:t>mm-dd-yyyy</w:t>
            </w:r>
            <w:r>
              <w:rPr>
                <w:rFonts w:asciiTheme="minorHAnsi" w:hAnsiTheme="minorHAnsi"/>
                <w:sz w:val="22"/>
                <w:szCs w:val="22"/>
              </w:rPr>
              <w:t>}</w:t>
            </w:r>
            <w:r w:rsidR="001B2DAB">
              <w:rPr>
                <w:rFonts w:asciiTheme="minorHAnsi" w:hAnsiTheme="minorHAnsi"/>
                <w:sz w:val="22"/>
                <w:szCs w:val="22"/>
              </w:rPr>
              <w:t xml:space="preserve"> = Ariel</w:t>
            </w:r>
            <w:r w:rsidR="001B2DAB" w:rsidRPr="00FB4092">
              <w:rPr>
                <w:rFonts w:asciiTheme="minorHAnsi" w:hAnsiTheme="minorHAnsi"/>
                <w:sz w:val="22"/>
                <w:szCs w:val="22"/>
              </w:rPr>
              <w:t>.ERPlanRelationEffectiveDate</w:t>
            </w:r>
            <w:r>
              <w:rPr>
                <w:rFonts w:asciiTheme="minorHAnsi" w:hAnsiTheme="minorHAnsi"/>
                <w:sz w:val="22"/>
                <w:szCs w:val="22"/>
              </w:rPr>
              <w:t xml:space="preserve"> (of matched Employer Code)</w:t>
            </w:r>
          </w:p>
        </w:tc>
      </w:tr>
      <w:tr w:rsidR="00A7280D" w:rsidRPr="0085712F" w14:paraId="7885465D"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261CCD0" w14:textId="77777777" w:rsidR="00A7280D" w:rsidRPr="0085712F" w:rsidRDefault="00A7280D" w:rsidP="009028CF">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CFB1C9B" w14:textId="77777777" w:rsidR="00A7280D" w:rsidRPr="006100CE" w:rsidRDefault="00A7280D" w:rsidP="009028C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7280D" w:rsidRPr="0085712F" w14:paraId="64B1D5A4"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E958E5" w14:textId="77777777" w:rsidR="00A7280D" w:rsidRPr="0085712F" w:rsidRDefault="00A7280D" w:rsidP="009028CF">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2040D74" w14:textId="77777777" w:rsidR="00A7280D" w:rsidRDefault="00A7280D" w:rsidP="009028CF">
            <w:pPr>
              <w:spacing w:before="60" w:after="60" w:line="240" w:lineRule="auto"/>
              <w:ind w:left="0"/>
              <w:rPr>
                <w:rFonts w:asciiTheme="minorHAnsi" w:hAnsiTheme="minorHAnsi"/>
                <w:sz w:val="22"/>
                <w:szCs w:val="22"/>
                <w:lang w:eastAsia="en-CA"/>
              </w:rPr>
            </w:pPr>
            <w:r w:rsidRPr="002D7CC7">
              <w:rPr>
                <w:rFonts w:asciiTheme="minorHAnsi" w:hAnsiTheme="minorHAnsi"/>
                <w:sz w:val="22"/>
                <w:szCs w:val="22"/>
                <w:lang w:eastAsia="en-CA"/>
              </w:rPr>
              <w:t>M</w:t>
            </w:r>
            <w:r>
              <w:rPr>
                <w:rFonts w:asciiTheme="minorHAnsi" w:hAnsiTheme="minorHAnsi"/>
                <w:sz w:val="22"/>
                <w:szCs w:val="22"/>
                <w:lang w:eastAsia="en-CA"/>
              </w:rPr>
              <w:t>em</w:t>
            </w:r>
            <w:r w:rsidRPr="002D7CC7">
              <w:rPr>
                <w:rFonts w:asciiTheme="minorHAnsi" w:hAnsiTheme="minorHAnsi"/>
                <w:sz w:val="22"/>
                <w:szCs w:val="22"/>
                <w:lang w:eastAsia="en-CA"/>
              </w:rPr>
              <w:t>b</w:t>
            </w:r>
            <w:r>
              <w:rPr>
                <w:rFonts w:asciiTheme="minorHAnsi" w:hAnsiTheme="minorHAnsi"/>
                <w:sz w:val="22"/>
                <w:szCs w:val="22"/>
                <w:lang w:eastAsia="en-CA"/>
              </w:rPr>
              <w:t>e</w:t>
            </w:r>
            <w:r w:rsidRPr="002D7CC7">
              <w:rPr>
                <w:rFonts w:asciiTheme="minorHAnsi" w:hAnsiTheme="minorHAnsi"/>
                <w:sz w:val="22"/>
                <w:szCs w:val="22"/>
                <w:lang w:eastAsia="en-CA"/>
              </w:rPr>
              <w:t xml:space="preserve">rs are expected to enroll as of their FT status effective date. </w:t>
            </w:r>
          </w:p>
          <w:p w14:paraId="6084E0D3" w14:textId="77777777" w:rsidR="00A7280D" w:rsidRPr="006100CE" w:rsidRDefault="00A7280D" w:rsidP="009028C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Concurrency does not matter for this validation.</w:t>
            </w:r>
            <w:r w:rsidRPr="002D7CC7">
              <w:rPr>
                <w:rFonts w:asciiTheme="minorHAnsi" w:hAnsiTheme="minorHAnsi"/>
                <w:sz w:val="22"/>
                <w:szCs w:val="22"/>
                <w:lang w:eastAsia="en-CA"/>
              </w:rPr>
              <w:t xml:space="preserve">  </w:t>
            </w:r>
          </w:p>
        </w:tc>
      </w:tr>
      <w:tr w:rsidR="00A7280D" w:rsidRPr="0085712F" w14:paraId="5208991F" w14:textId="77777777" w:rsidTr="009028C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55DF05D" w14:textId="77777777" w:rsidR="00A7280D" w:rsidRDefault="00A7280D" w:rsidP="0044312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FDAD5F5" w14:textId="77777777" w:rsidR="00A7280D" w:rsidRPr="0085712F" w:rsidRDefault="00A7280D" w:rsidP="0044312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94EFE5C" w14:textId="77777777" w:rsidR="00396268" w:rsidRDefault="00396268" w:rsidP="00865369">
            <w:pPr>
              <w:spacing w:before="60" w:after="60"/>
              <w:ind w:left="0"/>
              <w:rPr>
                <w:rFonts w:asciiTheme="minorHAnsi" w:hAnsiTheme="minorHAnsi"/>
                <w:sz w:val="22"/>
                <w:szCs w:val="22"/>
                <w:lang w:val="en-US"/>
              </w:rPr>
            </w:pPr>
            <w:r>
              <w:rPr>
                <w:rFonts w:asciiTheme="minorHAnsi" w:hAnsiTheme="minorHAnsi"/>
                <w:sz w:val="22"/>
                <w:szCs w:val="22"/>
                <w:lang w:val="en-US"/>
              </w:rPr>
              <w:t>CS 20170420:</w:t>
            </w:r>
          </w:p>
          <w:p w14:paraId="0680C78C" w14:textId="77777777" w:rsidR="00396268" w:rsidRPr="00FB6E06" w:rsidRDefault="00396268" w:rsidP="000D64D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Confirmed by our programmer that we can extract the parameters requested in the message.</w:t>
            </w:r>
          </w:p>
          <w:p w14:paraId="1573FB36" w14:textId="77777777" w:rsidR="00C26F73" w:rsidRDefault="001B2DAB" w:rsidP="00865369">
            <w:pPr>
              <w:spacing w:before="60" w:after="60"/>
              <w:ind w:left="0"/>
              <w:rPr>
                <w:rFonts w:asciiTheme="minorHAnsi" w:hAnsiTheme="minorHAnsi"/>
                <w:sz w:val="22"/>
                <w:szCs w:val="22"/>
                <w:lang w:val="en-US"/>
              </w:rPr>
            </w:pPr>
            <w:r>
              <w:rPr>
                <w:rFonts w:asciiTheme="minorHAnsi" w:hAnsiTheme="minorHAnsi"/>
                <w:sz w:val="22"/>
                <w:szCs w:val="22"/>
                <w:lang w:val="en-US"/>
              </w:rPr>
              <w:t>CS 20170419:</w:t>
            </w:r>
          </w:p>
          <w:p w14:paraId="1D7906AF" w14:textId="77777777" w:rsidR="001B2DAB" w:rsidRPr="001B2DAB" w:rsidRDefault="001B2DAB" w:rsidP="000D64D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Check with dataimport programmer if a custom message will be required to extract the parameter dates.</w:t>
            </w:r>
          </w:p>
          <w:p w14:paraId="470226AA" w14:textId="77777777" w:rsidR="00C26F73" w:rsidRDefault="00C26F73" w:rsidP="00865369">
            <w:pPr>
              <w:spacing w:before="60" w:after="60"/>
              <w:ind w:left="0"/>
              <w:rPr>
                <w:rFonts w:asciiTheme="minorHAnsi" w:hAnsiTheme="minorHAnsi"/>
                <w:sz w:val="22"/>
                <w:szCs w:val="22"/>
                <w:lang w:val="en-US"/>
              </w:rPr>
            </w:pPr>
          </w:p>
          <w:p w14:paraId="38921F5A" w14:textId="77777777" w:rsidR="00A7280D" w:rsidRDefault="00A7280D" w:rsidP="00865369">
            <w:pPr>
              <w:spacing w:before="60" w:after="60"/>
              <w:ind w:left="0"/>
              <w:rPr>
                <w:rFonts w:asciiTheme="minorHAnsi" w:hAnsiTheme="minorHAnsi"/>
                <w:sz w:val="22"/>
                <w:szCs w:val="22"/>
                <w:lang w:val="en-US"/>
              </w:rPr>
            </w:pPr>
            <w:r>
              <w:rPr>
                <w:rFonts w:asciiTheme="minorHAnsi" w:hAnsiTheme="minorHAnsi"/>
                <w:sz w:val="22"/>
                <w:szCs w:val="22"/>
                <w:lang w:val="en-US"/>
              </w:rPr>
              <w:t>CS 20170410:</w:t>
            </w:r>
          </w:p>
          <w:p w14:paraId="58C98022" w14:textId="77777777" w:rsidR="00A7280D" w:rsidRPr="00FB4092" w:rsidRDefault="00A7280D" w:rsidP="000D64D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Speak to Core programmer about message parameter and confirm if this can be handled in the config or if it will require customization.</w:t>
            </w:r>
          </w:p>
          <w:p w14:paraId="45457A48" w14:textId="77777777" w:rsidR="00A7280D" w:rsidRDefault="00A7280D" w:rsidP="00865369">
            <w:pPr>
              <w:spacing w:before="60" w:after="60"/>
              <w:ind w:left="0"/>
              <w:rPr>
                <w:rFonts w:asciiTheme="minorHAnsi" w:hAnsiTheme="minorHAnsi"/>
                <w:sz w:val="22"/>
                <w:szCs w:val="22"/>
                <w:lang w:val="en-US"/>
              </w:rPr>
            </w:pPr>
          </w:p>
          <w:p w14:paraId="15710582" w14:textId="77777777" w:rsidR="00A7280D" w:rsidRDefault="00A7280D" w:rsidP="00865369">
            <w:pPr>
              <w:spacing w:before="60" w:after="60"/>
              <w:ind w:left="0"/>
              <w:rPr>
                <w:rFonts w:asciiTheme="minorHAnsi" w:hAnsiTheme="minorHAnsi"/>
                <w:sz w:val="22"/>
                <w:szCs w:val="22"/>
                <w:lang w:val="en-US"/>
              </w:rPr>
            </w:pPr>
            <w:r>
              <w:rPr>
                <w:rFonts w:asciiTheme="minorHAnsi" w:hAnsiTheme="minorHAnsi"/>
                <w:sz w:val="22"/>
                <w:szCs w:val="22"/>
                <w:lang w:val="en-US"/>
              </w:rPr>
              <w:t>CS 20170406:</w:t>
            </w:r>
          </w:p>
          <w:p w14:paraId="2BED0E8A" w14:textId="77777777" w:rsidR="00A7280D" w:rsidRDefault="00A7280D" w:rsidP="000D64D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validation logic updated as per confirmation obtained during April 5</w:t>
            </w:r>
            <w:r w:rsidRPr="00625697">
              <w:rPr>
                <w:rFonts w:asciiTheme="minorHAnsi" w:hAnsiTheme="minorHAnsi"/>
                <w:sz w:val="22"/>
                <w:szCs w:val="22"/>
                <w:vertAlign w:val="superscript"/>
                <w:lang w:val="en-US"/>
              </w:rPr>
              <w:t>th</w:t>
            </w:r>
            <w:r>
              <w:rPr>
                <w:rFonts w:asciiTheme="minorHAnsi" w:hAnsiTheme="minorHAnsi"/>
                <w:sz w:val="22"/>
                <w:szCs w:val="22"/>
                <w:lang w:val="en-US"/>
              </w:rPr>
              <w:t xml:space="preserve"> joint meeting</w:t>
            </w:r>
          </w:p>
          <w:p w14:paraId="40539475" w14:textId="77777777" w:rsidR="00A7280D" w:rsidRPr="00865369" w:rsidRDefault="00A7280D" w:rsidP="000D64D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HOOPP to revise validation Rule and Messages</w:t>
            </w:r>
          </w:p>
          <w:p w14:paraId="61731B8D" w14:textId="77777777" w:rsidR="00A7280D" w:rsidRDefault="00A7280D" w:rsidP="00A77000">
            <w:pPr>
              <w:spacing w:before="60" w:after="60"/>
              <w:ind w:left="0"/>
              <w:rPr>
                <w:rFonts w:asciiTheme="minorHAnsi" w:hAnsiTheme="minorHAnsi"/>
                <w:sz w:val="22"/>
                <w:szCs w:val="22"/>
                <w:lang w:val="en-US"/>
              </w:rPr>
            </w:pPr>
          </w:p>
          <w:p w14:paraId="17F4E244" w14:textId="77777777" w:rsidR="00A7280D" w:rsidRDefault="00A7280D" w:rsidP="00A77000">
            <w:pPr>
              <w:spacing w:before="60" w:after="60"/>
              <w:ind w:left="0"/>
              <w:rPr>
                <w:rFonts w:asciiTheme="minorHAnsi" w:hAnsiTheme="minorHAnsi"/>
                <w:sz w:val="22"/>
                <w:szCs w:val="22"/>
                <w:lang w:val="en-US"/>
              </w:rPr>
            </w:pPr>
            <w:r>
              <w:rPr>
                <w:rFonts w:asciiTheme="minorHAnsi" w:hAnsiTheme="minorHAnsi"/>
                <w:sz w:val="22"/>
                <w:szCs w:val="22"/>
                <w:lang w:val="en-US"/>
              </w:rPr>
              <w:t>CS 20170403:</w:t>
            </w:r>
          </w:p>
          <w:p w14:paraId="28990FB7" w14:textId="77777777" w:rsidR="00A7280D" w:rsidRPr="006D64FA" w:rsidRDefault="00A7280D" w:rsidP="000D64D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We will regroup for B180a, b, c on Wednesday. April 5, 2017.</w:t>
            </w:r>
          </w:p>
          <w:p w14:paraId="12FC9E20" w14:textId="77777777" w:rsidR="00A7280D" w:rsidRDefault="00A7280D" w:rsidP="00A77000">
            <w:pPr>
              <w:spacing w:before="60" w:after="60"/>
              <w:ind w:left="0"/>
              <w:rPr>
                <w:rFonts w:asciiTheme="minorHAnsi" w:hAnsiTheme="minorHAnsi"/>
                <w:sz w:val="22"/>
                <w:szCs w:val="22"/>
                <w:lang w:val="en-US"/>
              </w:rPr>
            </w:pPr>
          </w:p>
          <w:p w14:paraId="004ADF69" w14:textId="77777777" w:rsidR="00A7280D" w:rsidRDefault="00A7280D" w:rsidP="00A77000">
            <w:pPr>
              <w:spacing w:before="60" w:after="60"/>
              <w:ind w:left="0"/>
              <w:rPr>
                <w:rFonts w:asciiTheme="minorHAnsi" w:hAnsiTheme="minorHAnsi"/>
                <w:sz w:val="22"/>
                <w:szCs w:val="22"/>
                <w:lang w:val="en-US"/>
              </w:rPr>
            </w:pPr>
            <w:r>
              <w:rPr>
                <w:rFonts w:asciiTheme="minorHAnsi" w:hAnsiTheme="minorHAnsi"/>
                <w:sz w:val="22"/>
                <w:szCs w:val="22"/>
                <w:lang w:val="en-US"/>
              </w:rPr>
              <w:t>AD 20170324:</w:t>
            </w:r>
          </w:p>
          <w:p w14:paraId="536971F2" w14:textId="77777777" w:rsidR="00A7280D" w:rsidRDefault="00A7280D" w:rsidP="000D64D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Yes this is a condition that was missed in the logic provided in the master val.  Please see above for the proposed logic.  We should review this together.  </w:t>
            </w:r>
          </w:p>
          <w:p w14:paraId="0F45309A" w14:textId="77777777" w:rsidR="00A7280D" w:rsidRDefault="00A7280D" w:rsidP="000D64D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NEW VAL NEEDED.  A similar val will need to be created for Basic Mbr Change file (possibly also trigger for Core) that is a warning and allows the data to come through.  </w:t>
            </w:r>
          </w:p>
          <w:p w14:paraId="2A4EC60D" w14:textId="48E6387A" w:rsidR="00A7280D" w:rsidRPr="000B3468" w:rsidRDefault="00A7280D" w:rsidP="000D64DB">
            <w:pPr>
              <w:pStyle w:val="ListParagraph"/>
              <w:numPr>
                <w:ilvl w:val="0"/>
                <w:numId w:val="8"/>
              </w:numPr>
              <w:spacing w:before="60" w:after="60" w:line="240" w:lineRule="auto"/>
              <w:rPr>
                <w:rFonts w:asciiTheme="minorHAnsi" w:hAnsiTheme="minorHAnsi"/>
                <w:sz w:val="22"/>
                <w:szCs w:val="22"/>
                <w:lang w:eastAsia="en-CA"/>
              </w:rPr>
            </w:pPr>
            <w:r w:rsidRPr="000B3468">
              <w:rPr>
                <w:rFonts w:asciiTheme="minorHAnsi" w:hAnsiTheme="minorHAnsi"/>
                <w:sz w:val="22"/>
                <w:szCs w:val="22"/>
                <w:lang w:val="en-US"/>
              </w:rPr>
              <w:t xml:space="preserve">NEW VAL NEEDED.  A similar private val will need to be created for Basic Mbr Change file (possibly also trigger for Core) to recognize if the data in this scenario has been submitted.  </w:t>
            </w:r>
          </w:p>
          <w:p w14:paraId="2B10B445" w14:textId="77777777" w:rsidR="00A7280D" w:rsidRDefault="00A7280D" w:rsidP="009028C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MS 20170302: </w:t>
            </w:r>
          </w:p>
          <w:p w14:paraId="3AE082D9" w14:textId="77777777" w:rsidR="00A7280D" w:rsidRPr="006100CE" w:rsidRDefault="00A7280D" w:rsidP="000D64DB">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In the Master Validation, the Validation Rule adds a condition of (but greater than Hire Date).  This is not included in the Business Logic.  Can you please confirm if it should be included?</w:t>
            </w:r>
          </w:p>
        </w:tc>
      </w:tr>
    </w:tbl>
    <w:p w14:paraId="2EE70F62" w14:textId="77777777" w:rsidR="001E5AA4" w:rsidRDefault="001E5AA4" w:rsidP="00150184"/>
    <w:p w14:paraId="7145E343" w14:textId="77777777" w:rsidR="00511214" w:rsidRDefault="00511214">
      <w:pPr>
        <w:spacing w:before="0" w:after="0" w:line="240" w:lineRule="auto"/>
        <w:ind w:left="0"/>
        <w:rPr>
          <w:b/>
          <w:smallCaps/>
          <w:sz w:val="24"/>
        </w:rPr>
      </w:pPr>
      <w:r>
        <w:br w:type="page"/>
      </w:r>
    </w:p>
    <w:p w14:paraId="212C782E" w14:textId="77777777" w:rsidR="00511214" w:rsidRPr="006B06A8" w:rsidRDefault="00511214" w:rsidP="00511214">
      <w:pPr>
        <w:pStyle w:val="Heading3"/>
      </w:pPr>
      <w:r w:rsidRPr="006B06A8">
        <w:t xml:space="preserve">Validation – </w:t>
      </w:r>
      <w:r>
        <w:t>Enrolment Date For FT Employment</w:t>
      </w:r>
    </w:p>
    <w:p w14:paraId="420B337C" w14:textId="77777777" w:rsidR="00511214" w:rsidRPr="006B06A8" w:rsidRDefault="00511214"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11214" w14:paraId="66B87575"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2C2ED6B" w14:textId="77777777" w:rsidR="00511214"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B1B05C0" w14:textId="77777777" w:rsidR="00511214" w:rsidRPr="00C1049F" w:rsidRDefault="00511214" w:rsidP="00511214">
            <w:pPr>
              <w:pStyle w:val="Heading1"/>
              <w:rPr>
                <w:lang w:val="en-US"/>
              </w:rPr>
            </w:pPr>
            <w:bookmarkStart w:id="648" w:name="_Toc479243689"/>
            <w:bookmarkStart w:id="649" w:name="_Toc43372922"/>
            <w:r w:rsidRPr="00C1049F">
              <w:rPr>
                <w:lang w:val="en-US"/>
              </w:rPr>
              <w:t>B180</w:t>
            </w:r>
            <w:r>
              <w:rPr>
                <w:lang w:val="en-US"/>
              </w:rPr>
              <w:t>b</w:t>
            </w:r>
            <w:r w:rsidRPr="00C1049F">
              <w:rPr>
                <w:lang w:val="en-US"/>
              </w:rPr>
              <w:t>_Enrolment</w:t>
            </w:r>
            <w:r>
              <w:rPr>
                <w:lang w:val="en-US"/>
              </w:rPr>
              <w:t>D</w:t>
            </w:r>
            <w:r w:rsidRPr="00C1049F">
              <w:rPr>
                <w:lang w:val="en-US"/>
              </w:rPr>
              <w:t>ate</w:t>
            </w:r>
            <w:r>
              <w:rPr>
                <w:lang w:val="en-US"/>
              </w:rPr>
              <w:t>For</w:t>
            </w:r>
            <w:r w:rsidRPr="00C1049F">
              <w:rPr>
                <w:lang w:val="en-US"/>
              </w:rPr>
              <w:t>FT</w:t>
            </w:r>
            <w:r>
              <w:rPr>
                <w:lang w:val="en-US"/>
              </w:rPr>
              <w:t>Employment</w:t>
            </w:r>
            <w:r w:rsidR="00EF1B54">
              <w:rPr>
                <w:lang w:val="en-US"/>
              </w:rPr>
              <w:t>_Warning</w:t>
            </w:r>
            <w:bookmarkEnd w:id="648"/>
            <w:bookmarkEnd w:id="649"/>
          </w:p>
        </w:tc>
      </w:tr>
      <w:tr w:rsidR="00EF1B54" w14:paraId="2692C3BB"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7EFA1F" w14:textId="77777777" w:rsidR="00EF1B54" w:rsidRDefault="00EF1B5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B4E5154" w14:textId="37DE30F0" w:rsidR="00EF1B54" w:rsidRPr="00EF1B54" w:rsidRDefault="00DD5DD9" w:rsidP="006B4D35">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4861</w:t>
            </w:r>
          </w:p>
        </w:tc>
      </w:tr>
      <w:tr w:rsidR="00E15EC7" w14:paraId="0F7044B3"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EA9538D" w14:textId="61084EBB" w:rsidR="00E15EC7" w:rsidRDefault="00E15EC7"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0F70464" w14:textId="16C1559F" w:rsidR="00E15EC7" w:rsidRDefault="00E15EC7" w:rsidP="006B4D35">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EF1B54" w14:paraId="22088109"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76BA9F5" w14:textId="77777777" w:rsidR="00EF1B54" w:rsidRDefault="00EF1B5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286411B8" w14:textId="77777777" w:rsidR="00EF1B54" w:rsidRPr="00EF1B54" w:rsidRDefault="00EF1B54" w:rsidP="006B4D35">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EF1B54">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511214" w14:paraId="5A92E14F"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B4AEACB" w14:textId="77777777" w:rsidR="00511214"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41E5440" w14:textId="77777777" w:rsidR="00511214" w:rsidRPr="00BB6589" w:rsidRDefault="00511214" w:rsidP="006B4D35">
            <w:pPr>
              <w:spacing w:before="60" w:after="60" w:line="240" w:lineRule="auto"/>
              <w:ind w:left="0"/>
              <w:rPr>
                <w:rFonts w:asciiTheme="minorHAnsi" w:eastAsia="Times New Roman" w:hAnsiTheme="minorHAnsi" w:cs="Calibri"/>
                <w:color w:val="auto"/>
                <w:sz w:val="22"/>
                <w:szCs w:val="22"/>
                <w:lang w:eastAsia="en-CA"/>
              </w:rPr>
            </w:pPr>
            <w:r w:rsidRPr="00EF1B54">
              <w:rPr>
                <w:rFonts w:asciiTheme="minorHAnsi" w:eastAsia="Times New Roman" w:hAnsiTheme="minorHAnsi" w:cs="Calibri"/>
                <w:color w:val="auto"/>
                <w:sz w:val="22"/>
                <w:szCs w:val="22"/>
                <w:lang w:eastAsia="en-CA"/>
              </w:rPr>
              <w:t>Core Data</w:t>
            </w:r>
            <w:r w:rsidR="00EF1B54">
              <w:rPr>
                <w:rFonts w:asciiTheme="minorHAnsi" w:eastAsia="Times New Roman" w:hAnsiTheme="minorHAnsi" w:cs="Calibri"/>
                <w:color w:val="auto"/>
                <w:sz w:val="22"/>
                <w:szCs w:val="22"/>
                <w:lang w:eastAsia="en-CA"/>
              </w:rPr>
              <w:t xml:space="preserve"> and</w:t>
            </w:r>
            <w:r>
              <w:rPr>
                <w:rFonts w:asciiTheme="minorHAnsi" w:eastAsia="Times New Roman" w:hAnsiTheme="minorHAnsi" w:cs="Calibri"/>
                <w:color w:val="auto"/>
                <w:sz w:val="22"/>
                <w:szCs w:val="22"/>
                <w:lang w:eastAsia="en-CA"/>
              </w:rPr>
              <w:t xml:space="preserve"> </w:t>
            </w:r>
            <w:r w:rsidRPr="00EF1B54">
              <w:rPr>
                <w:rFonts w:asciiTheme="minorHAnsi" w:eastAsia="Times New Roman" w:hAnsiTheme="minorHAnsi" w:cs="Calibri"/>
                <w:color w:val="auto"/>
                <w:sz w:val="22"/>
                <w:szCs w:val="22"/>
                <w:lang w:eastAsia="en-CA"/>
              </w:rPr>
              <w:t>Member Basic Information</w:t>
            </w:r>
          </w:p>
        </w:tc>
      </w:tr>
      <w:tr w:rsidR="00511214" w14:paraId="19C84786"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FDA672B" w14:textId="77777777" w:rsidR="00511214"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8B4C3CD" w14:textId="77777777" w:rsidR="00511214" w:rsidRDefault="00FA4A18" w:rsidP="006B4D3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Warning</w:t>
            </w:r>
            <w:r w:rsidR="00511214">
              <w:rPr>
                <w:rFonts w:asciiTheme="minorHAnsi" w:hAnsiTheme="minorHAnsi"/>
                <w:sz w:val="22"/>
                <w:szCs w:val="22"/>
                <w:lang w:eastAsia="en-CA"/>
              </w:rPr>
              <w:t xml:space="preserve"> </w:t>
            </w:r>
          </w:p>
        </w:tc>
      </w:tr>
      <w:tr w:rsidR="00511214" w14:paraId="26DC7EB8"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36C8E10" w14:textId="77777777" w:rsidR="00511214"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692BFFF" w14:textId="77777777" w:rsidR="00511214" w:rsidRPr="00B464B9" w:rsidRDefault="00511214" w:rsidP="006B4D35">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511214" w:rsidRPr="00A61AB1" w14:paraId="5A78763F"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F60D97" w14:textId="77777777" w:rsidR="00511214"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1745543" w14:textId="77777777" w:rsidR="00511214"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6F7CB7A" w14:textId="77777777" w:rsidR="00621214" w:rsidRPr="00C1049F" w:rsidRDefault="00621214" w:rsidP="00621214">
            <w:pPr>
              <w:ind w:left="0"/>
              <w:rPr>
                <w:rFonts w:asciiTheme="minorHAnsi" w:hAnsiTheme="minorHAnsi"/>
                <w:sz w:val="22"/>
                <w:szCs w:val="22"/>
                <w:lang w:eastAsia="en-CA"/>
              </w:rPr>
            </w:pPr>
            <w:r w:rsidRPr="00C1049F">
              <w:rPr>
                <w:rFonts w:asciiTheme="minorHAnsi" w:hAnsiTheme="minorHAnsi"/>
                <w:sz w:val="22"/>
                <w:szCs w:val="22"/>
                <w:lang w:eastAsia="en-CA"/>
              </w:rPr>
              <w:t xml:space="preserve">If Mbr is FT, the Enrolment Date must be ≤ </w:t>
            </w:r>
            <w:r w:rsidRPr="00487EA8">
              <w:rPr>
                <w:rFonts w:asciiTheme="minorHAnsi" w:hAnsiTheme="minorHAnsi"/>
                <w:sz w:val="22"/>
                <w:szCs w:val="22"/>
                <w:lang w:eastAsia="en-CA"/>
              </w:rPr>
              <w:t>(greater of the File.EmploymentTypeEffectiveDate or Ariel.ERPlanRelationEffectiveDate)</w:t>
            </w:r>
            <w:r w:rsidRPr="00C1049F">
              <w:rPr>
                <w:rFonts w:asciiTheme="minorHAnsi" w:hAnsiTheme="minorHAnsi"/>
                <w:sz w:val="22"/>
                <w:szCs w:val="22"/>
                <w:lang w:eastAsia="en-CA"/>
              </w:rPr>
              <w:t>.</w:t>
            </w:r>
          </w:p>
          <w:p w14:paraId="0B45BC86" w14:textId="77777777" w:rsidR="00621214" w:rsidRPr="00C1049F" w:rsidRDefault="00621214" w:rsidP="00621214">
            <w:pPr>
              <w:ind w:left="0"/>
              <w:rPr>
                <w:rFonts w:asciiTheme="minorHAnsi" w:hAnsiTheme="minorHAnsi"/>
                <w:sz w:val="22"/>
                <w:szCs w:val="22"/>
                <w:lang w:eastAsia="en-CA"/>
              </w:rPr>
            </w:pPr>
            <w:r w:rsidRPr="00C1049F">
              <w:rPr>
                <w:rFonts w:asciiTheme="minorHAnsi" w:hAnsiTheme="minorHAnsi"/>
                <w:sz w:val="22"/>
                <w:szCs w:val="22"/>
                <w:lang w:eastAsia="en-CA"/>
              </w:rPr>
              <w:t xml:space="preserve">i. Trigger validation if; </w:t>
            </w:r>
          </w:p>
          <w:p w14:paraId="0D5E12CF" w14:textId="77777777" w:rsidR="00621214" w:rsidRPr="00C1049F" w:rsidRDefault="00621214" w:rsidP="00621214">
            <w:pPr>
              <w:ind w:left="0"/>
              <w:rPr>
                <w:rFonts w:asciiTheme="minorHAnsi" w:hAnsiTheme="minorHAnsi"/>
                <w:sz w:val="22"/>
                <w:szCs w:val="22"/>
                <w:lang w:eastAsia="en-CA"/>
              </w:rPr>
            </w:pPr>
            <w:r w:rsidRPr="00C1049F">
              <w:rPr>
                <w:rFonts w:asciiTheme="minorHAnsi" w:hAnsiTheme="minorHAnsi"/>
                <w:sz w:val="22"/>
                <w:szCs w:val="22"/>
                <w:lang w:eastAsia="en-CA"/>
              </w:rPr>
              <w:t xml:space="preserve">1. Employment Type = FT; and </w:t>
            </w:r>
          </w:p>
          <w:p w14:paraId="6D045687" w14:textId="77777777" w:rsidR="00511214" w:rsidRPr="00C301FC" w:rsidRDefault="00621214" w:rsidP="006B4D35">
            <w:pPr>
              <w:ind w:left="0"/>
              <w:rPr>
                <w:rFonts w:asciiTheme="minorHAnsi" w:hAnsiTheme="minorHAnsi"/>
                <w:sz w:val="22"/>
                <w:szCs w:val="22"/>
                <w:lang w:val="en-US" w:eastAsia="en-CA"/>
              </w:rPr>
            </w:pPr>
            <w:r w:rsidRPr="00C1049F">
              <w:rPr>
                <w:rFonts w:asciiTheme="minorHAnsi" w:hAnsiTheme="minorHAnsi"/>
                <w:sz w:val="22"/>
                <w:szCs w:val="22"/>
                <w:lang w:eastAsia="en-CA"/>
              </w:rPr>
              <w:t xml:space="preserve">2. Enrolment Date &gt; </w:t>
            </w:r>
            <w:r w:rsidRPr="00487EA8">
              <w:rPr>
                <w:rFonts w:asciiTheme="minorHAnsi" w:hAnsiTheme="minorHAnsi"/>
                <w:sz w:val="22"/>
                <w:szCs w:val="22"/>
                <w:lang w:eastAsia="en-CA"/>
              </w:rPr>
              <w:t>(greater of the File.EmploymentTypeEffectiveDate or Ariel.ERPlanRelationEffectiveDate)</w:t>
            </w:r>
          </w:p>
        </w:tc>
      </w:tr>
      <w:tr w:rsidR="00511214" w:rsidRPr="009151F9" w14:paraId="0CE8E339"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A5D3CCE" w14:textId="77777777" w:rsidR="00511214"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5F29695" w14:textId="77777777" w:rsidR="00511214" w:rsidRDefault="00EF1B54" w:rsidP="006B4D35">
            <w:pPr>
              <w:ind w:left="0"/>
              <w:rPr>
                <w:rFonts w:asciiTheme="minorHAnsi" w:hAnsiTheme="minorHAnsi"/>
                <w:sz w:val="22"/>
                <w:szCs w:val="22"/>
                <w:lang w:eastAsia="en-CA"/>
              </w:rPr>
            </w:pPr>
            <w:r>
              <w:rPr>
                <w:rFonts w:asciiTheme="minorHAnsi" w:hAnsiTheme="minorHAnsi"/>
                <w:sz w:val="22"/>
                <w:szCs w:val="22"/>
                <w:lang w:eastAsia="en-CA"/>
              </w:rPr>
              <w:t>Warning</w:t>
            </w:r>
            <w:r w:rsidR="00511214">
              <w:rPr>
                <w:rFonts w:asciiTheme="minorHAnsi" w:hAnsiTheme="minorHAnsi"/>
                <w:sz w:val="22"/>
                <w:szCs w:val="22"/>
                <w:lang w:eastAsia="en-CA"/>
              </w:rPr>
              <w:t xml:space="preserve"> if:</w:t>
            </w:r>
          </w:p>
          <w:p w14:paraId="0687B39D" w14:textId="77777777" w:rsidR="001C185A" w:rsidRDefault="001C185A" w:rsidP="001C185A">
            <w:pPr>
              <w:ind w:left="720"/>
              <w:rPr>
                <w:rFonts w:asciiTheme="minorHAnsi" w:hAnsiTheme="minorHAnsi"/>
                <w:sz w:val="22"/>
                <w:szCs w:val="22"/>
                <w:lang w:eastAsia="en-CA"/>
              </w:rPr>
            </w:pPr>
            <w:r>
              <w:rPr>
                <w:rFonts w:asciiTheme="minorHAnsi" w:hAnsiTheme="minorHAnsi"/>
                <w:sz w:val="22"/>
                <w:szCs w:val="22"/>
                <w:lang w:eastAsia="en-CA"/>
              </w:rPr>
              <w:t>File.Employer = Ariel.Employer</w:t>
            </w:r>
          </w:p>
          <w:p w14:paraId="1F024D94" w14:textId="77777777" w:rsidR="001C185A" w:rsidRDefault="001C185A" w:rsidP="001C185A">
            <w:pPr>
              <w:ind w:left="720"/>
              <w:rPr>
                <w:rFonts w:asciiTheme="minorHAnsi" w:hAnsiTheme="minorHAnsi"/>
                <w:sz w:val="22"/>
                <w:szCs w:val="22"/>
                <w:lang w:eastAsia="en-CA"/>
              </w:rPr>
            </w:pPr>
            <w:r>
              <w:rPr>
                <w:rFonts w:asciiTheme="minorHAnsi" w:hAnsiTheme="minorHAnsi"/>
                <w:sz w:val="22"/>
                <w:szCs w:val="22"/>
                <w:lang w:eastAsia="en-CA"/>
              </w:rPr>
              <w:t>And</w:t>
            </w:r>
          </w:p>
          <w:p w14:paraId="3666DB71" w14:textId="77777777" w:rsidR="00EF1B54" w:rsidRPr="00487EA8" w:rsidRDefault="00EF1B54" w:rsidP="00EF1B54">
            <w:pPr>
              <w:ind w:left="720"/>
              <w:rPr>
                <w:rFonts w:asciiTheme="minorHAnsi" w:hAnsiTheme="minorHAnsi"/>
                <w:sz w:val="22"/>
                <w:szCs w:val="22"/>
                <w:lang w:eastAsia="en-CA"/>
              </w:rPr>
            </w:pPr>
            <w:r w:rsidRPr="00487EA8">
              <w:rPr>
                <w:rFonts w:asciiTheme="minorHAnsi" w:hAnsiTheme="minorHAnsi"/>
                <w:sz w:val="22"/>
                <w:szCs w:val="22"/>
                <w:lang w:eastAsia="en-CA"/>
              </w:rPr>
              <w:t>File.EmploymentType=FT</w:t>
            </w:r>
          </w:p>
          <w:p w14:paraId="22FD4C21" w14:textId="77777777" w:rsidR="00EF1B54" w:rsidRDefault="00EF1B54" w:rsidP="00EF1B54">
            <w:pPr>
              <w:pStyle w:val="ListParagraph"/>
            </w:pPr>
            <w:r w:rsidRPr="00487EA8">
              <w:rPr>
                <w:rFonts w:asciiTheme="minorHAnsi" w:hAnsiTheme="minorHAnsi"/>
                <w:sz w:val="22"/>
                <w:szCs w:val="22"/>
                <w:lang w:eastAsia="en-CA"/>
              </w:rPr>
              <w:t>And</w:t>
            </w:r>
            <w:r>
              <w:t xml:space="preserve"> </w:t>
            </w:r>
          </w:p>
          <w:p w14:paraId="6A5E4BCD" w14:textId="62083DF4" w:rsidR="00511214" w:rsidRDefault="000220B5" w:rsidP="00487EA8">
            <w:pPr>
              <w:pStyle w:val="ListParagraph"/>
              <w:rPr>
                <w:rFonts w:asciiTheme="minorHAnsi" w:hAnsiTheme="minorHAnsi"/>
                <w:sz w:val="22"/>
                <w:szCs w:val="22"/>
                <w:lang w:eastAsia="en-CA"/>
              </w:rPr>
            </w:pPr>
            <w:r w:rsidRPr="00487EA8">
              <w:rPr>
                <w:rFonts w:asciiTheme="minorHAnsi" w:hAnsiTheme="minorHAnsi"/>
                <w:sz w:val="22"/>
                <w:szCs w:val="22"/>
                <w:lang w:eastAsia="en-CA"/>
              </w:rPr>
              <w:t>Ariel.</w:t>
            </w:r>
            <w:r w:rsidR="00AD28E6" w:rsidRPr="00487EA8">
              <w:rPr>
                <w:rFonts w:asciiTheme="minorHAnsi" w:hAnsiTheme="minorHAnsi"/>
                <w:sz w:val="22"/>
                <w:szCs w:val="22"/>
                <w:lang w:eastAsia="en-CA"/>
              </w:rPr>
              <w:t>Permanency</w:t>
            </w:r>
            <w:r w:rsidR="00511214" w:rsidRPr="00487EA8" w:rsidDel="00FA4A18">
              <w:rPr>
                <w:rFonts w:asciiTheme="minorHAnsi" w:hAnsiTheme="minorHAnsi"/>
                <w:sz w:val="22"/>
                <w:szCs w:val="22"/>
                <w:lang w:eastAsia="en-CA"/>
              </w:rPr>
              <w:t xml:space="preserve">Date </w:t>
            </w:r>
            <w:r w:rsidR="00EF1B54" w:rsidRPr="00487EA8">
              <w:rPr>
                <w:rFonts w:asciiTheme="minorHAnsi" w:hAnsiTheme="minorHAnsi"/>
                <w:sz w:val="22"/>
                <w:szCs w:val="22"/>
                <w:lang w:eastAsia="en-CA"/>
              </w:rPr>
              <w:t>&gt; (greater of the</w:t>
            </w:r>
            <w:r w:rsidR="00511214" w:rsidRPr="00487EA8">
              <w:rPr>
                <w:rFonts w:asciiTheme="minorHAnsi" w:hAnsiTheme="minorHAnsi"/>
                <w:sz w:val="22"/>
                <w:szCs w:val="22"/>
                <w:lang w:eastAsia="en-CA"/>
              </w:rPr>
              <w:t xml:space="preserve"> File.EmploymentTypeEffectiveDate or Ariel.</w:t>
            </w:r>
            <w:r w:rsidR="00EF1B54" w:rsidRPr="00487EA8">
              <w:rPr>
                <w:rFonts w:asciiTheme="minorHAnsi" w:hAnsiTheme="minorHAnsi"/>
                <w:sz w:val="22"/>
                <w:szCs w:val="22"/>
                <w:lang w:eastAsia="en-CA"/>
              </w:rPr>
              <w:t>ERPlanRelationEffectiveDate)</w:t>
            </w:r>
            <w:r w:rsidR="00511214">
              <w:rPr>
                <w:rFonts w:asciiTheme="minorHAnsi" w:hAnsiTheme="minorHAnsi"/>
                <w:sz w:val="22"/>
                <w:szCs w:val="22"/>
                <w:lang w:eastAsia="en-CA"/>
              </w:rPr>
              <w:t xml:space="preserve">  </w:t>
            </w:r>
          </w:p>
          <w:p w14:paraId="3E8EF20E" w14:textId="77777777" w:rsidR="00511214" w:rsidRPr="00411EBD" w:rsidRDefault="00511214" w:rsidP="006B4D35">
            <w:pPr>
              <w:ind w:left="1440"/>
              <w:rPr>
                <w:rFonts w:asciiTheme="minorHAnsi" w:hAnsiTheme="minorHAnsi"/>
                <w:sz w:val="22"/>
                <w:szCs w:val="22"/>
                <w:lang w:eastAsia="en-CA"/>
              </w:rPr>
            </w:pPr>
          </w:p>
        </w:tc>
      </w:tr>
      <w:tr w:rsidR="00511214" w:rsidRPr="00A61AB1" w14:paraId="4BB40543"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D61B6E8" w14:textId="77777777" w:rsidR="00511214"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8B2BAC6" w14:textId="4BDC0138" w:rsidR="00511214" w:rsidRPr="002D7CC7" w:rsidRDefault="00045B0D" w:rsidP="006B4D35">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511214" w:rsidRPr="00A61AB1" w14:paraId="2801385E"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43AB22E" w14:textId="77777777" w:rsidR="00511214"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AD27C8E" w14:textId="77777777" w:rsidR="00511214" w:rsidRPr="00A72B28" w:rsidRDefault="002E5216" w:rsidP="00E678B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 xml:space="preserve">The reported </w:t>
            </w:r>
            <w:r w:rsidR="00511214" w:rsidRPr="002D7CC7">
              <w:rPr>
                <w:rFonts w:asciiTheme="minorHAnsi" w:hAnsiTheme="minorHAnsi"/>
                <w:color w:val="000000"/>
                <w:sz w:val="22"/>
                <w:szCs w:val="22"/>
                <w:lang w:val="en-CA"/>
              </w:rPr>
              <w:t>Full-Time Status Effective Date</w:t>
            </w:r>
            <w:r>
              <w:rPr>
                <w:rFonts w:asciiTheme="minorHAnsi" w:hAnsiTheme="minorHAnsi"/>
                <w:color w:val="000000"/>
                <w:sz w:val="22"/>
                <w:szCs w:val="22"/>
                <w:lang w:val="en-CA"/>
              </w:rPr>
              <w:t xml:space="preserve"> is prior to this member’s Enrolment Date which may result in missed contributions</w:t>
            </w:r>
            <w:r w:rsidR="00511214" w:rsidRPr="002D7CC7">
              <w:rPr>
                <w:rFonts w:asciiTheme="minorHAnsi" w:hAnsiTheme="minorHAnsi"/>
                <w:color w:val="000000"/>
                <w:sz w:val="22"/>
                <w:szCs w:val="22"/>
                <w:lang w:val="en-CA"/>
              </w:rPr>
              <w:t>.</w:t>
            </w:r>
            <w:r>
              <w:rPr>
                <w:rFonts w:asciiTheme="minorHAnsi" w:hAnsiTheme="minorHAnsi"/>
                <w:color w:val="000000"/>
                <w:sz w:val="22"/>
                <w:szCs w:val="22"/>
                <w:lang w:val="en-CA"/>
              </w:rPr>
              <w:t xml:space="preserve"> If the reported Full-Time Status Effective Date is correct, please provide a valid Override reason. If the reported Full-Time Status Effective Date is not correct, </w:t>
            </w:r>
            <w:r w:rsidR="00E678B0">
              <w:rPr>
                <w:rFonts w:asciiTheme="minorHAnsi" w:hAnsiTheme="minorHAnsi"/>
                <w:color w:val="000000"/>
                <w:sz w:val="22"/>
                <w:szCs w:val="22"/>
                <w:lang w:val="en-CA"/>
              </w:rPr>
              <w:t>please revise dat</w:t>
            </w:r>
            <w:r w:rsidR="006B2686">
              <w:rPr>
                <w:rFonts w:asciiTheme="minorHAnsi" w:hAnsiTheme="minorHAnsi"/>
                <w:color w:val="000000"/>
                <w:sz w:val="22"/>
                <w:szCs w:val="22"/>
                <w:lang w:val="en-CA"/>
              </w:rPr>
              <w:t>e</w:t>
            </w:r>
            <w:r w:rsidR="00E678B0">
              <w:rPr>
                <w:rFonts w:asciiTheme="minorHAnsi" w:hAnsiTheme="minorHAnsi"/>
                <w:color w:val="000000"/>
                <w:sz w:val="22"/>
                <w:szCs w:val="22"/>
                <w:lang w:val="en-CA"/>
              </w:rPr>
              <w:t>.</w:t>
            </w:r>
            <w:r>
              <w:rPr>
                <w:rFonts w:asciiTheme="minorHAnsi" w:hAnsiTheme="minorHAnsi"/>
                <w:color w:val="000000"/>
                <w:sz w:val="22"/>
                <w:szCs w:val="22"/>
                <w:lang w:val="en-CA"/>
              </w:rPr>
              <w:t xml:space="preserve"> </w:t>
            </w:r>
            <w:r w:rsidR="00511214" w:rsidRPr="002D7CC7">
              <w:rPr>
                <w:rFonts w:asciiTheme="minorHAnsi" w:hAnsiTheme="minorHAnsi"/>
                <w:color w:val="000000"/>
                <w:sz w:val="22"/>
                <w:szCs w:val="22"/>
                <w:lang w:val="en-CA"/>
              </w:rPr>
              <w:t xml:space="preserve">   </w:t>
            </w:r>
          </w:p>
        </w:tc>
      </w:tr>
      <w:tr w:rsidR="00511214" w:rsidRPr="00A61AB1" w14:paraId="29B863C4"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DC2D76" w14:textId="77777777" w:rsidR="00511214"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6C8F45E" w14:textId="77777777" w:rsidR="00511214"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6536E39" w14:textId="77777777" w:rsidR="00511214" w:rsidRPr="00B464B9" w:rsidRDefault="006B2686" w:rsidP="00E678B0">
            <w:pPr>
              <w:spacing w:before="60" w:after="60"/>
              <w:ind w:left="0"/>
              <w:rPr>
                <w:rFonts w:asciiTheme="minorHAnsi" w:hAnsiTheme="minorHAnsi"/>
                <w:sz w:val="22"/>
                <w:szCs w:val="22"/>
                <w:lang w:eastAsia="en-CA"/>
              </w:rPr>
            </w:pPr>
            <w:r>
              <w:rPr>
                <w:rFonts w:asciiTheme="minorHAnsi" w:hAnsiTheme="minorHAnsi"/>
                <w:sz w:val="22"/>
                <w:szCs w:val="22"/>
              </w:rPr>
              <w:t xml:space="preserve">The reported </w:t>
            </w:r>
            <w:r w:rsidRPr="002D7CC7">
              <w:rPr>
                <w:rFonts w:asciiTheme="minorHAnsi" w:hAnsiTheme="minorHAnsi"/>
                <w:sz w:val="22"/>
                <w:szCs w:val="22"/>
              </w:rPr>
              <w:t>Full-Time Status Effective Date</w:t>
            </w:r>
            <w:r>
              <w:rPr>
                <w:rFonts w:asciiTheme="minorHAnsi" w:hAnsiTheme="minorHAnsi"/>
                <w:sz w:val="22"/>
                <w:szCs w:val="22"/>
              </w:rPr>
              <w:t xml:space="preserve"> is prior to this member’s Enrolment Date which may result in missed contributions</w:t>
            </w:r>
            <w:r w:rsidRPr="002D7CC7">
              <w:rPr>
                <w:rFonts w:asciiTheme="minorHAnsi" w:hAnsiTheme="minorHAnsi"/>
                <w:sz w:val="22"/>
                <w:szCs w:val="22"/>
              </w:rPr>
              <w:t>.</w:t>
            </w:r>
            <w:r>
              <w:rPr>
                <w:rFonts w:asciiTheme="minorHAnsi" w:hAnsiTheme="minorHAnsi"/>
                <w:sz w:val="22"/>
                <w:szCs w:val="22"/>
              </w:rPr>
              <w:t xml:space="preserve"> If the reported Full-Time Status Effective Date is correct, please provide a valid Override reason. If the reported Full-Time Status Effective Date is not correct, please revise date. </w:t>
            </w:r>
            <w:r w:rsidRPr="002D7CC7">
              <w:rPr>
                <w:rFonts w:asciiTheme="minorHAnsi" w:hAnsiTheme="minorHAnsi"/>
                <w:sz w:val="22"/>
                <w:szCs w:val="22"/>
              </w:rPr>
              <w:t xml:space="preserve">   </w:t>
            </w:r>
          </w:p>
        </w:tc>
      </w:tr>
      <w:tr w:rsidR="00511214" w:rsidRPr="0085712F" w14:paraId="7492E946"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1D80EA0" w14:textId="77777777" w:rsidR="00511214" w:rsidRPr="0085712F" w:rsidRDefault="00511214" w:rsidP="006B4D35">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8B5E158" w14:textId="77777777" w:rsidR="00511214" w:rsidRPr="009C43D2" w:rsidRDefault="00511214" w:rsidP="006B4D35">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511214" w:rsidRPr="0085712F" w14:paraId="34633CAE"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0C0975" w14:textId="77777777" w:rsidR="00511214" w:rsidRPr="0085712F" w:rsidRDefault="00511214" w:rsidP="006B4D35">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FD39E0D" w14:textId="77777777" w:rsidR="00511214" w:rsidRPr="006100CE" w:rsidRDefault="00A23424" w:rsidP="006B4D3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The reported date is correct.</w:t>
            </w:r>
          </w:p>
        </w:tc>
      </w:tr>
      <w:tr w:rsidR="00511214" w:rsidRPr="0085712F" w14:paraId="677A1913"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1B9E86" w14:textId="77777777" w:rsidR="00511214" w:rsidRPr="0085712F"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49D672D" w14:textId="77777777" w:rsidR="00511214" w:rsidRDefault="00511214" w:rsidP="006B4D35">
            <w:pPr>
              <w:spacing w:before="60" w:after="60" w:line="240" w:lineRule="auto"/>
              <w:ind w:left="0"/>
              <w:rPr>
                <w:rFonts w:asciiTheme="minorHAnsi" w:hAnsiTheme="minorHAnsi"/>
                <w:sz w:val="22"/>
                <w:szCs w:val="22"/>
                <w:lang w:eastAsia="en-CA"/>
              </w:rPr>
            </w:pPr>
            <w:r w:rsidRPr="002D7CC7">
              <w:rPr>
                <w:rFonts w:asciiTheme="minorHAnsi" w:hAnsiTheme="minorHAnsi"/>
                <w:sz w:val="22"/>
                <w:szCs w:val="22"/>
                <w:lang w:eastAsia="en-CA"/>
              </w:rPr>
              <w:t>M</w:t>
            </w:r>
            <w:r>
              <w:rPr>
                <w:rFonts w:asciiTheme="minorHAnsi" w:hAnsiTheme="minorHAnsi"/>
                <w:sz w:val="22"/>
                <w:szCs w:val="22"/>
                <w:lang w:eastAsia="en-CA"/>
              </w:rPr>
              <w:t>em</w:t>
            </w:r>
            <w:r w:rsidRPr="002D7CC7">
              <w:rPr>
                <w:rFonts w:asciiTheme="minorHAnsi" w:hAnsiTheme="minorHAnsi"/>
                <w:sz w:val="22"/>
                <w:szCs w:val="22"/>
                <w:lang w:eastAsia="en-CA"/>
              </w:rPr>
              <w:t>b</w:t>
            </w:r>
            <w:r>
              <w:rPr>
                <w:rFonts w:asciiTheme="minorHAnsi" w:hAnsiTheme="minorHAnsi"/>
                <w:sz w:val="22"/>
                <w:szCs w:val="22"/>
                <w:lang w:eastAsia="en-CA"/>
              </w:rPr>
              <w:t>e</w:t>
            </w:r>
            <w:r w:rsidRPr="002D7CC7">
              <w:rPr>
                <w:rFonts w:asciiTheme="minorHAnsi" w:hAnsiTheme="minorHAnsi"/>
                <w:sz w:val="22"/>
                <w:szCs w:val="22"/>
                <w:lang w:eastAsia="en-CA"/>
              </w:rPr>
              <w:t xml:space="preserve">rs are expected to enroll as of their FT status effective date.   </w:t>
            </w:r>
          </w:p>
          <w:p w14:paraId="058C03CA" w14:textId="77777777" w:rsidR="00511214" w:rsidRPr="006100CE" w:rsidRDefault="00EF1B54" w:rsidP="006B4D3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Concurrency does not matter for this validation.</w:t>
            </w:r>
            <w:r w:rsidRPr="002D7CC7">
              <w:rPr>
                <w:rFonts w:asciiTheme="minorHAnsi" w:hAnsiTheme="minorHAnsi"/>
                <w:sz w:val="22"/>
                <w:szCs w:val="22"/>
                <w:lang w:eastAsia="en-CA"/>
              </w:rPr>
              <w:t xml:space="preserve">  </w:t>
            </w:r>
          </w:p>
        </w:tc>
      </w:tr>
      <w:tr w:rsidR="00511214" w:rsidRPr="0085712F" w14:paraId="5B0B9B6F"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220CCB0" w14:textId="77777777" w:rsidR="00511214" w:rsidRDefault="0051121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F594D29" w14:textId="77777777" w:rsidR="00511214" w:rsidRPr="0085712F" w:rsidRDefault="00511214" w:rsidP="006B4D35">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1E6DFF6" w14:textId="77777777" w:rsidR="00372887" w:rsidRDefault="00372887" w:rsidP="00A4197C">
            <w:pPr>
              <w:ind w:left="0"/>
              <w:rPr>
                <w:rFonts w:asciiTheme="minorHAnsi" w:hAnsiTheme="minorHAnsi"/>
                <w:sz w:val="22"/>
                <w:szCs w:val="22"/>
                <w:lang w:val="en-US" w:eastAsia="en-CA"/>
              </w:rPr>
            </w:pPr>
            <w:r>
              <w:rPr>
                <w:rFonts w:asciiTheme="minorHAnsi" w:hAnsiTheme="minorHAnsi"/>
                <w:sz w:val="22"/>
                <w:szCs w:val="22"/>
                <w:lang w:val="en-US" w:eastAsia="en-CA"/>
              </w:rPr>
              <w:t>CS 20171114:</w:t>
            </w:r>
          </w:p>
          <w:p w14:paraId="26ADB738" w14:textId="3A6E10FF" w:rsidR="00372887" w:rsidRPr="00372887" w:rsidRDefault="00372887" w:rsidP="008D6CB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Re-enabled this validation in Member Basic Info section for R14.2.</w:t>
            </w:r>
          </w:p>
          <w:p w14:paraId="2B8ED5C3" w14:textId="77777777" w:rsidR="00372887" w:rsidRDefault="00372887" w:rsidP="00A4197C">
            <w:pPr>
              <w:ind w:left="0"/>
              <w:rPr>
                <w:rFonts w:asciiTheme="minorHAnsi" w:hAnsiTheme="minorHAnsi"/>
                <w:sz w:val="22"/>
                <w:szCs w:val="22"/>
                <w:lang w:val="en-US" w:eastAsia="en-CA"/>
              </w:rPr>
            </w:pPr>
          </w:p>
          <w:p w14:paraId="3770D9DA" w14:textId="77777777" w:rsidR="00A4197C" w:rsidRDefault="00A4197C" w:rsidP="00A4197C">
            <w:pPr>
              <w:ind w:left="0"/>
              <w:rPr>
                <w:rFonts w:asciiTheme="minorHAnsi" w:hAnsiTheme="minorHAnsi"/>
                <w:sz w:val="22"/>
                <w:szCs w:val="22"/>
                <w:lang w:val="en-US" w:eastAsia="en-CA"/>
              </w:rPr>
            </w:pPr>
            <w:r>
              <w:rPr>
                <w:rFonts w:asciiTheme="minorHAnsi" w:hAnsiTheme="minorHAnsi"/>
                <w:sz w:val="22"/>
                <w:szCs w:val="22"/>
                <w:lang w:val="en-US" w:eastAsia="en-CA"/>
              </w:rPr>
              <w:t>CS 20171102:</w:t>
            </w:r>
          </w:p>
          <w:p w14:paraId="7F624C9E" w14:textId="77777777" w:rsidR="00A4197C" w:rsidRDefault="00A4197C" w:rsidP="008D6CBB">
            <w:pPr>
              <w:pStyle w:val="ListParagraph"/>
              <w:numPr>
                <w:ilvl w:val="0"/>
                <w:numId w:val="18"/>
              </w:numPr>
              <w:rPr>
                <w:rFonts w:asciiTheme="minorHAnsi" w:hAnsiTheme="minorHAnsi"/>
                <w:sz w:val="22"/>
                <w:szCs w:val="22"/>
                <w:lang w:val="en-US" w:eastAsia="en-CA"/>
              </w:rPr>
            </w:pPr>
            <w:r>
              <w:rPr>
                <w:rFonts w:asciiTheme="minorHAnsi" w:hAnsiTheme="minorHAnsi"/>
                <w:sz w:val="22"/>
                <w:szCs w:val="22"/>
                <w:lang w:val="en-US" w:eastAsia="en-CA"/>
              </w:rPr>
              <w:t>At the request of HOOPP we have disabled the validation in R14.2</w:t>
            </w:r>
          </w:p>
          <w:p w14:paraId="79225416" w14:textId="77777777" w:rsidR="00A4197C" w:rsidRPr="00A4197C" w:rsidRDefault="00A4197C" w:rsidP="008D6CBB">
            <w:pPr>
              <w:pStyle w:val="ListParagraph"/>
              <w:numPr>
                <w:ilvl w:val="0"/>
                <w:numId w:val="18"/>
              </w:numPr>
              <w:rPr>
                <w:rFonts w:asciiTheme="minorHAnsi" w:hAnsiTheme="minorHAnsi"/>
                <w:sz w:val="22"/>
                <w:szCs w:val="22"/>
                <w:lang w:val="en-US" w:eastAsia="en-CA"/>
              </w:rPr>
            </w:pPr>
            <w:r>
              <w:rPr>
                <w:rFonts w:asciiTheme="minorHAnsi" w:hAnsiTheme="minorHAnsi"/>
                <w:sz w:val="22"/>
                <w:szCs w:val="22"/>
                <w:lang w:val="en-US" w:eastAsia="en-CA"/>
              </w:rPr>
              <w:t>Message logic will need to be revisited in R15 and message will need to be reactivated.</w:t>
            </w:r>
          </w:p>
          <w:p w14:paraId="5DE1B886" w14:textId="77777777" w:rsidR="00A4197C" w:rsidRDefault="00A4197C" w:rsidP="00EF1B54">
            <w:pPr>
              <w:spacing w:before="60" w:after="60"/>
              <w:ind w:left="0"/>
              <w:rPr>
                <w:rFonts w:asciiTheme="minorHAnsi" w:hAnsiTheme="minorHAnsi"/>
                <w:sz w:val="22"/>
                <w:szCs w:val="22"/>
                <w:lang w:val="en-US"/>
              </w:rPr>
            </w:pPr>
          </w:p>
          <w:p w14:paraId="41981A10" w14:textId="77777777" w:rsidR="00AE7D0A" w:rsidRDefault="00D37640" w:rsidP="00EF1B54">
            <w:pPr>
              <w:spacing w:before="60" w:after="60"/>
              <w:ind w:left="0"/>
              <w:rPr>
                <w:rFonts w:asciiTheme="minorHAnsi" w:hAnsiTheme="minorHAnsi"/>
                <w:sz w:val="22"/>
                <w:szCs w:val="22"/>
                <w:lang w:val="en-US"/>
              </w:rPr>
            </w:pPr>
            <w:r>
              <w:rPr>
                <w:rFonts w:asciiTheme="minorHAnsi" w:hAnsiTheme="minorHAnsi"/>
                <w:sz w:val="22"/>
                <w:szCs w:val="22"/>
                <w:lang w:val="en-US"/>
              </w:rPr>
              <w:t xml:space="preserve">MR 20170815: </w:t>
            </w:r>
          </w:p>
          <w:p w14:paraId="5754F85B" w14:textId="6CDDE8FD" w:rsidR="00D37640" w:rsidRPr="00AE7D0A" w:rsidRDefault="00D37640" w:rsidP="008D6CBB">
            <w:pPr>
              <w:pStyle w:val="ListParagraph"/>
              <w:numPr>
                <w:ilvl w:val="0"/>
                <w:numId w:val="8"/>
              </w:numPr>
              <w:spacing w:before="60" w:after="60"/>
              <w:rPr>
                <w:rFonts w:asciiTheme="minorHAnsi" w:hAnsiTheme="minorHAnsi"/>
                <w:sz w:val="22"/>
                <w:szCs w:val="22"/>
                <w:lang w:val="en-US"/>
              </w:rPr>
            </w:pPr>
            <w:r w:rsidRPr="00AE7D0A">
              <w:rPr>
                <w:rFonts w:asciiTheme="minorHAnsi" w:hAnsiTheme="minorHAnsi"/>
                <w:sz w:val="22"/>
                <w:szCs w:val="22"/>
                <w:lang w:val="en-US"/>
              </w:rPr>
              <w:t>Validation Logic updated with Ariel.PermanencyDate.</w:t>
            </w:r>
          </w:p>
          <w:p w14:paraId="71C8AA79" w14:textId="77777777" w:rsidR="00D37640" w:rsidRDefault="00D37640" w:rsidP="00EF1B54">
            <w:pPr>
              <w:spacing w:before="60" w:after="60"/>
              <w:ind w:left="0"/>
              <w:rPr>
                <w:rFonts w:asciiTheme="minorHAnsi" w:hAnsiTheme="minorHAnsi"/>
                <w:sz w:val="22"/>
                <w:szCs w:val="22"/>
                <w:lang w:val="en-US"/>
              </w:rPr>
            </w:pPr>
          </w:p>
          <w:p w14:paraId="2FF1F3D7" w14:textId="77777777" w:rsidR="006B2686" w:rsidRDefault="006B2686" w:rsidP="00EF1B54">
            <w:pPr>
              <w:spacing w:before="60" w:after="60"/>
              <w:ind w:left="0"/>
              <w:rPr>
                <w:rFonts w:asciiTheme="minorHAnsi" w:hAnsiTheme="minorHAnsi"/>
                <w:sz w:val="22"/>
                <w:szCs w:val="22"/>
                <w:lang w:val="en-US"/>
              </w:rPr>
            </w:pPr>
            <w:r>
              <w:rPr>
                <w:rFonts w:asciiTheme="minorHAnsi" w:hAnsiTheme="minorHAnsi"/>
                <w:sz w:val="22"/>
                <w:szCs w:val="22"/>
                <w:lang w:val="en-US"/>
              </w:rPr>
              <w:t>CS 20170410:</w:t>
            </w:r>
          </w:p>
          <w:p w14:paraId="70243FB1" w14:textId="77777777" w:rsidR="006B2686" w:rsidRDefault="006B2686"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Warnings B180b and B24a may be triggered at the same time.</w:t>
            </w:r>
          </w:p>
          <w:p w14:paraId="39AC592B" w14:textId="77777777" w:rsidR="006B2686" w:rsidRDefault="006B2686" w:rsidP="00EF1B54">
            <w:pPr>
              <w:spacing w:before="60" w:after="60"/>
              <w:ind w:left="0"/>
              <w:rPr>
                <w:rFonts w:asciiTheme="minorHAnsi" w:hAnsiTheme="minorHAnsi"/>
                <w:sz w:val="22"/>
                <w:szCs w:val="22"/>
                <w:lang w:val="en-US"/>
              </w:rPr>
            </w:pPr>
          </w:p>
          <w:p w14:paraId="23E5A7CE" w14:textId="77777777" w:rsidR="00EF1B54" w:rsidRDefault="00EF1B54" w:rsidP="00EF1B54">
            <w:pPr>
              <w:spacing w:before="60" w:after="60"/>
              <w:ind w:left="0"/>
              <w:rPr>
                <w:rFonts w:asciiTheme="minorHAnsi" w:hAnsiTheme="minorHAnsi"/>
                <w:sz w:val="22"/>
                <w:szCs w:val="22"/>
                <w:lang w:val="en-US"/>
              </w:rPr>
            </w:pPr>
            <w:r>
              <w:rPr>
                <w:rFonts w:asciiTheme="minorHAnsi" w:hAnsiTheme="minorHAnsi"/>
                <w:sz w:val="22"/>
                <w:szCs w:val="22"/>
                <w:lang w:val="en-US"/>
              </w:rPr>
              <w:t>CS 20170406:</w:t>
            </w:r>
          </w:p>
          <w:p w14:paraId="3C6353DE" w14:textId="77777777" w:rsidR="00EF1B54" w:rsidRDefault="00EF1B54"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validation logic updated as per confirmation obtained during April 5</w:t>
            </w:r>
            <w:r w:rsidRPr="00625697">
              <w:rPr>
                <w:rFonts w:asciiTheme="minorHAnsi" w:hAnsiTheme="minorHAnsi"/>
                <w:sz w:val="22"/>
                <w:szCs w:val="22"/>
                <w:vertAlign w:val="superscript"/>
                <w:lang w:val="en-US"/>
              </w:rPr>
              <w:t>th</w:t>
            </w:r>
            <w:r>
              <w:rPr>
                <w:rFonts w:asciiTheme="minorHAnsi" w:hAnsiTheme="minorHAnsi"/>
                <w:sz w:val="22"/>
                <w:szCs w:val="22"/>
                <w:lang w:val="en-US"/>
              </w:rPr>
              <w:t xml:space="preserve"> joint meeting</w:t>
            </w:r>
          </w:p>
          <w:p w14:paraId="499530CF" w14:textId="77777777" w:rsidR="00EF1B54" w:rsidRPr="00865369" w:rsidRDefault="00EF1B54"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HOOPP to revise validation Rule and Messages</w:t>
            </w:r>
          </w:p>
          <w:p w14:paraId="7B7E41C6" w14:textId="77777777" w:rsidR="00EF1B54" w:rsidRDefault="00EF1B54" w:rsidP="006B4D35">
            <w:pPr>
              <w:spacing w:before="60" w:after="60"/>
              <w:ind w:left="0"/>
              <w:rPr>
                <w:rFonts w:asciiTheme="minorHAnsi" w:hAnsiTheme="minorHAnsi"/>
                <w:sz w:val="22"/>
                <w:szCs w:val="22"/>
                <w:lang w:val="en-US"/>
              </w:rPr>
            </w:pPr>
          </w:p>
          <w:p w14:paraId="35AE3B32" w14:textId="77777777" w:rsidR="00511214" w:rsidRDefault="00511214" w:rsidP="006B4D35">
            <w:pPr>
              <w:spacing w:before="60" w:after="60"/>
              <w:ind w:left="0"/>
              <w:rPr>
                <w:rFonts w:asciiTheme="minorHAnsi" w:hAnsiTheme="minorHAnsi"/>
                <w:sz w:val="22"/>
                <w:szCs w:val="22"/>
                <w:lang w:val="en-US"/>
              </w:rPr>
            </w:pPr>
            <w:r>
              <w:rPr>
                <w:rFonts w:asciiTheme="minorHAnsi" w:hAnsiTheme="minorHAnsi"/>
                <w:sz w:val="22"/>
                <w:szCs w:val="22"/>
                <w:lang w:val="en-US"/>
              </w:rPr>
              <w:t>AD 20170324:</w:t>
            </w:r>
          </w:p>
          <w:p w14:paraId="7821C726" w14:textId="77777777" w:rsidR="00511214" w:rsidRDefault="00511214"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Yes this is a condition that was missed in the logic provided in the master val.  Please see above for the proposed logic.  We should review this together.  </w:t>
            </w:r>
          </w:p>
          <w:p w14:paraId="42E202C7" w14:textId="77777777" w:rsidR="00511214" w:rsidRDefault="00511214"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NEW VAL NEEDED.  A similar val will need to be created for Basic Mbr Change file (possibly also trigger for Core) that is a warning and allows the data to come through.  </w:t>
            </w:r>
          </w:p>
          <w:p w14:paraId="73915D70" w14:textId="77777777" w:rsidR="00511214" w:rsidRDefault="00511214"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NEW VAL NEEDED.  A similar private val will need to be created for Basic Mbr Change file (possibly also trigger for Core) to recognize if the data in this scenario has been submitted.  </w:t>
            </w:r>
          </w:p>
          <w:p w14:paraId="50DADC67" w14:textId="77777777" w:rsidR="00511214" w:rsidRDefault="00511214" w:rsidP="006B4D35">
            <w:pPr>
              <w:spacing w:before="60" w:after="60" w:line="240" w:lineRule="auto"/>
              <w:ind w:left="0"/>
              <w:rPr>
                <w:rFonts w:asciiTheme="minorHAnsi" w:hAnsiTheme="minorHAnsi"/>
                <w:sz w:val="22"/>
                <w:szCs w:val="22"/>
                <w:lang w:eastAsia="en-CA"/>
              </w:rPr>
            </w:pPr>
          </w:p>
          <w:p w14:paraId="7746327B" w14:textId="77777777" w:rsidR="00511214" w:rsidRPr="006100CE" w:rsidRDefault="00511214" w:rsidP="006B4D3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MS 20170302: In the Master Validation, the Validation Rule adds a condition of (but greater than Hire Date).  This is not included in the Business Logic.  Can you please confirm if it should be included?</w:t>
            </w:r>
          </w:p>
        </w:tc>
      </w:tr>
    </w:tbl>
    <w:p w14:paraId="6756C9D0" w14:textId="715A9B95" w:rsidR="000220B5" w:rsidRDefault="000220B5" w:rsidP="009F7EEF"/>
    <w:p w14:paraId="07891E43" w14:textId="77777777" w:rsidR="000220B5" w:rsidRDefault="000220B5">
      <w:pPr>
        <w:spacing w:before="0" w:after="0" w:line="240" w:lineRule="auto"/>
        <w:ind w:left="0"/>
        <w:rPr>
          <w:b/>
          <w:smallCaps/>
          <w:sz w:val="24"/>
        </w:rPr>
      </w:pPr>
      <w:r>
        <w:br w:type="page"/>
      </w:r>
    </w:p>
    <w:p w14:paraId="325AA0D2" w14:textId="77777777" w:rsidR="000220B5" w:rsidRPr="006B06A8" w:rsidRDefault="000220B5" w:rsidP="000220B5">
      <w:pPr>
        <w:pStyle w:val="Heading3"/>
      </w:pPr>
      <w:r w:rsidRPr="006B06A8">
        <w:t xml:space="preserve">Validation – </w:t>
      </w:r>
      <w:r>
        <w:t>Enrolment Date For FT Employment</w:t>
      </w:r>
    </w:p>
    <w:p w14:paraId="59D85FC5" w14:textId="77777777" w:rsidR="000220B5" w:rsidRPr="006B06A8" w:rsidRDefault="000220B5" w:rsidP="009F7EEF">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0220B5" w14:paraId="25BB7C92"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DEED58" w14:textId="77777777" w:rsidR="000220B5"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F442E92" w14:textId="77777777" w:rsidR="000220B5" w:rsidRPr="00C1049F" w:rsidRDefault="000220B5" w:rsidP="006B4D35">
            <w:pPr>
              <w:pStyle w:val="Heading1"/>
              <w:rPr>
                <w:lang w:val="en-US"/>
              </w:rPr>
            </w:pPr>
            <w:bookmarkStart w:id="650" w:name="_Toc479243690"/>
            <w:bookmarkStart w:id="651" w:name="_Toc43372923"/>
            <w:r w:rsidRPr="00C1049F">
              <w:rPr>
                <w:lang w:val="en-US"/>
              </w:rPr>
              <w:t>B180</w:t>
            </w:r>
            <w:r>
              <w:rPr>
                <w:lang w:val="en-US"/>
              </w:rPr>
              <w:t>c</w:t>
            </w:r>
            <w:r w:rsidRPr="00C1049F">
              <w:rPr>
                <w:lang w:val="en-US"/>
              </w:rPr>
              <w:t>_Enrolment</w:t>
            </w:r>
            <w:r>
              <w:rPr>
                <w:lang w:val="en-US"/>
              </w:rPr>
              <w:t>D</w:t>
            </w:r>
            <w:r w:rsidRPr="00C1049F">
              <w:rPr>
                <w:lang w:val="en-US"/>
              </w:rPr>
              <w:t>ate</w:t>
            </w:r>
            <w:r>
              <w:rPr>
                <w:lang w:val="en-US"/>
              </w:rPr>
              <w:t>For</w:t>
            </w:r>
            <w:r w:rsidRPr="00C1049F">
              <w:rPr>
                <w:lang w:val="en-US"/>
              </w:rPr>
              <w:t>FT</w:t>
            </w:r>
            <w:r>
              <w:rPr>
                <w:lang w:val="en-US"/>
              </w:rPr>
              <w:t>Employment</w:t>
            </w:r>
            <w:r w:rsidR="00EF1B54">
              <w:rPr>
                <w:lang w:val="en-US"/>
              </w:rPr>
              <w:t>_Info</w:t>
            </w:r>
            <w:bookmarkEnd w:id="650"/>
            <w:bookmarkEnd w:id="651"/>
          </w:p>
        </w:tc>
      </w:tr>
      <w:tr w:rsidR="00EF1B54" w14:paraId="09408185"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4A6A550" w14:textId="77777777" w:rsidR="00EF1B54" w:rsidRDefault="00EF1B5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820B15A" w14:textId="65E65D53" w:rsidR="00EF1B54" w:rsidRPr="002077C8" w:rsidRDefault="00077B16" w:rsidP="006B4D35">
            <w:pPr>
              <w:spacing w:before="60" w:after="60" w:line="240" w:lineRule="auto"/>
              <w:ind w:left="0"/>
              <w:rPr>
                <w:rFonts w:asciiTheme="minorHAnsi" w:eastAsia="Times New Roman" w:hAnsiTheme="minorHAnsi" w:cs="Calibri"/>
                <w:color w:val="auto"/>
                <w:sz w:val="22"/>
                <w:szCs w:val="22"/>
                <w:lang w:eastAsia="en-CA"/>
              </w:rPr>
            </w:pPr>
            <w:r w:rsidRPr="00077B16">
              <w:rPr>
                <w:rFonts w:asciiTheme="minorHAnsi" w:eastAsia="Times New Roman" w:hAnsiTheme="minorHAnsi" w:cs="Calibri"/>
                <w:color w:val="auto"/>
                <w:sz w:val="22"/>
                <w:szCs w:val="22"/>
                <w:lang w:eastAsia="en-CA"/>
              </w:rPr>
              <w:t>6295</w:t>
            </w:r>
          </w:p>
        </w:tc>
      </w:tr>
      <w:tr w:rsidR="00E15EC7" w14:paraId="5611388C"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D91EA4" w14:textId="0D67C4F8" w:rsidR="00E15EC7" w:rsidRDefault="00E15EC7"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D796B2C" w14:textId="60FC2619" w:rsidR="00E15EC7" w:rsidRDefault="00E15EC7" w:rsidP="006B4D35">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EF1B54" w14:paraId="60C83938"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B58B29" w14:textId="77777777" w:rsidR="00EF1B54" w:rsidRDefault="00EF1B54"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1A84E14" w14:textId="77777777" w:rsidR="00EF1B54" w:rsidRPr="002077C8" w:rsidRDefault="00EF1B54" w:rsidP="006B4D35">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E0509A">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0220B5" w14:paraId="4FEF5E6E"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C47FF2B" w14:textId="77777777" w:rsidR="000220B5"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1150F0D" w14:textId="77777777" w:rsidR="000220B5" w:rsidRPr="00BB6589" w:rsidRDefault="000220B5" w:rsidP="006B4D35">
            <w:pPr>
              <w:spacing w:before="60" w:after="60" w:line="240" w:lineRule="auto"/>
              <w:ind w:left="0"/>
              <w:rPr>
                <w:rFonts w:asciiTheme="minorHAnsi" w:eastAsia="Times New Roman" w:hAnsiTheme="minorHAnsi" w:cs="Calibri"/>
                <w:color w:val="auto"/>
                <w:sz w:val="22"/>
                <w:szCs w:val="22"/>
                <w:lang w:eastAsia="en-CA"/>
              </w:rPr>
            </w:pPr>
            <w:r w:rsidRPr="002077C8">
              <w:rPr>
                <w:rFonts w:asciiTheme="minorHAnsi" w:eastAsia="Times New Roman" w:hAnsiTheme="minorHAnsi" w:cs="Calibri"/>
                <w:color w:val="auto"/>
                <w:sz w:val="22"/>
                <w:szCs w:val="22"/>
                <w:lang w:eastAsia="en-CA"/>
              </w:rPr>
              <w:t>Core Data</w:t>
            </w:r>
            <w:r w:rsidR="00EF1B54">
              <w:rPr>
                <w:rFonts w:asciiTheme="minorHAnsi" w:eastAsia="Times New Roman" w:hAnsiTheme="minorHAnsi" w:cs="Calibri"/>
                <w:color w:val="auto"/>
                <w:sz w:val="22"/>
                <w:szCs w:val="22"/>
                <w:lang w:eastAsia="en-CA"/>
              </w:rPr>
              <w:t xml:space="preserve"> and</w:t>
            </w:r>
            <w:r w:rsidRPr="002077C8">
              <w:rPr>
                <w:rFonts w:asciiTheme="minorHAnsi" w:eastAsia="Times New Roman" w:hAnsiTheme="minorHAnsi" w:cs="Calibri"/>
                <w:color w:val="auto"/>
                <w:sz w:val="22"/>
                <w:szCs w:val="22"/>
                <w:lang w:eastAsia="en-CA"/>
              </w:rPr>
              <w:t xml:space="preserve"> Member Basic Information</w:t>
            </w:r>
          </w:p>
        </w:tc>
      </w:tr>
      <w:tr w:rsidR="000220B5" w14:paraId="304976D8"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0693C7" w14:textId="77777777" w:rsidR="000220B5"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0600FC2" w14:textId="77777777" w:rsidR="000220B5" w:rsidRDefault="00EF1B54" w:rsidP="006B4D3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Information</w:t>
            </w:r>
          </w:p>
        </w:tc>
      </w:tr>
      <w:tr w:rsidR="000220B5" w14:paraId="6FB729BD"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D610F91" w14:textId="77777777" w:rsidR="000220B5"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F9EF202" w14:textId="77777777" w:rsidR="000220B5" w:rsidRPr="00B464B9" w:rsidRDefault="00EF1B54" w:rsidP="006B4D35">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Private</w:t>
            </w:r>
          </w:p>
        </w:tc>
      </w:tr>
      <w:tr w:rsidR="000220B5" w:rsidRPr="00A61AB1" w14:paraId="18F0C447"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C930E4" w14:textId="77777777" w:rsidR="000220B5"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1659723" w14:textId="77777777" w:rsidR="000220B5"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163DA4D" w14:textId="77777777" w:rsidR="00621214" w:rsidRPr="00C1049F" w:rsidRDefault="00621214" w:rsidP="00621214">
            <w:pPr>
              <w:ind w:left="0"/>
              <w:rPr>
                <w:rFonts w:asciiTheme="minorHAnsi" w:hAnsiTheme="minorHAnsi"/>
                <w:sz w:val="22"/>
                <w:szCs w:val="22"/>
                <w:lang w:eastAsia="en-CA"/>
              </w:rPr>
            </w:pPr>
            <w:r w:rsidRPr="00C1049F">
              <w:rPr>
                <w:rFonts w:asciiTheme="minorHAnsi" w:hAnsiTheme="minorHAnsi"/>
                <w:sz w:val="22"/>
                <w:szCs w:val="22"/>
                <w:lang w:eastAsia="en-CA"/>
              </w:rPr>
              <w:t xml:space="preserve">If Mbr is FT, the Enrolment Date must be ≤ </w:t>
            </w:r>
            <w:r w:rsidRPr="00487EA8">
              <w:rPr>
                <w:rFonts w:asciiTheme="minorHAnsi" w:hAnsiTheme="minorHAnsi"/>
                <w:sz w:val="22"/>
                <w:szCs w:val="22"/>
                <w:lang w:eastAsia="en-CA"/>
              </w:rPr>
              <w:t>(greater of the File.EmploymentTypeEffectiveDate or Ariel.ERPlanRelationEffectiveDate)</w:t>
            </w:r>
            <w:r w:rsidRPr="00C1049F">
              <w:rPr>
                <w:rFonts w:asciiTheme="minorHAnsi" w:hAnsiTheme="minorHAnsi"/>
                <w:sz w:val="22"/>
                <w:szCs w:val="22"/>
                <w:lang w:eastAsia="en-CA"/>
              </w:rPr>
              <w:t>.</w:t>
            </w:r>
          </w:p>
          <w:p w14:paraId="7EBAABD6" w14:textId="77777777" w:rsidR="00621214" w:rsidRPr="00C1049F" w:rsidRDefault="00621214" w:rsidP="00621214">
            <w:pPr>
              <w:ind w:left="0"/>
              <w:rPr>
                <w:rFonts w:asciiTheme="minorHAnsi" w:hAnsiTheme="minorHAnsi"/>
                <w:sz w:val="22"/>
                <w:szCs w:val="22"/>
                <w:lang w:eastAsia="en-CA"/>
              </w:rPr>
            </w:pPr>
            <w:r w:rsidRPr="00C1049F">
              <w:rPr>
                <w:rFonts w:asciiTheme="minorHAnsi" w:hAnsiTheme="minorHAnsi"/>
                <w:sz w:val="22"/>
                <w:szCs w:val="22"/>
                <w:lang w:eastAsia="en-CA"/>
              </w:rPr>
              <w:t xml:space="preserve">i. Trigger validation if; </w:t>
            </w:r>
          </w:p>
          <w:p w14:paraId="5A5F3836" w14:textId="77777777" w:rsidR="00621214" w:rsidRPr="00C1049F" w:rsidRDefault="00621214" w:rsidP="00621214">
            <w:pPr>
              <w:ind w:left="0"/>
              <w:rPr>
                <w:rFonts w:asciiTheme="minorHAnsi" w:hAnsiTheme="minorHAnsi"/>
                <w:sz w:val="22"/>
                <w:szCs w:val="22"/>
                <w:lang w:eastAsia="en-CA"/>
              </w:rPr>
            </w:pPr>
            <w:r w:rsidRPr="00C1049F">
              <w:rPr>
                <w:rFonts w:asciiTheme="minorHAnsi" w:hAnsiTheme="minorHAnsi"/>
                <w:sz w:val="22"/>
                <w:szCs w:val="22"/>
                <w:lang w:eastAsia="en-CA"/>
              </w:rPr>
              <w:t xml:space="preserve">1. Employment Type = FT; and </w:t>
            </w:r>
          </w:p>
          <w:p w14:paraId="11FC590B" w14:textId="77777777" w:rsidR="000220B5" w:rsidRPr="00C301FC" w:rsidRDefault="00621214" w:rsidP="006B4D35">
            <w:pPr>
              <w:ind w:left="0"/>
              <w:rPr>
                <w:rFonts w:asciiTheme="minorHAnsi" w:hAnsiTheme="minorHAnsi"/>
                <w:sz w:val="22"/>
                <w:szCs w:val="22"/>
                <w:lang w:val="en-US" w:eastAsia="en-CA"/>
              </w:rPr>
            </w:pPr>
            <w:r w:rsidRPr="00C1049F">
              <w:rPr>
                <w:rFonts w:asciiTheme="minorHAnsi" w:hAnsiTheme="minorHAnsi"/>
                <w:sz w:val="22"/>
                <w:szCs w:val="22"/>
                <w:lang w:eastAsia="en-CA"/>
              </w:rPr>
              <w:t xml:space="preserve">2. Enrolment Date &gt; </w:t>
            </w:r>
            <w:r w:rsidRPr="00487EA8">
              <w:rPr>
                <w:rFonts w:asciiTheme="minorHAnsi" w:hAnsiTheme="minorHAnsi"/>
                <w:sz w:val="22"/>
                <w:szCs w:val="22"/>
                <w:lang w:eastAsia="en-CA"/>
              </w:rPr>
              <w:t>(greater of the File.EmploymentTypeEffectiveDate or Ariel.ERPlanRelationEffectiveDate)</w:t>
            </w:r>
          </w:p>
        </w:tc>
      </w:tr>
      <w:tr w:rsidR="000220B5" w:rsidRPr="009151F9" w14:paraId="2E42A269"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7A6A3FE" w14:textId="77777777" w:rsidR="000220B5"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EEE3D0F" w14:textId="77777777" w:rsidR="00EF1B54" w:rsidRDefault="00EF1B54" w:rsidP="00EF1B54">
            <w:pPr>
              <w:ind w:left="0"/>
              <w:rPr>
                <w:rFonts w:asciiTheme="minorHAnsi" w:hAnsiTheme="minorHAnsi"/>
                <w:sz w:val="22"/>
                <w:szCs w:val="22"/>
                <w:lang w:eastAsia="en-CA"/>
              </w:rPr>
            </w:pPr>
            <w:r>
              <w:rPr>
                <w:rFonts w:asciiTheme="minorHAnsi" w:hAnsiTheme="minorHAnsi"/>
                <w:sz w:val="22"/>
                <w:szCs w:val="22"/>
                <w:lang w:eastAsia="en-CA"/>
              </w:rPr>
              <w:t>Warning if:</w:t>
            </w:r>
          </w:p>
          <w:p w14:paraId="14A956F9" w14:textId="77777777" w:rsidR="00C511F1" w:rsidRDefault="00C511F1" w:rsidP="00C511F1">
            <w:pPr>
              <w:ind w:left="720"/>
              <w:rPr>
                <w:rFonts w:asciiTheme="minorHAnsi" w:hAnsiTheme="minorHAnsi"/>
                <w:sz w:val="22"/>
                <w:szCs w:val="22"/>
                <w:lang w:eastAsia="en-CA"/>
              </w:rPr>
            </w:pPr>
            <w:r>
              <w:rPr>
                <w:rFonts w:asciiTheme="minorHAnsi" w:hAnsiTheme="minorHAnsi"/>
                <w:sz w:val="22"/>
                <w:szCs w:val="22"/>
                <w:lang w:eastAsia="en-CA"/>
              </w:rPr>
              <w:t>File.Employer = Ariel.Employer</w:t>
            </w:r>
          </w:p>
          <w:p w14:paraId="3F7A3EF0" w14:textId="77777777" w:rsidR="00C511F1" w:rsidRDefault="00C511F1" w:rsidP="00C511F1">
            <w:pPr>
              <w:ind w:left="720"/>
              <w:rPr>
                <w:rFonts w:asciiTheme="minorHAnsi" w:hAnsiTheme="minorHAnsi"/>
                <w:sz w:val="22"/>
                <w:szCs w:val="22"/>
                <w:lang w:eastAsia="en-CA"/>
              </w:rPr>
            </w:pPr>
            <w:r>
              <w:rPr>
                <w:rFonts w:asciiTheme="minorHAnsi" w:hAnsiTheme="minorHAnsi"/>
                <w:sz w:val="22"/>
                <w:szCs w:val="22"/>
                <w:lang w:eastAsia="en-CA"/>
              </w:rPr>
              <w:t>And</w:t>
            </w:r>
          </w:p>
          <w:p w14:paraId="4FCD44AB" w14:textId="77777777" w:rsidR="00EF1B54" w:rsidRPr="00487EA8" w:rsidRDefault="00EF1B54" w:rsidP="00EF1B54">
            <w:pPr>
              <w:ind w:left="720"/>
              <w:rPr>
                <w:rFonts w:asciiTheme="minorHAnsi" w:hAnsiTheme="minorHAnsi"/>
                <w:sz w:val="22"/>
                <w:szCs w:val="22"/>
                <w:lang w:eastAsia="en-CA"/>
              </w:rPr>
            </w:pPr>
            <w:r w:rsidRPr="00487EA8">
              <w:rPr>
                <w:rFonts w:asciiTheme="minorHAnsi" w:hAnsiTheme="minorHAnsi"/>
                <w:sz w:val="22"/>
                <w:szCs w:val="22"/>
                <w:lang w:eastAsia="en-CA"/>
              </w:rPr>
              <w:t>File.EmploymentType=FT</w:t>
            </w:r>
          </w:p>
          <w:p w14:paraId="10D038E7" w14:textId="77777777" w:rsidR="00EF1B54" w:rsidRDefault="00EF1B54" w:rsidP="00EF1B54">
            <w:pPr>
              <w:pStyle w:val="ListParagraph"/>
            </w:pPr>
            <w:r>
              <w:t xml:space="preserve">And </w:t>
            </w:r>
          </w:p>
          <w:p w14:paraId="1F23B529" w14:textId="6443D0DA" w:rsidR="00EF1B54" w:rsidRDefault="00EF1B54" w:rsidP="00EF1B54">
            <w:pPr>
              <w:ind w:left="720"/>
              <w:rPr>
                <w:rFonts w:asciiTheme="minorHAnsi" w:hAnsiTheme="minorHAnsi"/>
                <w:sz w:val="22"/>
                <w:szCs w:val="22"/>
                <w:lang w:eastAsia="en-CA"/>
              </w:rPr>
            </w:pPr>
            <w:r w:rsidRPr="00487EA8">
              <w:rPr>
                <w:rFonts w:asciiTheme="minorHAnsi" w:hAnsiTheme="minorHAnsi"/>
                <w:sz w:val="22"/>
                <w:szCs w:val="22"/>
                <w:lang w:eastAsia="en-CA"/>
              </w:rPr>
              <w:t>Ariel.</w:t>
            </w:r>
            <w:r w:rsidR="00BA6B7C" w:rsidRPr="00487EA8">
              <w:rPr>
                <w:rFonts w:asciiTheme="minorHAnsi" w:hAnsiTheme="minorHAnsi"/>
                <w:sz w:val="22"/>
                <w:szCs w:val="22"/>
                <w:lang w:eastAsia="en-CA"/>
              </w:rPr>
              <w:t>Permanency</w:t>
            </w:r>
            <w:r w:rsidRPr="00487EA8">
              <w:rPr>
                <w:rFonts w:asciiTheme="minorHAnsi" w:hAnsiTheme="minorHAnsi"/>
                <w:sz w:val="22"/>
                <w:szCs w:val="22"/>
                <w:lang w:eastAsia="en-CA"/>
              </w:rPr>
              <w:t>Date &gt; (greater of the File.EmploymentTypeEffectiveDate or Ariel.ERPlanRelationEffectiveDate)</w:t>
            </w:r>
            <w:r>
              <w:rPr>
                <w:rFonts w:asciiTheme="minorHAnsi" w:hAnsiTheme="minorHAnsi"/>
                <w:sz w:val="22"/>
                <w:szCs w:val="22"/>
                <w:lang w:eastAsia="en-CA"/>
              </w:rPr>
              <w:t xml:space="preserve">  </w:t>
            </w:r>
          </w:p>
          <w:p w14:paraId="196E0F03" w14:textId="0AA47CF6" w:rsidR="000220B5" w:rsidRPr="00411EBD" w:rsidRDefault="000220B5" w:rsidP="006B4D35">
            <w:pPr>
              <w:ind w:left="1440"/>
              <w:rPr>
                <w:rFonts w:asciiTheme="minorHAnsi" w:hAnsiTheme="minorHAnsi"/>
                <w:sz w:val="22"/>
                <w:szCs w:val="22"/>
                <w:lang w:eastAsia="en-CA"/>
              </w:rPr>
            </w:pPr>
            <w:r>
              <w:rPr>
                <w:rFonts w:asciiTheme="minorHAnsi" w:hAnsiTheme="minorHAnsi"/>
                <w:sz w:val="22"/>
                <w:szCs w:val="22"/>
                <w:lang w:eastAsia="en-CA"/>
              </w:rPr>
              <w:t xml:space="preserve"> </w:t>
            </w:r>
          </w:p>
        </w:tc>
      </w:tr>
      <w:tr w:rsidR="000220B5" w:rsidRPr="00A61AB1" w14:paraId="29237B5C"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5D5216" w14:textId="77777777" w:rsidR="000220B5"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022FBD3" w14:textId="52278ED2" w:rsidR="000220B5" w:rsidRPr="002D7CC7" w:rsidRDefault="00045B0D" w:rsidP="006B4D35">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0220B5" w:rsidRPr="00A61AB1" w14:paraId="5CFF69A1"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404A9E" w14:textId="77777777" w:rsidR="000220B5"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A7B7334" w14:textId="77777777" w:rsidR="000220B5" w:rsidRPr="00A72B28" w:rsidRDefault="00A23424" w:rsidP="00A23424">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 xml:space="preserve">The reported </w:t>
            </w:r>
            <w:r w:rsidRPr="002D7CC7">
              <w:rPr>
                <w:rFonts w:asciiTheme="minorHAnsi" w:hAnsiTheme="minorHAnsi"/>
                <w:color w:val="000000"/>
                <w:sz w:val="22"/>
                <w:szCs w:val="22"/>
                <w:lang w:val="en-CA"/>
              </w:rPr>
              <w:t>Full-Time Status Effective Date</w:t>
            </w:r>
            <w:r>
              <w:rPr>
                <w:rFonts w:asciiTheme="minorHAnsi" w:hAnsiTheme="minorHAnsi"/>
                <w:color w:val="000000"/>
                <w:sz w:val="22"/>
                <w:szCs w:val="22"/>
                <w:lang w:val="en-CA"/>
              </w:rPr>
              <w:t xml:space="preserve"> is prior to this member’s Enrolment Date. This may result in missed contributions</w:t>
            </w:r>
            <w:r w:rsidRPr="002D7CC7">
              <w:rPr>
                <w:rFonts w:asciiTheme="minorHAnsi" w:hAnsiTheme="minorHAnsi"/>
                <w:color w:val="000000"/>
                <w:sz w:val="22"/>
                <w:szCs w:val="22"/>
                <w:lang w:val="en-CA"/>
              </w:rPr>
              <w:t>.</w:t>
            </w:r>
            <w:r>
              <w:rPr>
                <w:rFonts w:asciiTheme="minorHAnsi" w:hAnsiTheme="minorHAnsi"/>
                <w:color w:val="000000"/>
                <w:sz w:val="22"/>
                <w:szCs w:val="22"/>
                <w:lang w:val="en-CA"/>
              </w:rPr>
              <w:t xml:space="preserve"> Please investigate further.</w:t>
            </w:r>
          </w:p>
        </w:tc>
      </w:tr>
      <w:tr w:rsidR="000220B5" w:rsidRPr="00A61AB1" w14:paraId="747BF108"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D843A3A" w14:textId="77777777" w:rsidR="000220B5"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4BA9CC2" w14:textId="77777777" w:rsidR="000220B5"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61CA893" w14:textId="77777777" w:rsidR="000220B5" w:rsidRPr="00B464B9" w:rsidRDefault="00A23424" w:rsidP="006B4D35">
            <w:pPr>
              <w:spacing w:before="60" w:after="60"/>
              <w:ind w:left="0"/>
              <w:rPr>
                <w:rFonts w:asciiTheme="minorHAnsi" w:hAnsiTheme="minorHAnsi"/>
                <w:sz w:val="22"/>
                <w:szCs w:val="22"/>
                <w:lang w:eastAsia="en-CA"/>
              </w:rPr>
            </w:pPr>
            <w:r>
              <w:rPr>
                <w:rFonts w:asciiTheme="minorHAnsi" w:hAnsiTheme="minorHAnsi"/>
                <w:sz w:val="22"/>
                <w:szCs w:val="22"/>
              </w:rPr>
              <w:t xml:space="preserve">The reported </w:t>
            </w:r>
            <w:r w:rsidRPr="002D7CC7">
              <w:rPr>
                <w:rFonts w:asciiTheme="minorHAnsi" w:hAnsiTheme="minorHAnsi"/>
                <w:sz w:val="22"/>
                <w:szCs w:val="22"/>
              </w:rPr>
              <w:t>Full-Time Status Effective Date</w:t>
            </w:r>
            <w:r>
              <w:rPr>
                <w:rFonts w:asciiTheme="minorHAnsi" w:hAnsiTheme="minorHAnsi"/>
                <w:sz w:val="22"/>
                <w:szCs w:val="22"/>
              </w:rPr>
              <w:t xml:space="preserve"> is prior to this member’s Enrolment Date. This may result in missed contributions</w:t>
            </w:r>
            <w:r w:rsidRPr="002D7CC7">
              <w:rPr>
                <w:rFonts w:asciiTheme="minorHAnsi" w:hAnsiTheme="minorHAnsi"/>
                <w:sz w:val="22"/>
                <w:szCs w:val="22"/>
              </w:rPr>
              <w:t>.</w:t>
            </w:r>
            <w:r>
              <w:rPr>
                <w:rFonts w:asciiTheme="minorHAnsi" w:hAnsiTheme="minorHAnsi"/>
                <w:sz w:val="22"/>
                <w:szCs w:val="22"/>
              </w:rPr>
              <w:t xml:space="preserve"> Please investigate further.</w:t>
            </w:r>
          </w:p>
        </w:tc>
      </w:tr>
      <w:tr w:rsidR="000220B5" w:rsidRPr="0085712F" w14:paraId="67F18EA3"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DAB3BF" w14:textId="77777777" w:rsidR="000220B5" w:rsidRPr="0085712F" w:rsidRDefault="000220B5" w:rsidP="006B4D35">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E2E7955" w14:textId="77777777" w:rsidR="000220B5" w:rsidRPr="009C43D2" w:rsidRDefault="000220B5" w:rsidP="006B4D35">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0220B5" w:rsidRPr="0085712F" w14:paraId="5C54EE1A"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8F9FE79" w14:textId="77777777" w:rsidR="000220B5" w:rsidRPr="0085712F" w:rsidRDefault="000220B5" w:rsidP="006B4D35">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9A43A14" w14:textId="77777777" w:rsidR="000220B5" w:rsidRPr="006100CE" w:rsidRDefault="000220B5" w:rsidP="006B4D3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0220B5" w:rsidRPr="0085712F" w14:paraId="2E41C381"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3F374F" w14:textId="77777777" w:rsidR="000220B5" w:rsidRPr="0085712F"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1399FB3" w14:textId="77777777" w:rsidR="000220B5" w:rsidRDefault="000220B5" w:rsidP="006B4D35">
            <w:pPr>
              <w:spacing w:before="60" w:after="60" w:line="240" w:lineRule="auto"/>
              <w:ind w:left="0"/>
              <w:rPr>
                <w:rFonts w:asciiTheme="minorHAnsi" w:hAnsiTheme="minorHAnsi"/>
                <w:sz w:val="22"/>
                <w:szCs w:val="22"/>
                <w:lang w:eastAsia="en-CA"/>
              </w:rPr>
            </w:pPr>
            <w:r w:rsidRPr="002D7CC7">
              <w:rPr>
                <w:rFonts w:asciiTheme="minorHAnsi" w:hAnsiTheme="minorHAnsi"/>
                <w:sz w:val="22"/>
                <w:szCs w:val="22"/>
                <w:lang w:eastAsia="en-CA"/>
              </w:rPr>
              <w:t>M</w:t>
            </w:r>
            <w:r>
              <w:rPr>
                <w:rFonts w:asciiTheme="minorHAnsi" w:hAnsiTheme="minorHAnsi"/>
                <w:sz w:val="22"/>
                <w:szCs w:val="22"/>
                <w:lang w:eastAsia="en-CA"/>
              </w:rPr>
              <w:t>em</w:t>
            </w:r>
            <w:r w:rsidRPr="002D7CC7">
              <w:rPr>
                <w:rFonts w:asciiTheme="minorHAnsi" w:hAnsiTheme="minorHAnsi"/>
                <w:sz w:val="22"/>
                <w:szCs w:val="22"/>
                <w:lang w:eastAsia="en-CA"/>
              </w:rPr>
              <w:t>b</w:t>
            </w:r>
            <w:r>
              <w:rPr>
                <w:rFonts w:asciiTheme="minorHAnsi" w:hAnsiTheme="minorHAnsi"/>
                <w:sz w:val="22"/>
                <w:szCs w:val="22"/>
                <w:lang w:eastAsia="en-CA"/>
              </w:rPr>
              <w:t>e</w:t>
            </w:r>
            <w:r w:rsidRPr="002D7CC7">
              <w:rPr>
                <w:rFonts w:asciiTheme="minorHAnsi" w:hAnsiTheme="minorHAnsi"/>
                <w:sz w:val="22"/>
                <w:szCs w:val="22"/>
                <w:lang w:eastAsia="en-CA"/>
              </w:rPr>
              <w:t xml:space="preserve">rs are expected to enroll as of their FT status effective date.   </w:t>
            </w:r>
          </w:p>
          <w:p w14:paraId="0AB0733E" w14:textId="77777777" w:rsidR="000220B5" w:rsidRPr="006100CE" w:rsidRDefault="000220B5" w:rsidP="006B4D35">
            <w:pPr>
              <w:spacing w:before="60" w:after="60" w:line="240" w:lineRule="auto"/>
              <w:ind w:left="0"/>
              <w:rPr>
                <w:rFonts w:asciiTheme="minorHAnsi" w:hAnsiTheme="minorHAnsi"/>
                <w:sz w:val="22"/>
                <w:szCs w:val="22"/>
                <w:lang w:eastAsia="en-CA"/>
              </w:rPr>
            </w:pPr>
          </w:p>
        </w:tc>
      </w:tr>
      <w:tr w:rsidR="000220B5" w:rsidRPr="0085712F" w14:paraId="764DBB2D" w14:textId="77777777" w:rsidTr="006B4D35">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F5E543" w14:textId="77777777" w:rsidR="000220B5" w:rsidRDefault="000220B5" w:rsidP="006B4D35">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368F410" w14:textId="77777777" w:rsidR="000220B5" w:rsidRPr="0085712F" w:rsidRDefault="000220B5" w:rsidP="006B4D35">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2EAA381" w14:textId="77777777" w:rsidR="00077B16" w:rsidRDefault="00077B16" w:rsidP="00077B16">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20190517:</w:t>
            </w:r>
          </w:p>
          <w:p w14:paraId="2E8F882C" w14:textId="491964F0" w:rsidR="00077B16" w:rsidRPr="00E8794C" w:rsidRDefault="00077B16" w:rsidP="00077B16">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Added message ID</w:t>
            </w:r>
          </w:p>
          <w:p w14:paraId="170DB451" w14:textId="6481C0F1" w:rsidR="00077B16" w:rsidRDefault="00077B16" w:rsidP="00372887">
            <w:pPr>
              <w:ind w:left="0"/>
              <w:rPr>
                <w:rFonts w:asciiTheme="minorHAnsi" w:hAnsiTheme="minorHAnsi"/>
                <w:sz w:val="22"/>
                <w:szCs w:val="22"/>
                <w:lang w:val="en-US" w:eastAsia="en-CA"/>
              </w:rPr>
            </w:pPr>
          </w:p>
          <w:p w14:paraId="3947FE54" w14:textId="5171D538" w:rsidR="00372887" w:rsidRDefault="00372887" w:rsidP="00372887">
            <w:pPr>
              <w:ind w:left="0"/>
              <w:rPr>
                <w:rFonts w:asciiTheme="minorHAnsi" w:hAnsiTheme="minorHAnsi"/>
                <w:sz w:val="22"/>
                <w:szCs w:val="22"/>
                <w:lang w:val="en-US" w:eastAsia="en-CA"/>
              </w:rPr>
            </w:pPr>
            <w:r>
              <w:rPr>
                <w:rFonts w:asciiTheme="minorHAnsi" w:hAnsiTheme="minorHAnsi"/>
                <w:sz w:val="22"/>
                <w:szCs w:val="22"/>
                <w:lang w:val="en-US" w:eastAsia="en-CA"/>
              </w:rPr>
              <w:t>CS 20171114:</w:t>
            </w:r>
          </w:p>
          <w:p w14:paraId="19F4BE13" w14:textId="77777777" w:rsidR="00372887" w:rsidRPr="00372887" w:rsidRDefault="00372887" w:rsidP="008D6CBB">
            <w:pPr>
              <w:pStyle w:val="ListParagraph"/>
              <w:numPr>
                <w:ilvl w:val="0"/>
                <w:numId w:val="8"/>
              </w:numPr>
              <w:rPr>
                <w:rFonts w:asciiTheme="minorHAnsi" w:hAnsiTheme="minorHAnsi"/>
                <w:sz w:val="22"/>
                <w:szCs w:val="22"/>
                <w:lang w:val="en-US" w:eastAsia="en-CA"/>
              </w:rPr>
            </w:pPr>
            <w:r>
              <w:rPr>
                <w:rFonts w:asciiTheme="minorHAnsi" w:hAnsiTheme="minorHAnsi"/>
                <w:sz w:val="22"/>
                <w:szCs w:val="22"/>
                <w:lang w:val="en-US" w:eastAsia="en-CA"/>
              </w:rPr>
              <w:t>Re-enabled this validation in Member Basic Info section for R14.2.</w:t>
            </w:r>
          </w:p>
          <w:p w14:paraId="34B25A89" w14:textId="77777777" w:rsidR="00372887" w:rsidRDefault="00372887" w:rsidP="00A4197C">
            <w:pPr>
              <w:ind w:left="0"/>
              <w:rPr>
                <w:rFonts w:asciiTheme="minorHAnsi" w:hAnsiTheme="minorHAnsi"/>
                <w:sz w:val="22"/>
                <w:szCs w:val="22"/>
                <w:lang w:val="en-US" w:eastAsia="en-CA"/>
              </w:rPr>
            </w:pPr>
          </w:p>
          <w:p w14:paraId="449763E9" w14:textId="77777777" w:rsidR="00A4197C" w:rsidRDefault="00A4197C" w:rsidP="00A4197C">
            <w:pPr>
              <w:ind w:left="0"/>
              <w:rPr>
                <w:rFonts w:asciiTheme="minorHAnsi" w:hAnsiTheme="minorHAnsi"/>
                <w:sz w:val="22"/>
                <w:szCs w:val="22"/>
                <w:lang w:val="en-US" w:eastAsia="en-CA"/>
              </w:rPr>
            </w:pPr>
            <w:r>
              <w:rPr>
                <w:rFonts w:asciiTheme="minorHAnsi" w:hAnsiTheme="minorHAnsi"/>
                <w:sz w:val="22"/>
                <w:szCs w:val="22"/>
                <w:lang w:val="en-US" w:eastAsia="en-CA"/>
              </w:rPr>
              <w:t>CS 20171102:</w:t>
            </w:r>
          </w:p>
          <w:p w14:paraId="7EE0C239" w14:textId="77777777" w:rsidR="00A4197C" w:rsidRDefault="00A4197C" w:rsidP="008D6CBB">
            <w:pPr>
              <w:pStyle w:val="ListParagraph"/>
              <w:numPr>
                <w:ilvl w:val="0"/>
                <w:numId w:val="18"/>
              </w:numPr>
              <w:rPr>
                <w:rFonts w:asciiTheme="minorHAnsi" w:hAnsiTheme="minorHAnsi"/>
                <w:sz w:val="22"/>
                <w:szCs w:val="22"/>
                <w:lang w:val="en-US" w:eastAsia="en-CA"/>
              </w:rPr>
            </w:pPr>
            <w:r>
              <w:rPr>
                <w:rFonts w:asciiTheme="minorHAnsi" w:hAnsiTheme="minorHAnsi"/>
                <w:sz w:val="22"/>
                <w:szCs w:val="22"/>
                <w:lang w:val="en-US" w:eastAsia="en-CA"/>
              </w:rPr>
              <w:t>At the request of HOOPP we have disabled the validation in R14.2</w:t>
            </w:r>
          </w:p>
          <w:p w14:paraId="0F880A15" w14:textId="77777777" w:rsidR="00A4197C" w:rsidRDefault="00A4197C" w:rsidP="008D6CBB">
            <w:pPr>
              <w:pStyle w:val="ListParagraph"/>
              <w:numPr>
                <w:ilvl w:val="0"/>
                <w:numId w:val="18"/>
              </w:numPr>
              <w:rPr>
                <w:rFonts w:asciiTheme="minorHAnsi" w:hAnsiTheme="minorHAnsi"/>
                <w:sz w:val="22"/>
                <w:szCs w:val="22"/>
                <w:lang w:val="en-US" w:eastAsia="en-CA"/>
              </w:rPr>
            </w:pPr>
            <w:r>
              <w:rPr>
                <w:rFonts w:asciiTheme="minorHAnsi" w:hAnsiTheme="minorHAnsi"/>
                <w:sz w:val="22"/>
                <w:szCs w:val="22"/>
                <w:lang w:val="en-US" w:eastAsia="en-CA"/>
              </w:rPr>
              <w:t>Message logic will need to be revisited in R15 and message will need to be reactivated.</w:t>
            </w:r>
          </w:p>
          <w:p w14:paraId="6311F745" w14:textId="77777777" w:rsidR="00A4197C" w:rsidRDefault="00A4197C" w:rsidP="00EF1B54">
            <w:pPr>
              <w:spacing w:before="60" w:after="60"/>
              <w:ind w:left="0"/>
              <w:rPr>
                <w:rFonts w:asciiTheme="minorHAnsi" w:hAnsiTheme="minorHAnsi"/>
                <w:sz w:val="22"/>
                <w:szCs w:val="22"/>
                <w:lang w:val="en-US"/>
              </w:rPr>
            </w:pPr>
          </w:p>
          <w:p w14:paraId="32B120EA" w14:textId="77777777" w:rsidR="00AE7D0A" w:rsidRDefault="00D37640" w:rsidP="00EF1B54">
            <w:pPr>
              <w:spacing w:before="60" w:after="60"/>
              <w:ind w:left="0"/>
              <w:rPr>
                <w:rFonts w:asciiTheme="minorHAnsi" w:hAnsiTheme="minorHAnsi"/>
                <w:sz w:val="22"/>
                <w:szCs w:val="22"/>
                <w:lang w:val="en-US"/>
              </w:rPr>
            </w:pPr>
            <w:r>
              <w:rPr>
                <w:rFonts w:asciiTheme="minorHAnsi" w:hAnsiTheme="minorHAnsi"/>
                <w:sz w:val="22"/>
                <w:szCs w:val="22"/>
                <w:lang w:val="en-US"/>
              </w:rPr>
              <w:t xml:space="preserve">MR 20170815: </w:t>
            </w:r>
          </w:p>
          <w:p w14:paraId="697F2DCC" w14:textId="676DB96D" w:rsidR="00D37640" w:rsidRPr="00AE7D0A" w:rsidRDefault="00D37640" w:rsidP="008D6CBB">
            <w:pPr>
              <w:pStyle w:val="ListParagraph"/>
              <w:numPr>
                <w:ilvl w:val="0"/>
                <w:numId w:val="8"/>
              </w:numPr>
              <w:spacing w:before="60" w:after="60"/>
              <w:rPr>
                <w:rFonts w:asciiTheme="minorHAnsi" w:hAnsiTheme="minorHAnsi"/>
                <w:sz w:val="22"/>
                <w:szCs w:val="22"/>
                <w:lang w:val="en-US"/>
              </w:rPr>
            </w:pPr>
            <w:r w:rsidRPr="00AE7D0A">
              <w:rPr>
                <w:rFonts w:asciiTheme="minorHAnsi" w:hAnsiTheme="minorHAnsi"/>
                <w:sz w:val="22"/>
                <w:szCs w:val="22"/>
                <w:lang w:val="en-US"/>
              </w:rPr>
              <w:t>Validation Logic updated with Ariel.PermanencyDate.</w:t>
            </w:r>
          </w:p>
          <w:p w14:paraId="4F0CD7D4" w14:textId="77777777" w:rsidR="00D37640" w:rsidRDefault="00D37640" w:rsidP="00EF1B54">
            <w:pPr>
              <w:spacing w:before="60" w:after="60"/>
              <w:ind w:left="0"/>
              <w:rPr>
                <w:rFonts w:asciiTheme="minorHAnsi" w:hAnsiTheme="minorHAnsi"/>
                <w:sz w:val="22"/>
                <w:szCs w:val="22"/>
                <w:lang w:val="en-US"/>
              </w:rPr>
            </w:pPr>
          </w:p>
          <w:p w14:paraId="3C67D08C" w14:textId="77777777" w:rsidR="00EF1B54" w:rsidRDefault="00EF1B54" w:rsidP="00EF1B54">
            <w:pPr>
              <w:spacing w:before="60" w:after="60"/>
              <w:ind w:left="0"/>
              <w:rPr>
                <w:rFonts w:asciiTheme="minorHAnsi" w:hAnsiTheme="minorHAnsi"/>
                <w:sz w:val="22"/>
                <w:szCs w:val="22"/>
                <w:lang w:val="en-US"/>
              </w:rPr>
            </w:pPr>
            <w:r>
              <w:rPr>
                <w:rFonts w:asciiTheme="minorHAnsi" w:hAnsiTheme="minorHAnsi"/>
                <w:sz w:val="22"/>
                <w:szCs w:val="22"/>
                <w:lang w:val="en-US"/>
              </w:rPr>
              <w:t>CS 20170406:</w:t>
            </w:r>
          </w:p>
          <w:p w14:paraId="75B85051" w14:textId="77777777" w:rsidR="00EF1B54" w:rsidRDefault="00EF1B54"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validation logic updated as per confirmation obtained during April 5</w:t>
            </w:r>
            <w:r w:rsidRPr="00625697">
              <w:rPr>
                <w:rFonts w:asciiTheme="minorHAnsi" w:hAnsiTheme="minorHAnsi"/>
                <w:sz w:val="22"/>
                <w:szCs w:val="22"/>
                <w:vertAlign w:val="superscript"/>
                <w:lang w:val="en-US"/>
              </w:rPr>
              <w:t>th</w:t>
            </w:r>
            <w:r>
              <w:rPr>
                <w:rFonts w:asciiTheme="minorHAnsi" w:hAnsiTheme="minorHAnsi"/>
                <w:sz w:val="22"/>
                <w:szCs w:val="22"/>
                <w:lang w:val="en-US"/>
              </w:rPr>
              <w:t xml:space="preserve"> joint meeting</w:t>
            </w:r>
          </w:p>
          <w:p w14:paraId="3AEE1BE0" w14:textId="77777777" w:rsidR="00EF1B54" w:rsidRPr="00865369" w:rsidRDefault="00EF1B54"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HOOPP to revise validation Rule and Messages</w:t>
            </w:r>
          </w:p>
          <w:p w14:paraId="5BB0424E" w14:textId="77777777" w:rsidR="00EF1B54" w:rsidRDefault="00EF1B54" w:rsidP="006B4D35">
            <w:pPr>
              <w:spacing w:before="60" w:after="60"/>
              <w:ind w:left="0"/>
              <w:rPr>
                <w:rFonts w:asciiTheme="minorHAnsi" w:hAnsiTheme="minorHAnsi"/>
                <w:sz w:val="22"/>
                <w:szCs w:val="22"/>
                <w:lang w:val="en-US"/>
              </w:rPr>
            </w:pPr>
          </w:p>
          <w:p w14:paraId="13EC93B0" w14:textId="77777777" w:rsidR="000220B5" w:rsidRDefault="000220B5" w:rsidP="006B4D35">
            <w:pPr>
              <w:spacing w:before="60" w:after="60"/>
              <w:ind w:left="0"/>
              <w:rPr>
                <w:rFonts w:asciiTheme="minorHAnsi" w:hAnsiTheme="minorHAnsi"/>
                <w:sz w:val="22"/>
                <w:szCs w:val="22"/>
                <w:lang w:val="en-US"/>
              </w:rPr>
            </w:pPr>
            <w:r>
              <w:rPr>
                <w:rFonts w:asciiTheme="minorHAnsi" w:hAnsiTheme="minorHAnsi"/>
                <w:sz w:val="22"/>
                <w:szCs w:val="22"/>
                <w:lang w:val="en-US"/>
              </w:rPr>
              <w:t>AD 20170324:</w:t>
            </w:r>
          </w:p>
          <w:p w14:paraId="75EA893F" w14:textId="77777777" w:rsidR="000220B5" w:rsidRDefault="000220B5"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Yes this is a condition that was missed in the logic provided in the master val.  Please see above for the proposed logic.  We should review this together.  </w:t>
            </w:r>
          </w:p>
          <w:p w14:paraId="41A02C93" w14:textId="77777777" w:rsidR="000220B5" w:rsidRDefault="000220B5"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NEW VAL NEEDED.  A similar val will need to be created for Basic Mbr Change file (possibly also trigger for Core) that is a warning and allows the data to come through.  </w:t>
            </w:r>
          </w:p>
          <w:p w14:paraId="38DAD274" w14:textId="77777777" w:rsidR="000220B5" w:rsidRDefault="000220B5"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NEW VAL NEEDED.  A similar private val will need to be created for Basic Mbr Change file (possibly also trigger for Core) to recognize if the data in this scenario has been submitted.  </w:t>
            </w:r>
          </w:p>
          <w:p w14:paraId="3DC877D2" w14:textId="77777777" w:rsidR="000220B5" w:rsidRPr="009F4737" w:rsidRDefault="000220B5" w:rsidP="00EF1B54">
            <w:pPr>
              <w:spacing w:before="60" w:after="60"/>
              <w:ind w:left="360"/>
              <w:rPr>
                <w:rFonts w:asciiTheme="minorHAnsi" w:hAnsiTheme="minorHAnsi"/>
                <w:sz w:val="22"/>
                <w:szCs w:val="22"/>
                <w:lang w:val="en-US"/>
              </w:rPr>
            </w:pPr>
          </w:p>
          <w:p w14:paraId="4EA9784C" w14:textId="77777777" w:rsidR="000220B5" w:rsidRDefault="000220B5" w:rsidP="006B4D35">
            <w:pPr>
              <w:spacing w:before="60" w:after="60" w:line="240" w:lineRule="auto"/>
              <w:ind w:left="0"/>
              <w:rPr>
                <w:rFonts w:asciiTheme="minorHAnsi" w:hAnsiTheme="minorHAnsi"/>
                <w:sz w:val="22"/>
                <w:szCs w:val="22"/>
                <w:lang w:eastAsia="en-CA"/>
              </w:rPr>
            </w:pPr>
          </w:p>
          <w:p w14:paraId="5678E09D" w14:textId="77777777" w:rsidR="000220B5" w:rsidRPr="006100CE" w:rsidRDefault="000220B5" w:rsidP="006B4D3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MS 20170302: In the Master Validation, the Validation Rule adds a condition of (but greater than Hire Date).  This is not included in the Business Logic.  Can you please confirm if it should be included?</w:t>
            </w:r>
          </w:p>
        </w:tc>
      </w:tr>
    </w:tbl>
    <w:p w14:paraId="3DDA128B" w14:textId="77777777" w:rsidR="00236462" w:rsidRDefault="00236462">
      <w:pPr>
        <w:spacing w:before="0" w:after="0" w:line="240" w:lineRule="auto"/>
        <w:ind w:left="0"/>
        <w:rPr>
          <w:b/>
          <w:smallCaps/>
          <w:sz w:val="24"/>
        </w:rPr>
      </w:pPr>
      <w:r>
        <w:br w:type="page"/>
      </w:r>
    </w:p>
    <w:p w14:paraId="7895EBF6" w14:textId="77777777" w:rsidR="00FF4672" w:rsidRPr="006B06A8" w:rsidRDefault="00FF4672" w:rsidP="00FF4672">
      <w:pPr>
        <w:pStyle w:val="Heading3"/>
      </w:pPr>
      <w:r w:rsidRPr="006B06A8">
        <w:t xml:space="preserve">Validation – </w:t>
      </w:r>
      <w:r>
        <w:t>Retro Paid in the Reporting Year</w:t>
      </w:r>
    </w:p>
    <w:p w14:paraId="72D4769C" w14:textId="77777777" w:rsidR="00236462" w:rsidRPr="00841AF6" w:rsidRDefault="00236462" w:rsidP="00236462">
      <w:pPr>
        <w:ind w:left="0"/>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36462" w14:paraId="7AFD17F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D740AC"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BD8E604" w14:textId="05D18DA4" w:rsidR="00236462" w:rsidRPr="00AF4250" w:rsidRDefault="00FF4672" w:rsidP="000836DD">
            <w:pPr>
              <w:pStyle w:val="Heading1"/>
              <w:rPr>
                <w:lang w:val="en-US"/>
              </w:rPr>
            </w:pPr>
            <w:bookmarkStart w:id="652" w:name="_Toc43372924"/>
            <w:r w:rsidRPr="00FF4672">
              <w:rPr>
                <w:rFonts w:cs="Calibri"/>
              </w:rPr>
              <w:t>B181_RetroPaid</w:t>
            </w:r>
            <w:bookmarkEnd w:id="652"/>
          </w:p>
        </w:tc>
      </w:tr>
      <w:tr w:rsidR="00236462" w14:paraId="3ED47B2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8E64E1"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3C10473" w14:textId="7A1AA6E0" w:rsidR="00236462" w:rsidRDefault="00FF4672"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6700</w:t>
            </w:r>
          </w:p>
        </w:tc>
      </w:tr>
      <w:tr w:rsidR="00236462" w14:paraId="7488E48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857D07"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41A6B08" w14:textId="0BD24705" w:rsidR="00236462" w:rsidRDefault="00C92C88"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236462" w14:paraId="1ADBBA9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2B4DC79"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2F7AF37C" w14:textId="77777777" w:rsidR="00236462" w:rsidRDefault="00236462"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47172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236462" w14:paraId="6071DDC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A92AEFC"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8500237" w14:textId="1735F380" w:rsidR="00236462" w:rsidRPr="00CC320A" w:rsidRDefault="00FF4672" w:rsidP="000836DD">
            <w:pPr>
              <w:spacing w:before="60" w:after="60" w:line="240" w:lineRule="auto"/>
              <w:ind w:left="0"/>
              <w:rPr>
                <w:rFonts w:asciiTheme="minorHAnsi" w:eastAsia="Times New Roman" w:hAnsiTheme="minorHAnsi" w:cs="Calibri"/>
                <w:color w:val="auto"/>
                <w:sz w:val="22"/>
                <w:szCs w:val="22"/>
                <w:lang w:eastAsia="en-CA"/>
              </w:rPr>
            </w:pPr>
            <w:r w:rsidRPr="004C5207">
              <w:rPr>
                <w:rFonts w:asciiTheme="minorHAnsi" w:eastAsia="Times New Roman" w:hAnsiTheme="minorHAnsi" w:cs="Calibri"/>
                <w:color w:val="auto"/>
                <w:sz w:val="22"/>
                <w:szCs w:val="22"/>
                <w:lang w:eastAsia="en-CA"/>
              </w:rPr>
              <w:t>Core Data (MDC</w:t>
            </w:r>
            <w:r>
              <w:rPr>
                <w:rFonts w:asciiTheme="minorHAnsi" w:eastAsia="Times New Roman" w:hAnsiTheme="minorHAnsi" w:cs="Calibri"/>
                <w:color w:val="auto"/>
                <w:sz w:val="22"/>
                <w:szCs w:val="22"/>
                <w:lang w:eastAsia="en-CA"/>
              </w:rPr>
              <w:t>)</w:t>
            </w:r>
            <w:r w:rsidR="00CC48F5">
              <w:rPr>
                <w:rFonts w:asciiTheme="minorHAnsi" w:eastAsia="Times New Roman" w:hAnsiTheme="minorHAnsi" w:cs="Calibri"/>
                <w:color w:val="auto"/>
                <w:sz w:val="22"/>
                <w:szCs w:val="22"/>
                <w:lang w:eastAsia="en-CA"/>
              </w:rPr>
              <w:t xml:space="preserve">, </w:t>
            </w:r>
            <w:r w:rsidR="007F4728" w:rsidRPr="004C5207">
              <w:rPr>
                <w:rFonts w:asciiTheme="minorHAnsi" w:eastAsia="Times New Roman" w:hAnsiTheme="minorHAnsi" w:cs="Calibri"/>
                <w:color w:val="auto"/>
                <w:sz w:val="22"/>
                <w:szCs w:val="22"/>
                <w:lang w:eastAsia="en-CA"/>
              </w:rPr>
              <w:t>Events</w:t>
            </w:r>
            <w:r w:rsidR="007F4728">
              <w:rPr>
                <w:rFonts w:asciiTheme="minorHAnsi" w:eastAsia="Times New Roman" w:hAnsiTheme="minorHAnsi" w:cs="Calibri"/>
                <w:color w:val="auto"/>
                <w:sz w:val="22"/>
                <w:szCs w:val="22"/>
                <w:lang w:eastAsia="en-CA"/>
              </w:rPr>
              <w:t xml:space="preserve"> </w:t>
            </w:r>
            <w:r w:rsidR="007F4728" w:rsidRPr="004C5207">
              <w:rPr>
                <w:rFonts w:asciiTheme="minorHAnsi" w:eastAsia="Times New Roman" w:hAnsiTheme="minorHAnsi" w:cs="Calibri"/>
                <w:color w:val="auto"/>
                <w:sz w:val="22"/>
                <w:szCs w:val="22"/>
                <w:lang w:eastAsia="en-CA"/>
              </w:rPr>
              <w:t>(Final Data)</w:t>
            </w:r>
          </w:p>
        </w:tc>
      </w:tr>
      <w:tr w:rsidR="00236462" w14:paraId="7C1A852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572246"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8CA8344" w14:textId="77777777" w:rsidR="00236462" w:rsidRDefault="00236462"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236462" w14:paraId="58801E5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072B42F"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B773D86" w14:textId="77777777" w:rsidR="00236462" w:rsidRPr="00B464B9" w:rsidRDefault="00236462"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236462" w:rsidRPr="00A61AB1" w14:paraId="7743344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18AF5F"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C0C9918"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A59EF6E" w14:textId="30BF8B15" w:rsidR="00236462" w:rsidRPr="00C301FC" w:rsidRDefault="00FF4672" w:rsidP="000836DD">
            <w:pPr>
              <w:ind w:left="0"/>
              <w:rPr>
                <w:rFonts w:asciiTheme="minorHAnsi" w:hAnsiTheme="minorHAnsi"/>
                <w:sz w:val="22"/>
                <w:szCs w:val="22"/>
                <w:lang w:val="en-US" w:eastAsia="en-CA"/>
              </w:rPr>
            </w:pPr>
            <w:r>
              <w:rPr>
                <w:rFonts w:asciiTheme="minorHAnsi" w:hAnsiTheme="minorHAnsi"/>
                <w:color w:val="auto"/>
                <w:sz w:val="22"/>
                <w:szCs w:val="22"/>
                <w:lang w:eastAsia="en-CA"/>
              </w:rPr>
              <w:t>R</w:t>
            </w:r>
            <w:r w:rsidRPr="00816AA3">
              <w:rPr>
                <w:rFonts w:asciiTheme="minorHAnsi" w:hAnsiTheme="minorHAnsi"/>
                <w:color w:val="auto"/>
                <w:sz w:val="22"/>
                <w:szCs w:val="22"/>
                <w:lang w:eastAsia="en-CA"/>
              </w:rPr>
              <w:t>etro contributions were previously reported as paid in the reporting year, and no regular service or contributions have been reported for th</w:t>
            </w:r>
            <w:r>
              <w:rPr>
                <w:rFonts w:asciiTheme="minorHAnsi" w:hAnsiTheme="minorHAnsi"/>
                <w:color w:val="auto"/>
                <w:sz w:val="22"/>
                <w:szCs w:val="22"/>
                <w:lang w:eastAsia="en-CA"/>
              </w:rPr>
              <w:t>at</w:t>
            </w:r>
            <w:r w:rsidRPr="00816AA3">
              <w:rPr>
                <w:rFonts w:asciiTheme="minorHAnsi" w:hAnsiTheme="minorHAnsi"/>
                <w:color w:val="auto"/>
                <w:sz w:val="22"/>
                <w:szCs w:val="22"/>
                <w:lang w:eastAsia="en-CA"/>
              </w:rPr>
              <w:t xml:space="preserve"> reporting year (previously reported or being reported via the Data Collection or Event).  </w:t>
            </w:r>
          </w:p>
        </w:tc>
      </w:tr>
      <w:tr w:rsidR="00236462" w:rsidRPr="009151F9" w14:paraId="57F2FE7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838DE5B"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BED5C8B" w14:textId="77777777" w:rsidR="00CC48F5" w:rsidRDefault="00CC48F5" w:rsidP="00FF4672">
            <w:pPr>
              <w:ind w:left="0"/>
              <w:rPr>
                <w:rFonts w:asciiTheme="minorHAnsi" w:hAnsiTheme="minorHAnsi"/>
                <w:color w:val="auto"/>
                <w:sz w:val="22"/>
                <w:szCs w:val="22"/>
                <w:lang w:eastAsia="en-CA"/>
              </w:rPr>
            </w:pPr>
          </w:p>
          <w:p w14:paraId="2C03EA3C" w14:textId="5E55CD1A" w:rsidR="00CC48F5" w:rsidRPr="00CC48F5" w:rsidRDefault="00CC48F5" w:rsidP="00FF4672">
            <w:pPr>
              <w:ind w:left="0"/>
              <w:rPr>
                <w:rFonts w:asciiTheme="minorHAnsi" w:hAnsiTheme="minorHAnsi"/>
                <w:b/>
                <w:color w:val="auto"/>
                <w:sz w:val="22"/>
                <w:szCs w:val="22"/>
                <w:lang w:eastAsia="en-CA"/>
              </w:rPr>
            </w:pPr>
            <w:r w:rsidRPr="00CC48F5">
              <w:rPr>
                <w:rFonts w:asciiTheme="minorHAnsi" w:eastAsia="Times New Roman" w:hAnsiTheme="minorHAnsi" w:cs="Calibri"/>
                <w:b/>
                <w:color w:val="auto"/>
                <w:sz w:val="22"/>
                <w:szCs w:val="22"/>
                <w:lang w:eastAsia="en-CA"/>
              </w:rPr>
              <w:t>Core Data (MDC)</w:t>
            </w:r>
          </w:p>
          <w:p w14:paraId="3800A33E" w14:textId="77777777" w:rsidR="00FF4672" w:rsidRDefault="00FF4672" w:rsidP="00FF4672">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At least one record in Ariel for the Reporting Year where: </w:t>
            </w:r>
          </w:p>
          <w:p w14:paraId="0B834FE7" w14:textId="77777777" w:rsidR="00FF4672" w:rsidRDefault="00FF4672" w:rsidP="00FF4672">
            <w:pPr>
              <w:ind w:left="0"/>
              <w:rPr>
                <w:rFonts w:asciiTheme="minorHAnsi" w:hAnsiTheme="minorHAnsi"/>
                <w:color w:val="auto"/>
                <w:sz w:val="22"/>
                <w:szCs w:val="22"/>
                <w:lang w:eastAsia="en-CA"/>
              </w:rPr>
            </w:pPr>
            <w:r>
              <w:rPr>
                <w:rFonts w:asciiTheme="minorHAnsi" w:hAnsiTheme="minorHAnsi"/>
                <w:color w:val="auto"/>
                <w:sz w:val="22"/>
                <w:szCs w:val="22"/>
                <w:lang w:eastAsia="en-CA"/>
              </w:rPr>
              <w:t>{</w:t>
            </w:r>
          </w:p>
          <w:p w14:paraId="479D043E" w14:textId="77777777" w:rsidR="00FF4672" w:rsidRDefault="00FF4672" w:rsidP="00FF4672">
            <w:pPr>
              <w:ind w:left="720"/>
              <w:rPr>
                <w:rFonts w:asciiTheme="minorHAnsi" w:hAnsiTheme="minorHAnsi"/>
                <w:color w:val="auto"/>
                <w:sz w:val="22"/>
                <w:szCs w:val="22"/>
                <w:lang w:eastAsia="en-CA"/>
              </w:rPr>
            </w:pPr>
            <w:r>
              <w:rPr>
                <w:rFonts w:asciiTheme="minorHAnsi" w:hAnsiTheme="minorHAnsi"/>
                <w:color w:val="auto"/>
                <w:sz w:val="22"/>
                <w:szCs w:val="22"/>
                <w:lang w:eastAsia="en-CA"/>
              </w:rPr>
              <w:t xml:space="preserve">Ariel. </w:t>
            </w:r>
            <w:r w:rsidRPr="00006311">
              <w:rPr>
                <w:rFonts w:asciiTheme="minorHAnsi" w:hAnsiTheme="minorHAnsi"/>
                <w:color w:val="auto"/>
                <w:sz w:val="22"/>
                <w:szCs w:val="22"/>
                <w:lang w:eastAsia="en-CA"/>
              </w:rPr>
              <w:t>Contribution.TransactionIndicator = RETRO</w:t>
            </w:r>
          </w:p>
          <w:p w14:paraId="6DB8A89F" w14:textId="77777777" w:rsidR="00FF4672" w:rsidRDefault="00FF4672" w:rsidP="00FF4672">
            <w:pPr>
              <w:ind w:left="72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6029BD64" w14:textId="77777777" w:rsidR="00FF4672" w:rsidRDefault="00FF4672" w:rsidP="00FF4672">
            <w:pPr>
              <w:ind w:left="720"/>
              <w:rPr>
                <w:rFonts w:asciiTheme="minorHAnsi" w:hAnsiTheme="minorHAnsi"/>
                <w:color w:val="auto"/>
                <w:sz w:val="22"/>
                <w:szCs w:val="22"/>
                <w:lang w:eastAsia="en-CA"/>
              </w:rPr>
            </w:pPr>
            <w:r>
              <w:rPr>
                <w:rFonts w:asciiTheme="minorHAnsi" w:hAnsiTheme="minorHAnsi"/>
                <w:color w:val="auto"/>
                <w:sz w:val="22"/>
                <w:szCs w:val="22"/>
                <w:lang w:eastAsia="en-CA"/>
              </w:rPr>
              <w:t>Year(Ariel.Contributions.PaymentDate)</w:t>
            </w:r>
            <w:r>
              <w:rPr>
                <w:rFonts w:ascii="Segoe UI" w:hAnsi="Segoe UI" w:cs="Segoe UI"/>
              </w:rPr>
              <w:t xml:space="preserve"> </w:t>
            </w:r>
            <w:r>
              <w:rPr>
                <w:rFonts w:asciiTheme="minorHAnsi" w:hAnsiTheme="minorHAnsi"/>
                <w:color w:val="auto"/>
                <w:sz w:val="22"/>
                <w:szCs w:val="22"/>
                <w:lang w:eastAsia="en-CA"/>
              </w:rPr>
              <w:t>= Year(ExecutionParameter.StartDate)</w:t>
            </w:r>
          </w:p>
          <w:p w14:paraId="6E2AB949" w14:textId="18B0206D" w:rsidR="00FF4672" w:rsidRDefault="00FF4672" w:rsidP="00FF4672">
            <w:pPr>
              <w:ind w:left="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78131695" w14:textId="77777777" w:rsidR="00FF4672" w:rsidRDefault="00FF4672" w:rsidP="00FF4672">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(File.PA </w:t>
            </w:r>
            <w:r w:rsidRPr="00107E6D">
              <w:rPr>
                <w:rFonts w:asciiTheme="minorHAnsi" w:hAnsiTheme="minorHAnsi" w:hint="eastAsia"/>
                <w:color w:val="auto"/>
                <w:sz w:val="22"/>
                <w:szCs w:val="22"/>
                <w:lang w:eastAsia="en-CA"/>
              </w:rPr>
              <w:t xml:space="preserve"> </w:t>
            </w:r>
            <w:r w:rsidRPr="00107E6D">
              <w:rPr>
                <w:rFonts w:asciiTheme="minorHAnsi" w:hAnsiTheme="minorHAnsi" w:hint="eastAsia"/>
                <w:color w:val="auto"/>
                <w:sz w:val="22"/>
                <w:szCs w:val="22"/>
                <w:lang w:eastAsia="en-CA"/>
              </w:rPr>
              <w:t>≠</w:t>
            </w:r>
            <w:r>
              <w:rPr>
                <w:rFonts w:asciiTheme="minorHAnsi" w:hAnsiTheme="minorHAnsi"/>
                <w:color w:val="auto"/>
                <w:sz w:val="22"/>
                <w:szCs w:val="22"/>
                <w:lang w:eastAsia="en-CA"/>
              </w:rPr>
              <w:t>0 AND File.Weeks = 0 AND  File.LowContributions = 0  AND File.HighContributions = 0) for the Reporting Year</w:t>
            </w:r>
          </w:p>
          <w:p w14:paraId="0EAC0491" w14:textId="77777777" w:rsidR="007F4728" w:rsidRDefault="007F4728" w:rsidP="007F4728">
            <w:pPr>
              <w:ind w:left="0"/>
              <w:rPr>
                <w:rFonts w:asciiTheme="minorHAnsi" w:eastAsia="Times New Roman" w:hAnsiTheme="minorHAnsi" w:cs="Calibri"/>
                <w:color w:val="auto"/>
                <w:sz w:val="22"/>
                <w:szCs w:val="22"/>
                <w:lang w:eastAsia="en-CA"/>
              </w:rPr>
            </w:pPr>
          </w:p>
          <w:p w14:paraId="1CAA4E04" w14:textId="26189337" w:rsidR="00236462" w:rsidRPr="007F4728" w:rsidRDefault="007F4728" w:rsidP="007F4728">
            <w:pPr>
              <w:ind w:left="0"/>
              <w:rPr>
                <w:rFonts w:asciiTheme="minorHAnsi" w:eastAsia="Times New Roman" w:hAnsiTheme="minorHAnsi" w:cs="Calibri"/>
                <w:b/>
                <w:color w:val="auto"/>
                <w:sz w:val="22"/>
                <w:szCs w:val="22"/>
                <w:lang w:eastAsia="en-CA"/>
              </w:rPr>
            </w:pPr>
            <w:r w:rsidRPr="007F4728">
              <w:rPr>
                <w:rFonts w:asciiTheme="minorHAnsi" w:eastAsia="Times New Roman" w:hAnsiTheme="minorHAnsi" w:cs="Calibri"/>
                <w:b/>
                <w:color w:val="auto"/>
                <w:sz w:val="22"/>
                <w:szCs w:val="22"/>
                <w:lang w:eastAsia="en-CA"/>
              </w:rPr>
              <w:t>Events (Final Data)</w:t>
            </w:r>
          </w:p>
          <w:p w14:paraId="2165C6EC" w14:textId="77777777" w:rsidR="007F4728" w:rsidRDefault="007F4728" w:rsidP="007F4728">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At least one record in Ariel for the Reporting Year where: </w:t>
            </w:r>
          </w:p>
          <w:p w14:paraId="588D18AF" w14:textId="77777777" w:rsidR="007F4728" w:rsidRDefault="007F4728" w:rsidP="007F4728">
            <w:pPr>
              <w:ind w:left="0"/>
              <w:rPr>
                <w:rFonts w:asciiTheme="minorHAnsi" w:hAnsiTheme="minorHAnsi"/>
                <w:color w:val="auto"/>
                <w:sz w:val="22"/>
                <w:szCs w:val="22"/>
                <w:lang w:eastAsia="en-CA"/>
              </w:rPr>
            </w:pPr>
            <w:r>
              <w:rPr>
                <w:rFonts w:asciiTheme="minorHAnsi" w:hAnsiTheme="minorHAnsi"/>
                <w:color w:val="auto"/>
                <w:sz w:val="22"/>
                <w:szCs w:val="22"/>
                <w:lang w:eastAsia="en-CA"/>
              </w:rPr>
              <w:t>{</w:t>
            </w:r>
          </w:p>
          <w:p w14:paraId="37F8E052" w14:textId="77777777" w:rsidR="007F4728" w:rsidRDefault="007F4728" w:rsidP="007F4728">
            <w:pPr>
              <w:ind w:left="720"/>
              <w:rPr>
                <w:rFonts w:asciiTheme="minorHAnsi" w:hAnsiTheme="minorHAnsi"/>
                <w:color w:val="auto"/>
                <w:sz w:val="22"/>
                <w:szCs w:val="22"/>
                <w:lang w:eastAsia="en-CA"/>
              </w:rPr>
            </w:pPr>
            <w:r>
              <w:rPr>
                <w:rFonts w:asciiTheme="minorHAnsi" w:hAnsiTheme="minorHAnsi"/>
                <w:color w:val="auto"/>
                <w:sz w:val="22"/>
                <w:szCs w:val="22"/>
                <w:lang w:eastAsia="en-CA"/>
              </w:rPr>
              <w:t xml:space="preserve">Ariel. </w:t>
            </w:r>
            <w:r w:rsidRPr="00006311">
              <w:rPr>
                <w:rFonts w:asciiTheme="minorHAnsi" w:hAnsiTheme="minorHAnsi"/>
                <w:color w:val="auto"/>
                <w:sz w:val="22"/>
                <w:szCs w:val="22"/>
                <w:lang w:eastAsia="en-CA"/>
              </w:rPr>
              <w:t>Contribution.TransactionIndicator = RETRO</w:t>
            </w:r>
          </w:p>
          <w:p w14:paraId="61C26F19" w14:textId="77777777" w:rsidR="007F4728" w:rsidRDefault="007F4728" w:rsidP="007F4728">
            <w:pPr>
              <w:ind w:left="72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7B2CEC98" w14:textId="77777777" w:rsidR="007F4728" w:rsidRDefault="007F4728" w:rsidP="007F4728">
            <w:pPr>
              <w:ind w:left="720"/>
              <w:rPr>
                <w:rFonts w:asciiTheme="minorHAnsi" w:hAnsiTheme="minorHAnsi"/>
                <w:color w:val="auto"/>
                <w:sz w:val="22"/>
                <w:szCs w:val="22"/>
                <w:lang w:eastAsia="en-CA"/>
              </w:rPr>
            </w:pPr>
            <w:r>
              <w:rPr>
                <w:rFonts w:asciiTheme="minorHAnsi" w:hAnsiTheme="minorHAnsi"/>
                <w:color w:val="auto"/>
                <w:sz w:val="22"/>
                <w:szCs w:val="22"/>
                <w:lang w:eastAsia="en-CA"/>
              </w:rPr>
              <w:t>Year(Ariel.Contributions.PaymentDate)</w:t>
            </w:r>
            <w:r>
              <w:rPr>
                <w:rFonts w:ascii="Segoe UI" w:hAnsi="Segoe UI" w:cs="Segoe UI"/>
              </w:rPr>
              <w:t xml:space="preserve"> </w:t>
            </w:r>
            <w:r>
              <w:rPr>
                <w:rFonts w:asciiTheme="minorHAnsi" w:hAnsiTheme="minorHAnsi"/>
                <w:color w:val="auto"/>
                <w:sz w:val="22"/>
                <w:szCs w:val="22"/>
                <w:lang w:eastAsia="en-CA"/>
              </w:rPr>
              <w:t>= Year(File.DateofDeath or File.EmploymentEndDate)</w:t>
            </w:r>
          </w:p>
          <w:p w14:paraId="057D6D3F" w14:textId="77777777" w:rsidR="007F4728" w:rsidRDefault="007F4728" w:rsidP="007F4728">
            <w:pPr>
              <w:ind w:left="0"/>
              <w:rPr>
                <w:rFonts w:asciiTheme="minorHAnsi" w:hAnsiTheme="minorHAnsi"/>
                <w:color w:val="auto"/>
                <w:sz w:val="22"/>
                <w:szCs w:val="22"/>
                <w:lang w:eastAsia="en-CA"/>
              </w:rPr>
            </w:pPr>
            <w:r>
              <w:rPr>
                <w:rFonts w:asciiTheme="minorHAnsi" w:hAnsiTheme="minorHAnsi"/>
                <w:color w:val="auto"/>
                <w:sz w:val="22"/>
                <w:szCs w:val="22"/>
                <w:lang w:eastAsia="en-CA"/>
              </w:rPr>
              <w:t>}</w:t>
            </w:r>
          </w:p>
          <w:p w14:paraId="37D4BE43" w14:textId="77777777" w:rsidR="007F4728" w:rsidRDefault="007F4728" w:rsidP="007F4728">
            <w:pPr>
              <w:ind w:left="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7793E8E7" w14:textId="77777777" w:rsidR="007F4728" w:rsidRPr="00816AA3" w:rsidRDefault="007F4728" w:rsidP="007F4728">
            <w:pPr>
              <w:ind w:left="0"/>
              <w:rPr>
                <w:rFonts w:asciiTheme="minorHAnsi" w:hAnsiTheme="minorHAnsi"/>
                <w:color w:val="auto"/>
                <w:sz w:val="22"/>
                <w:szCs w:val="22"/>
                <w:lang w:eastAsia="en-CA"/>
              </w:rPr>
            </w:pPr>
            <w:r>
              <w:rPr>
                <w:rFonts w:asciiTheme="minorHAnsi" w:hAnsiTheme="minorHAnsi"/>
                <w:color w:val="auto"/>
                <w:sz w:val="22"/>
                <w:szCs w:val="22"/>
                <w:lang w:eastAsia="en-CA"/>
              </w:rPr>
              <w:t>(File.PA_CurrentYear &lt; &gt; 0 AND  File.</w:t>
            </w:r>
            <w:r w:rsidRPr="009165FA">
              <w:rPr>
                <w:rFonts w:asciiTheme="minorHAnsi" w:hAnsiTheme="minorHAnsi"/>
                <w:color w:val="auto"/>
                <w:sz w:val="22"/>
                <w:szCs w:val="22"/>
                <w:lang w:eastAsia="en-CA"/>
              </w:rPr>
              <w:t>Weeks_CurrentYear</w:t>
            </w:r>
            <w:r>
              <w:rPr>
                <w:rFonts w:asciiTheme="minorHAnsi" w:hAnsiTheme="minorHAnsi"/>
                <w:color w:val="auto"/>
                <w:sz w:val="22"/>
                <w:szCs w:val="22"/>
                <w:lang w:eastAsia="en-CA"/>
              </w:rPr>
              <w:t>= 0 AND File.LowContributions_CurrentYear = 0 AND File.HighContributions_CurrentYear = 0) for the Reporting Year</w:t>
            </w:r>
          </w:p>
          <w:p w14:paraId="4C23A634" w14:textId="77777777" w:rsidR="007F4728" w:rsidRDefault="007F4728" w:rsidP="007F4728">
            <w:pPr>
              <w:ind w:left="0"/>
              <w:rPr>
                <w:rFonts w:asciiTheme="minorHAnsi" w:hAnsiTheme="minorHAnsi"/>
                <w:sz w:val="22"/>
                <w:szCs w:val="22"/>
                <w:lang w:eastAsia="en-CA"/>
              </w:rPr>
            </w:pPr>
          </w:p>
          <w:p w14:paraId="005ADA96" w14:textId="77777777" w:rsidR="007F4728" w:rsidRDefault="007F4728" w:rsidP="007F4728">
            <w:pPr>
              <w:ind w:left="0"/>
              <w:rPr>
                <w:rFonts w:asciiTheme="minorHAnsi" w:hAnsiTheme="minorHAnsi"/>
                <w:sz w:val="22"/>
                <w:szCs w:val="22"/>
                <w:lang w:eastAsia="en-CA"/>
              </w:rPr>
            </w:pPr>
          </w:p>
          <w:p w14:paraId="68B7382D" w14:textId="077F4181" w:rsidR="00CC48F5" w:rsidRPr="00411EBD" w:rsidRDefault="00CC48F5" w:rsidP="000836DD">
            <w:pPr>
              <w:rPr>
                <w:rFonts w:asciiTheme="minorHAnsi" w:hAnsiTheme="minorHAnsi"/>
                <w:sz w:val="22"/>
                <w:szCs w:val="22"/>
                <w:lang w:eastAsia="en-CA"/>
              </w:rPr>
            </w:pPr>
          </w:p>
        </w:tc>
      </w:tr>
      <w:tr w:rsidR="00236462" w:rsidRPr="00A61AB1" w14:paraId="0711434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01A3A69"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93F93AE" w14:textId="5DBD4A0F" w:rsidR="00236462" w:rsidRPr="00236693" w:rsidRDefault="00045B0D"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236462" w:rsidRPr="00A61AB1" w14:paraId="031EDA7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C4E655D"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6937C93" w14:textId="3B928104" w:rsidR="00236462" w:rsidRPr="00776463" w:rsidRDefault="00FF4672" w:rsidP="000836DD">
            <w:pPr>
              <w:pStyle w:val="NormalWeb"/>
              <w:spacing w:line="276" w:lineRule="auto"/>
              <w:rPr>
                <w:rFonts w:asciiTheme="minorHAnsi" w:hAnsiTheme="minorHAnsi"/>
                <w:color w:val="000000"/>
                <w:sz w:val="22"/>
                <w:szCs w:val="22"/>
                <w:lang w:val="en-US"/>
              </w:rPr>
            </w:pPr>
            <w:r w:rsidRPr="00BA1C07">
              <w:rPr>
                <w:rFonts w:asciiTheme="minorHAnsi" w:hAnsiTheme="minorHAnsi"/>
                <w:color w:val="000000"/>
                <w:sz w:val="22"/>
                <w:szCs w:val="22"/>
                <w:lang w:val="en-CA"/>
              </w:rPr>
              <w:t>Retro Contributions have been previously reported as paid in {</w:t>
            </w:r>
            <w:r>
              <w:rPr>
                <w:rFonts w:asciiTheme="minorHAnsi" w:hAnsiTheme="minorHAnsi"/>
                <w:color w:val="000000"/>
                <w:sz w:val="22"/>
                <w:szCs w:val="22"/>
                <w:lang w:val="en-CA"/>
              </w:rPr>
              <w:t>0</w:t>
            </w:r>
            <w:r w:rsidRPr="00BA1C07">
              <w:rPr>
                <w:rFonts w:asciiTheme="minorHAnsi" w:hAnsiTheme="minorHAnsi"/>
                <w:color w:val="000000"/>
                <w:sz w:val="22"/>
                <w:szCs w:val="22"/>
                <w:lang w:val="en-CA"/>
              </w:rPr>
              <w:t>} and no service or contributions have been reported for {</w:t>
            </w:r>
            <w:r>
              <w:rPr>
                <w:rFonts w:asciiTheme="minorHAnsi" w:hAnsiTheme="minorHAnsi"/>
                <w:color w:val="000000"/>
                <w:sz w:val="22"/>
                <w:szCs w:val="22"/>
                <w:lang w:val="en-CA"/>
              </w:rPr>
              <w:t>0</w:t>
            </w:r>
            <w:r w:rsidRPr="00BA1C07">
              <w:rPr>
                <w:rFonts w:asciiTheme="minorHAnsi" w:hAnsiTheme="minorHAnsi"/>
                <w:color w:val="000000"/>
                <w:sz w:val="22"/>
                <w:szCs w:val="22"/>
                <w:lang w:val="en-CA"/>
              </w:rPr>
              <w:t>}.  Please report a PA of 0.00 and HOOPP will contact you with the corrected PA for {</w:t>
            </w:r>
            <w:r>
              <w:rPr>
                <w:rFonts w:asciiTheme="minorHAnsi" w:hAnsiTheme="minorHAnsi"/>
                <w:color w:val="000000"/>
                <w:sz w:val="22"/>
                <w:szCs w:val="22"/>
                <w:lang w:val="en-CA"/>
              </w:rPr>
              <w:t>0</w:t>
            </w:r>
            <w:r w:rsidRPr="00BA1C07">
              <w:rPr>
                <w:rFonts w:asciiTheme="minorHAnsi" w:hAnsiTheme="minorHAnsi"/>
                <w:color w:val="000000"/>
                <w:sz w:val="22"/>
                <w:szCs w:val="22"/>
                <w:lang w:val="en-CA"/>
              </w:rPr>
              <w:t xml:space="preserve">}.  </w:t>
            </w:r>
          </w:p>
        </w:tc>
      </w:tr>
      <w:tr w:rsidR="00236462" w:rsidRPr="00A61AB1" w14:paraId="38873EF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AEB5A8"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67BC600"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567C1EB" w14:textId="22C8ACEB" w:rsidR="00236462" w:rsidRPr="00B464B9" w:rsidRDefault="00FF4672" w:rsidP="000836DD">
            <w:pPr>
              <w:spacing w:before="60" w:after="60"/>
              <w:ind w:left="0"/>
              <w:rPr>
                <w:rFonts w:asciiTheme="minorHAnsi" w:hAnsiTheme="minorHAnsi"/>
                <w:sz w:val="22"/>
                <w:szCs w:val="22"/>
                <w:lang w:eastAsia="en-CA"/>
              </w:rPr>
            </w:pPr>
            <w:r w:rsidRPr="00BA1C07">
              <w:rPr>
                <w:rFonts w:asciiTheme="minorHAnsi" w:hAnsiTheme="minorHAnsi"/>
                <w:sz w:val="22"/>
                <w:szCs w:val="22"/>
              </w:rPr>
              <w:t xml:space="preserve">Retro Contributions have been previously reported as paid in Reporting Year and no service or contributions have been reported for Reporting Year.  Please report a PA of 0.00 and HOOPP will contact you with the corrected PA for Reporting Year.  </w:t>
            </w:r>
          </w:p>
        </w:tc>
      </w:tr>
      <w:tr w:rsidR="00236462" w:rsidRPr="0085712F" w14:paraId="0E33801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7888252" w14:textId="77777777" w:rsidR="00236462" w:rsidRPr="0085712F" w:rsidRDefault="00236462"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88058ED" w14:textId="2EE04AED" w:rsidR="007F4728" w:rsidRPr="007F4728" w:rsidRDefault="007F4728" w:rsidP="000836DD">
            <w:pPr>
              <w:ind w:left="0"/>
              <w:rPr>
                <w:rFonts w:asciiTheme="minorHAnsi" w:hAnsiTheme="minorHAnsi" w:cs="Calibri"/>
                <w:b/>
                <w:color w:val="auto"/>
                <w:sz w:val="22"/>
                <w:szCs w:val="22"/>
              </w:rPr>
            </w:pPr>
            <w:r w:rsidRPr="007F4728">
              <w:rPr>
                <w:rFonts w:asciiTheme="minorHAnsi" w:hAnsiTheme="minorHAnsi" w:cs="Calibri"/>
                <w:b/>
                <w:color w:val="auto"/>
                <w:sz w:val="22"/>
                <w:szCs w:val="22"/>
              </w:rPr>
              <w:t>Core Data</w:t>
            </w:r>
          </w:p>
          <w:p w14:paraId="6DA72B41" w14:textId="77777777" w:rsidR="00236462" w:rsidRDefault="00FF4672" w:rsidP="000836DD">
            <w:pPr>
              <w:ind w:left="0"/>
              <w:rPr>
                <w:rFonts w:asciiTheme="minorHAnsi" w:hAnsiTheme="minorHAnsi" w:cs="Calibri"/>
                <w:color w:val="auto"/>
                <w:sz w:val="22"/>
                <w:szCs w:val="22"/>
              </w:rPr>
            </w:pPr>
            <w:r>
              <w:rPr>
                <w:rFonts w:asciiTheme="minorHAnsi" w:hAnsiTheme="minorHAnsi" w:cs="Calibri"/>
                <w:color w:val="auto"/>
                <w:sz w:val="22"/>
                <w:szCs w:val="22"/>
              </w:rPr>
              <w:t>0: Year(ExecutionParameter.StartDate)</w:t>
            </w:r>
          </w:p>
          <w:p w14:paraId="08F44312" w14:textId="77777777" w:rsidR="007F4728" w:rsidRPr="007F4728" w:rsidRDefault="007F4728" w:rsidP="007F4728">
            <w:pPr>
              <w:ind w:left="0"/>
              <w:rPr>
                <w:rFonts w:asciiTheme="minorHAnsi" w:eastAsia="Times New Roman" w:hAnsiTheme="minorHAnsi" w:cs="Calibri"/>
                <w:b/>
                <w:color w:val="auto"/>
                <w:sz w:val="22"/>
                <w:szCs w:val="22"/>
                <w:lang w:eastAsia="en-CA"/>
              </w:rPr>
            </w:pPr>
            <w:r w:rsidRPr="007F4728">
              <w:rPr>
                <w:rFonts w:asciiTheme="minorHAnsi" w:eastAsia="Times New Roman" w:hAnsiTheme="minorHAnsi" w:cs="Calibri"/>
                <w:b/>
                <w:color w:val="auto"/>
                <w:sz w:val="22"/>
                <w:szCs w:val="22"/>
                <w:lang w:eastAsia="en-CA"/>
              </w:rPr>
              <w:t>Events (Final Data)</w:t>
            </w:r>
          </w:p>
          <w:p w14:paraId="0AFC5AC9" w14:textId="12C6B724" w:rsidR="007F4728" w:rsidRPr="007112C8" w:rsidRDefault="007F4728" w:rsidP="00A150F1">
            <w:pPr>
              <w:ind w:left="0"/>
              <w:rPr>
                <w:rFonts w:asciiTheme="minorHAnsi" w:hAnsiTheme="minorHAnsi"/>
                <w:sz w:val="22"/>
                <w:szCs w:val="22"/>
                <w:lang w:eastAsia="en-CA"/>
              </w:rPr>
            </w:pPr>
            <w:r>
              <w:rPr>
                <w:rFonts w:asciiTheme="minorHAnsi" w:hAnsiTheme="minorHAnsi" w:cs="Calibri"/>
                <w:color w:val="auto"/>
                <w:sz w:val="22"/>
                <w:szCs w:val="22"/>
              </w:rPr>
              <w:t>0: Year(</w:t>
            </w:r>
            <w:r>
              <w:rPr>
                <w:rFonts w:asciiTheme="minorHAnsi" w:hAnsiTheme="minorHAnsi"/>
                <w:color w:val="auto"/>
                <w:sz w:val="22"/>
                <w:szCs w:val="22"/>
                <w:lang w:eastAsia="en-CA"/>
              </w:rPr>
              <w:t>File.DateofDeath or File.EmploymentEndDate</w:t>
            </w:r>
            <w:r>
              <w:rPr>
                <w:rFonts w:asciiTheme="minorHAnsi" w:hAnsiTheme="minorHAnsi" w:cs="Calibri"/>
                <w:color w:val="auto"/>
                <w:sz w:val="22"/>
                <w:szCs w:val="22"/>
              </w:rPr>
              <w:t>)</w:t>
            </w:r>
          </w:p>
        </w:tc>
      </w:tr>
      <w:tr w:rsidR="00236462" w:rsidRPr="0085712F" w14:paraId="42C88E1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8C53570" w14:textId="77777777" w:rsidR="00236462" w:rsidRPr="0085712F" w:rsidRDefault="00236462"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09FF009" w14:textId="342DD7D1" w:rsidR="00236462" w:rsidRPr="006100CE" w:rsidRDefault="00045B0D"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236462" w:rsidRPr="0085712F" w14:paraId="04FB496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00F0B0" w14:textId="77777777" w:rsidR="00236462" w:rsidRPr="0085712F"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61E56F7" w14:textId="77777777" w:rsidR="00236462" w:rsidRPr="006100CE" w:rsidRDefault="00236462" w:rsidP="000836DD">
            <w:pPr>
              <w:spacing w:before="60" w:after="60" w:line="240" w:lineRule="auto"/>
              <w:ind w:left="0"/>
              <w:rPr>
                <w:rFonts w:asciiTheme="minorHAnsi" w:hAnsiTheme="minorHAnsi"/>
                <w:sz w:val="22"/>
                <w:szCs w:val="22"/>
                <w:lang w:eastAsia="en-CA"/>
              </w:rPr>
            </w:pPr>
          </w:p>
        </w:tc>
      </w:tr>
      <w:tr w:rsidR="00236462" w:rsidRPr="00BD7C56" w14:paraId="4DC67CF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3CB2A4" w14:textId="77777777" w:rsidR="00236462" w:rsidRDefault="00236462"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E9E0177" w14:textId="77777777" w:rsidR="00236462" w:rsidRPr="0085712F" w:rsidRDefault="00236462"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2E7B784" w14:textId="4F2189AF" w:rsidR="00EF2180" w:rsidRDefault="00EF218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20180510:</w:t>
            </w:r>
          </w:p>
          <w:p w14:paraId="54ABD4E4" w14:textId="08163DE4" w:rsidR="00EF2180" w:rsidRPr="00EF2180" w:rsidRDefault="00EF2180" w:rsidP="008D6CBB">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This validation was disabled at the request of HOOPP via a Service Now ticket from Prod. It was disabled as of R14 and remains disabled as we are heading into R16 final stages. HOOPP to please advise MS if and when this needs to be re-enabled. A change request will need to be prepared if an update to Validation Logic is </w:t>
            </w:r>
            <w:r w:rsidR="00EC1987">
              <w:rPr>
                <w:rFonts w:asciiTheme="minorHAnsi" w:hAnsiTheme="minorHAnsi"/>
                <w:sz w:val="22"/>
                <w:szCs w:val="22"/>
                <w:lang w:eastAsia="en-CA"/>
              </w:rPr>
              <w:t xml:space="preserve">deemed </w:t>
            </w:r>
            <w:r>
              <w:rPr>
                <w:rFonts w:asciiTheme="minorHAnsi" w:hAnsiTheme="minorHAnsi"/>
                <w:sz w:val="22"/>
                <w:szCs w:val="22"/>
                <w:lang w:eastAsia="en-CA"/>
              </w:rPr>
              <w:t>necessary.</w:t>
            </w:r>
          </w:p>
          <w:p w14:paraId="2E77FFB9" w14:textId="77777777" w:rsidR="00EF2180" w:rsidRDefault="00EF2180" w:rsidP="00F93DA0">
            <w:pPr>
              <w:spacing w:before="60" w:after="60" w:line="240" w:lineRule="auto"/>
              <w:ind w:left="0"/>
              <w:rPr>
                <w:rFonts w:asciiTheme="minorHAnsi" w:hAnsiTheme="minorHAnsi"/>
                <w:sz w:val="22"/>
                <w:szCs w:val="22"/>
                <w:lang w:eastAsia="en-CA"/>
              </w:rPr>
            </w:pPr>
          </w:p>
          <w:p w14:paraId="3E4BACB7"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782DC77D" w14:textId="75AE50EC" w:rsidR="00F93DA0" w:rsidRPr="00E8794C" w:rsidRDefault="00F93DA0"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r w:rsidR="005D5B3A">
              <w:rPr>
                <w:rFonts w:asciiTheme="minorHAnsi" w:hAnsiTheme="minorHAnsi"/>
                <w:sz w:val="22"/>
                <w:szCs w:val="22"/>
                <w:lang w:eastAsia="en-CA"/>
              </w:rPr>
              <w:t xml:space="preserve"> </w:t>
            </w:r>
            <w:r w:rsidR="00EF2180">
              <w:rPr>
                <w:rFonts w:asciiTheme="minorHAnsi" w:hAnsiTheme="minorHAnsi"/>
                <w:sz w:val="22"/>
                <w:szCs w:val="22"/>
                <w:lang w:eastAsia="en-CA"/>
              </w:rPr>
              <w:t>however;</w:t>
            </w:r>
            <w:r w:rsidR="005D5B3A">
              <w:rPr>
                <w:rFonts w:asciiTheme="minorHAnsi" w:hAnsiTheme="minorHAnsi"/>
                <w:sz w:val="22"/>
                <w:szCs w:val="22"/>
                <w:lang w:eastAsia="en-CA"/>
              </w:rPr>
              <w:t xml:space="preserve"> note that HOOPP had requested the disabling of this validation as of R14. HOOPP to advise when and if we are to re-anble this validation in a future release.</w:t>
            </w:r>
          </w:p>
          <w:p w14:paraId="659A0813" w14:textId="77777777" w:rsidR="00F93DA0" w:rsidRDefault="00F93DA0" w:rsidP="000836DD">
            <w:pPr>
              <w:spacing w:before="60" w:after="60" w:line="240" w:lineRule="auto"/>
              <w:ind w:left="0"/>
              <w:rPr>
                <w:rFonts w:asciiTheme="minorHAnsi" w:hAnsiTheme="minorHAnsi"/>
                <w:sz w:val="22"/>
                <w:szCs w:val="22"/>
                <w:lang w:eastAsia="en-CA"/>
              </w:rPr>
            </w:pPr>
          </w:p>
          <w:p w14:paraId="6134B68A" w14:textId="09C5E72B" w:rsidR="00F93DA0" w:rsidRDefault="006F5ACC"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Previous notes:</w:t>
            </w:r>
          </w:p>
          <w:p w14:paraId="1F8FED93" w14:textId="77777777" w:rsidR="00FF4672" w:rsidRPr="002A7FC4" w:rsidRDefault="00FF4672" w:rsidP="008D6CBB">
            <w:pPr>
              <w:pStyle w:val="ListParagraph"/>
              <w:numPr>
                <w:ilvl w:val="0"/>
                <w:numId w:val="50"/>
              </w:numPr>
              <w:spacing w:before="60" w:after="60" w:line="240" w:lineRule="auto"/>
              <w:rPr>
                <w:rFonts w:asciiTheme="minorHAnsi" w:hAnsiTheme="minorHAnsi"/>
                <w:sz w:val="22"/>
                <w:szCs w:val="22"/>
                <w:lang w:eastAsia="en-CA"/>
              </w:rPr>
            </w:pPr>
            <w:r w:rsidRPr="002A7FC4">
              <w:rPr>
                <w:rFonts w:asciiTheme="minorHAnsi" w:hAnsiTheme="minorHAnsi"/>
                <w:color w:val="auto"/>
                <w:sz w:val="22"/>
                <w:szCs w:val="22"/>
                <w:lang w:eastAsia="en-CA"/>
              </w:rPr>
              <w:t xml:space="preserve">This validation should only be applicable to the PA being reported with Core data or Event data.  </w:t>
            </w:r>
          </w:p>
          <w:p w14:paraId="007CBCED" w14:textId="1EE0C791" w:rsidR="00236462" w:rsidRPr="0042327E" w:rsidRDefault="00FF4672" w:rsidP="008D6CBB">
            <w:pPr>
              <w:pStyle w:val="ListParagraph"/>
              <w:numPr>
                <w:ilvl w:val="0"/>
                <w:numId w:val="50"/>
              </w:numPr>
              <w:spacing w:before="60" w:after="60" w:line="240" w:lineRule="auto"/>
              <w:rPr>
                <w:rFonts w:asciiTheme="minorHAnsi" w:hAnsiTheme="minorHAnsi"/>
                <w:sz w:val="22"/>
                <w:szCs w:val="22"/>
                <w:lang w:eastAsia="en-CA"/>
              </w:rPr>
            </w:pPr>
            <w:r w:rsidRPr="0042327E">
              <w:rPr>
                <w:rFonts w:asciiTheme="minorHAnsi" w:hAnsiTheme="minorHAnsi"/>
                <w:color w:val="auto"/>
                <w:sz w:val="22"/>
                <w:szCs w:val="22"/>
                <w:lang w:eastAsia="en-CA"/>
              </w:rPr>
              <w:t>This validation will be triggered for scenarios when the PA has to be manually calculated by HOOPP.</w:t>
            </w:r>
          </w:p>
          <w:p w14:paraId="3DD920A7" w14:textId="76E3E332" w:rsidR="00236462" w:rsidRPr="00776463" w:rsidRDefault="00236462" w:rsidP="00FF4672">
            <w:pPr>
              <w:spacing w:before="60" w:after="60" w:line="240" w:lineRule="auto"/>
              <w:ind w:left="0"/>
              <w:rPr>
                <w:rFonts w:asciiTheme="minorHAnsi" w:hAnsiTheme="minorHAnsi"/>
                <w:sz w:val="22"/>
                <w:szCs w:val="22"/>
                <w:lang w:eastAsia="en-CA"/>
              </w:rPr>
            </w:pPr>
            <w:r w:rsidRPr="00C348DA">
              <w:rPr>
                <w:rFonts w:asciiTheme="minorHAnsi" w:hAnsiTheme="minorHAnsi"/>
                <w:sz w:val="22"/>
                <w:szCs w:val="22"/>
                <w:lang w:eastAsia="en-CA"/>
              </w:rPr>
              <w:t xml:space="preserve"> </w:t>
            </w:r>
          </w:p>
        </w:tc>
      </w:tr>
    </w:tbl>
    <w:p w14:paraId="79303F11" w14:textId="77777777" w:rsidR="00F90AD9" w:rsidRDefault="00F90AD9">
      <w:pPr>
        <w:spacing w:before="0" w:after="0" w:line="240" w:lineRule="auto"/>
        <w:ind w:left="0"/>
        <w:rPr>
          <w:b/>
          <w:smallCaps/>
          <w:sz w:val="24"/>
        </w:rPr>
      </w:pPr>
      <w:r>
        <w:br w:type="page"/>
      </w:r>
    </w:p>
    <w:p w14:paraId="65A1A049" w14:textId="77777777" w:rsidR="00F90AD9" w:rsidRPr="006B06A8" w:rsidRDefault="00F90AD9" w:rsidP="00F90AD9">
      <w:pPr>
        <w:pStyle w:val="Heading3"/>
      </w:pPr>
      <w:r w:rsidRPr="006B06A8">
        <w:t xml:space="preserve">Validation – </w:t>
      </w:r>
      <w:r>
        <w:t>Retro Paid in the Reporting Year</w:t>
      </w:r>
    </w:p>
    <w:p w14:paraId="02F6A48C" w14:textId="77777777" w:rsidR="00F90AD9" w:rsidRPr="00841AF6" w:rsidRDefault="00F90AD9" w:rsidP="00F90AD9">
      <w:pPr>
        <w:ind w:left="0"/>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F90AD9" w14:paraId="381C215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133A2B"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BAB5D03" w14:textId="79073C36" w:rsidR="00F90AD9" w:rsidRPr="00AF4250" w:rsidRDefault="00715519" w:rsidP="000836DD">
            <w:pPr>
              <w:pStyle w:val="Heading1"/>
              <w:rPr>
                <w:lang w:val="en-US"/>
              </w:rPr>
            </w:pPr>
            <w:bookmarkStart w:id="653" w:name="_Toc43372925"/>
            <w:r>
              <w:rPr>
                <w:rFonts w:cs="Calibri"/>
              </w:rPr>
              <w:t>B182</w:t>
            </w:r>
            <w:r w:rsidR="00F90AD9" w:rsidRPr="00FF4672">
              <w:rPr>
                <w:rFonts w:cs="Calibri"/>
              </w:rPr>
              <w:t>_RetroPaid</w:t>
            </w:r>
            <w:bookmarkEnd w:id="653"/>
          </w:p>
        </w:tc>
      </w:tr>
      <w:tr w:rsidR="00F90AD9" w14:paraId="1055381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A37097A"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C735A20" w14:textId="7F141FCA" w:rsidR="00F90AD9" w:rsidRDefault="00F90AD9"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9810</w:t>
            </w:r>
          </w:p>
        </w:tc>
      </w:tr>
      <w:tr w:rsidR="00F90AD9" w14:paraId="195AA3F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054D817"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1F2C41F" w14:textId="1D7EAB19" w:rsidR="00F90AD9" w:rsidRDefault="000E1E03"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F90AD9" w14:paraId="6D15C22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551183E"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31BD060" w14:textId="77777777" w:rsidR="00F90AD9" w:rsidRDefault="00F90AD9"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47172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F90AD9" w14:paraId="7D58E68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6C60C62"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6D6110D" w14:textId="77777777" w:rsidR="00F90AD9" w:rsidRPr="00CC320A" w:rsidRDefault="00F90AD9" w:rsidP="000836DD">
            <w:pPr>
              <w:spacing w:before="60" w:after="60" w:line="240" w:lineRule="auto"/>
              <w:ind w:left="0"/>
              <w:rPr>
                <w:rFonts w:asciiTheme="minorHAnsi" w:eastAsia="Times New Roman" w:hAnsiTheme="minorHAnsi" w:cs="Calibri"/>
                <w:color w:val="auto"/>
                <w:sz w:val="22"/>
                <w:szCs w:val="22"/>
                <w:lang w:eastAsia="en-CA"/>
              </w:rPr>
            </w:pPr>
            <w:r w:rsidRPr="004C5207">
              <w:rPr>
                <w:rFonts w:asciiTheme="minorHAnsi" w:eastAsia="Times New Roman" w:hAnsiTheme="minorHAnsi" w:cs="Calibri"/>
                <w:color w:val="auto"/>
                <w:sz w:val="22"/>
                <w:szCs w:val="22"/>
                <w:lang w:eastAsia="en-CA"/>
              </w:rPr>
              <w:t>Core Data (MDC</w:t>
            </w:r>
            <w:r>
              <w:rPr>
                <w:rFonts w:asciiTheme="minorHAnsi" w:eastAsia="Times New Roman" w:hAnsiTheme="minorHAnsi" w:cs="Calibri"/>
                <w:color w:val="auto"/>
                <w:sz w:val="22"/>
                <w:szCs w:val="22"/>
                <w:lang w:eastAsia="en-CA"/>
              </w:rPr>
              <w:t xml:space="preserve">), </w:t>
            </w:r>
            <w:r w:rsidRPr="004C5207">
              <w:rPr>
                <w:rFonts w:asciiTheme="minorHAnsi" w:eastAsia="Times New Roman" w:hAnsiTheme="minorHAnsi" w:cs="Calibri"/>
                <w:color w:val="auto"/>
                <w:sz w:val="22"/>
                <w:szCs w:val="22"/>
                <w:lang w:eastAsia="en-CA"/>
              </w:rPr>
              <w:t>Events</w:t>
            </w:r>
            <w:r>
              <w:rPr>
                <w:rFonts w:asciiTheme="minorHAnsi" w:eastAsia="Times New Roman" w:hAnsiTheme="minorHAnsi" w:cs="Calibri"/>
                <w:color w:val="auto"/>
                <w:sz w:val="22"/>
                <w:szCs w:val="22"/>
                <w:lang w:eastAsia="en-CA"/>
              </w:rPr>
              <w:t xml:space="preserve"> </w:t>
            </w:r>
            <w:r w:rsidRPr="004C5207">
              <w:rPr>
                <w:rFonts w:asciiTheme="minorHAnsi" w:eastAsia="Times New Roman" w:hAnsiTheme="minorHAnsi" w:cs="Calibri"/>
                <w:color w:val="auto"/>
                <w:sz w:val="22"/>
                <w:szCs w:val="22"/>
                <w:lang w:eastAsia="en-CA"/>
              </w:rPr>
              <w:t>(Final Data)</w:t>
            </w:r>
          </w:p>
        </w:tc>
      </w:tr>
      <w:tr w:rsidR="00F90AD9" w14:paraId="77DB07E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690BBD5"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982BEB6" w14:textId="389E4C95" w:rsidR="00F90AD9" w:rsidRDefault="00F90AD9"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Information</w:t>
            </w:r>
          </w:p>
        </w:tc>
      </w:tr>
      <w:tr w:rsidR="00F90AD9" w14:paraId="7D849FF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8CB4D8A"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A6A5D29" w14:textId="35B6C4A5" w:rsidR="00F90AD9" w:rsidRPr="00B464B9" w:rsidRDefault="00F90AD9"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Private</w:t>
            </w:r>
          </w:p>
        </w:tc>
      </w:tr>
      <w:tr w:rsidR="00F90AD9" w:rsidRPr="00A61AB1" w14:paraId="2A3FB42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3F8EDA4"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FC1879D"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E7C867A" w14:textId="6EDA030E" w:rsidR="00F90AD9" w:rsidRPr="00C301FC" w:rsidRDefault="00F90AD9" w:rsidP="000836DD">
            <w:pPr>
              <w:ind w:left="0"/>
              <w:rPr>
                <w:rFonts w:asciiTheme="minorHAnsi" w:hAnsiTheme="minorHAnsi"/>
                <w:sz w:val="22"/>
                <w:szCs w:val="22"/>
                <w:lang w:val="en-US" w:eastAsia="en-CA"/>
              </w:rPr>
            </w:pPr>
            <w:r>
              <w:rPr>
                <w:rFonts w:asciiTheme="minorHAnsi" w:hAnsiTheme="minorHAnsi"/>
                <w:color w:val="auto"/>
                <w:sz w:val="22"/>
                <w:szCs w:val="22"/>
                <w:lang w:eastAsia="en-CA"/>
              </w:rPr>
              <w:t>R</w:t>
            </w:r>
            <w:r w:rsidRPr="00816AA3">
              <w:rPr>
                <w:rFonts w:asciiTheme="minorHAnsi" w:hAnsiTheme="minorHAnsi"/>
                <w:color w:val="auto"/>
                <w:sz w:val="22"/>
                <w:szCs w:val="22"/>
                <w:lang w:eastAsia="en-CA"/>
              </w:rPr>
              <w:t xml:space="preserve">etro contributions were previously reported as paid in the reporting year, and no regular service or contributions have been reported for the reporting year (previously reported or being reported via the Data Collection or Event).   </w:t>
            </w:r>
          </w:p>
        </w:tc>
      </w:tr>
      <w:tr w:rsidR="00F90AD9" w:rsidRPr="009151F9" w14:paraId="4485CFD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8EE76EF"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F558EF6" w14:textId="77777777" w:rsidR="00F90AD9" w:rsidRDefault="00F90AD9" w:rsidP="000836DD">
            <w:pPr>
              <w:ind w:left="0"/>
              <w:rPr>
                <w:rFonts w:asciiTheme="minorHAnsi" w:hAnsiTheme="minorHAnsi"/>
                <w:color w:val="auto"/>
                <w:sz w:val="22"/>
                <w:szCs w:val="22"/>
                <w:lang w:eastAsia="en-CA"/>
              </w:rPr>
            </w:pPr>
          </w:p>
          <w:p w14:paraId="305A2891" w14:textId="77777777" w:rsidR="00F90AD9" w:rsidRPr="00CC48F5" w:rsidRDefault="00F90AD9" w:rsidP="000836DD">
            <w:pPr>
              <w:ind w:left="0"/>
              <w:rPr>
                <w:rFonts w:asciiTheme="minorHAnsi" w:hAnsiTheme="minorHAnsi"/>
                <w:b/>
                <w:color w:val="auto"/>
                <w:sz w:val="22"/>
                <w:szCs w:val="22"/>
                <w:lang w:eastAsia="en-CA"/>
              </w:rPr>
            </w:pPr>
            <w:r w:rsidRPr="00CC48F5">
              <w:rPr>
                <w:rFonts w:asciiTheme="minorHAnsi" w:eastAsia="Times New Roman" w:hAnsiTheme="minorHAnsi" w:cs="Calibri"/>
                <w:b/>
                <w:color w:val="auto"/>
                <w:sz w:val="22"/>
                <w:szCs w:val="22"/>
                <w:lang w:eastAsia="en-CA"/>
              </w:rPr>
              <w:t>Core Data (MDC)</w:t>
            </w:r>
          </w:p>
          <w:p w14:paraId="0DD31B2B" w14:textId="77777777" w:rsidR="00F90AD9" w:rsidRDefault="00F90AD9" w:rsidP="000836DD">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At least one record in Ariel for the Reporting Year where: </w:t>
            </w:r>
          </w:p>
          <w:p w14:paraId="76C607F3" w14:textId="77777777" w:rsidR="00F90AD9" w:rsidRDefault="00F90AD9" w:rsidP="000836DD">
            <w:pPr>
              <w:ind w:left="0"/>
              <w:rPr>
                <w:rFonts w:asciiTheme="minorHAnsi" w:hAnsiTheme="minorHAnsi"/>
                <w:color w:val="auto"/>
                <w:sz w:val="22"/>
                <w:szCs w:val="22"/>
                <w:lang w:eastAsia="en-CA"/>
              </w:rPr>
            </w:pPr>
            <w:r>
              <w:rPr>
                <w:rFonts w:asciiTheme="minorHAnsi" w:hAnsiTheme="minorHAnsi"/>
                <w:color w:val="auto"/>
                <w:sz w:val="22"/>
                <w:szCs w:val="22"/>
                <w:lang w:eastAsia="en-CA"/>
              </w:rPr>
              <w:t>{</w:t>
            </w:r>
          </w:p>
          <w:p w14:paraId="262BF27C" w14:textId="77777777" w:rsidR="00F90AD9" w:rsidRDefault="00F90AD9" w:rsidP="000836DD">
            <w:pPr>
              <w:ind w:left="720"/>
              <w:rPr>
                <w:rFonts w:asciiTheme="minorHAnsi" w:hAnsiTheme="minorHAnsi"/>
                <w:color w:val="auto"/>
                <w:sz w:val="22"/>
                <w:szCs w:val="22"/>
                <w:lang w:eastAsia="en-CA"/>
              </w:rPr>
            </w:pPr>
            <w:r>
              <w:rPr>
                <w:rFonts w:asciiTheme="minorHAnsi" w:hAnsiTheme="minorHAnsi"/>
                <w:color w:val="auto"/>
                <w:sz w:val="22"/>
                <w:szCs w:val="22"/>
                <w:lang w:eastAsia="en-CA"/>
              </w:rPr>
              <w:t xml:space="preserve">Ariel. </w:t>
            </w:r>
            <w:r w:rsidRPr="00006311">
              <w:rPr>
                <w:rFonts w:asciiTheme="minorHAnsi" w:hAnsiTheme="minorHAnsi"/>
                <w:color w:val="auto"/>
                <w:sz w:val="22"/>
                <w:szCs w:val="22"/>
                <w:lang w:eastAsia="en-CA"/>
              </w:rPr>
              <w:t>Contribution.TransactionIndicator = RETRO</w:t>
            </w:r>
          </w:p>
          <w:p w14:paraId="7F02469A" w14:textId="77777777" w:rsidR="00F90AD9" w:rsidRDefault="00F90AD9" w:rsidP="000836DD">
            <w:pPr>
              <w:ind w:left="72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155B6DB2" w14:textId="77777777" w:rsidR="00F90AD9" w:rsidRDefault="00F90AD9" w:rsidP="000836DD">
            <w:pPr>
              <w:ind w:left="720"/>
              <w:rPr>
                <w:rFonts w:asciiTheme="minorHAnsi" w:hAnsiTheme="minorHAnsi"/>
                <w:color w:val="auto"/>
                <w:sz w:val="22"/>
                <w:szCs w:val="22"/>
                <w:lang w:eastAsia="en-CA"/>
              </w:rPr>
            </w:pPr>
            <w:r>
              <w:rPr>
                <w:rFonts w:asciiTheme="minorHAnsi" w:hAnsiTheme="minorHAnsi"/>
                <w:color w:val="auto"/>
                <w:sz w:val="22"/>
                <w:szCs w:val="22"/>
                <w:lang w:eastAsia="en-CA"/>
              </w:rPr>
              <w:t>Year(Ariel.Contributions.PaymentDate)</w:t>
            </w:r>
            <w:r>
              <w:rPr>
                <w:rFonts w:ascii="Segoe UI" w:hAnsi="Segoe UI" w:cs="Segoe UI"/>
              </w:rPr>
              <w:t xml:space="preserve"> </w:t>
            </w:r>
            <w:r>
              <w:rPr>
                <w:rFonts w:asciiTheme="minorHAnsi" w:hAnsiTheme="minorHAnsi"/>
                <w:color w:val="auto"/>
                <w:sz w:val="22"/>
                <w:szCs w:val="22"/>
                <w:lang w:eastAsia="en-CA"/>
              </w:rPr>
              <w:t>= Year(ExecutionParameter.StartDate)</w:t>
            </w:r>
          </w:p>
          <w:p w14:paraId="6F8C00EE" w14:textId="77777777" w:rsidR="00F90AD9" w:rsidRDefault="00F90AD9" w:rsidP="000836DD">
            <w:pPr>
              <w:ind w:left="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690C9E4C" w14:textId="77777777" w:rsidR="00F90AD9" w:rsidRDefault="00F90AD9" w:rsidP="000836DD">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(File.PA </w:t>
            </w:r>
            <w:r w:rsidRPr="00107E6D">
              <w:rPr>
                <w:rFonts w:asciiTheme="minorHAnsi" w:hAnsiTheme="minorHAnsi" w:hint="eastAsia"/>
                <w:color w:val="auto"/>
                <w:sz w:val="22"/>
                <w:szCs w:val="22"/>
                <w:lang w:eastAsia="en-CA"/>
              </w:rPr>
              <w:t xml:space="preserve"> </w:t>
            </w:r>
            <w:r w:rsidRPr="00107E6D">
              <w:rPr>
                <w:rFonts w:asciiTheme="minorHAnsi" w:hAnsiTheme="minorHAnsi" w:hint="eastAsia"/>
                <w:color w:val="auto"/>
                <w:sz w:val="22"/>
                <w:szCs w:val="22"/>
                <w:lang w:eastAsia="en-CA"/>
              </w:rPr>
              <w:t>≠</w:t>
            </w:r>
            <w:r>
              <w:rPr>
                <w:rFonts w:asciiTheme="minorHAnsi" w:hAnsiTheme="minorHAnsi"/>
                <w:color w:val="auto"/>
                <w:sz w:val="22"/>
                <w:szCs w:val="22"/>
                <w:lang w:eastAsia="en-CA"/>
              </w:rPr>
              <w:t>0 AND File.Weeks = 0 AND  File.LowContributions = 0  AND File.HighContributions = 0) for the Reporting Year</w:t>
            </w:r>
          </w:p>
          <w:p w14:paraId="2421C2EC" w14:textId="77777777" w:rsidR="00F90AD9" w:rsidRDefault="00F90AD9" w:rsidP="000836DD">
            <w:pPr>
              <w:ind w:left="0"/>
              <w:rPr>
                <w:rFonts w:asciiTheme="minorHAnsi" w:eastAsia="Times New Roman" w:hAnsiTheme="minorHAnsi" w:cs="Calibri"/>
                <w:color w:val="auto"/>
                <w:sz w:val="22"/>
                <w:szCs w:val="22"/>
                <w:lang w:eastAsia="en-CA"/>
              </w:rPr>
            </w:pPr>
          </w:p>
          <w:p w14:paraId="3E3F8E22" w14:textId="77777777" w:rsidR="00F90AD9" w:rsidRPr="007F4728" w:rsidRDefault="00F90AD9" w:rsidP="000836DD">
            <w:pPr>
              <w:ind w:left="0"/>
              <w:rPr>
                <w:rFonts w:asciiTheme="minorHAnsi" w:eastAsia="Times New Roman" w:hAnsiTheme="minorHAnsi" w:cs="Calibri"/>
                <w:b/>
                <w:color w:val="auto"/>
                <w:sz w:val="22"/>
                <w:szCs w:val="22"/>
                <w:lang w:eastAsia="en-CA"/>
              </w:rPr>
            </w:pPr>
            <w:r w:rsidRPr="007F4728">
              <w:rPr>
                <w:rFonts w:asciiTheme="minorHAnsi" w:eastAsia="Times New Roman" w:hAnsiTheme="minorHAnsi" w:cs="Calibri"/>
                <w:b/>
                <w:color w:val="auto"/>
                <w:sz w:val="22"/>
                <w:szCs w:val="22"/>
                <w:lang w:eastAsia="en-CA"/>
              </w:rPr>
              <w:t>Events (Final Data)</w:t>
            </w:r>
          </w:p>
          <w:p w14:paraId="273C833F" w14:textId="77777777" w:rsidR="00F90AD9" w:rsidRDefault="00F90AD9" w:rsidP="000836DD">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At least one record in Ariel for the Reporting Year where: </w:t>
            </w:r>
          </w:p>
          <w:p w14:paraId="5783DA02" w14:textId="77777777" w:rsidR="00F90AD9" w:rsidRDefault="00F90AD9" w:rsidP="000836DD">
            <w:pPr>
              <w:ind w:left="0"/>
              <w:rPr>
                <w:rFonts w:asciiTheme="minorHAnsi" w:hAnsiTheme="minorHAnsi"/>
                <w:color w:val="auto"/>
                <w:sz w:val="22"/>
                <w:szCs w:val="22"/>
                <w:lang w:eastAsia="en-CA"/>
              </w:rPr>
            </w:pPr>
            <w:r>
              <w:rPr>
                <w:rFonts w:asciiTheme="minorHAnsi" w:hAnsiTheme="minorHAnsi"/>
                <w:color w:val="auto"/>
                <w:sz w:val="22"/>
                <w:szCs w:val="22"/>
                <w:lang w:eastAsia="en-CA"/>
              </w:rPr>
              <w:t>{</w:t>
            </w:r>
          </w:p>
          <w:p w14:paraId="784F5B8F" w14:textId="77777777" w:rsidR="00F90AD9" w:rsidRDefault="00F90AD9" w:rsidP="000836DD">
            <w:pPr>
              <w:ind w:left="720"/>
              <w:rPr>
                <w:rFonts w:asciiTheme="minorHAnsi" w:hAnsiTheme="minorHAnsi"/>
                <w:color w:val="auto"/>
                <w:sz w:val="22"/>
                <w:szCs w:val="22"/>
                <w:lang w:eastAsia="en-CA"/>
              </w:rPr>
            </w:pPr>
            <w:r>
              <w:rPr>
                <w:rFonts w:asciiTheme="minorHAnsi" w:hAnsiTheme="minorHAnsi"/>
                <w:color w:val="auto"/>
                <w:sz w:val="22"/>
                <w:szCs w:val="22"/>
                <w:lang w:eastAsia="en-CA"/>
              </w:rPr>
              <w:t xml:space="preserve">Ariel. </w:t>
            </w:r>
            <w:r w:rsidRPr="00006311">
              <w:rPr>
                <w:rFonts w:asciiTheme="minorHAnsi" w:hAnsiTheme="minorHAnsi"/>
                <w:color w:val="auto"/>
                <w:sz w:val="22"/>
                <w:szCs w:val="22"/>
                <w:lang w:eastAsia="en-CA"/>
              </w:rPr>
              <w:t>Contribution.TransactionIndicator = RETRO</w:t>
            </w:r>
          </w:p>
          <w:p w14:paraId="17787F2D" w14:textId="77777777" w:rsidR="00F90AD9" w:rsidRDefault="00F90AD9" w:rsidP="000836DD">
            <w:pPr>
              <w:ind w:left="72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04B3AF80" w14:textId="77777777" w:rsidR="00F90AD9" w:rsidRDefault="00F90AD9" w:rsidP="000836DD">
            <w:pPr>
              <w:ind w:left="720"/>
              <w:rPr>
                <w:rFonts w:asciiTheme="minorHAnsi" w:hAnsiTheme="minorHAnsi"/>
                <w:color w:val="auto"/>
                <w:sz w:val="22"/>
                <w:szCs w:val="22"/>
                <w:lang w:eastAsia="en-CA"/>
              </w:rPr>
            </w:pPr>
            <w:r>
              <w:rPr>
                <w:rFonts w:asciiTheme="minorHAnsi" w:hAnsiTheme="minorHAnsi"/>
                <w:color w:val="auto"/>
                <w:sz w:val="22"/>
                <w:szCs w:val="22"/>
                <w:lang w:eastAsia="en-CA"/>
              </w:rPr>
              <w:t>Year(Ariel.Contributions.PaymentDate)</w:t>
            </w:r>
            <w:r>
              <w:rPr>
                <w:rFonts w:ascii="Segoe UI" w:hAnsi="Segoe UI" w:cs="Segoe UI"/>
              </w:rPr>
              <w:t xml:space="preserve"> </w:t>
            </w:r>
            <w:r>
              <w:rPr>
                <w:rFonts w:asciiTheme="minorHAnsi" w:hAnsiTheme="minorHAnsi"/>
                <w:color w:val="auto"/>
                <w:sz w:val="22"/>
                <w:szCs w:val="22"/>
                <w:lang w:eastAsia="en-CA"/>
              </w:rPr>
              <w:t>= Year(File.DateofDeath or File.EmploymentEndDate)</w:t>
            </w:r>
          </w:p>
          <w:p w14:paraId="7C608648" w14:textId="77777777" w:rsidR="00F90AD9" w:rsidRDefault="00F90AD9" w:rsidP="000836DD">
            <w:pPr>
              <w:ind w:left="0"/>
              <w:rPr>
                <w:rFonts w:asciiTheme="minorHAnsi" w:hAnsiTheme="minorHAnsi"/>
                <w:color w:val="auto"/>
                <w:sz w:val="22"/>
                <w:szCs w:val="22"/>
                <w:lang w:eastAsia="en-CA"/>
              </w:rPr>
            </w:pPr>
            <w:r>
              <w:rPr>
                <w:rFonts w:asciiTheme="minorHAnsi" w:hAnsiTheme="minorHAnsi"/>
                <w:color w:val="auto"/>
                <w:sz w:val="22"/>
                <w:szCs w:val="22"/>
                <w:lang w:eastAsia="en-CA"/>
              </w:rPr>
              <w:t>}</w:t>
            </w:r>
          </w:p>
          <w:p w14:paraId="1E0C6E9F" w14:textId="77777777" w:rsidR="00F90AD9" w:rsidRDefault="00F90AD9" w:rsidP="000836DD">
            <w:pPr>
              <w:ind w:left="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5DFC83FB" w14:textId="77777777" w:rsidR="00F90AD9" w:rsidRPr="00816AA3" w:rsidRDefault="00F90AD9" w:rsidP="000836DD">
            <w:pPr>
              <w:ind w:left="0"/>
              <w:rPr>
                <w:rFonts w:asciiTheme="minorHAnsi" w:hAnsiTheme="minorHAnsi"/>
                <w:color w:val="auto"/>
                <w:sz w:val="22"/>
                <w:szCs w:val="22"/>
                <w:lang w:eastAsia="en-CA"/>
              </w:rPr>
            </w:pPr>
            <w:r>
              <w:rPr>
                <w:rFonts w:asciiTheme="minorHAnsi" w:hAnsiTheme="minorHAnsi"/>
                <w:color w:val="auto"/>
                <w:sz w:val="22"/>
                <w:szCs w:val="22"/>
                <w:lang w:eastAsia="en-CA"/>
              </w:rPr>
              <w:t>(File.PA_CurrentYear &lt; &gt; 0 AND  File.</w:t>
            </w:r>
            <w:r w:rsidRPr="009165FA">
              <w:rPr>
                <w:rFonts w:asciiTheme="minorHAnsi" w:hAnsiTheme="minorHAnsi"/>
                <w:color w:val="auto"/>
                <w:sz w:val="22"/>
                <w:szCs w:val="22"/>
                <w:lang w:eastAsia="en-CA"/>
              </w:rPr>
              <w:t>Weeks_CurrentYear</w:t>
            </w:r>
            <w:r>
              <w:rPr>
                <w:rFonts w:asciiTheme="minorHAnsi" w:hAnsiTheme="minorHAnsi"/>
                <w:color w:val="auto"/>
                <w:sz w:val="22"/>
                <w:szCs w:val="22"/>
                <w:lang w:eastAsia="en-CA"/>
              </w:rPr>
              <w:t>= 0 AND File.LowContributions_CurrentYear = 0 AND File.HighContributions_CurrentYear = 0) for the Reporting Year</w:t>
            </w:r>
          </w:p>
          <w:p w14:paraId="3B601331" w14:textId="77777777" w:rsidR="00F90AD9" w:rsidRDefault="00F90AD9" w:rsidP="000836DD">
            <w:pPr>
              <w:ind w:left="0"/>
              <w:rPr>
                <w:rFonts w:asciiTheme="minorHAnsi" w:hAnsiTheme="minorHAnsi"/>
                <w:sz w:val="22"/>
                <w:szCs w:val="22"/>
                <w:lang w:eastAsia="en-CA"/>
              </w:rPr>
            </w:pPr>
          </w:p>
          <w:p w14:paraId="6FCD24ED" w14:textId="77777777" w:rsidR="00F90AD9" w:rsidRDefault="00F90AD9" w:rsidP="000836DD">
            <w:pPr>
              <w:ind w:left="0"/>
              <w:rPr>
                <w:rFonts w:asciiTheme="minorHAnsi" w:hAnsiTheme="minorHAnsi"/>
                <w:sz w:val="22"/>
                <w:szCs w:val="22"/>
                <w:lang w:eastAsia="en-CA"/>
              </w:rPr>
            </w:pPr>
          </w:p>
          <w:p w14:paraId="2C0E880B" w14:textId="77777777" w:rsidR="00F90AD9" w:rsidRPr="00411EBD" w:rsidRDefault="00F90AD9" w:rsidP="000836DD">
            <w:pPr>
              <w:rPr>
                <w:rFonts w:asciiTheme="minorHAnsi" w:hAnsiTheme="minorHAnsi"/>
                <w:sz w:val="22"/>
                <w:szCs w:val="22"/>
                <w:lang w:eastAsia="en-CA"/>
              </w:rPr>
            </w:pPr>
          </w:p>
        </w:tc>
      </w:tr>
      <w:tr w:rsidR="00F90AD9" w:rsidRPr="00A61AB1" w14:paraId="47E7B1E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83F7CC"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DC634E2" w14:textId="41CF192F" w:rsidR="00F90AD9" w:rsidRPr="00236693" w:rsidRDefault="00045B0D"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F90AD9" w:rsidRPr="00A61AB1" w14:paraId="49825AB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EA07855"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D351C10" w14:textId="77777777" w:rsidR="00F90AD9" w:rsidRPr="00776463" w:rsidRDefault="00F90AD9" w:rsidP="000836DD">
            <w:pPr>
              <w:pStyle w:val="NormalWeb"/>
              <w:spacing w:line="276" w:lineRule="auto"/>
              <w:rPr>
                <w:rFonts w:asciiTheme="minorHAnsi" w:hAnsiTheme="minorHAnsi"/>
                <w:color w:val="000000"/>
                <w:sz w:val="22"/>
                <w:szCs w:val="22"/>
                <w:lang w:val="en-US"/>
              </w:rPr>
            </w:pPr>
            <w:r w:rsidRPr="00BA1C07">
              <w:rPr>
                <w:rFonts w:asciiTheme="minorHAnsi" w:hAnsiTheme="minorHAnsi"/>
                <w:color w:val="000000"/>
                <w:sz w:val="22"/>
                <w:szCs w:val="22"/>
                <w:lang w:val="en-CA"/>
              </w:rPr>
              <w:t>Retro Contributions have been previously reported as paid in {</w:t>
            </w:r>
            <w:r>
              <w:rPr>
                <w:rFonts w:asciiTheme="minorHAnsi" w:hAnsiTheme="minorHAnsi"/>
                <w:color w:val="000000"/>
                <w:sz w:val="22"/>
                <w:szCs w:val="22"/>
                <w:lang w:val="en-CA"/>
              </w:rPr>
              <w:t>0</w:t>
            </w:r>
            <w:r w:rsidRPr="00BA1C07">
              <w:rPr>
                <w:rFonts w:asciiTheme="minorHAnsi" w:hAnsiTheme="minorHAnsi"/>
                <w:color w:val="000000"/>
                <w:sz w:val="22"/>
                <w:szCs w:val="22"/>
                <w:lang w:val="en-CA"/>
              </w:rPr>
              <w:t>} and no service or contributions have been reported for {</w:t>
            </w:r>
            <w:r>
              <w:rPr>
                <w:rFonts w:asciiTheme="minorHAnsi" w:hAnsiTheme="minorHAnsi"/>
                <w:color w:val="000000"/>
                <w:sz w:val="22"/>
                <w:szCs w:val="22"/>
                <w:lang w:val="en-CA"/>
              </w:rPr>
              <w:t>0</w:t>
            </w:r>
            <w:r w:rsidRPr="00BA1C07">
              <w:rPr>
                <w:rFonts w:asciiTheme="minorHAnsi" w:hAnsiTheme="minorHAnsi"/>
                <w:color w:val="000000"/>
                <w:sz w:val="22"/>
                <w:szCs w:val="22"/>
                <w:lang w:val="en-CA"/>
              </w:rPr>
              <w:t>}.  Please report a PA of 0.00 and HOOPP will contact you with the corrected PA for {</w:t>
            </w:r>
            <w:r>
              <w:rPr>
                <w:rFonts w:asciiTheme="minorHAnsi" w:hAnsiTheme="minorHAnsi"/>
                <w:color w:val="000000"/>
                <w:sz w:val="22"/>
                <w:szCs w:val="22"/>
                <w:lang w:val="en-CA"/>
              </w:rPr>
              <w:t>0</w:t>
            </w:r>
            <w:r w:rsidRPr="00BA1C07">
              <w:rPr>
                <w:rFonts w:asciiTheme="minorHAnsi" w:hAnsiTheme="minorHAnsi"/>
                <w:color w:val="000000"/>
                <w:sz w:val="22"/>
                <w:szCs w:val="22"/>
                <w:lang w:val="en-CA"/>
              </w:rPr>
              <w:t xml:space="preserve">}.  </w:t>
            </w:r>
          </w:p>
        </w:tc>
      </w:tr>
      <w:tr w:rsidR="00F90AD9" w:rsidRPr="00A61AB1" w14:paraId="338041A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8DF1492"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124E2B5"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F1A0009" w14:textId="77777777" w:rsidR="00F90AD9" w:rsidRPr="00B464B9" w:rsidRDefault="00F90AD9" w:rsidP="000836DD">
            <w:pPr>
              <w:spacing w:before="60" w:after="60"/>
              <w:ind w:left="0"/>
              <w:rPr>
                <w:rFonts w:asciiTheme="minorHAnsi" w:hAnsiTheme="minorHAnsi"/>
                <w:sz w:val="22"/>
                <w:szCs w:val="22"/>
                <w:lang w:eastAsia="en-CA"/>
              </w:rPr>
            </w:pPr>
            <w:r w:rsidRPr="00BA1C07">
              <w:rPr>
                <w:rFonts w:asciiTheme="minorHAnsi" w:hAnsiTheme="minorHAnsi"/>
                <w:sz w:val="22"/>
                <w:szCs w:val="22"/>
              </w:rPr>
              <w:t xml:space="preserve">Retro Contributions have been previously reported as paid in Reporting Year and no service or contributions have been reported for Reporting Year.  Please report a PA of 0.00 and HOOPP will contact you with the corrected PA for Reporting Year.  </w:t>
            </w:r>
          </w:p>
        </w:tc>
      </w:tr>
      <w:tr w:rsidR="00F90AD9" w:rsidRPr="0085712F" w14:paraId="002743D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A6331C1" w14:textId="77777777" w:rsidR="00F90AD9" w:rsidRPr="0085712F" w:rsidRDefault="00F90AD9"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A7898A6" w14:textId="77777777" w:rsidR="00F90AD9" w:rsidRPr="007F4728" w:rsidRDefault="00F90AD9" w:rsidP="000836DD">
            <w:pPr>
              <w:ind w:left="0"/>
              <w:rPr>
                <w:rFonts w:asciiTheme="minorHAnsi" w:hAnsiTheme="minorHAnsi" w:cs="Calibri"/>
                <w:b/>
                <w:color w:val="auto"/>
                <w:sz w:val="22"/>
                <w:szCs w:val="22"/>
              </w:rPr>
            </w:pPr>
            <w:r w:rsidRPr="007F4728">
              <w:rPr>
                <w:rFonts w:asciiTheme="minorHAnsi" w:hAnsiTheme="minorHAnsi" w:cs="Calibri"/>
                <w:b/>
                <w:color w:val="auto"/>
                <w:sz w:val="22"/>
                <w:szCs w:val="22"/>
              </w:rPr>
              <w:t>Core Data</w:t>
            </w:r>
          </w:p>
          <w:p w14:paraId="6F84E27B" w14:textId="77777777" w:rsidR="00F90AD9" w:rsidRDefault="00F90AD9" w:rsidP="000836DD">
            <w:pPr>
              <w:ind w:left="0"/>
              <w:rPr>
                <w:rFonts w:asciiTheme="minorHAnsi" w:hAnsiTheme="minorHAnsi" w:cs="Calibri"/>
                <w:color w:val="auto"/>
                <w:sz w:val="22"/>
                <w:szCs w:val="22"/>
              </w:rPr>
            </w:pPr>
            <w:r>
              <w:rPr>
                <w:rFonts w:asciiTheme="minorHAnsi" w:hAnsiTheme="minorHAnsi" w:cs="Calibri"/>
                <w:color w:val="auto"/>
                <w:sz w:val="22"/>
                <w:szCs w:val="22"/>
              </w:rPr>
              <w:t>0: Year(ExecutionParameter.StartDate)</w:t>
            </w:r>
          </w:p>
          <w:p w14:paraId="57F18224" w14:textId="77777777" w:rsidR="00F90AD9" w:rsidRPr="007F4728" w:rsidRDefault="00F90AD9" w:rsidP="000836DD">
            <w:pPr>
              <w:ind w:left="0"/>
              <w:rPr>
                <w:rFonts w:asciiTheme="minorHAnsi" w:eastAsia="Times New Roman" w:hAnsiTheme="minorHAnsi" w:cs="Calibri"/>
                <w:b/>
                <w:color w:val="auto"/>
                <w:sz w:val="22"/>
                <w:szCs w:val="22"/>
                <w:lang w:eastAsia="en-CA"/>
              </w:rPr>
            </w:pPr>
            <w:r w:rsidRPr="007F4728">
              <w:rPr>
                <w:rFonts w:asciiTheme="minorHAnsi" w:eastAsia="Times New Roman" w:hAnsiTheme="minorHAnsi" w:cs="Calibri"/>
                <w:b/>
                <w:color w:val="auto"/>
                <w:sz w:val="22"/>
                <w:szCs w:val="22"/>
                <w:lang w:eastAsia="en-CA"/>
              </w:rPr>
              <w:t>Events (Final Data)</w:t>
            </w:r>
          </w:p>
          <w:p w14:paraId="671A89D9" w14:textId="77777777" w:rsidR="00F90AD9" w:rsidRPr="007112C8" w:rsidRDefault="00F90AD9" w:rsidP="000836DD">
            <w:pPr>
              <w:ind w:left="0"/>
              <w:rPr>
                <w:rFonts w:asciiTheme="minorHAnsi" w:hAnsiTheme="minorHAnsi"/>
                <w:sz w:val="22"/>
                <w:szCs w:val="22"/>
                <w:lang w:eastAsia="en-CA"/>
              </w:rPr>
            </w:pPr>
            <w:r>
              <w:rPr>
                <w:rFonts w:asciiTheme="minorHAnsi" w:hAnsiTheme="minorHAnsi" w:cs="Calibri"/>
                <w:color w:val="auto"/>
                <w:sz w:val="22"/>
                <w:szCs w:val="22"/>
              </w:rPr>
              <w:t>0: Year(</w:t>
            </w:r>
            <w:r>
              <w:rPr>
                <w:rFonts w:asciiTheme="minorHAnsi" w:hAnsiTheme="minorHAnsi"/>
                <w:color w:val="auto"/>
                <w:sz w:val="22"/>
                <w:szCs w:val="22"/>
                <w:lang w:eastAsia="en-CA"/>
              </w:rPr>
              <w:t>File.DateofDeath or File.EmploymentEndDate</w:t>
            </w:r>
            <w:r>
              <w:rPr>
                <w:rFonts w:asciiTheme="minorHAnsi" w:hAnsiTheme="minorHAnsi" w:cs="Calibri"/>
                <w:color w:val="auto"/>
                <w:sz w:val="22"/>
                <w:szCs w:val="22"/>
              </w:rPr>
              <w:t>)</w:t>
            </w:r>
          </w:p>
        </w:tc>
      </w:tr>
      <w:tr w:rsidR="00F90AD9" w:rsidRPr="0085712F" w14:paraId="6875C35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D6177AC" w14:textId="77777777" w:rsidR="00F90AD9" w:rsidRPr="0085712F" w:rsidRDefault="00F90AD9"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1F38FE05" w14:textId="1ED2865A" w:rsidR="00F90AD9" w:rsidRPr="006100CE" w:rsidRDefault="00045B0D"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F90AD9" w:rsidRPr="0085712F" w14:paraId="4FFF6D3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D37298" w14:textId="77777777" w:rsidR="00F90AD9" w:rsidRPr="0085712F"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2DFD51C" w14:textId="77777777" w:rsidR="00F90AD9" w:rsidRPr="006100CE" w:rsidRDefault="00F90AD9" w:rsidP="000836DD">
            <w:pPr>
              <w:spacing w:before="60" w:after="60" w:line="240" w:lineRule="auto"/>
              <w:ind w:left="0"/>
              <w:rPr>
                <w:rFonts w:asciiTheme="minorHAnsi" w:hAnsiTheme="minorHAnsi"/>
                <w:sz w:val="22"/>
                <w:szCs w:val="22"/>
                <w:lang w:eastAsia="en-CA"/>
              </w:rPr>
            </w:pPr>
          </w:p>
        </w:tc>
      </w:tr>
      <w:tr w:rsidR="00F90AD9" w:rsidRPr="00BD7C56" w14:paraId="76C3E63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50E7D60" w14:textId="77777777" w:rsidR="00F90AD9" w:rsidRDefault="00F90AD9"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7EC98E6" w14:textId="77777777" w:rsidR="00F90AD9" w:rsidRPr="0085712F" w:rsidRDefault="00F90AD9"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7056BAB"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16004449" w14:textId="77777777" w:rsidR="00F93DA0" w:rsidRPr="00E8794C" w:rsidRDefault="00F93DA0"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01BF6800" w14:textId="084205C3" w:rsidR="00F93DA0" w:rsidRDefault="006F5ACC"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Previous notes:</w:t>
            </w:r>
          </w:p>
          <w:p w14:paraId="327B0941" w14:textId="77777777" w:rsidR="00F90AD9" w:rsidRPr="002A7FC4" w:rsidRDefault="00F90AD9" w:rsidP="008D6CBB">
            <w:pPr>
              <w:pStyle w:val="ListParagraph"/>
              <w:numPr>
                <w:ilvl w:val="0"/>
                <w:numId w:val="32"/>
              </w:numPr>
              <w:spacing w:before="60" w:after="60" w:line="240" w:lineRule="auto"/>
              <w:rPr>
                <w:rFonts w:asciiTheme="minorHAnsi" w:hAnsiTheme="minorHAnsi"/>
                <w:sz w:val="22"/>
                <w:szCs w:val="22"/>
                <w:lang w:eastAsia="en-CA"/>
              </w:rPr>
            </w:pPr>
            <w:r w:rsidRPr="005D5B3A">
              <w:rPr>
                <w:rFonts w:asciiTheme="minorHAnsi" w:hAnsiTheme="minorHAnsi"/>
                <w:sz w:val="22"/>
                <w:szCs w:val="22"/>
                <w:lang w:eastAsia="en-CA"/>
              </w:rPr>
              <w:t xml:space="preserve">This validation should only be applicable to the PA being reported with Core data or Event data.  </w:t>
            </w:r>
          </w:p>
          <w:p w14:paraId="351EDDA7" w14:textId="552DD687" w:rsidR="00F90AD9" w:rsidRPr="005D5B3A" w:rsidRDefault="00F90AD9" w:rsidP="008D6CBB">
            <w:pPr>
              <w:pStyle w:val="ListParagraph"/>
              <w:numPr>
                <w:ilvl w:val="0"/>
                <w:numId w:val="32"/>
              </w:numPr>
              <w:spacing w:before="60" w:after="60" w:line="240" w:lineRule="auto"/>
              <w:rPr>
                <w:rFonts w:asciiTheme="minorHAnsi" w:hAnsiTheme="minorHAnsi"/>
                <w:sz w:val="22"/>
                <w:szCs w:val="22"/>
                <w:lang w:eastAsia="en-CA"/>
              </w:rPr>
            </w:pPr>
            <w:r w:rsidRPr="005D5B3A">
              <w:rPr>
                <w:rFonts w:asciiTheme="minorHAnsi" w:hAnsiTheme="minorHAnsi"/>
                <w:sz w:val="22"/>
                <w:szCs w:val="22"/>
                <w:lang w:eastAsia="en-CA"/>
              </w:rPr>
              <w:t>This validation will be triggered for scenarios when the PA has to be manually calculated by HOOPP.</w:t>
            </w:r>
          </w:p>
          <w:p w14:paraId="7C2A1DBD" w14:textId="77777777" w:rsidR="00F90AD9" w:rsidRPr="00776463" w:rsidRDefault="00F90AD9" w:rsidP="000836DD">
            <w:pPr>
              <w:spacing w:before="60" w:after="60" w:line="240" w:lineRule="auto"/>
              <w:ind w:left="0"/>
              <w:rPr>
                <w:rFonts w:asciiTheme="minorHAnsi" w:hAnsiTheme="minorHAnsi"/>
                <w:sz w:val="22"/>
                <w:szCs w:val="22"/>
                <w:lang w:eastAsia="en-CA"/>
              </w:rPr>
            </w:pPr>
            <w:r w:rsidRPr="00C348DA">
              <w:rPr>
                <w:rFonts w:asciiTheme="minorHAnsi" w:hAnsiTheme="minorHAnsi"/>
                <w:sz w:val="22"/>
                <w:szCs w:val="22"/>
                <w:lang w:eastAsia="en-CA"/>
              </w:rPr>
              <w:t xml:space="preserve"> </w:t>
            </w:r>
          </w:p>
        </w:tc>
      </w:tr>
    </w:tbl>
    <w:p w14:paraId="78B8D996" w14:textId="77777777" w:rsidR="00AD4F74" w:rsidRDefault="00AD4F74">
      <w:pPr>
        <w:spacing w:before="0" w:after="0" w:line="240" w:lineRule="auto"/>
        <w:ind w:left="0"/>
        <w:rPr>
          <w:b/>
          <w:smallCaps/>
          <w:sz w:val="24"/>
        </w:rPr>
      </w:pPr>
      <w:r>
        <w:br w:type="page"/>
      </w:r>
    </w:p>
    <w:p w14:paraId="687BBC39" w14:textId="77777777" w:rsidR="00AD4F74" w:rsidRPr="006B06A8" w:rsidRDefault="00AD4F74" w:rsidP="00AD4F74">
      <w:pPr>
        <w:pStyle w:val="Heading3"/>
      </w:pPr>
      <w:r w:rsidRPr="006B06A8">
        <w:t xml:space="preserve">Validation – </w:t>
      </w:r>
      <w:r>
        <w:t>Finalized PA/Amended Calculated</w:t>
      </w:r>
    </w:p>
    <w:p w14:paraId="64168A7B" w14:textId="77777777" w:rsidR="00AD4F74" w:rsidRPr="00841AF6" w:rsidRDefault="00AD4F74" w:rsidP="00AD4F74">
      <w:pPr>
        <w:ind w:left="0"/>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D4F74" w14:paraId="4DB2939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FCB75D6"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B7474D3" w14:textId="1B7DA9B9" w:rsidR="00AD4F74" w:rsidRPr="00AF4250" w:rsidRDefault="00AD4F74" w:rsidP="000836DD">
            <w:pPr>
              <w:pStyle w:val="Heading1"/>
              <w:rPr>
                <w:lang w:val="en-US"/>
              </w:rPr>
            </w:pPr>
            <w:bookmarkStart w:id="654" w:name="_Toc43372926"/>
            <w:r w:rsidRPr="009563A6">
              <w:rPr>
                <w:rFonts w:cs="Calibri"/>
              </w:rPr>
              <w:t>B183_FinalizedPA_2</w:t>
            </w:r>
            <w:bookmarkEnd w:id="654"/>
          </w:p>
        </w:tc>
      </w:tr>
      <w:tr w:rsidR="00AD4F74" w14:paraId="404D71E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6D44ED6"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9E138D1" w14:textId="2ACCE420" w:rsidR="00AD4F74" w:rsidRDefault="00AD4F74"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3430</w:t>
            </w:r>
          </w:p>
        </w:tc>
      </w:tr>
      <w:tr w:rsidR="00AD4F74" w14:paraId="603B5E3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18A6A7"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ABE43CA" w14:textId="53DD3FAE" w:rsidR="00AD4F74" w:rsidRDefault="00DD7460"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D4F74" w14:paraId="2949D1D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9B63C3"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44F179E" w14:textId="77777777" w:rsidR="00AD4F74" w:rsidRDefault="00AD4F74"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47172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D4F74" w14:paraId="5F5CB26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0038C28"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324A1B6" w14:textId="00F8509F" w:rsidR="00AD4F74" w:rsidRPr="00CC320A" w:rsidRDefault="00AD4F74"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Retro (Final Data, Remittance)</w:t>
            </w:r>
          </w:p>
        </w:tc>
      </w:tr>
      <w:tr w:rsidR="00AD4F74" w14:paraId="0512B84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344FC4"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BE4D6D7" w14:textId="77777777" w:rsidR="00AD4F74" w:rsidRDefault="00AD4F74"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Information</w:t>
            </w:r>
          </w:p>
        </w:tc>
      </w:tr>
      <w:tr w:rsidR="00AD4F74" w14:paraId="0AB457B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A340875"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9353EBA" w14:textId="77777777" w:rsidR="00AD4F74" w:rsidRPr="00B464B9" w:rsidRDefault="00AD4F74"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Private</w:t>
            </w:r>
          </w:p>
        </w:tc>
      </w:tr>
      <w:tr w:rsidR="00AD4F74" w:rsidRPr="00A61AB1" w14:paraId="437C362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94C6FD"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DA2BFC3"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E1B9935" w14:textId="77777777" w:rsidR="00AD4F74" w:rsidRDefault="00AE45D4" w:rsidP="000836DD">
            <w:pPr>
              <w:ind w:left="0"/>
              <w:rPr>
                <w:ins w:id="655" w:author="Tima Abboud" w:date="2021-04-29T10:35:00Z"/>
                <w:rFonts w:asciiTheme="minorHAnsi" w:hAnsiTheme="minorHAnsi"/>
                <w:sz w:val="22"/>
                <w:szCs w:val="22"/>
                <w:lang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that </w:t>
            </w:r>
            <w:r>
              <w:rPr>
                <w:rFonts w:asciiTheme="minorHAnsi" w:hAnsiTheme="minorHAnsi"/>
                <w:sz w:val="22"/>
                <w:szCs w:val="22"/>
                <w:lang w:eastAsia="en-CA"/>
              </w:rPr>
              <w:t>retro is not being reported for a year paid that already has a finalized PA.</w:t>
            </w:r>
          </w:p>
          <w:p w14:paraId="27A36C3D" w14:textId="61CB8361" w:rsidR="00733BC4" w:rsidRPr="00C301FC" w:rsidRDefault="00733BC4">
            <w:pPr>
              <w:ind w:left="0"/>
              <w:rPr>
                <w:rFonts w:asciiTheme="minorHAnsi" w:hAnsiTheme="minorHAnsi"/>
                <w:sz w:val="22"/>
                <w:szCs w:val="22"/>
                <w:lang w:val="en-US" w:eastAsia="en-CA"/>
              </w:rPr>
            </w:pPr>
            <w:ins w:id="656" w:author="Tima Abboud" w:date="2021-04-29T10:36:00Z">
              <w:r w:rsidRPr="00663AB8">
                <w:rPr>
                  <w:rFonts w:asciiTheme="minorHAnsi" w:hAnsiTheme="minorHAnsi"/>
                  <w:color w:val="auto"/>
                  <w:sz w:val="22"/>
                  <w:szCs w:val="22"/>
                  <w:lang w:eastAsia="en-CA"/>
                  <w:rPrChange w:id="657" w:author="Tima Abboud" w:date="2021-04-30T13:38:00Z">
                    <w:rPr>
                      <w:rFonts w:asciiTheme="minorHAnsi" w:hAnsiTheme="minorHAnsi"/>
                      <w:sz w:val="22"/>
                      <w:szCs w:val="22"/>
                      <w:lang w:eastAsia="en-CA"/>
                    </w:rPr>
                  </w:rPrChange>
                </w:rPr>
                <w:t xml:space="preserve">Note: In case of amalgamation, the validation will consider all employments as the same one and look for the </w:t>
              </w:r>
            </w:ins>
            <w:ins w:id="658" w:author="Tima Abboud" w:date="2021-04-29T10:37:00Z">
              <w:r w:rsidRPr="00663AB8">
                <w:rPr>
                  <w:rFonts w:asciiTheme="minorHAnsi" w:hAnsiTheme="minorHAnsi"/>
                  <w:color w:val="auto"/>
                  <w:sz w:val="22"/>
                  <w:szCs w:val="22"/>
                  <w:lang w:eastAsia="en-CA"/>
                  <w:rPrChange w:id="659" w:author="Tima Abboud" w:date="2021-04-30T13:38:00Z">
                    <w:rPr>
                      <w:rFonts w:asciiTheme="minorHAnsi" w:hAnsiTheme="minorHAnsi"/>
                      <w:sz w:val="22"/>
                      <w:szCs w:val="22"/>
                      <w:lang w:eastAsia="en-CA"/>
                    </w:rPr>
                  </w:rPrChange>
                </w:rPr>
                <w:t>transactions</w:t>
              </w:r>
            </w:ins>
            <w:ins w:id="660" w:author="Tima Abboud" w:date="2021-04-29T10:36:00Z">
              <w:r w:rsidRPr="00663AB8">
                <w:rPr>
                  <w:rFonts w:asciiTheme="minorHAnsi" w:hAnsiTheme="minorHAnsi"/>
                  <w:color w:val="auto"/>
                  <w:sz w:val="22"/>
                  <w:szCs w:val="22"/>
                  <w:lang w:eastAsia="en-CA"/>
                  <w:rPrChange w:id="661" w:author="Tima Abboud" w:date="2021-04-30T13:38:00Z">
                    <w:rPr>
                      <w:rFonts w:asciiTheme="minorHAnsi" w:hAnsiTheme="minorHAnsi"/>
                      <w:sz w:val="22"/>
                      <w:szCs w:val="22"/>
                      <w:lang w:eastAsia="en-CA"/>
                    </w:rPr>
                  </w:rPrChange>
                </w:rPr>
                <w:t xml:space="preserve"> that exist under the first employer FROM</w:t>
              </w:r>
            </w:ins>
            <w:ins w:id="662" w:author="Tima Abboud" w:date="2021-04-29T10:39:00Z">
              <w:r w:rsidRPr="00663AB8">
                <w:rPr>
                  <w:rFonts w:asciiTheme="minorHAnsi" w:hAnsiTheme="minorHAnsi"/>
                  <w:color w:val="auto"/>
                  <w:sz w:val="22"/>
                  <w:szCs w:val="22"/>
                  <w:lang w:eastAsia="en-CA"/>
                  <w:rPrChange w:id="663" w:author="Tima Abboud" w:date="2021-04-30T13:38:00Z">
                    <w:rPr>
                      <w:rFonts w:asciiTheme="minorHAnsi" w:hAnsiTheme="minorHAnsi"/>
                      <w:sz w:val="22"/>
                      <w:szCs w:val="22"/>
                      <w:lang w:eastAsia="en-CA"/>
                    </w:rPr>
                  </w:rPrChange>
                </w:rPr>
                <w:t xml:space="preserve">. The PAs that were originally reported by the employer FROM will </w:t>
              </w:r>
            </w:ins>
            <w:ins w:id="664" w:author="Tima Abboud" w:date="2021-04-29T10:40:00Z">
              <w:r w:rsidRPr="00663AB8">
                <w:rPr>
                  <w:rFonts w:asciiTheme="minorHAnsi" w:hAnsiTheme="minorHAnsi"/>
                  <w:color w:val="auto"/>
                  <w:sz w:val="22"/>
                  <w:szCs w:val="22"/>
                  <w:lang w:eastAsia="en-CA"/>
                  <w:rPrChange w:id="665" w:author="Tima Abboud" w:date="2021-04-30T13:38:00Z">
                    <w:rPr>
                      <w:rFonts w:asciiTheme="minorHAnsi" w:hAnsiTheme="minorHAnsi"/>
                      <w:sz w:val="22"/>
                      <w:szCs w:val="22"/>
                      <w:lang w:eastAsia="en-CA"/>
                    </w:rPr>
                  </w:rPrChange>
                </w:rPr>
                <w:t xml:space="preserve">also </w:t>
              </w:r>
            </w:ins>
            <w:ins w:id="666" w:author="Tima Abboud" w:date="2021-04-29T10:39:00Z">
              <w:r w:rsidRPr="00663AB8">
                <w:rPr>
                  <w:rFonts w:asciiTheme="minorHAnsi" w:hAnsiTheme="minorHAnsi"/>
                  <w:color w:val="auto"/>
                  <w:sz w:val="22"/>
                  <w:szCs w:val="22"/>
                  <w:lang w:eastAsia="en-CA"/>
                  <w:rPrChange w:id="667" w:author="Tima Abboud" w:date="2021-04-30T13:38:00Z">
                    <w:rPr>
                      <w:rFonts w:asciiTheme="minorHAnsi" w:hAnsiTheme="minorHAnsi"/>
                      <w:sz w:val="22"/>
                      <w:szCs w:val="22"/>
                      <w:lang w:eastAsia="en-CA"/>
                    </w:rPr>
                  </w:rPrChange>
                </w:rPr>
                <w:t>be taken into consideration.</w:t>
              </w:r>
            </w:ins>
            <w:ins w:id="668" w:author="Tima Abboud" w:date="2021-04-29T10:36:00Z">
              <w:r w:rsidRPr="00663AB8">
                <w:rPr>
                  <w:rFonts w:asciiTheme="minorHAnsi" w:hAnsiTheme="minorHAnsi"/>
                  <w:color w:val="auto"/>
                  <w:sz w:val="22"/>
                  <w:szCs w:val="22"/>
                  <w:lang w:eastAsia="en-CA"/>
                  <w:rPrChange w:id="669" w:author="Tima Abboud" w:date="2021-04-30T13:38:00Z">
                    <w:rPr>
                      <w:rFonts w:asciiTheme="minorHAnsi" w:hAnsiTheme="minorHAnsi"/>
                      <w:sz w:val="22"/>
                      <w:szCs w:val="22"/>
                      <w:lang w:eastAsia="en-CA"/>
                    </w:rPr>
                  </w:rPrChange>
                </w:rPr>
                <w:t xml:space="preserve"> </w:t>
              </w:r>
            </w:ins>
          </w:p>
        </w:tc>
      </w:tr>
      <w:tr w:rsidR="00AD4F74" w:rsidRPr="009151F9" w14:paraId="5F9C864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F374A45"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728FE73" w14:textId="512BAFEE" w:rsidR="00AD4F74" w:rsidDel="00141C72" w:rsidRDefault="00141C72" w:rsidP="000836DD">
            <w:pPr>
              <w:ind w:left="0"/>
              <w:rPr>
                <w:del w:id="670" w:author="Tima Abboud" w:date="2021-04-30T13:48:00Z"/>
                <w:rFonts w:asciiTheme="minorHAnsi" w:hAnsiTheme="minorHAnsi"/>
                <w:color w:val="auto"/>
                <w:sz w:val="22"/>
                <w:szCs w:val="22"/>
                <w:lang w:eastAsia="en-CA"/>
              </w:rPr>
            </w:pPr>
            <w:ins w:id="671" w:author="Tima Abboud" w:date="2021-04-30T13:48:00Z">
              <w:r w:rsidDel="00141C72">
                <w:rPr>
                  <w:rFonts w:asciiTheme="minorHAnsi" w:hAnsiTheme="minorHAnsi"/>
                  <w:color w:val="auto"/>
                  <w:sz w:val="22"/>
                  <w:szCs w:val="22"/>
                  <w:lang w:eastAsia="en-CA"/>
                </w:rPr>
                <w:t xml:space="preserve"> </w:t>
              </w:r>
            </w:ins>
          </w:p>
          <w:p w14:paraId="6DBCF303" w14:textId="77777777" w:rsidR="00AE45D4" w:rsidRDefault="00AE45D4" w:rsidP="00AE45D4">
            <w:pPr>
              <w:ind w:left="720"/>
              <w:rPr>
                <w:rFonts w:asciiTheme="minorHAnsi" w:hAnsiTheme="minorHAnsi"/>
                <w:sz w:val="22"/>
                <w:szCs w:val="22"/>
                <w:lang w:eastAsia="en-CA"/>
              </w:rPr>
            </w:pPr>
            <w:r>
              <w:rPr>
                <w:rFonts w:asciiTheme="minorHAnsi" w:hAnsiTheme="minorHAnsi"/>
                <w:sz w:val="22"/>
                <w:szCs w:val="22"/>
                <w:lang w:eastAsia="en-CA"/>
              </w:rPr>
              <w:t>(File.RetroLowContributions &gt; 0 OR File.RetroHighContributions &gt; 0)</w:t>
            </w:r>
          </w:p>
          <w:p w14:paraId="04C39E6C" w14:textId="77777777" w:rsidR="00AE45D4" w:rsidRDefault="00AE45D4" w:rsidP="00AE45D4">
            <w:pPr>
              <w:ind w:left="720"/>
              <w:rPr>
                <w:rFonts w:asciiTheme="minorHAnsi" w:hAnsiTheme="minorHAnsi"/>
                <w:sz w:val="22"/>
                <w:szCs w:val="22"/>
                <w:lang w:eastAsia="en-CA"/>
              </w:rPr>
            </w:pPr>
            <w:r>
              <w:rPr>
                <w:rFonts w:asciiTheme="minorHAnsi" w:hAnsiTheme="minorHAnsi"/>
                <w:sz w:val="22"/>
                <w:szCs w:val="22"/>
                <w:lang w:eastAsia="en-CA"/>
              </w:rPr>
              <w:t>AND</w:t>
            </w:r>
          </w:p>
          <w:p w14:paraId="5FA1511A" w14:textId="77777777" w:rsidR="00AE45D4" w:rsidRDefault="00AE45D4" w:rsidP="00AE45D4">
            <w:pPr>
              <w:ind w:left="720"/>
              <w:rPr>
                <w:rFonts w:asciiTheme="minorHAnsi" w:hAnsiTheme="minorHAnsi"/>
                <w:sz w:val="22"/>
                <w:szCs w:val="22"/>
                <w:lang w:eastAsia="en-CA"/>
              </w:rPr>
            </w:pPr>
            <w:r>
              <w:rPr>
                <w:rFonts w:asciiTheme="minorHAnsi" w:hAnsiTheme="minorHAnsi"/>
                <w:sz w:val="22"/>
                <w:szCs w:val="22"/>
                <w:lang w:eastAsia="en-CA"/>
              </w:rPr>
              <w:t>At least one PA record exists where:</w:t>
            </w:r>
          </w:p>
          <w:p w14:paraId="4AB1314E" w14:textId="77777777" w:rsidR="00AE45D4" w:rsidRDefault="00AE45D4" w:rsidP="00AE45D4">
            <w:pPr>
              <w:ind w:left="1440"/>
              <w:rPr>
                <w:rFonts w:asciiTheme="minorHAnsi" w:hAnsiTheme="minorHAnsi"/>
                <w:sz w:val="22"/>
                <w:szCs w:val="22"/>
                <w:lang w:eastAsia="en-CA"/>
              </w:rPr>
            </w:pPr>
            <w:r>
              <w:rPr>
                <w:rFonts w:asciiTheme="minorHAnsi" w:hAnsiTheme="minorHAnsi"/>
                <w:sz w:val="22"/>
                <w:szCs w:val="22"/>
                <w:lang w:eastAsia="en-CA"/>
              </w:rPr>
              <w:t>File.RetroYearPaid = Year(Ariel.PA.CalculationDate) -1</w:t>
            </w:r>
          </w:p>
          <w:p w14:paraId="0ABD5588" w14:textId="77777777" w:rsidR="00AE45D4" w:rsidRDefault="00AE45D4" w:rsidP="00AE45D4">
            <w:pPr>
              <w:ind w:left="1440"/>
              <w:rPr>
                <w:rFonts w:asciiTheme="minorHAnsi" w:hAnsiTheme="minorHAnsi"/>
                <w:sz w:val="22"/>
                <w:szCs w:val="22"/>
                <w:lang w:eastAsia="en-CA"/>
              </w:rPr>
            </w:pPr>
          </w:p>
          <w:p w14:paraId="1C86EDDE" w14:textId="77777777" w:rsidR="00AE45D4" w:rsidRDefault="00AE45D4" w:rsidP="00AE45D4">
            <w:pPr>
              <w:ind w:left="0"/>
              <w:rPr>
                <w:rFonts w:asciiTheme="minorHAnsi" w:hAnsiTheme="minorHAnsi"/>
                <w:sz w:val="22"/>
                <w:szCs w:val="22"/>
                <w:lang w:eastAsia="en-CA"/>
              </w:rPr>
            </w:pPr>
            <w:r>
              <w:rPr>
                <w:rFonts w:asciiTheme="minorHAnsi" w:hAnsiTheme="minorHAnsi"/>
                <w:sz w:val="22"/>
                <w:szCs w:val="22"/>
                <w:lang w:eastAsia="en-CA"/>
              </w:rPr>
              <w:t xml:space="preserve">Note: </w:t>
            </w:r>
          </w:p>
          <w:p w14:paraId="79997CEF" w14:textId="77777777" w:rsidR="00AD4F74" w:rsidRDefault="00AE45D4" w:rsidP="00AE45D4">
            <w:pPr>
              <w:ind w:left="0"/>
              <w:rPr>
                <w:ins w:id="672" w:author="Tima Abboud" w:date="2021-04-29T10:41:00Z"/>
                <w:rFonts w:asciiTheme="minorHAnsi" w:hAnsiTheme="minorHAnsi"/>
                <w:sz w:val="22"/>
                <w:szCs w:val="22"/>
                <w:lang w:eastAsia="en-CA"/>
              </w:rPr>
            </w:pPr>
            <w:r>
              <w:rPr>
                <w:rFonts w:asciiTheme="minorHAnsi" w:hAnsiTheme="minorHAnsi"/>
                <w:sz w:val="22"/>
                <w:szCs w:val="22"/>
                <w:lang w:eastAsia="en-CA"/>
              </w:rPr>
              <w:t>“Year(Ariel.PA.CalculationDate) -1” is equal to “Year of Calculation” in Ariel GUI</w:t>
            </w:r>
          </w:p>
          <w:p w14:paraId="395FDBE6" w14:textId="77777777" w:rsidR="00663AB8" w:rsidRDefault="00663AB8" w:rsidP="00AE45D4">
            <w:pPr>
              <w:ind w:left="0"/>
              <w:rPr>
                <w:ins w:id="673" w:author="Tima Abboud" w:date="2021-04-30T13:34:00Z"/>
                <w:rFonts w:asciiTheme="minorHAnsi" w:hAnsiTheme="minorHAnsi"/>
                <w:sz w:val="22"/>
                <w:szCs w:val="22"/>
                <w:lang w:eastAsia="en-CA"/>
              </w:rPr>
            </w:pPr>
          </w:p>
          <w:p w14:paraId="4FE7F71A" w14:textId="3AED6C06" w:rsidR="009552BA" w:rsidRPr="00141C72" w:rsidRDefault="00141C72" w:rsidP="00AE45D4">
            <w:pPr>
              <w:ind w:left="0"/>
              <w:rPr>
                <w:ins w:id="674" w:author="Tima Abboud" w:date="2021-04-29T10:41:00Z"/>
                <w:rFonts w:asciiTheme="minorHAnsi" w:hAnsiTheme="minorHAnsi"/>
                <w:color w:val="auto"/>
                <w:sz w:val="22"/>
                <w:szCs w:val="22"/>
                <w:lang w:eastAsia="en-CA"/>
                <w:rPrChange w:id="675" w:author="Tima Abboud" w:date="2021-04-30T13:49:00Z">
                  <w:rPr>
                    <w:ins w:id="676" w:author="Tima Abboud" w:date="2021-04-29T10:41:00Z"/>
                    <w:rFonts w:asciiTheme="minorHAnsi" w:hAnsiTheme="minorHAnsi"/>
                    <w:sz w:val="22"/>
                    <w:szCs w:val="22"/>
                    <w:lang w:eastAsia="en-CA"/>
                  </w:rPr>
                </w:rPrChange>
              </w:rPr>
            </w:pPr>
            <w:ins w:id="677" w:author="Tima Abboud" w:date="2021-04-30T13:49:00Z">
              <w:r>
                <w:rPr>
                  <w:rFonts w:asciiTheme="minorHAnsi" w:hAnsiTheme="minorHAnsi"/>
                  <w:sz w:val="22"/>
                  <w:szCs w:val="22"/>
                  <w:lang w:eastAsia="en-CA"/>
                </w:rPr>
                <w:t>*</w:t>
              </w:r>
            </w:ins>
            <w:ins w:id="678" w:author="Tima Abboud" w:date="2021-04-30T13:34:00Z">
              <w:r w:rsidR="00663AB8" w:rsidRPr="00141C72">
                <w:rPr>
                  <w:rFonts w:asciiTheme="minorHAnsi" w:hAnsiTheme="minorHAnsi"/>
                  <w:color w:val="auto"/>
                  <w:sz w:val="22"/>
                  <w:szCs w:val="22"/>
                  <w:lang w:eastAsia="en-CA"/>
                  <w:rPrChange w:id="679" w:author="Tima Abboud" w:date="2021-04-30T13:49:00Z">
                    <w:rPr>
                      <w:rFonts w:asciiTheme="minorHAnsi" w:hAnsiTheme="minorHAnsi"/>
                      <w:sz w:val="22"/>
                      <w:szCs w:val="22"/>
                      <w:lang w:eastAsia="en-CA"/>
                    </w:rPr>
                  </w:rPrChange>
                </w:rPr>
                <w:t>For</w:t>
              </w:r>
            </w:ins>
            <w:ins w:id="680" w:author="Tima Abboud" w:date="2021-04-30T13:50:00Z">
              <w:r>
                <w:rPr>
                  <w:rFonts w:asciiTheme="minorHAnsi" w:hAnsiTheme="minorHAnsi"/>
                  <w:color w:val="auto"/>
                  <w:sz w:val="22"/>
                  <w:szCs w:val="22"/>
                  <w:lang w:eastAsia="en-CA"/>
                </w:rPr>
                <w:t xml:space="preserve"> </w:t>
              </w:r>
            </w:ins>
            <w:ins w:id="681" w:author="Tima Abboud" w:date="2021-04-30T13:34:00Z">
              <w:r w:rsidR="00663AB8" w:rsidRPr="00141C72">
                <w:rPr>
                  <w:rFonts w:asciiTheme="minorHAnsi" w:hAnsiTheme="minorHAnsi"/>
                  <w:color w:val="auto"/>
                  <w:sz w:val="22"/>
                  <w:szCs w:val="22"/>
                  <w:lang w:eastAsia="en-CA"/>
                  <w:rPrChange w:id="682" w:author="Tima Abboud" w:date="2021-04-30T13:49:00Z">
                    <w:rPr>
                      <w:rFonts w:asciiTheme="minorHAnsi" w:hAnsiTheme="minorHAnsi"/>
                      <w:sz w:val="22"/>
                      <w:szCs w:val="22"/>
                      <w:lang w:eastAsia="en-CA"/>
                    </w:rPr>
                  </w:rPrChange>
                </w:rPr>
                <w:t>Remittance</w:t>
              </w:r>
            </w:ins>
            <w:ins w:id="683" w:author="Tima Abboud" w:date="2021-04-30T13:49:00Z">
              <w:r w:rsidRPr="00141C72">
                <w:rPr>
                  <w:rFonts w:asciiTheme="minorHAnsi" w:hAnsiTheme="minorHAnsi"/>
                  <w:color w:val="auto"/>
                  <w:sz w:val="22"/>
                  <w:szCs w:val="22"/>
                  <w:lang w:eastAsia="en-CA"/>
                  <w:rPrChange w:id="684" w:author="Tima Abboud" w:date="2021-04-30T13:49:00Z">
                    <w:rPr>
                      <w:rFonts w:asciiTheme="minorHAnsi" w:hAnsiTheme="minorHAnsi"/>
                      <w:sz w:val="22"/>
                      <w:szCs w:val="22"/>
                      <w:lang w:eastAsia="en-CA"/>
                    </w:rPr>
                  </w:rPrChange>
                </w:rPr>
                <w:t xml:space="preserve"> only</w:t>
              </w:r>
            </w:ins>
            <w:ins w:id="685" w:author="Tima Abboud" w:date="2021-04-30T13:34:00Z">
              <w:r w:rsidR="00663AB8" w:rsidRPr="00141C72">
                <w:rPr>
                  <w:rFonts w:asciiTheme="minorHAnsi" w:hAnsiTheme="minorHAnsi"/>
                  <w:color w:val="auto"/>
                  <w:sz w:val="22"/>
                  <w:szCs w:val="22"/>
                  <w:lang w:eastAsia="en-CA"/>
                  <w:rPrChange w:id="686" w:author="Tima Abboud" w:date="2021-04-30T13:49:00Z">
                    <w:rPr>
                      <w:rFonts w:asciiTheme="minorHAnsi" w:hAnsiTheme="minorHAnsi"/>
                      <w:sz w:val="22"/>
                      <w:szCs w:val="22"/>
                      <w:lang w:eastAsia="en-CA"/>
                    </w:rPr>
                  </w:rPrChange>
                </w:rPr>
                <w:t xml:space="preserve">: </w:t>
              </w:r>
            </w:ins>
          </w:p>
          <w:p w14:paraId="3AB2275A" w14:textId="7C312EDE" w:rsidR="009552BA" w:rsidRPr="00411EBD" w:rsidRDefault="009552BA" w:rsidP="00AE45D4">
            <w:pPr>
              <w:ind w:left="0"/>
              <w:rPr>
                <w:rFonts w:asciiTheme="minorHAnsi" w:hAnsiTheme="minorHAnsi"/>
                <w:sz w:val="22"/>
                <w:szCs w:val="22"/>
                <w:lang w:eastAsia="en-CA"/>
              </w:rPr>
            </w:pPr>
            <w:ins w:id="687" w:author="Tima Abboud" w:date="2021-04-29T10:41:00Z">
              <w:r w:rsidRPr="00141C72">
                <w:rPr>
                  <w:rFonts w:asciiTheme="minorHAnsi" w:hAnsiTheme="minorHAnsi"/>
                  <w:color w:val="auto"/>
                  <w:sz w:val="22"/>
                  <w:szCs w:val="22"/>
                </w:rPr>
                <w:t xml:space="preserve">In </w:t>
              </w:r>
              <w:r w:rsidRPr="00141C72">
                <w:rPr>
                  <w:rFonts w:asciiTheme="minorHAnsi" w:hAnsiTheme="minorHAnsi"/>
                  <w:color w:val="auto"/>
                  <w:sz w:val="22"/>
                  <w:szCs w:val="22"/>
                  <w:rPrChange w:id="688" w:author="Tima Abboud" w:date="2021-04-30T13:49:00Z">
                    <w:rPr>
                      <w:rFonts w:asciiTheme="minorHAnsi" w:hAnsiTheme="minorHAnsi"/>
                      <w:sz w:val="22"/>
                      <w:szCs w:val="22"/>
                    </w:rPr>
                  </w:rPrChange>
                </w:rPr>
                <w:t xml:space="preserve">the case of amalgamation, the validation </w:t>
              </w:r>
              <w:r w:rsidR="00141C72">
                <w:rPr>
                  <w:rFonts w:asciiTheme="minorHAnsi" w:hAnsiTheme="minorHAnsi"/>
                  <w:color w:val="auto"/>
                  <w:sz w:val="22"/>
                  <w:szCs w:val="22"/>
                </w:rPr>
                <w:t xml:space="preserve">will account for any </w:t>
              </w:r>
            </w:ins>
            <w:ins w:id="689" w:author="Tima Abboud" w:date="2021-04-30T13:50:00Z">
              <w:r w:rsidR="00141C72">
                <w:rPr>
                  <w:rFonts w:asciiTheme="minorHAnsi" w:hAnsiTheme="minorHAnsi"/>
                  <w:color w:val="auto"/>
                  <w:sz w:val="22"/>
                  <w:szCs w:val="22"/>
                </w:rPr>
                <w:t xml:space="preserve">PA </w:t>
              </w:r>
            </w:ins>
            <w:ins w:id="690" w:author="Tima Abboud" w:date="2021-04-29T10:41:00Z">
              <w:r w:rsidRPr="00141C72">
                <w:rPr>
                  <w:rFonts w:asciiTheme="minorHAnsi" w:hAnsiTheme="minorHAnsi"/>
                  <w:color w:val="auto"/>
                  <w:sz w:val="22"/>
                  <w:szCs w:val="22"/>
                  <w:rPrChange w:id="691" w:author="Tima Abboud" w:date="2021-04-30T13:49:00Z">
                    <w:rPr>
                      <w:rFonts w:asciiTheme="minorHAnsi" w:hAnsiTheme="minorHAnsi"/>
                      <w:sz w:val="22"/>
                      <w:szCs w:val="22"/>
                    </w:rPr>
                  </w:rPrChange>
                </w:rPr>
                <w:t>reported since the PermanencyDate of the AFE employer (AmalgamatedFromEmployment.PermanencyDate).</w:t>
              </w:r>
            </w:ins>
          </w:p>
        </w:tc>
      </w:tr>
      <w:tr w:rsidR="00AD4F74" w:rsidRPr="00A61AB1" w14:paraId="7921880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D74E4C"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8E3758D" w14:textId="54438DAC" w:rsidR="00AD4F74" w:rsidRPr="00236693" w:rsidRDefault="00F00CA8"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D4F74" w:rsidRPr="00A61AB1" w14:paraId="6DA90818"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66D2ECC"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5A8F417" w14:textId="2C249C3F" w:rsidR="00AD4F74" w:rsidRPr="00776463" w:rsidRDefault="00836B3B" w:rsidP="000836DD">
            <w:pPr>
              <w:pStyle w:val="NormalWeb"/>
              <w:spacing w:line="276" w:lineRule="auto"/>
              <w:rPr>
                <w:rFonts w:asciiTheme="minorHAnsi" w:hAnsiTheme="minorHAnsi"/>
                <w:color w:val="000000"/>
                <w:sz w:val="22"/>
                <w:szCs w:val="22"/>
                <w:lang w:val="en-US"/>
              </w:rPr>
            </w:pPr>
            <w:r w:rsidRPr="00B150A6">
              <w:rPr>
                <w:rFonts w:asciiTheme="minorHAnsi" w:hAnsiTheme="minorHAnsi"/>
                <w:color w:val="000000"/>
                <w:sz w:val="22"/>
                <w:szCs w:val="22"/>
                <w:lang w:val="en-CA"/>
              </w:rPr>
              <w:t>ER has reported a Yea</w:t>
            </w:r>
            <w:r>
              <w:rPr>
                <w:rFonts w:asciiTheme="minorHAnsi" w:hAnsiTheme="minorHAnsi"/>
                <w:color w:val="000000"/>
                <w:sz w:val="22"/>
                <w:szCs w:val="22"/>
                <w:lang w:val="en-CA"/>
              </w:rPr>
              <w:t>r Retro Paid of {0</w:t>
            </w:r>
            <w:r w:rsidRPr="00B150A6">
              <w:rPr>
                <w:rFonts w:asciiTheme="minorHAnsi" w:hAnsiTheme="minorHAnsi"/>
                <w:color w:val="000000"/>
                <w:sz w:val="22"/>
                <w:szCs w:val="22"/>
                <w:lang w:val="en-CA"/>
              </w:rPr>
              <w:t xml:space="preserve">}, but a finalized PA/Amended has already been calculated for that year.  Please calculate the </w:t>
            </w:r>
            <w:r>
              <w:rPr>
                <w:rFonts w:asciiTheme="minorHAnsi" w:hAnsiTheme="minorHAnsi"/>
                <w:color w:val="000000"/>
                <w:sz w:val="22"/>
                <w:szCs w:val="22"/>
                <w:lang w:val="en-CA"/>
              </w:rPr>
              <w:t>Amended PA for {0</w:t>
            </w:r>
            <w:r w:rsidRPr="00B150A6">
              <w:rPr>
                <w:rFonts w:asciiTheme="minorHAnsi" w:hAnsiTheme="minorHAnsi"/>
                <w:color w:val="000000"/>
                <w:sz w:val="22"/>
                <w:szCs w:val="22"/>
                <w:lang w:val="en-CA"/>
              </w:rPr>
              <w:t xml:space="preserve">} and update member’s record and provide HOOPP calculated PA to ER.  </w:t>
            </w:r>
          </w:p>
        </w:tc>
      </w:tr>
      <w:tr w:rsidR="00AD4F74" w:rsidRPr="00A61AB1" w14:paraId="266FEE8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8A876BC"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1DFC112"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FFEA0E9" w14:textId="58A70D07" w:rsidR="00AD4F74" w:rsidRPr="00B464B9" w:rsidRDefault="00836B3B" w:rsidP="000836DD">
            <w:pPr>
              <w:spacing w:before="60" w:after="60"/>
              <w:ind w:left="0"/>
              <w:rPr>
                <w:rFonts w:asciiTheme="minorHAnsi" w:hAnsiTheme="minorHAnsi"/>
                <w:sz w:val="22"/>
                <w:szCs w:val="22"/>
                <w:lang w:eastAsia="en-CA"/>
              </w:rPr>
            </w:pPr>
            <w:r w:rsidRPr="00B150A6">
              <w:rPr>
                <w:rFonts w:asciiTheme="minorHAnsi" w:hAnsiTheme="minorHAnsi"/>
                <w:sz w:val="22"/>
                <w:szCs w:val="22"/>
              </w:rPr>
              <w:t>ER ha</w:t>
            </w:r>
            <w:r>
              <w:rPr>
                <w:rFonts w:asciiTheme="minorHAnsi" w:hAnsiTheme="minorHAnsi"/>
                <w:sz w:val="22"/>
                <w:szCs w:val="22"/>
              </w:rPr>
              <w:t>s reported a Year Retro Paid</w:t>
            </w:r>
            <w:r w:rsidRPr="001252D6">
              <w:rPr>
                <w:rFonts w:asciiTheme="minorHAnsi" w:hAnsiTheme="minorHAnsi"/>
                <w:sz w:val="22"/>
                <w:szCs w:val="22"/>
              </w:rPr>
              <w:t>,</w:t>
            </w:r>
            <w:r w:rsidRPr="00B150A6">
              <w:rPr>
                <w:rFonts w:asciiTheme="minorHAnsi" w:hAnsiTheme="minorHAnsi"/>
                <w:sz w:val="22"/>
                <w:szCs w:val="22"/>
              </w:rPr>
              <w:t xml:space="preserve"> but a finalized PA/Amended has already been calculated for that year.  Please calculate the Amended PA for </w:t>
            </w:r>
            <w:r>
              <w:rPr>
                <w:rFonts w:asciiTheme="minorHAnsi" w:hAnsiTheme="minorHAnsi"/>
                <w:sz w:val="22"/>
                <w:szCs w:val="22"/>
              </w:rPr>
              <w:t>that year</w:t>
            </w:r>
            <w:r w:rsidRPr="00B150A6">
              <w:rPr>
                <w:rFonts w:asciiTheme="minorHAnsi" w:hAnsiTheme="minorHAnsi"/>
                <w:sz w:val="22"/>
                <w:szCs w:val="22"/>
              </w:rPr>
              <w:t xml:space="preserve"> and update member’s record and provide HOOPP calculated PA to ER.  </w:t>
            </w:r>
          </w:p>
        </w:tc>
      </w:tr>
      <w:tr w:rsidR="00AD4F74" w:rsidRPr="0085712F" w14:paraId="47ADAD0D"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F1E6964" w14:textId="77777777" w:rsidR="00AD4F74" w:rsidRPr="0085712F" w:rsidRDefault="00AD4F74"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C8C9144" w14:textId="75649B38" w:rsidR="00AD4F74" w:rsidRPr="007112C8" w:rsidRDefault="00836B3B" w:rsidP="000836DD">
            <w:pPr>
              <w:ind w:left="0"/>
              <w:rPr>
                <w:rFonts w:asciiTheme="minorHAnsi" w:hAnsiTheme="minorHAnsi"/>
                <w:sz w:val="22"/>
                <w:szCs w:val="22"/>
                <w:lang w:eastAsia="en-CA"/>
              </w:rPr>
            </w:pPr>
            <w:r>
              <w:rPr>
                <w:rFonts w:asciiTheme="minorHAnsi" w:hAnsiTheme="minorHAnsi" w:cs="Calibri"/>
                <w:color w:val="auto"/>
                <w:sz w:val="22"/>
                <w:szCs w:val="22"/>
              </w:rPr>
              <w:t>0: Retro</w:t>
            </w:r>
            <w:r w:rsidRPr="00487CD9">
              <w:rPr>
                <w:rFonts w:asciiTheme="minorHAnsi" w:hAnsiTheme="minorHAnsi" w:cs="Calibri"/>
                <w:color w:val="auto"/>
                <w:sz w:val="22"/>
                <w:szCs w:val="22"/>
              </w:rPr>
              <w:t>.</w:t>
            </w:r>
            <w:r>
              <w:rPr>
                <w:rFonts w:asciiTheme="minorHAnsi" w:hAnsiTheme="minorHAnsi" w:cs="Calibri"/>
                <w:color w:val="auto"/>
                <w:sz w:val="22"/>
                <w:szCs w:val="22"/>
              </w:rPr>
              <w:t>YearRetroPaid</w:t>
            </w:r>
          </w:p>
        </w:tc>
      </w:tr>
      <w:tr w:rsidR="00AD4F74" w:rsidRPr="0085712F" w14:paraId="71CB8D0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CD4B345" w14:textId="77777777" w:rsidR="00AD4F74" w:rsidRPr="0085712F" w:rsidRDefault="00AD4F74"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6EE5F52" w14:textId="0F0880D8" w:rsidR="00AD4F74" w:rsidRPr="006100CE" w:rsidRDefault="00F00CA8"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D4F74" w:rsidRPr="0085712F" w14:paraId="24151F6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8ED2C64" w14:textId="77777777" w:rsidR="00AD4F74" w:rsidRPr="0085712F"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DCCC7AE" w14:textId="77777777" w:rsidR="00AD4F74" w:rsidRPr="006100CE" w:rsidRDefault="00AD4F74" w:rsidP="000836DD">
            <w:pPr>
              <w:spacing w:before="60" w:after="60" w:line="240" w:lineRule="auto"/>
              <w:ind w:left="0"/>
              <w:rPr>
                <w:rFonts w:asciiTheme="minorHAnsi" w:hAnsiTheme="minorHAnsi"/>
                <w:sz w:val="22"/>
                <w:szCs w:val="22"/>
                <w:lang w:eastAsia="en-CA"/>
              </w:rPr>
            </w:pPr>
          </w:p>
        </w:tc>
      </w:tr>
      <w:tr w:rsidR="00AD4F74" w:rsidRPr="00BD7C56" w14:paraId="00548DC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96266F1" w14:textId="77777777" w:rsidR="00AD4F74" w:rsidRDefault="00AD4F74"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F14120E" w14:textId="77777777" w:rsidR="00AD4F74" w:rsidRPr="0085712F" w:rsidRDefault="00AD4F74"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70B7407" w14:textId="6B4E3876" w:rsidR="009552BA" w:rsidRDefault="009552BA" w:rsidP="00F93DA0">
            <w:pPr>
              <w:spacing w:before="60" w:after="60" w:line="240" w:lineRule="auto"/>
              <w:ind w:left="0"/>
              <w:rPr>
                <w:ins w:id="692" w:author="Tima Abboud" w:date="2021-04-29T10:41:00Z"/>
                <w:rFonts w:asciiTheme="minorHAnsi" w:hAnsiTheme="minorHAnsi"/>
                <w:sz w:val="22"/>
                <w:szCs w:val="22"/>
                <w:lang w:eastAsia="en-CA"/>
              </w:rPr>
            </w:pPr>
            <w:ins w:id="693" w:author="Tima Abboud" w:date="2021-04-29T10:41:00Z">
              <w:r>
                <w:rPr>
                  <w:rFonts w:asciiTheme="minorHAnsi" w:hAnsiTheme="minorHAnsi"/>
                  <w:sz w:val="22"/>
                  <w:szCs w:val="22"/>
                  <w:lang w:eastAsia="en-CA"/>
                </w:rPr>
                <w:t>TA 20210429:</w:t>
              </w:r>
            </w:ins>
          </w:p>
          <w:p w14:paraId="32D8F4DD" w14:textId="0EB3BDEA" w:rsidR="009552BA" w:rsidRPr="009552BA" w:rsidRDefault="009552BA">
            <w:pPr>
              <w:pStyle w:val="ListParagraph"/>
              <w:numPr>
                <w:ilvl w:val="0"/>
                <w:numId w:val="32"/>
              </w:numPr>
              <w:spacing w:before="60" w:after="60" w:line="240" w:lineRule="auto"/>
              <w:rPr>
                <w:ins w:id="694" w:author="Tima Abboud" w:date="2021-04-29T10:41:00Z"/>
                <w:rFonts w:asciiTheme="minorHAnsi" w:hAnsiTheme="minorHAnsi"/>
                <w:sz w:val="22"/>
                <w:szCs w:val="22"/>
                <w:lang w:eastAsia="en-CA"/>
                <w:rPrChange w:id="695" w:author="Tima Abboud" w:date="2021-04-29T10:42:00Z">
                  <w:rPr>
                    <w:ins w:id="696" w:author="Tima Abboud" w:date="2021-04-29T10:41:00Z"/>
                    <w:lang w:eastAsia="en-CA"/>
                  </w:rPr>
                </w:rPrChange>
              </w:rPr>
              <w:pPrChange w:id="697" w:author="Tima Abboud" w:date="2021-04-29T10:42:00Z">
                <w:pPr>
                  <w:spacing w:before="60" w:after="60" w:line="240" w:lineRule="auto"/>
                  <w:ind w:left="0"/>
                </w:pPr>
              </w:pPrChange>
            </w:pPr>
            <w:ins w:id="698" w:author="Tima Abboud" w:date="2021-04-29T10:42:00Z">
              <w:r>
                <w:rPr>
                  <w:rFonts w:asciiTheme="minorHAnsi" w:hAnsiTheme="minorHAnsi"/>
                  <w:sz w:val="22"/>
                  <w:szCs w:val="22"/>
                  <w:lang w:eastAsia="en-CA"/>
                </w:rPr>
                <w:t>Updated Validation Rule and Validation Logic to account for amalgamation.</w:t>
              </w:r>
            </w:ins>
          </w:p>
          <w:p w14:paraId="1A8DF76D" w14:textId="77777777" w:rsidR="009552BA" w:rsidRDefault="009552BA" w:rsidP="00F93DA0">
            <w:pPr>
              <w:spacing w:before="60" w:after="60" w:line="240" w:lineRule="auto"/>
              <w:ind w:left="0"/>
              <w:rPr>
                <w:ins w:id="699" w:author="Tima Abboud" w:date="2021-04-29T10:41:00Z"/>
                <w:rFonts w:asciiTheme="minorHAnsi" w:hAnsiTheme="minorHAnsi"/>
                <w:sz w:val="22"/>
                <w:szCs w:val="22"/>
                <w:lang w:eastAsia="en-CA"/>
              </w:rPr>
            </w:pPr>
          </w:p>
          <w:p w14:paraId="234861BD" w14:textId="06CB0F02"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2ADA527F" w14:textId="77777777" w:rsidR="00F93DA0" w:rsidRPr="00E8794C" w:rsidRDefault="00F93DA0" w:rsidP="009552BA">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3C861EB3" w14:textId="7045CF46" w:rsidR="00836B3B" w:rsidRPr="005F5AC8" w:rsidRDefault="00836B3B" w:rsidP="005F5AC8">
            <w:pPr>
              <w:spacing w:before="60" w:after="60" w:line="240" w:lineRule="auto"/>
              <w:ind w:left="0"/>
              <w:rPr>
                <w:rFonts w:asciiTheme="minorHAnsi" w:hAnsiTheme="minorHAnsi"/>
                <w:sz w:val="22"/>
                <w:szCs w:val="22"/>
                <w:lang w:eastAsia="en-CA"/>
              </w:rPr>
            </w:pPr>
          </w:p>
        </w:tc>
      </w:tr>
    </w:tbl>
    <w:p w14:paraId="1F12ACE1" w14:textId="69AEF9FA" w:rsidR="00866E51" w:rsidRDefault="006632AD" w:rsidP="00866E51">
      <w:pPr>
        <w:pStyle w:val="Heading3"/>
      </w:pPr>
      <w:r>
        <w:br w:type="page"/>
      </w:r>
      <w:r w:rsidR="00866E51" w:rsidRPr="006B06A8">
        <w:t xml:space="preserve">Validation – </w:t>
      </w:r>
      <w:r w:rsidR="00866E51" w:rsidRPr="00FB49DB">
        <w:t>Excess Service for Members Enrolled Full-Year</w:t>
      </w:r>
    </w:p>
    <w:p w14:paraId="2A7EED36" w14:textId="77777777" w:rsidR="00866E51" w:rsidRPr="00866E51" w:rsidRDefault="00866E51" w:rsidP="00866E51"/>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66E51" w14:paraId="7D78C7E4"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25EF04E" w14:textId="77777777" w:rsidR="00866E51" w:rsidRDefault="00866E51" w:rsidP="00866E51">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F35C94F" w14:textId="77777777" w:rsidR="00866E51" w:rsidRPr="00B464B9" w:rsidRDefault="00866E51" w:rsidP="00C86E3F">
            <w:pPr>
              <w:pStyle w:val="Heading1"/>
              <w:rPr>
                <w:rFonts w:cs="Calibri"/>
              </w:rPr>
            </w:pPr>
            <w:bookmarkStart w:id="700" w:name="_Toc479243691"/>
            <w:bookmarkStart w:id="701" w:name="_Toc43372927"/>
            <w:r w:rsidRPr="00C86E3F">
              <w:rPr>
                <w:lang w:val="en-US"/>
              </w:rPr>
              <w:t>B184</w:t>
            </w:r>
            <w:r w:rsidR="00C71FB7">
              <w:rPr>
                <w:lang w:val="en-US"/>
              </w:rPr>
              <w:t>a</w:t>
            </w:r>
            <w:r w:rsidRPr="00C86E3F">
              <w:rPr>
                <w:lang w:val="en-US"/>
              </w:rPr>
              <w:t>_ExcessServiceEnrolledFullYear</w:t>
            </w:r>
            <w:bookmarkEnd w:id="700"/>
            <w:bookmarkEnd w:id="701"/>
          </w:p>
        </w:tc>
      </w:tr>
      <w:tr w:rsidR="00866E51" w:rsidRPr="00B926C0" w14:paraId="582638D8"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99811F" w14:textId="77777777" w:rsidR="00866E51" w:rsidRDefault="00866E51" w:rsidP="00866E51">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4FB4F84" w14:textId="77777777" w:rsidR="00866E51" w:rsidRPr="00625AEC" w:rsidRDefault="00866E51" w:rsidP="00C97485">
            <w:pPr>
              <w:spacing w:before="60" w:after="60"/>
              <w:ind w:left="0"/>
              <w:rPr>
                <w:rFonts w:asciiTheme="minorHAnsi" w:hAnsiTheme="minorHAnsi" w:cs="Calibri"/>
                <w:sz w:val="22"/>
                <w:szCs w:val="22"/>
                <w:lang w:eastAsia="en-CA"/>
              </w:rPr>
            </w:pPr>
            <w:r>
              <w:rPr>
                <w:rFonts w:asciiTheme="minorHAnsi" w:hAnsiTheme="minorHAnsi" w:cs="Calibri"/>
                <w:sz w:val="22"/>
                <w:szCs w:val="22"/>
                <w:lang w:eastAsia="en-CA"/>
              </w:rPr>
              <w:t>66</w:t>
            </w:r>
          </w:p>
        </w:tc>
      </w:tr>
      <w:tr w:rsidR="00E15EC7" w:rsidRPr="00B926C0" w14:paraId="444F0D89"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D77B04" w14:textId="27C709D4" w:rsidR="00E15EC7" w:rsidRDefault="00E15EC7" w:rsidP="00866E51">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C96E7FF" w14:textId="19D0C151" w:rsidR="00E15EC7" w:rsidRDefault="00E15EC7" w:rsidP="00C97485">
            <w:pPr>
              <w:spacing w:before="60" w:after="60"/>
              <w:ind w:left="0"/>
              <w:rPr>
                <w:rFonts w:asciiTheme="minorHAnsi" w:hAnsiTheme="minorHAnsi" w:cs="Calibri"/>
                <w:sz w:val="22"/>
                <w:szCs w:val="22"/>
                <w:lang w:eastAsia="en-CA"/>
              </w:rPr>
            </w:pPr>
            <w:r>
              <w:rPr>
                <w:rFonts w:asciiTheme="minorHAnsi" w:hAnsiTheme="minorHAnsi" w:cs="Calibri"/>
                <w:sz w:val="22"/>
                <w:szCs w:val="22"/>
                <w:lang w:eastAsia="en-CA"/>
              </w:rPr>
              <w:t>Custom DLL</w:t>
            </w:r>
          </w:p>
        </w:tc>
      </w:tr>
      <w:tr w:rsidR="00866E51" w:rsidRPr="00B926C0" w14:paraId="1A4B9FF0"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5F91A8" w14:textId="77777777" w:rsidR="00866E51" w:rsidRDefault="00866E51" w:rsidP="00866E51">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663B60B" w14:textId="77777777" w:rsidR="00866E51" w:rsidRPr="00625AEC" w:rsidRDefault="00866E51" w:rsidP="00C97485">
            <w:pPr>
              <w:spacing w:before="60" w:after="60"/>
              <w:ind w:left="0"/>
              <w:rPr>
                <w:rFonts w:asciiTheme="minorHAnsi" w:hAnsiTheme="minorHAnsi" w:cs="Calibri"/>
                <w:sz w:val="22"/>
                <w:szCs w:val="22"/>
                <w:lang w:eastAsia="en-CA"/>
              </w:rPr>
            </w:pPr>
            <w:r>
              <w:rPr>
                <w:rFonts w:asciiTheme="minorHAnsi" w:hAnsiTheme="minorHAnsi" w:cs="Calibri"/>
                <w:sz w:val="22"/>
                <w:szCs w:val="22"/>
                <w:lang w:eastAsia="en-CA"/>
              </w:rPr>
              <w:t>2</w:t>
            </w:r>
            <w:r w:rsidRPr="00866E51">
              <w:rPr>
                <w:rFonts w:asciiTheme="minorHAnsi" w:hAnsiTheme="minorHAnsi" w:cs="Calibri"/>
                <w:sz w:val="22"/>
                <w:szCs w:val="22"/>
                <w:vertAlign w:val="superscript"/>
                <w:lang w:eastAsia="en-CA"/>
              </w:rPr>
              <w:t>nd</w:t>
            </w:r>
            <w:r>
              <w:rPr>
                <w:rFonts w:asciiTheme="minorHAnsi" w:hAnsiTheme="minorHAnsi" w:cs="Calibri"/>
                <w:sz w:val="22"/>
                <w:szCs w:val="22"/>
                <w:lang w:eastAsia="en-CA"/>
              </w:rPr>
              <w:t xml:space="preserve"> level validation</w:t>
            </w:r>
          </w:p>
        </w:tc>
      </w:tr>
      <w:tr w:rsidR="00866E51" w:rsidRPr="00B926C0" w14:paraId="68B14675"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24368CB" w14:textId="77777777" w:rsidR="00866E51" w:rsidRDefault="00866E51" w:rsidP="00866E51">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 xml:space="preserve">Section </w:t>
            </w:r>
          </w:p>
        </w:tc>
        <w:tc>
          <w:tcPr>
            <w:tcW w:w="8448" w:type="dxa"/>
            <w:tcBorders>
              <w:top w:val="single" w:sz="4" w:space="0" w:color="auto"/>
              <w:left w:val="single" w:sz="4" w:space="0" w:color="auto"/>
              <w:bottom w:val="single" w:sz="4" w:space="0" w:color="auto"/>
              <w:right w:val="single" w:sz="4" w:space="0" w:color="auto"/>
            </w:tcBorders>
            <w:vAlign w:val="center"/>
          </w:tcPr>
          <w:p w14:paraId="4F180CD6" w14:textId="77777777" w:rsidR="00866E51" w:rsidRPr="00625AEC" w:rsidRDefault="00866E51" w:rsidP="00C97485">
            <w:pPr>
              <w:spacing w:before="60" w:after="60"/>
              <w:ind w:left="0"/>
              <w:rPr>
                <w:rFonts w:asciiTheme="minorHAnsi" w:hAnsiTheme="minorHAnsi" w:cs="Calibri"/>
                <w:sz w:val="22"/>
                <w:szCs w:val="22"/>
                <w:lang w:eastAsia="en-CA"/>
              </w:rPr>
            </w:pPr>
            <w:r w:rsidRPr="00625AEC">
              <w:rPr>
                <w:rFonts w:asciiTheme="minorHAnsi" w:hAnsiTheme="minorHAnsi" w:cs="Calibri"/>
                <w:sz w:val="22"/>
                <w:szCs w:val="22"/>
                <w:lang w:eastAsia="en-CA"/>
              </w:rPr>
              <w:t>CoreData (MDC), Events (Final Data)</w:t>
            </w:r>
            <w:r>
              <w:rPr>
                <w:rFonts w:asciiTheme="minorHAnsi" w:hAnsiTheme="minorHAnsi" w:cs="Calibri"/>
                <w:sz w:val="22"/>
                <w:szCs w:val="22"/>
                <w:lang w:eastAsia="en-CA"/>
              </w:rPr>
              <w:t>, Previous Year Adjustment</w:t>
            </w:r>
            <w:r w:rsidR="00EB7FC3">
              <w:rPr>
                <w:rFonts w:asciiTheme="minorHAnsi" w:hAnsiTheme="minorHAnsi" w:cs="Calibri"/>
                <w:sz w:val="22"/>
                <w:szCs w:val="22"/>
                <w:lang w:eastAsia="en-CA"/>
              </w:rPr>
              <w:t xml:space="preserve"> (</w:t>
            </w:r>
            <w:r>
              <w:rPr>
                <w:rFonts w:asciiTheme="minorHAnsi" w:hAnsiTheme="minorHAnsi" w:cs="Calibri"/>
                <w:sz w:val="22"/>
                <w:szCs w:val="22"/>
                <w:lang w:eastAsia="en-CA"/>
              </w:rPr>
              <w:t>Remittance)</w:t>
            </w:r>
          </w:p>
        </w:tc>
      </w:tr>
      <w:tr w:rsidR="00866E51" w:rsidRPr="002A7131" w14:paraId="2BE6569F"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E8D2BD" w14:textId="77777777" w:rsidR="00866E51" w:rsidRDefault="00866E51" w:rsidP="00866E51">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5E98D81" w14:textId="77777777" w:rsidR="00866E51" w:rsidRPr="002A7131" w:rsidRDefault="00866E51" w:rsidP="00C97485">
            <w:pPr>
              <w:spacing w:before="60" w:after="60"/>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866E51" w:rsidRPr="002A7131" w14:paraId="2C1673E3"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E95D38D" w14:textId="77777777" w:rsidR="00866E51" w:rsidRDefault="00866E51" w:rsidP="00866E51">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4E18E22" w14:textId="77777777" w:rsidR="00866E51" w:rsidRPr="002A7131" w:rsidRDefault="00866E51" w:rsidP="00C97485">
            <w:pPr>
              <w:spacing w:before="60" w:after="60"/>
              <w:ind w:left="0"/>
              <w:rPr>
                <w:rFonts w:asciiTheme="minorHAnsi" w:hAnsiTheme="minorHAnsi"/>
                <w:sz w:val="22"/>
                <w:szCs w:val="22"/>
                <w:lang w:eastAsia="en-CA"/>
              </w:rPr>
            </w:pPr>
            <w:r w:rsidRPr="00B464B9">
              <w:rPr>
                <w:rFonts w:asciiTheme="minorHAnsi" w:hAnsiTheme="minorHAnsi"/>
                <w:sz w:val="22"/>
                <w:szCs w:val="22"/>
                <w:lang w:eastAsia="en-CA"/>
              </w:rPr>
              <w:t>Public</w:t>
            </w:r>
          </w:p>
        </w:tc>
      </w:tr>
      <w:tr w:rsidR="00866E51" w14:paraId="5B9E45C2"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4689484" w14:textId="77777777" w:rsidR="00866E51" w:rsidRDefault="00866E51" w:rsidP="00866E51">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Rule</w:t>
            </w:r>
          </w:p>
        </w:tc>
        <w:tc>
          <w:tcPr>
            <w:tcW w:w="8448" w:type="dxa"/>
            <w:tcBorders>
              <w:top w:val="single" w:sz="4" w:space="0" w:color="auto"/>
              <w:left w:val="single" w:sz="4" w:space="0" w:color="auto"/>
              <w:bottom w:val="single" w:sz="4" w:space="0" w:color="auto"/>
              <w:right w:val="single" w:sz="4" w:space="0" w:color="auto"/>
            </w:tcBorders>
            <w:vAlign w:val="center"/>
          </w:tcPr>
          <w:p w14:paraId="40F4E5C9" w14:textId="77777777" w:rsidR="00866E51" w:rsidRDefault="00866E51" w:rsidP="00C97485">
            <w:pPr>
              <w:spacing w:before="60" w:after="60"/>
              <w:ind w:left="0"/>
              <w:rPr>
                <w:ins w:id="702" w:author="Nikhil Shenoy" w:date="2021-05-10T15:58:00Z"/>
                <w:rFonts w:asciiTheme="minorHAnsi" w:hAnsiTheme="minorHAnsi"/>
                <w:sz w:val="22"/>
                <w:szCs w:val="22"/>
                <w:lang w:val="en-US" w:eastAsia="en-CA"/>
              </w:rPr>
            </w:pPr>
            <w:r w:rsidRPr="00FB49DB">
              <w:rPr>
                <w:rFonts w:asciiTheme="minorHAnsi" w:hAnsiTheme="minorHAnsi"/>
                <w:sz w:val="22"/>
                <w:szCs w:val="22"/>
                <w:lang w:val="en-US" w:eastAsia="en-CA"/>
              </w:rPr>
              <w:t>Reported service cannot exceed the Full-Year Enrolment max possible service plus the acceptable tolerance</w:t>
            </w:r>
            <w:r>
              <w:rPr>
                <w:rFonts w:asciiTheme="minorHAnsi" w:hAnsiTheme="minorHAnsi"/>
                <w:sz w:val="22"/>
                <w:szCs w:val="22"/>
                <w:lang w:val="en-US" w:eastAsia="en-CA"/>
              </w:rPr>
              <w:t>.</w:t>
            </w:r>
          </w:p>
          <w:p w14:paraId="0F50412D" w14:textId="77777777" w:rsidR="00CF290A" w:rsidRDefault="00CF290A" w:rsidP="00C97485">
            <w:pPr>
              <w:spacing w:before="60" w:after="60"/>
              <w:ind w:left="0"/>
              <w:rPr>
                <w:ins w:id="703" w:author="Nikhil Shenoy" w:date="2021-05-10T15:58:00Z"/>
                <w:rFonts w:asciiTheme="minorHAnsi" w:hAnsiTheme="minorHAnsi"/>
                <w:sz w:val="22"/>
                <w:szCs w:val="22"/>
                <w:lang w:val="en-US" w:eastAsia="en-CA"/>
              </w:rPr>
            </w:pPr>
          </w:p>
          <w:p w14:paraId="6B168FF9" w14:textId="313634CD" w:rsidR="00CF290A" w:rsidRPr="00B464B9" w:rsidRDefault="00CF290A" w:rsidP="00C97485">
            <w:pPr>
              <w:spacing w:before="60" w:after="60"/>
              <w:ind w:left="0"/>
              <w:rPr>
                <w:rFonts w:asciiTheme="minorHAnsi" w:hAnsiTheme="minorHAnsi" w:cs="Calibri"/>
                <w:sz w:val="22"/>
                <w:szCs w:val="22"/>
                <w:lang w:eastAsia="en-CA"/>
              </w:rPr>
            </w:pPr>
            <w:ins w:id="704" w:author="Nikhil Shenoy" w:date="2021-05-10T15:58:00Z">
              <w:r w:rsidRPr="00385F47">
                <w:rPr>
                  <w:rFonts w:asciiTheme="minorHAnsi" w:hAnsiTheme="minorHAnsi"/>
                  <w:color w:val="auto"/>
                  <w:sz w:val="22"/>
                  <w:szCs w:val="22"/>
                  <w:lang w:val="en-US" w:eastAsia="en-CA"/>
                  <w:rPrChange w:id="705" w:author="Nikhil Shenoy" w:date="2021-05-11T16:03:00Z">
                    <w:rPr>
                      <w:rFonts w:asciiTheme="minorHAnsi" w:hAnsiTheme="minorHAnsi"/>
                      <w:sz w:val="22"/>
                      <w:szCs w:val="22"/>
                      <w:lang w:val="en-US" w:eastAsia="en-CA"/>
                    </w:rPr>
                  </w:rPrChange>
                </w:rPr>
                <w:t>Note: In the case of amalgamation, the validation will consider both employers as the same employer and use the dates to validate the right data/transactions.</w:t>
              </w:r>
            </w:ins>
          </w:p>
        </w:tc>
      </w:tr>
      <w:tr w:rsidR="00866E51" w14:paraId="10B3CB6A"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1E6F885" w14:textId="77777777" w:rsidR="00866E51" w:rsidRDefault="00866E51" w:rsidP="00866E51">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4D8E65F" w14:textId="77777777" w:rsidR="00866E51" w:rsidRPr="00FF674A" w:rsidRDefault="00866E51" w:rsidP="008D6CBB">
            <w:pPr>
              <w:pStyle w:val="ListParagraph"/>
              <w:numPr>
                <w:ilvl w:val="0"/>
                <w:numId w:val="10"/>
              </w:numPr>
              <w:rPr>
                <w:rFonts w:asciiTheme="minorHAnsi" w:hAnsiTheme="minorHAnsi"/>
                <w:color w:val="auto"/>
                <w:sz w:val="22"/>
                <w:szCs w:val="22"/>
                <w:lang w:eastAsia="en-CA"/>
              </w:rPr>
            </w:pPr>
            <w:r w:rsidRPr="00FF674A">
              <w:rPr>
                <w:rFonts w:asciiTheme="minorHAnsi" w:hAnsiTheme="minorHAnsi"/>
                <w:color w:val="auto"/>
                <w:sz w:val="22"/>
                <w:szCs w:val="22"/>
                <w:lang w:eastAsia="en-CA"/>
              </w:rPr>
              <w:t>Set applicable Tolerance</w:t>
            </w:r>
          </w:p>
          <w:p w14:paraId="400AC578" w14:textId="77777777" w:rsidR="00866E51" w:rsidRPr="00FF674A" w:rsidRDefault="00866E51" w:rsidP="003F78A7">
            <w:pPr>
              <w:pStyle w:val="ListParagraph"/>
              <w:rPr>
                <w:rFonts w:asciiTheme="minorHAnsi" w:hAnsiTheme="minorHAnsi"/>
                <w:color w:val="auto"/>
                <w:sz w:val="22"/>
                <w:szCs w:val="22"/>
                <w:lang w:eastAsia="en-CA"/>
              </w:rPr>
            </w:pPr>
            <w:r w:rsidRPr="00FF674A">
              <w:rPr>
                <w:rFonts w:asciiTheme="minorHAnsi" w:hAnsiTheme="minorHAnsi"/>
                <w:color w:val="auto"/>
                <w:sz w:val="22"/>
                <w:szCs w:val="22"/>
                <w:lang w:eastAsia="en-CA"/>
              </w:rPr>
              <w:t>ServiceTolerance = 0</w:t>
            </w:r>
          </w:p>
          <w:p w14:paraId="78466947" w14:textId="77777777" w:rsidR="00866E51" w:rsidRPr="00FF674A" w:rsidRDefault="00866E51" w:rsidP="003F78A7">
            <w:pPr>
              <w:pStyle w:val="ListParagraph"/>
              <w:rPr>
                <w:rFonts w:asciiTheme="minorHAnsi" w:hAnsiTheme="minorHAnsi"/>
                <w:color w:val="auto"/>
                <w:sz w:val="22"/>
                <w:szCs w:val="22"/>
                <w:lang w:eastAsia="en-CA"/>
              </w:rPr>
            </w:pPr>
          </w:p>
          <w:p w14:paraId="4041BD15" w14:textId="77777777" w:rsidR="00866E51" w:rsidRPr="00FF674A" w:rsidRDefault="00866E51" w:rsidP="008D6CBB">
            <w:pPr>
              <w:pStyle w:val="ListParagraph"/>
              <w:numPr>
                <w:ilvl w:val="0"/>
                <w:numId w:val="10"/>
              </w:numPr>
              <w:rPr>
                <w:rFonts w:asciiTheme="minorHAnsi" w:hAnsiTheme="minorHAnsi"/>
                <w:color w:val="auto"/>
                <w:sz w:val="22"/>
                <w:szCs w:val="22"/>
                <w:lang w:eastAsia="en-CA"/>
              </w:rPr>
            </w:pPr>
            <w:r w:rsidRPr="00FF674A">
              <w:rPr>
                <w:rFonts w:asciiTheme="minorHAnsi" w:hAnsiTheme="minorHAnsi"/>
                <w:color w:val="auto"/>
                <w:sz w:val="22"/>
                <w:szCs w:val="22"/>
                <w:lang w:eastAsia="en-CA"/>
              </w:rPr>
              <w:t>Confirm Years validation is applicable for:</w:t>
            </w:r>
          </w:p>
          <w:p w14:paraId="3D2A2B56" w14:textId="2CFEE271" w:rsidR="009076D2" w:rsidRDefault="009076D2" w:rsidP="009076D2">
            <w:pPr>
              <w:spacing w:before="60" w:after="60"/>
              <w:ind w:left="0"/>
              <w:rPr>
                <w:rFonts w:asciiTheme="minorHAnsi" w:hAnsiTheme="minorHAnsi" w:cs="Calibri"/>
                <w:sz w:val="22"/>
                <w:szCs w:val="22"/>
              </w:rPr>
            </w:pPr>
            <w:r>
              <w:rPr>
                <w:rFonts w:asciiTheme="minorHAnsi" w:hAnsiTheme="minorHAnsi" w:cs="Calibri"/>
                <w:sz w:val="22"/>
                <w:szCs w:val="22"/>
              </w:rPr>
              <w:t>Validation Year is</w:t>
            </w:r>
          </w:p>
          <w:p w14:paraId="15CD4994" w14:textId="77777777" w:rsidR="009076D2" w:rsidRDefault="009076D2" w:rsidP="009076D2">
            <w:pPr>
              <w:spacing w:before="60" w:after="60"/>
              <w:ind w:left="0"/>
              <w:rPr>
                <w:rFonts w:asciiTheme="minorHAnsi" w:hAnsiTheme="minorHAnsi" w:cs="Calibri"/>
                <w:sz w:val="22"/>
                <w:szCs w:val="22"/>
              </w:rPr>
            </w:pPr>
            <w:r>
              <w:rPr>
                <w:rFonts w:asciiTheme="minorHAnsi" w:hAnsiTheme="minorHAnsi" w:cs="Calibri"/>
                <w:sz w:val="22"/>
                <w:szCs w:val="22"/>
              </w:rPr>
              <w:t>For MDC Core Data = YYYY of Collect Start Date</w:t>
            </w:r>
          </w:p>
          <w:p w14:paraId="7F8C633E" w14:textId="77777777" w:rsidR="009076D2" w:rsidRDefault="009076D2" w:rsidP="009076D2">
            <w:pPr>
              <w:spacing w:before="60" w:after="60"/>
              <w:ind w:left="0"/>
              <w:rPr>
                <w:rFonts w:asciiTheme="minorHAnsi" w:hAnsiTheme="minorHAnsi" w:cs="Calibri"/>
                <w:sz w:val="22"/>
                <w:szCs w:val="22"/>
              </w:rPr>
            </w:pPr>
            <w:r>
              <w:rPr>
                <w:rFonts w:asciiTheme="minorHAnsi" w:hAnsiTheme="minorHAnsi" w:cs="Calibri"/>
                <w:sz w:val="22"/>
                <w:szCs w:val="22"/>
              </w:rPr>
              <w:t>For Previous Year Adjustment = File.AdjustmentYear</w:t>
            </w:r>
          </w:p>
          <w:p w14:paraId="47C82F5E" w14:textId="77777777" w:rsidR="009076D2" w:rsidRDefault="009076D2" w:rsidP="009076D2">
            <w:pPr>
              <w:spacing w:before="60" w:after="60"/>
              <w:ind w:left="0"/>
              <w:rPr>
                <w:rFonts w:asciiTheme="minorHAnsi" w:hAnsiTheme="minorHAnsi" w:cs="Calibri"/>
                <w:sz w:val="22"/>
                <w:szCs w:val="22"/>
              </w:rPr>
            </w:pPr>
            <w:r>
              <w:rPr>
                <w:rFonts w:asciiTheme="minorHAnsi" w:hAnsiTheme="minorHAnsi" w:cs="Calibri"/>
                <w:sz w:val="22"/>
                <w:szCs w:val="22"/>
              </w:rPr>
              <w:t>For Events Current Year = YYYY of File.EmploymentEndDate(TERFIN or RETFIN) or File.DeathDate (DECFIN)</w:t>
            </w:r>
          </w:p>
          <w:p w14:paraId="4E64DB79" w14:textId="65CE0E13" w:rsidR="00866E51" w:rsidRPr="00FF674A" w:rsidRDefault="009076D2" w:rsidP="009076D2">
            <w:pPr>
              <w:ind w:left="0"/>
              <w:rPr>
                <w:rFonts w:asciiTheme="minorHAnsi" w:hAnsiTheme="minorHAnsi"/>
                <w:sz w:val="22"/>
                <w:szCs w:val="22"/>
                <w:lang w:val="en-US" w:eastAsia="en-CA"/>
              </w:rPr>
            </w:pPr>
            <w:r>
              <w:rPr>
                <w:rFonts w:asciiTheme="minorHAnsi" w:hAnsiTheme="minorHAnsi" w:cs="Calibri"/>
                <w:sz w:val="22"/>
                <w:szCs w:val="22"/>
              </w:rPr>
              <w:t>For Events Previous Year = YYYY of File.EmploymentEndDate – 1 (TERFIN or RETFIN) or File.DeathDate - 1 (DECFIN)</w:t>
            </w:r>
          </w:p>
          <w:p w14:paraId="0E449058" w14:textId="77777777" w:rsidR="00866E51" w:rsidRPr="00FF674A" w:rsidRDefault="00866E51" w:rsidP="008D6CBB">
            <w:pPr>
              <w:pStyle w:val="CommentText"/>
              <w:numPr>
                <w:ilvl w:val="0"/>
                <w:numId w:val="10"/>
              </w:numPr>
              <w:rPr>
                <w:i w:val="0"/>
                <w:color w:val="auto"/>
              </w:rPr>
            </w:pPr>
            <w:r w:rsidRPr="00FF674A">
              <w:rPr>
                <w:i w:val="0"/>
                <w:color w:val="auto"/>
              </w:rPr>
              <w:t>Confirm member has been enrolled for the EntireYear</w:t>
            </w:r>
          </w:p>
          <w:p w14:paraId="77623C35" w14:textId="77777777" w:rsidR="00866E51" w:rsidRPr="00FF674A" w:rsidRDefault="00866E51" w:rsidP="003F78A7">
            <w:pPr>
              <w:ind w:left="1080"/>
              <w:rPr>
                <w:rFonts w:asciiTheme="minorHAnsi" w:hAnsiTheme="minorHAnsi"/>
                <w:sz w:val="22"/>
                <w:szCs w:val="22"/>
                <w:lang w:val="en-US" w:eastAsia="en-CA"/>
              </w:rPr>
            </w:pPr>
            <w:r w:rsidRPr="00FF674A">
              <w:rPr>
                <w:rFonts w:asciiTheme="minorHAnsi" w:hAnsiTheme="minorHAnsi"/>
                <w:sz w:val="22"/>
                <w:szCs w:val="22"/>
                <w:lang w:val="en-US" w:eastAsia="en-CA"/>
              </w:rPr>
              <w:t>Ariel.Employment.PermanencyDate &lt;</w:t>
            </w:r>
            <w:r>
              <w:rPr>
                <w:rFonts w:asciiTheme="minorHAnsi" w:hAnsiTheme="minorHAnsi"/>
                <w:sz w:val="22"/>
                <w:szCs w:val="22"/>
                <w:lang w:val="en-US" w:eastAsia="en-CA"/>
              </w:rPr>
              <w:t>=</w:t>
            </w:r>
            <w:r w:rsidRPr="00FF674A">
              <w:rPr>
                <w:rFonts w:asciiTheme="minorHAnsi" w:hAnsiTheme="minorHAnsi"/>
                <w:sz w:val="22"/>
                <w:szCs w:val="22"/>
                <w:lang w:val="en-US" w:eastAsia="en-CA"/>
              </w:rPr>
              <w:t xml:space="preserve"> ValidationYear-01-01</w:t>
            </w:r>
          </w:p>
          <w:p w14:paraId="0EACBEF5" w14:textId="77777777" w:rsidR="00866E51" w:rsidRPr="00FF674A" w:rsidRDefault="00866E51" w:rsidP="003F78A7">
            <w:pPr>
              <w:ind w:left="1080"/>
              <w:rPr>
                <w:rFonts w:asciiTheme="minorHAnsi" w:hAnsiTheme="minorHAnsi"/>
                <w:sz w:val="22"/>
                <w:szCs w:val="22"/>
                <w:lang w:val="en-US" w:eastAsia="en-CA"/>
              </w:rPr>
            </w:pPr>
            <w:r w:rsidRPr="00FF674A">
              <w:rPr>
                <w:rFonts w:asciiTheme="minorHAnsi" w:hAnsiTheme="minorHAnsi"/>
                <w:sz w:val="22"/>
                <w:szCs w:val="22"/>
                <w:lang w:val="en-US" w:eastAsia="en-CA"/>
              </w:rPr>
              <w:t>AND</w:t>
            </w:r>
          </w:p>
          <w:p w14:paraId="142680AB" w14:textId="77777777" w:rsidR="00866E51" w:rsidRPr="00FF674A" w:rsidRDefault="00866E51" w:rsidP="003F78A7">
            <w:pPr>
              <w:ind w:left="1080"/>
              <w:rPr>
                <w:rFonts w:asciiTheme="minorHAnsi" w:hAnsiTheme="minorHAnsi"/>
                <w:sz w:val="22"/>
                <w:szCs w:val="22"/>
                <w:lang w:val="en-US" w:eastAsia="en-CA"/>
              </w:rPr>
            </w:pPr>
            <w:r w:rsidRPr="00FF674A">
              <w:rPr>
                <w:rFonts w:asciiTheme="minorHAnsi" w:hAnsiTheme="minorHAnsi"/>
                <w:sz w:val="22"/>
                <w:szCs w:val="22"/>
                <w:lang w:val="en-US" w:eastAsia="en-CA"/>
              </w:rPr>
              <w:t xml:space="preserve">{ </w:t>
            </w:r>
          </w:p>
          <w:p w14:paraId="2422D46C" w14:textId="77777777" w:rsidR="00866E51" w:rsidRPr="00FF674A" w:rsidRDefault="00866E51" w:rsidP="003F78A7">
            <w:pPr>
              <w:ind w:left="1800"/>
              <w:rPr>
                <w:rFonts w:asciiTheme="minorHAnsi" w:hAnsiTheme="minorHAnsi"/>
                <w:sz w:val="22"/>
                <w:szCs w:val="22"/>
                <w:lang w:val="en-US" w:eastAsia="en-CA"/>
              </w:rPr>
            </w:pPr>
            <w:r w:rsidRPr="00FF674A">
              <w:rPr>
                <w:rFonts w:asciiTheme="minorHAnsi" w:hAnsiTheme="minorHAnsi"/>
                <w:sz w:val="22"/>
                <w:szCs w:val="22"/>
                <w:lang w:val="en-US" w:eastAsia="en-CA"/>
              </w:rPr>
              <w:t>File.TerminationDate is null</w:t>
            </w:r>
          </w:p>
          <w:p w14:paraId="673C04D4" w14:textId="77777777" w:rsidR="00866E51" w:rsidRPr="00FF674A" w:rsidRDefault="00866E51" w:rsidP="003F78A7">
            <w:pPr>
              <w:ind w:left="1800"/>
              <w:rPr>
                <w:rFonts w:asciiTheme="minorHAnsi" w:hAnsiTheme="minorHAnsi"/>
                <w:sz w:val="22"/>
                <w:szCs w:val="22"/>
                <w:lang w:val="en-US" w:eastAsia="en-CA"/>
              </w:rPr>
            </w:pPr>
            <w:r w:rsidRPr="00FF674A">
              <w:rPr>
                <w:rFonts w:asciiTheme="minorHAnsi" w:hAnsiTheme="minorHAnsi"/>
                <w:sz w:val="22"/>
                <w:szCs w:val="22"/>
                <w:lang w:val="en-US" w:eastAsia="en-CA"/>
              </w:rPr>
              <w:t>OR</w:t>
            </w:r>
          </w:p>
          <w:p w14:paraId="049231CE" w14:textId="77777777" w:rsidR="00866E51" w:rsidRPr="00FF674A" w:rsidRDefault="00866E51" w:rsidP="003F78A7">
            <w:pPr>
              <w:ind w:left="1800"/>
              <w:rPr>
                <w:rFonts w:asciiTheme="minorHAnsi" w:hAnsiTheme="minorHAnsi"/>
                <w:sz w:val="22"/>
                <w:szCs w:val="22"/>
                <w:lang w:val="en-US" w:eastAsia="en-CA"/>
              </w:rPr>
            </w:pPr>
            <w:r w:rsidRPr="00FF674A">
              <w:rPr>
                <w:rFonts w:asciiTheme="minorHAnsi" w:hAnsiTheme="minorHAnsi"/>
                <w:sz w:val="22"/>
                <w:szCs w:val="22"/>
                <w:lang w:val="en-US" w:eastAsia="en-CA"/>
              </w:rPr>
              <w:t>File.TerminationDate &gt;= ValidationYear-12-31</w:t>
            </w:r>
          </w:p>
          <w:p w14:paraId="778D57D1" w14:textId="77777777" w:rsidR="00866E51" w:rsidRPr="00FF674A" w:rsidRDefault="00866E51" w:rsidP="003F78A7">
            <w:pPr>
              <w:ind w:left="1080"/>
              <w:rPr>
                <w:rFonts w:asciiTheme="minorHAnsi" w:hAnsiTheme="minorHAnsi"/>
                <w:sz w:val="22"/>
                <w:szCs w:val="22"/>
                <w:lang w:val="en-US" w:eastAsia="en-CA"/>
              </w:rPr>
            </w:pPr>
            <w:r w:rsidRPr="00FF674A">
              <w:rPr>
                <w:rFonts w:asciiTheme="minorHAnsi" w:hAnsiTheme="minorHAnsi"/>
                <w:sz w:val="22"/>
                <w:szCs w:val="22"/>
                <w:lang w:val="en-US" w:eastAsia="en-CA"/>
              </w:rPr>
              <w:t>}</w:t>
            </w:r>
          </w:p>
          <w:p w14:paraId="046EDEAC" w14:textId="77777777" w:rsidR="00866E51" w:rsidRPr="001435CE" w:rsidRDefault="00866E51" w:rsidP="008D6CBB">
            <w:pPr>
              <w:pStyle w:val="ListParagraph"/>
              <w:numPr>
                <w:ilvl w:val="0"/>
                <w:numId w:val="10"/>
              </w:numPr>
              <w:rPr>
                <w:rFonts w:asciiTheme="minorHAnsi" w:hAnsiTheme="minorHAnsi"/>
                <w:sz w:val="22"/>
                <w:szCs w:val="22"/>
                <w:lang w:eastAsia="en-CA"/>
              </w:rPr>
            </w:pPr>
            <w:r w:rsidRPr="001435CE">
              <w:rPr>
                <w:rFonts w:asciiTheme="minorHAnsi" w:hAnsiTheme="minorHAnsi"/>
                <w:sz w:val="22"/>
                <w:szCs w:val="22"/>
                <w:lang w:eastAsia="en-CA"/>
              </w:rPr>
              <w:t>Calculate Reported Service for the Reporting Year (File + Ariel) {</w:t>
            </w:r>
          </w:p>
          <w:p w14:paraId="2C6115C5" w14:textId="77777777" w:rsidR="00866E51" w:rsidRPr="00FF674A" w:rsidRDefault="00866E51" w:rsidP="003F78A7">
            <w:pPr>
              <w:ind w:left="1080"/>
              <w:rPr>
                <w:rFonts w:asciiTheme="minorHAnsi" w:hAnsiTheme="minorHAnsi"/>
                <w:sz w:val="22"/>
                <w:szCs w:val="22"/>
                <w:lang w:eastAsia="en-CA"/>
              </w:rPr>
            </w:pPr>
            <w:r w:rsidRPr="00FF674A">
              <w:rPr>
                <w:rFonts w:asciiTheme="minorHAnsi" w:hAnsiTheme="minorHAnsi"/>
                <w:sz w:val="22"/>
                <w:szCs w:val="22"/>
                <w:lang w:eastAsia="en-CA"/>
              </w:rPr>
              <w:t>RS = SUM of Service.Service from all Service records (in Ariel or created by the Data Import) where :</w:t>
            </w:r>
          </w:p>
          <w:p w14:paraId="238D03A1" w14:textId="77777777" w:rsidR="00866E51" w:rsidRPr="00FF674A" w:rsidRDefault="00866E51" w:rsidP="003F78A7">
            <w:pPr>
              <w:ind w:left="1080"/>
              <w:rPr>
                <w:rFonts w:asciiTheme="minorHAnsi" w:hAnsiTheme="minorHAnsi"/>
                <w:sz w:val="22"/>
                <w:szCs w:val="22"/>
                <w:lang w:eastAsia="en-CA"/>
              </w:rPr>
            </w:pPr>
            <w:r w:rsidRPr="00FF674A">
              <w:rPr>
                <w:rFonts w:asciiTheme="minorHAnsi" w:hAnsiTheme="minorHAnsi"/>
                <w:sz w:val="22"/>
                <w:szCs w:val="22"/>
                <w:lang w:eastAsia="en-CA"/>
              </w:rPr>
              <w:t>{</w:t>
            </w:r>
          </w:p>
          <w:p w14:paraId="0509A738" w14:textId="4150DFED" w:rsidR="00E15631" w:rsidRPr="00FF674A" w:rsidRDefault="00866E51" w:rsidP="003F78A7">
            <w:pPr>
              <w:ind w:left="1800"/>
              <w:rPr>
                <w:rFonts w:asciiTheme="minorHAnsi" w:hAnsiTheme="minorHAnsi"/>
                <w:sz w:val="22"/>
                <w:szCs w:val="22"/>
                <w:lang w:eastAsia="en-CA"/>
              </w:rPr>
            </w:pPr>
            <w:r w:rsidRPr="00FF674A">
              <w:rPr>
                <w:rFonts w:asciiTheme="minorHAnsi" w:hAnsiTheme="minorHAnsi"/>
                <w:sz w:val="22"/>
                <w:szCs w:val="22"/>
                <w:lang w:eastAsia="en-CA"/>
              </w:rPr>
              <w:t xml:space="preserve">Service.Type = CTSRV </w:t>
            </w:r>
          </w:p>
          <w:p w14:paraId="34426FD4" w14:textId="77777777" w:rsidR="00866E51" w:rsidRPr="00FF674A" w:rsidRDefault="00866E51" w:rsidP="003F78A7">
            <w:pPr>
              <w:ind w:left="1800"/>
              <w:rPr>
                <w:rFonts w:asciiTheme="minorHAnsi" w:hAnsiTheme="minorHAnsi"/>
                <w:sz w:val="22"/>
                <w:szCs w:val="22"/>
                <w:lang w:eastAsia="en-CA"/>
              </w:rPr>
            </w:pPr>
            <w:r w:rsidRPr="00FF674A">
              <w:rPr>
                <w:rFonts w:asciiTheme="minorHAnsi" w:hAnsiTheme="minorHAnsi"/>
                <w:sz w:val="22"/>
                <w:szCs w:val="22"/>
                <w:lang w:eastAsia="en-CA"/>
              </w:rPr>
              <w:t>AND</w:t>
            </w:r>
          </w:p>
          <w:p w14:paraId="73C8F659" w14:textId="65A4EAB1" w:rsidR="00866E51" w:rsidRDefault="00866E51" w:rsidP="003F78A7">
            <w:pPr>
              <w:ind w:left="1800"/>
              <w:rPr>
                <w:rFonts w:asciiTheme="minorHAnsi" w:hAnsiTheme="minorHAnsi"/>
                <w:sz w:val="22"/>
                <w:szCs w:val="22"/>
                <w:lang w:eastAsia="en-CA"/>
              </w:rPr>
            </w:pPr>
            <w:r w:rsidRPr="00FF674A">
              <w:rPr>
                <w:rFonts w:asciiTheme="minorHAnsi" w:hAnsiTheme="minorHAnsi"/>
                <w:sz w:val="22"/>
                <w:szCs w:val="22"/>
                <w:lang w:eastAsia="en-CA"/>
              </w:rPr>
              <w:t>Year(Service.TargetDate) = ValidationYear</w:t>
            </w:r>
          </w:p>
          <w:p w14:paraId="02CC63A4" w14:textId="1849B8D3" w:rsidR="001E280B" w:rsidRDefault="001E280B" w:rsidP="003F78A7">
            <w:pPr>
              <w:ind w:left="1800"/>
              <w:rPr>
                <w:rFonts w:asciiTheme="minorHAnsi" w:hAnsiTheme="minorHAnsi"/>
                <w:sz w:val="22"/>
                <w:szCs w:val="22"/>
                <w:lang w:eastAsia="en-CA"/>
              </w:rPr>
            </w:pPr>
            <w:r>
              <w:rPr>
                <w:rFonts w:asciiTheme="minorHAnsi" w:hAnsiTheme="minorHAnsi"/>
                <w:sz w:val="22"/>
                <w:szCs w:val="22"/>
                <w:lang w:eastAsia="en-CA"/>
              </w:rPr>
              <w:t>AND</w:t>
            </w:r>
          </w:p>
          <w:p w14:paraId="5F44349E" w14:textId="0DBE5F75" w:rsidR="001E280B" w:rsidRPr="00FF674A" w:rsidRDefault="001E280B" w:rsidP="003F78A7">
            <w:pPr>
              <w:ind w:left="1800"/>
              <w:rPr>
                <w:rFonts w:asciiTheme="minorHAnsi" w:hAnsiTheme="minorHAnsi"/>
                <w:sz w:val="22"/>
                <w:szCs w:val="22"/>
                <w:lang w:eastAsia="en-CA"/>
              </w:rPr>
            </w:pPr>
            <w:r w:rsidRPr="001E280B">
              <w:rPr>
                <w:rFonts w:asciiTheme="minorHAnsi" w:hAnsiTheme="minorHAnsi"/>
                <w:sz w:val="22"/>
                <w:szCs w:val="22"/>
                <w:lang w:eastAsia="en-CA"/>
              </w:rPr>
              <w:t>Transaction Indicator &lt;&gt; REGUL</w:t>
            </w:r>
          </w:p>
          <w:p w14:paraId="7F9FA878" w14:textId="77777777" w:rsidR="00866E51" w:rsidRPr="00FF674A" w:rsidRDefault="00866E51" w:rsidP="003F78A7">
            <w:pPr>
              <w:ind w:left="1080"/>
              <w:rPr>
                <w:rFonts w:asciiTheme="minorHAnsi" w:hAnsiTheme="minorHAnsi"/>
                <w:sz w:val="22"/>
                <w:szCs w:val="22"/>
                <w:lang w:val="en-US" w:eastAsia="en-CA"/>
              </w:rPr>
            </w:pPr>
            <w:r w:rsidRPr="00FF674A">
              <w:rPr>
                <w:rFonts w:asciiTheme="minorHAnsi" w:hAnsiTheme="minorHAnsi"/>
                <w:sz w:val="22"/>
                <w:szCs w:val="22"/>
                <w:lang w:val="en-US" w:eastAsia="en-CA"/>
              </w:rPr>
              <w:t>}</w:t>
            </w:r>
          </w:p>
          <w:p w14:paraId="2B0EF26A" w14:textId="77777777" w:rsidR="00866E51" w:rsidRPr="00FF674A" w:rsidRDefault="00866E51" w:rsidP="008D6CBB">
            <w:pPr>
              <w:pStyle w:val="ListParagraph"/>
              <w:numPr>
                <w:ilvl w:val="0"/>
                <w:numId w:val="10"/>
              </w:numPr>
              <w:rPr>
                <w:rFonts w:asciiTheme="minorHAnsi" w:hAnsiTheme="minorHAnsi"/>
                <w:color w:val="auto"/>
                <w:sz w:val="22"/>
                <w:szCs w:val="22"/>
                <w:lang w:eastAsia="en-CA"/>
              </w:rPr>
            </w:pPr>
            <w:r w:rsidRPr="00FF674A">
              <w:rPr>
                <w:rFonts w:asciiTheme="minorHAnsi" w:hAnsiTheme="minorHAnsi"/>
                <w:color w:val="auto"/>
                <w:sz w:val="22"/>
                <w:szCs w:val="22"/>
                <w:lang w:eastAsia="en-CA"/>
              </w:rPr>
              <w:t>Identify all Service Break and Part-Time periods that occurred during the year:</w:t>
            </w:r>
          </w:p>
          <w:p w14:paraId="777698DB" w14:textId="77777777" w:rsidR="00866E51" w:rsidRPr="00FF674A" w:rsidRDefault="00866E51" w:rsidP="003F78A7">
            <w:pPr>
              <w:pStyle w:val="ListParagraph"/>
              <w:ind w:left="1080"/>
              <w:rPr>
                <w:rFonts w:asciiTheme="minorHAnsi" w:hAnsiTheme="minorHAnsi"/>
                <w:color w:val="auto"/>
                <w:sz w:val="22"/>
                <w:szCs w:val="22"/>
                <w:lang w:eastAsia="en-CA"/>
              </w:rPr>
            </w:pPr>
          </w:p>
          <w:p w14:paraId="1BD30D49" w14:textId="77777777" w:rsidR="00866E51" w:rsidRPr="00FF674A" w:rsidRDefault="00866E51"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Create a temporary array “IdentifiedBreaks” containing, for all identified records, the following information :</w:t>
            </w:r>
          </w:p>
          <w:p w14:paraId="0AB16996" w14:textId="77777777" w:rsidR="00866E51" w:rsidRPr="00FF674A" w:rsidRDefault="00866E51" w:rsidP="008D6CBB">
            <w:pPr>
              <w:pStyle w:val="ListParagraph"/>
              <w:numPr>
                <w:ilvl w:val="0"/>
                <w:numId w:val="11"/>
              </w:numPr>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ServiceBreak.StartDate</w:t>
            </w:r>
          </w:p>
          <w:p w14:paraId="532C5E95" w14:textId="77777777" w:rsidR="00866E51" w:rsidRPr="00FF674A" w:rsidRDefault="00866E51" w:rsidP="008D6CBB">
            <w:pPr>
              <w:pStyle w:val="ListParagraph"/>
              <w:numPr>
                <w:ilvl w:val="0"/>
                <w:numId w:val="11"/>
              </w:numPr>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ServiceBreak.EndDate</w:t>
            </w:r>
          </w:p>
          <w:p w14:paraId="683551B8" w14:textId="77777777" w:rsidR="00866E51" w:rsidRPr="00FF674A" w:rsidRDefault="00866E51"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Consider all ServiceBreak records where :</w:t>
            </w:r>
          </w:p>
          <w:p w14:paraId="608CE6A5" w14:textId="77777777" w:rsidR="00866E51" w:rsidRPr="00FF674A" w:rsidRDefault="00866E51"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w:t>
            </w:r>
          </w:p>
          <w:p w14:paraId="187929E0" w14:textId="37D8B849" w:rsidR="00866E51" w:rsidRPr="00FF674A" w:rsidRDefault="00866E51" w:rsidP="003F78A7">
            <w:pPr>
              <w:pStyle w:val="ListParagraph"/>
              <w:ind w:left="1800"/>
              <w:rPr>
                <w:rFonts w:asciiTheme="minorHAnsi" w:hAnsiTheme="minorHAnsi"/>
                <w:color w:val="auto"/>
                <w:sz w:val="22"/>
                <w:szCs w:val="22"/>
                <w:lang w:eastAsia="en-CA"/>
              </w:rPr>
            </w:pPr>
            <w:r>
              <w:rPr>
                <w:rFonts w:asciiTheme="minorHAnsi" w:hAnsiTheme="minorHAnsi"/>
                <w:color w:val="auto"/>
                <w:sz w:val="22"/>
                <w:szCs w:val="22"/>
                <w:lang w:eastAsia="en-CA"/>
              </w:rPr>
              <w:t xml:space="preserve">ServiceBreak.Type IN (LTD, NCM, NCU, </w:t>
            </w:r>
            <w:r w:rsidR="003252D9">
              <w:rPr>
                <w:rFonts w:asciiTheme="minorHAnsi" w:hAnsiTheme="minorHAnsi"/>
                <w:color w:val="auto"/>
                <w:sz w:val="22"/>
                <w:szCs w:val="22"/>
                <w:lang w:eastAsia="en-CA"/>
              </w:rPr>
              <w:t>, WSN, WSO, PTW, NCD</w:t>
            </w:r>
            <w:r w:rsidRPr="00FF674A">
              <w:rPr>
                <w:rFonts w:asciiTheme="minorHAnsi" w:hAnsiTheme="minorHAnsi"/>
                <w:color w:val="auto"/>
                <w:sz w:val="22"/>
                <w:szCs w:val="22"/>
                <w:lang w:eastAsia="en-CA"/>
              </w:rPr>
              <w:t>)</w:t>
            </w:r>
          </w:p>
          <w:p w14:paraId="7B48395C" w14:textId="77777777" w:rsidR="00866E51" w:rsidRPr="00FF674A" w:rsidRDefault="00866E51" w:rsidP="003F78A7">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AND</w:t>
            </w:r>
          </w:p>
          <w:p w14:paraId="1CCD6719" w14:textId="77777777" w:rsidR="00866E51" w:rsidRPr="00FF674A" w:rsidRDefault="00866E51" w:rsidP="003F78A7">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ServiceBreak.StartDate &lt;= ValidationYear-12-31</w:t>
            </w:r>
          </w:p>
          <w:p w14:paraId="0EF8FA7C" w14:textId="77777777" w:rsidR="00866E51" w:rsidRPr="00FF674A" w:rsidRDefault="00866E51" w:rsidP="003F78A7">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AND</w:t>
            </w:r>
          </w:p>
          <w:p w14:paraId="00AE16B5" w14:textId="77777777" w:rsidR="00866E51" w:rsidRPr="00FF674A" w:rsidRDefault="00866E51" w:rsidP="003F78A7">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ServiceBreak.EndDate &gt; ValidationYear-01-01</w:t>
            </w:r>
          </w:p>
          <w:p w14:paraId="31A9BEF3" w14:textId="77777777" w:rsidR="00866E51" w:rsidRPr="00FF674A" w:rsidRDefault="00866E51"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w:t>
            </w:r>
          </w:p>
          <w:p w14:paraId="580F35A9" w14:textId="77777777" w:rsidR="00866E51" w:rsidRPr="00FF674A" w:rsidRDefault="00866E51" w:rsidP="003F78A7">
            <w:pPr>
              <w:pStyle w:val="ListParagraph"/>
              <w:ind w:left="1080"/>
              <w:rPr>
                <w:rFonts w:asciiTheme="minorHAnsi" w:hAnsiTheme="minorHAnsi"/>
                <w:color w:val="auto"/>
                <w:sz w:val="22"/>
                <w:szCs w:val="22"/>
                <w:lang w:eastAsia="en-CA"/>
              </w:rPr>
            </w:pPr>
          </w:p>
          <w:p w14:paraId="5A8A8160" w14:textId="77777777" w:rsidR="00866E51" w:rsidRPr="00FF674A" w:rsidRDefault="00866E51" w:rsidP="008D6CBB">
            <w:pPr>
              <w:pStyle w:val="ListParagraph"/>
              <w:numPr>
                <w:ilvl w:val="0"/>
                <w:numId w:val="10"/>
              </w:numPr>
              <w:rPr>
                <w:rFonts w:asciiTheme="minorHAnsi" w:hAnsiTheme="minorHAnsi"/>
                <w:color w:val="auto"/>
                <w:sz w:val="22"/>
                <w:szCs w:val="22"/>
                <w:lang w:eastAsia="en-CA"/>
              </w:rPr>
            </w:pPr>
            <w:r w:rsidRPr="00FF674A">
              <w:rPr>
                <w:rFonts w:asciiTheme="minorHAnsi" w:hAnsiTheme="minorHAnsi"/>
                <w:color w:val="auto"/>
                <w:sz w:val="22"/>
                <w:szCs w:val="22"/>
                <w:lang w:eastAsia="en-CA"/>
              </w:rPr>
              <w:t>Trim any excess periods from the identified array: duplicates and/or dates that are out-of-range:</w:t>
            </w:r>
          </w:p>
          <w:p w14:paraId="0E923477" w14:textId="77777777" w:rsidR="00866E51" w:rsidRDefault="00866E51" w:rsidP="003F78A7">
            <w:pPr>
              <w:ind w:left="1080"/>
              <w:rPr>
                <w:rFonts w:asciiTheme="minorHAnsi" w:hAnsiTheme="minorHAnsi"/>
                <w:sz w:val="22"/>
                <w:szCs w:val="22"/>
                <w:lang w:eastAsia="en-CA"/>
              </w:rPr>
            </w:pPr>
            <w:r>
              <w:rPr>
                <w:rFonts w:asciiTheme="minorHAnsi" w:hAnsiTheme="minorHAnsi"/>
                <w:sz w:val="22"/>
                <w:szCs w:val="22"/>
                <w:lang w:eastAsia="en-CA"/>
              </w:rPr>
              <w:t>For each i record in IdentifiedBreaks from 1st to Last</w:t>
            </w:r>
          </w:p>
          <w:p w14:paraId="19F384FC" w14:textId="77777777" w:rsidR="00866E51" w:rsidRDefault="00866E51" w:rsidP="003F78A7">
            <w:pPr>
              <w:ind w:left="1080"/>
              <w:rPr>
                <w:rFonts w:asciiTheme="minorHAnsi" w:hAnsiTheme="minorHAnsi"/>
                <w:sz w:val="22"/>
                <w:szCs w:val="22"/>
                <w:lang w:eastAsia="en-CA"/>
              </w:rPr>
            </w:pPr>
            <w:r>
              <w:rPr>
                <w:rFonts w:asciiTheme="minorHAnsi" w:hAnsiTheme="minorHAnsi"/>
                <w:sz w:val="22"/>
                <w:szCs w:val="22"/>
                <w:lang w:eastAsia="en-CA"/>
              </w:rPr>
              <w:t>{</w:t>
            </w:r>
          </w:p>
          <w:p w14:paraId="2E418387" w14:textId="77777777" w:rsidR="00866E51" w:rsidRDefault="00866E51" w:rsidP="003F78A7">
            <w:pPr>
              <w:ind w:left="1440"/>
              <w:rPr>
                <w:rFonts w:asciiTheme="minorHAnsi" w:hAnsiTheme="minorHAnsi"/>
                <w:sz w:val="22"/>
                <w:szCs w:val="22"/>
                <w:lang w:eastAsia="en-CA"/>
              </w:rPr>
            </w:pPr>
            <w:r>
              <w:rPr>
                <w:rFonts w:asciiTheme="minorHAnsi" w:hAnsiTheme="minorHAnsi"/>
                <w:sz w:val="22"/>
                <w:szCs w:val="22"/>
                <w:lang w:eastAsia="en-CA"/>
              </w:rPr>
              <w:t>i.StartDate = MAX(i.StartDate; ValidationYear-01-01)</w:t>
            </w:r>
          </w:p>
          <w:p w14:paraId="225F8C90" w14:textId="77777777" w:rsidR="00866E51" w:rsidRDefault="00866E51" w:rsidP="003F78A7">
            <w:pPr>
              <w:ind w:left="1440"/>
              <w:rPr>
                <w:rFonts w:asciiTheme="minorHAnsi" w:hAnsiTheme="minorHAnsi"/>
                <w:sz w:val="22"/>
                <w:szCs w:val="22"/>
                <w:lang w:eastAsia="en-CA"/>
              </w:rPr>
            </w:pPr>
            <w:r>
              <w:rPr>
                <w:rFonts w:asciiTheme="minorHAnsi" w:hAnsiTheme="minorHAnsi"/>
                <w:sz w:val="22"/>
                <w:szCs w:val="22"/>
                <w:lang w:eastAsia="en-CA"/>
              </w:rPr>
              <w:t>i.EndDate = MIN(i.EndDate; (ValidationYear + 1)-01-01)</w:t>
            </w:r>
          </w:p>
          <w:p w14:paraId="46A044D5" w14:textId="77777777" w:rsidR="00866E51" w:rsidRDefault="00866E51" w:rsidP="003F78A7">
            <w:pPr>
              <w:ind w:left="1440"/>
              <w:rPr>
                <w:rFonts w:asciiTheme="minorHAnsi" w:hAnsiTheme="minorHAnsi"/>
                <w:sz w:val="22"/>
                <w:szCs w:val="22"/>
                <w:lang w:eastAsia="en-CA"/>
              </w:rPr>
            </w:pPr>
          </w:p>
          <w:p w14:paraId="0D7D7506" w14:textId="77777777" w:rsidR="00866E51" w:rsidRDefault="00866E51" w:rsidP="003F78A7">
            <w:pPr>
              <w:ind w:left="1440"/>
              <w:rPr>
                <w:rFonts w:asciiTheme="minorHAnsi" w:hAnsiTheme="minorHAnsi"/>
                <w:sz w:val="22"/>
                <w:szCs w:val="22"/>
                <w:lang w:eastAsia="en-CA"/>
              </w:rPr>
            </w:pPr>
            <w:r>
              <w:rPr>
                <w:rFonts w:asciiTheme="minorHAnsi" w:hAnsiTheme="minorHAnsi"/>
                <w:sz w:val="22"/>
                <w:szCs w:val="22"/>
                <w:lang w:eastAsia="en-CA"/>
              </w:rPr>
              <w:t>For each additional j record in IdenfiedBreaks from (i+1)th  to Last</w:t>
            </w:r>
          </w:p>
          <w:p w14:paraId="20FF3243" w14:textId="77777777" w:rsidR="00866E51" w:rsidRDefault="00866E51" w:rsidP="003F78A7">
            <w:pPr>
              <w:ind w:left="1440"/>
              <w:rPr>
                <w:rFonts w:asciiTheme="minorHAnsi" w:hAnsiTheme="minorHAnsi"/>
                <w:sz w:val="22"/>
                <w:szCs w:val="22"/>
                <w:lang w:eastAsia="en-CA"/>
              </w:rPr>
            </w:pPr>
            <w:r>
              <w:rPr>
                <w:rFonts w:asciiTheme="minorHAnsi" w:hAnsiTheme="minorHAnsi"/>
                <w:sz w:val="22"/>
                <w:szCs w:val="22"/>
                <w:lang w:eastAsia="en-CA"/>
              </w:rPr>
              <w:t>{</w:t>
            </w:r>
          </w:p>
          <w:p w14:paraId="7937E7F6" w14:textId="77777777" w:rsidR="00866E51" w:rsidRDefault="00866E51" w:rsidP="003F78A7">
            <w:pPr>
              <w:ind w:left="2160"/>
              <w:rPr>
                <w:rFonts w:asciiTheme="minorHAnsi" w:hAnsiTheme="minorHAnsi"/>
                <w:sz w:val="22"/>
                <w:szCs w:val="22"/>
                <w:lang w:eastAsia="en-CA"/>
              </w:rPr>
            </w:pPr>
            <w:r>
              <w:rPr>
                <w:rFonts w:asciiTheme="minorHAnsi" w:hAnsiTheme="minorHAnsi"/>
                <w:sz w:val="22"/>
                <w:szCs w:val="22"/>
                <w:lang w:eastAsia="en-CA"/>
              </w:rPr>
              <w:t>If (j.StartDate &gt;= i.StartDate AND j.StartDate &lt;= i.EndDate)</w:t>
            </w:r>
          </w:p>
          <w:p w14:paraId="70CACE56" w14:textId="77777777" w:rsidR="00866E51" w:rsidRDefault="00866E51" w:rsidP="003F78A7">
            <w:pPr>
              <w:ind w:left="2160"/>
              <w:rPr>
                <w:rFonts w:asciiTheme="minorHAnsi" w:hAnsiTheme="minorHAnsi"/>
                <w:sz w:val="22"/>
                <w:szCs w:val="22"/>
                <w:lang w:eastAsia="en-CA"/>
              </w:rPr>
            </w:pPr>
            <w:r>
              <w:rPr>
                <w:rFonts w:asciiTheme="minorHAnsi" w:hAnsiTheme="minorHAnsi"/>
                <w:sz w:val="22"/>
                <w:szCs w:val="22"/>
                <w:lang w:eastAsia="en-CA"/>
              </w:rPr>
              <w:t>{</w:t>
            </w:r>
          </w:p>
          <w:p w14:paraId="2F5AB0C1" w14:textId="77777777" w:rsidR="00866E51" w:rsidRDefault="00866E51" w:rsidP="003F78A7">
            <w:pPr>
              <w:ind w:left="2880"/>
              <w:rPr>
                <w:rFonts w:asciiTheme="minorHAnsi" w:hAnsiTheme="minorHAnsi"/>
                <w:sz w:val="22"/>
                <w:szCs w:val="22"/>
                <w:lang w:eastAsia="en-CA"/>
              </w:rPr>
            </w:pPr>
            <w:r>
              <w:rPr>
                <w:rFonts w:asciiTheme="minorHAnsi" w:hAnsiTheme="minorHAnsi"/>
                <w:sz w:val="22"/>
                <w:szCs w:val="22"/>
                <w:lang w:eastAsia="en-CA"/>
              </w:rPr>
              <w:t>If (j.EndDate &lt;= i.EndDate)</w:t>
            </w:r>
          </w:p>
          <w:p w14:paraId="453BAB2A" w14:textId="77777777" w:rsidR="00866E51" w:rsidRDefault="00866E51" w:rsidP="003F78A7">
            <w:pPr>
              <w:ind w:left="2880"/>
              <w:rPr>
                <w:rFonts w:asciiTheme="minorHAnsi" w:hAnsiTheme="minorHAnsi"/>
                <w:sz w:val="22"/>
                <w:szCs w:val="22"/>
                <w:lang w:eastAsia="en-CA"/>
              </w:rPr>
            </w:pPr>
            <w:r>
              <w:rPr>
                <w:rFonts w:asciiTheme="minorHAnsi" w:hAnsiTheme="minorHAnsi"/>
                <w:sz w:val="22"/>
                <w:szCs w:val="22"/>
                <w:lang w:eastAsia="en-CA"/>
              </w:rPr>
              <w:t>{</w:t>
            </w:r>
          </w:p>
          <w:p w14:paraId="1D2235F0" w14:textId="77777777" w:rsidR="00866E51" w:rsidRDefault="00866E51" w:rsidP="003F78A7">
            <w:pPr>
              <w:ind w:left="3600"/>
              <w:rPr>
                <w:rFonts w:asciiTheme="minorHAnsi" w:hAnsiTheme="minorHAnsi"/>
                <w:sz w:val="22"/>
                <w:szCs w:val="22"/>
                <w:lang w:eastAsia="en-CA"/>
              </w:rPr>
            </w:pPr>
            <w:r>
              <w:rPr>
                <w:rFonts w:asciiTheme="minorHAnsi" w:hAnsiTheme="minorHAnsi"/>
                <w:sz w:val="22"/>
                <w:szCs w:val="22"/>
                <w:lang w:eastAsia="en-CA"/>
              </w:rPr>
              <w:t xml:space="preserve">j.EndDate = j.StartDate </w:t>
            </w:r>
          </w:p>
          <w:p w14:paraId="447BFD32" w14:textId="77777777" w:rsidR="00866E51" w:rsidRDefault="00866E51" w:rsidP="003F78A7">
            <w:pPr>
              <w:ind w:left="2880"/>
              <w:rPr>
                <w:rFonts w:asciiTheme="minorHAnsi" w:hAnsiTheme="minorHAnsi"/>
                <w:sz w:val="22"/>
                <w:szCs w:val="22"/>
                <w:lang w:eastAsia="en-CA"/>
              </w:rPr>
            </w:pPr>
            <w:r>
              <w:rPr>
                <w:rFonts w:asciiTheme="minorHAnsi" w:hAnsiTheme="minorHAnsi"/>
                <w:sz w:val="22"/>
                <w:szCs w:val="22"/>
                <w:lang w:eastAsia="en-CA"/>
              </w:rPr>
              <w:t>}</w:t>
            </w:r>
          </w:p>
          <w:p w14:paraId="63AD4C2A" w14:textId="77777777" w:rsidR="00866E51" w:rsidRDefault="00866E51" w:rsidP="003F78A7">
            <w:pPr>
              <w:ind w:left="2880"/>
              <w:rPr>
                <w:rFonts w:asciiTheme="minorHAnsi" w:hAnsiTheme="minorHAnsi"/>
                <w:sz w:val="22"/>
                <w:szCs w:val="22"/>
                <w:lang w:eastAsia="en-CA"/>
              </w:rPr>
            </w:pPr>
            <w:r>
              <w:rPr>
                <w:rFonts w:asciiTheme="minorHAnsi" w:hAnsiTheme="minorHAnsi"/>
                <w:sz w:val="22"/>
                <w:szCs w:val="22"/>
                <w:lang w:eastAsia="en-CA"/>
              </w:rPr>
              <w:t>Else</w:t>
            </w:r>
          </w:p>
          <w:p w14:paraId="0A4FE1C5" w14:textId="77777777" w:rsidR="00866E51" w:rsidRDefault="00866E51" w:rsidP="003F78A7">
            <w:pPr>
              <w:ind w:left="2880"/>
              <w:rPr>
                <w:rFonts w:asciiTheme="minorHAnsi" w:hAnsiTheme="minorHAnsi"/>
                <w:sz w:val="22"/>
                <w:szCs w:val="22"/>
                <w:lang w:eastAsia="en-CA"/>
              </w:rPr>
            </w:pPr>
            <w:r>
              <w:rPr>
                <w:rFonts w:asciiTheme="minorHAnsi" w:hAnsiTheme="minorHAnsi"/>
                <w:sz w:val="22"/>
                <w:szCs w:val="22"/>
                <w:lang w:eastAsia="en-CA"/>
              </w:rPr>
              <w:t>{</w:t>
            </w:r>
          </w:p>
          <w:p w14:paraId="3594F55E" w14:textId="77777777" w:rsidR="00866E51" w:rsidRDefault="00866E51" w:rsidP="003F78A7">
            <w:pPr>
              <w:ind w:left="3600"/>
              <w:rPr>
                <w:rFonts w:asciiTheme="minorHAnsi" w:hAnsiTheme="minorHAnsi"/>
                <w:sz w:val="22"/>
                <w:szCs w:val="22"/>
                <w:lang w:eastAsia="en-CA"/>
              </w:rPr>
            </w:pPr>
            <w:r>
              <w:rPr>
                <w:rFonts w:asciiTheme="minorHAnsi" w:hAnsiTheme="minorHAnsi"/>
                <w:sz w:val="22"/>
                <w:szCs w:val="22"/>
                <w:lang w:eastAsia="en-CA"/>
              </w:rPr>
              <w:t>i.EndDate = j.StartDate</w:t>
            </w:r>
          </w:p>
          <w:p w14:paraId="2E95F6D5" w14:textId="77777777" w:rsidR="00866E51" w:rsidRDefault="00866E51" w:rsidP="003F78A7">
            <w:pPr>
              <w:ind w:left="2880"/>
              <w:rPr>
                <w:rFonts w:asciiTheme="minorHAnsi" w:hAnsiTheme="minorHAnsi"/>
                <w:sz w:val="22"/>
                <w:szCs w:val="22"/>
                <w:lang w:eastAsia="en-CA"/>
              </w:rPr>
            </w:pPr>
            <w:r>
              <w:rPr>
                <w:rFonts w:asciiTheme="minorHAnsi" w:hAnsiTheme="minorHAnsi"/>
                <w:sz w:val="22"/>
                <w:szCs w:val="22"/>
                <w:lang w:eastAsia="en-CA"/>
              </w:rPr>
              <w:t>}</w:t>
            </w:r>
          </w:p>
          <w:p w14:paraId="4A2B217F" w14:textId="77777777" w:rsidR="00866E51" w:rsidRDefault="00866E51" w:rsidP="003F78A7">
            <w:pPr>
              <w:ind w:left="2160"/>
              <w:rPr>
                <w:rFonts w:asciiTheme="minorHAnsi" w:hAnsiTheme="minorHAnsi"/>
                <w:sz w:val="22"/>
                <w:szCs w:val="22"/>
                <w:lang w:eastAsia="en-CA"/>
              </w:rPr>
            </w:pPr>
            <w:r>
              <w:rPr>
                <w:rFonts w:asciiTheme="minorHAnsi" w:hAnsiTheme="minorHAnsi"/>
                <w:sz w:val="22"/>
                <w:szCs w:val="22"/>
                <w:lang w:eastAsia="en-CA"/>
              </w:rPr>
              <w:t>}</w:t>
            </w:r>
          </w:p>
          <w:p w14:paraId="73B0CFFD" w14:textId="77777777" w:rsidR="00866E51" w:rsidRDefault="00866E51" w:rsidP="003F78A7">
            <w:pPr>
              <w:ind w:left="2160"/>
              <w:rPr>
                <w:rFonts w:asciiTheme="minorHAnsi" w:hAnsiTheme="minorHAnsi"/>
                <w:sz w:val="22"/>
                <w:szCs w:val="22"/>
                <w:lang w:eastAsia="en-CA"/>
              </w:rPr>
            </w:pPr>
            <w:r>
              <w:rPr>
                <w:rFonts w:asciiTheme="minorHAnsi" w:hAnsiTheme="minorHAnsi"/>
                <w:sz w:val="22"/>
                <w:szCs w:val="22"/>
                <w:lang w:eastAsia="en-CA"/>
              </w:rPr>
              <w:t>Else</w:t>
            </w:r>
          </w:p>
          <w:p w14:paraId="6128085B" w14:textId="77777777" w:rsidR="00866E51" w:rsidRDefault="00866E51" w:rsidP="003F78A7">
            <w:pPr>
              <w:ind w:left="2160"/>
              <w:rPr>
                <w:rFonts w:asciiTheme="minorHAnsi" w:hAnsiTheme="minorHAnsi"/>
                <w:sz w:val="22"/>
                <w:szCs w:val="22"/>
                <w:lang w:eastAsia="en-CA"/>
              </w:rPr>
            </w:pPr>
            <w:r>
              <w:rPr>
                <w:rFonts w:asciiTheme="minorHAnsi" w:hAnsiTheme="minorHAnsi"/>
                <w:sz w:val="22"/>
                <w:szCs w:val="22"/>
                <w:lang w:eastAsia="en-CA"/>
              </w:rPr>
              <w:t>{</w:t>
            </w:r>
          </w:p>
          <w:p w14:paraId="57D5772E" w14:textId="77777777" w:rsidR="00866E51" w:rsidRDefault="00866E51" w:rsidP="003F78A7">
            <w:pPr>
              <w:ind w:left="2880"/>
              <w:rPr>
                <w:rFonts w:asciiTheme="minorHAnsi" w:hAnsiTheme="minorHAnsi"/>
                <w:sz w:val="22"/>
                <w:szCs w:val="22"/>
                <w:lang w:eastAsia="en-CA"/>
              </w:rPr>
            </w:pPr>
            <w:r>
              <w:rPr>
                <w:rFonts w:asciiTheme="minorHAnsi" w:hAnsiTheme="minorHAnsi"/>
                <w:sz w:val="22"/>
                <w:szCs w:val="22"/>
                <w:lang w:eastAsia="en-CA"/>
              </w:rPr>
              <w:t>If (j.EndDate &gt;= i.StartDate AND j.EndDate &lt;= i.EndDate)</w:t>
            </w:r>
          </w:p>
          <w:p w14:paraId="3349FDAC" w14:textId="77777777" w:rsidR="00866E51" w:rsidRDefault="00866E51" w:rsidP="003F78A7">
            <w:pPr>
              <w:ind w:left="2880"/>
              <w:rPr>
                <w:rFonts w:asciiTheme="minorHAnsi" w:hAnsiTheme="minorHAnsi"/>
                <w:sz w:val="22"/>
                <w:szCs w:val="22"/>
                <w:lang w:eastAsia="en-CA"/>
              </w:rPr>
            </w:pPr>
            <w:r>
              <w:rPr>
                <w:rFonts w:asciiTheme="minorHAnsi" w:hAnsiTheme="minorHAnsi"/>
                <w:sz w:val="22"/>
                <w:szCs w:val="22"/>
                <w:lang w:eastAsia="en-CA"/>
              </w:rPr>
              <w:t>{</w:t>
            </w:r>
          </w:p>
          <w:p w14:paraId="389580C8" w14:textId="77777777" w:rsidR="00866E51" w:rsidRDefault="00866E51" w:rsidP="003F78A7">
            <w:pPr>
              <w:ind w:left="3600"/>
              <w:rPr>
                <w:rFonts w:asciiTheme="minorHAnsi" w:hAnsiTheme="minorHAnsi"/>
                <w:sz w:val="22"/>
                <w:szCs w:val="22"/>
                <w:lang w:eastAsia="en-CA"/>
              </w:rPr>
            </w:pPr>
            <w:r>
              <w:rPr>
                <w:rFonts w:asciiTheme="minorHAnsi" w:hAnsiTheme="minorHAnsi"/>
                <w:sz w:val="22"/>
                <w:szCs w:val="22"/>
                <w:lang w:eastAsia="en-CA"/>
              </w:rPr>
              <w:t>i.StartDate = j.EndDate</w:t>
            </w:r>
          </w:p>
          <w:p w14:paraId="5A7A5591" w14:textId="77777777" w:rsidR="00866E51" w:rsidRDefault="00866E51" w:rsidP="003F78A7">
            <w:pPr>
              <w:ind w:left="2880"/>
              <w:rPr>
                <w:rFonts w:asciiTheme="minorHAnsi" w:hAnsiTheme="minorHAnsi"/>
                <w:sz w:val="22"/>
                <w:szCs w:val="22"/>
                <w:lang w:eastAsia="en-CA"/>
              </w:rPr>
            </w:pPr>
            <w:r>
              <w:rPr>
                <w:rFonts w:asciiTheme="minorHAnsi" w:hAnsiTheme="minorHAnsi"/>
                <w:sz w:val="22"/>
                <w:szCs w:val="22"/>
                <w:lang w:eastAsia="en-CA"/>
              </w:rPr>
              <w:t>}</w:t>
            </w:r>
          </w:p>
          <w:p w14:paraId="22317E82" w14:textId="77777777" w:rsidR="00866E51" w:rsidRDefault="00866E51" w:rsidP="003F78A7">
            <w:pPr>
              <w:ind w:left="2880"/>
              <w:rPr>
                <w:rFonts w:asciiTheme="minorHAnsi" w:hAnsiTheme="minorHAnsi"/>
                <w:sz w:val="22"/>
                <w:szCs w:val="22"/>
                <w:lang w:eastAsia="en-CA"/>
              </w:rPr>
            </w:pPr>
            <w:r>
              <w:rPr>
                <w:rFonts w:asciiTheme="minorHAnsi" w:hAnsiTheme="minorHAnsi"/>
                <w:sz w:val="22"/>
                <w:szCs w:val="22"/>
                <w:lang w:eastAsia="en-CA"/>
              </w:rPr>
              <w:t>Else If (j.StartDate &lt; i.StartDate AND j.EndDate &gt; i.EndDate)</w:t>
            </w:r>
          </w:p>
          <w:p w14:paraId="5FCF0B1B" w14:textId="77777777" w:rsidR="00866E51" w:rsidRDefault="00866E51" w:rsidP="003F78A7">
            <w:pPr>
              <w:ind w:left="2880"/>
              <w:rPr>
                <w:rFonts w:asciiTheme="minorHAnsi" w:hAnsiTheme="minorHAnsi"/>
                <w:sz w:val="22"/>
                <w:szCs w:val="22"/>
                <w:lang w:eastAsia="en-CA"/>
              </w:rPr>
            </w:pPr>
            <w:r>
              <w:rPr>
                <w:rFonts w:asciiTheme="minorHAnsi" w:hAnsiTheme="minorHAnsi"/>
                <w:sz w:val="22"/>
                <w:szCs w:val="22"/>
                <w:lang w:eastAsia="en-CA"/>
              </w:rPr>
              <w:t>{</w:t>
            </w:r>
          </w:p>
          <w:p w14:paraId="24E9E865" w14:textId="77777777" w:rsidR="00866E51" w:rsidRDefault="00866E51" w:rsidP="003F78A7">
            <w:pPr>
              <w:ind w:left="3600"/>
              <w:rPr>
                <w:rFonts w:asciiTheme="minorHAnsi" w:hAnsiTheme="minorHAnsi"/>
                <w:sz w:val="22"/>
                <w:szCs w:val="22"/>
                <w:lang w:eastAsia="en-CA"/>
              </w:rPr>
            </w:pPr>
            <w:r>
              <w:rPr>
                <w:rFonts w:asciiTheme="minorHAnsi" w:hAnsiTheme="minorHAnsi"/>
                <w:sz w:val="22"/>
                <w:szCs w:val="22"/>
                <w:lang w:eastAsia="en-CA"/>
              </w:rPr>
              <w:t xml:space="preserve">i.EndDate = i.StartDate </w:t>
            </w:r>
          </w:p>
          <w:p w14:paraId="3C853F83" w14:textId="77777777" w:rsidR="00866E51" w:rsidRDefault="00866E51" w:rsidP="003F78A7">
            <w:pPr>
              <w:ind w:left="2880"/>
              <w:rPr>
                <w:rFonts w:asciiTheme="minorHAnsi" w:hAnsiTheme="minorHAnsi"/>
                <w:sz w:val="22"/>
                <w:szCs w:val="22"/>
                <w:lang w:eastAsia="en-CA"/>
              </w:rPr>
            </w:pPr>
            <w:r>
              <w:rPr>
                <w:rFonts w:asciiTheme="minorHAnsi" w:hAnsiTheme="minorHAnsi"/>
                <w:sz w:val="22"/>
                <w:szCs w:val="22"/>
                <w:lang w:eastAsia="en-CA"/>
              </w:rPr>
              <w:t>}</w:t>
            </w:r>
          </w:p>
          <w:p w14:paraId="5EE24FBE" w14:textId="77777777" w:rsidR="00866E51" w:rsidRDefault="00866E51" w:rsidP="003F78A7">
            <w:pPr>
              <w:ind w:left="2160"/>
              <w:rPr>
                <w:rFonts w:asciiTheme="minorHAnsi" w:hAnsiTheme="minorHAnsi"/>
                <w:sz w:val="22"/>
                <w:szCs w:val="22"/>
                <w:lang w:eastAsia="en-CA"/>
              </w:rPr>
            </w:pPr>
            <w:r>
              <w:rPr>
                <w:rFonts w:asciiTheme="minorHAnsi" w:hAnsiTheme="minorHAnsi"/>
                <w:sz w:val="22"/>
                <w:szCs w:val="22"/>
                <w:lang w:eastAsia="en-CA"/>
              </w:rPr>
              <w:t>}</w:t>
            </w:r>
          </w:p>
          <w:p w14:paraId="2B1A0CFB" w14:textId="77777777" w:rsidR="00866E51" w:rsidRDefault="00866E51" w:rsidP="003F78A7">
            <w:pPr>
              <w:ind w:left="1440"/>
              <w:rPr>
                <w:rFonts w:asciiTheme="minorHAnsi" w:hAnsiTheme="minorHAnsi"/>
                <w:sz w:val="22"/>
                <w:szCs w:val="22"/>
                <w:lang w:eastAsia="en-CA"/>
              </w:rPr>
            </w:pPr>
            <w:r>
              <w:rPr>
                <w:rFonts w:asciiTheme="minorHAnsi" w:hAnsiTheme="minorHAnsi"/>
                <w:sz w:val="22"/>
                <w:szCs w:val="22"/>
                <w:lang w:eastAsia="en-CA"/>
              </w:rPr>
              <w:t>}</w:t>
            </w:r>
          </w:p>
          <w:p w14:paraId="2170D4AC" w14:textId="77777777" w:rsidR="00866E51" w:rsidRPr="00FF674A" w:rsidRDefault="00866E51" w:rsidP="003F78A7">
            <w:pPr>
              <w:ind w:left="1080"/>
              <w:rPr>
                <w:rFonts w:asciiTheme="minorHAnsi" w:hAnsiTheme="minorHAnsi"/>
                <w:sz w:val="22"/>
                <w:szCs w:val="22"/>
                <w:lang w:eastAsia="en-CA"/>
              </w:rPr>
            </w:pPr>
            <w:r>
              <w:rPr>
                <w:rFonts w:asciiTheme="minorHAnsi" w:hAnsiTheme="minorHAnsi"/>
                <w:sz w:val="22"/>
                <w:szCs w:val="22"/>
                <w:lang w:eastAsia="en-CA"/>
              </w:rPr>
              <w:t>}</w:t>
            </w:r>
          </w:p>
          <w:p w14:paraId="009B9C03" w14:textId="77777777" w:rsidR="00866E51" w:rsidRPr="00FF674A" w:rsidRDefault="00866E51" w:rsidP="008D6CBB">
            <w:pPr>
              <w:pStyle w:val="ListParagraph"/>
              <w:numPr>
                <w:ilvl w:val="0"/>
                <w:numId w:val="10"/>
              </w:numPr>
              <w:rPr>
                <w:rFonts w:asciiTheme="minorHAnsi" w:hAnsiTheme="minorHAnsi"/>
                <w:color w:val="auto"/>
                <w:sz w:val="22"/>
                <w:szCs w:val="22"/>
                <w:lang w:eastAsia="en-CA"/>
              </w:rPr>
            </w:pPr>
            <w:r w:rsidRPr="00FF674A">
              <w:rPr>
                <w:rFonts w:asciiTheme="minorHAnsi" w:hAnsiTheme="minorHAnsi"/>
                <w:color w:val="auto"/>
                <w:sz w:val="22"/>
                <w:szCs w:val="22"/>
                <w:lang w:eastAsia="en-CA"/>
              </w:rPr>
              <w:t>Calculate the length of all identified breaks:</w:t>
            </w:r>
          </w:p>
          <w:p w14:paraId="6CBCC42D" w14:textId="77777777" w:rsidR="00866E51" w:rsidRPr="00FF674A" w:rsidRDefault="00866E51" w:rsidP="003F78A7">
            <w:pPr>
              <w:ind w:left="1080"/>
              <w:rPr>
                <w:rFonts w:asciiTheme="minorHAnsi" w:hAnsiTheme="minorHAnsi"/>
                <w:sz w:val="22"/>
                <w:szCs w:val="22"/>
                <w:lang w:eastAsia="en-CA"/>
              </w:rPr>
            </w:pPr>
            <w:r w:rsidRPr="00FF674A">
              <w:rPr>
                <w:rFonts w:asciiTheme="minorHAnsi" w:hAnsiTheme="minorHAnsi"/>
                <w:sz w:val="22"/>
                <w:szCs w:val="22"/>
                <w:lang w:eastAsia="en-CA"/>
              </w:rPr>
              <w:t>CarveOutTotal = 0</w:t>
            </w:r>
          </w:p>
          <w:p w14:paraId="20BEEF2E" w14:textId="77777777" w:rsidR="00866E51" w:rsidRPr="00FF674A" w:rsidRDefault="00866E51" w:rsidP="003F78A7">
            <w:pPr>
              <w:ind w:left="1080"/>
              <w:rPr>
                <w:rFonts w:asciiTheme="minorHAnsi" w:hAnsiTheme="minorHAnsi"/>
                <w:sz w:val="22"/>
                <w:szCs w:val="22"/>
                <w:lang w:eastAsia="en-CA"/>
              </w:rPr>
            </w:pPr>
            <w:r w:rsidRPr="00FF674A">
              <w:rPr>
                <w:rFonts w:asciiTheme="minorHAnsi" w:hAnsiTheme="minorHAnsi"/>
                <w:sz w:val="22"/>
                <w:szCs w:val="22"/>
                <w:lang w:eastAsia="en-CA"/>
              </w:rPr>
              <w:t>For each record in IdentifiedBreaks from 1</w:t>
            </w:r>
            <w:r w:rsidRPr="00FF674A">
              <w:rPr>
                <w:rFonts w:asciiTheme="minorHAnsi" w:hAnsiTheme="minorHAnsi"/>
                <w:sz w:val="22"/>
                <w:szCs w:val="22"/>
                <w:vertAlign w:val="superscript"/>
                <w:lang w:eastAsia="en-CA"/>
              </w:rPr>
              <w:t>st</w:t>
            </w:r>
            <w:r w:rsidRPr="00FF674A">
              <w:rPr>
                <w:rFonts w:asciiTheme="minorHAnsi" w:hAnsiTheme="minorHAnsi"/>
                <w:sz w:val="22"/>
                <w:szCs w:val="22"/>
                <w:lang w:eastAsia="en-CA"/>
              </w:rPr>
              <w:t xml:space="preserve"> to Last</w:t>
            </w:r>
          </w:p>
          <w:p w14:paraId="57EA8E41" w14:textId="77777777" w:rsidR="00866E51" w:rsidRPr="00FF674A" w:rsidRDefault="00866E51" w:rsidP="003F78A7">
            <w:pPr>
              <w:ind w:left="1080"/>
              <w:rPr>
                <w:rFonts w:asciiTheme="minorHAnsi" w:hAnsiTheme="minorHAnsi"/>
                <w:sz w:val="22"/>
                <w:szCs w:val="22"/>
                <w:lang w:eastAsia="en-CA"/>
              </w:rPr>
            </w:pPr>
            <w:r w:rsidRPr="00FF674A">
              <w:rPr>
                <w:rFonts w:asciiTheme="minorHAnsi" w:hAnsiTheme="minorHAnsi"/>
                <w:sz w:val="22"/>
                <w:szCs w:val="22"/>
                <w:lang w:eastAsia="en-CA"/>
              </w:rPr>
              <w:t>{</w:t>
            </w:r>
          </w:p>
          <w:p w14:paraId="5C602595" w14:textId="77777777" w:rsidR="00866E51" w:rsidRPr="00FF674A" w:rsidRDefault="00866E51" w:rsidP="003F78A7">
            <w:pPr>
              <w:ind w:left="1800"/>
              <w:rPr>
                <w:rFonts w:asciiTheme="minorHAnsi" w:hAnsiTheme="minorHAnsi"/>
                <w:sz w:val="22"/>
                <w:szCs w:val="22"/>
                <w:lang w:eastAsia="en-CA"/>
              </w:rPr>
            </w:pPr>
            <w:r w:rsidRPr="00FF674A">
              <w:rPr>
                <w:rFonts w:asciiTheme="minorHAnsi" w:hAnsiTheme="minorHAnsi"/>
                <w:sz w:val="22"/>
                <w:szCs w:val="22"/>
                <w:lang w:eastAsia="en-CA"/>
              </w:rPr>
              <w:t>CarveOutTotal = CarveOutTotal + (i.EndDate – i.StartDate)</w:t>
            </w:r>
          </w:p>
          <w:p w14:paraId="6F8EBA64" w14:textId="77777777" w:rsidR="00866E51" w:rsidRPr="00FF674A" w:rsidRDefault="00866E51" w:rsidP="003F78A7">
            <w:pPr>
              <w:ind w:left="1080"/>
              <w:rPr>
                <w:rFonts w:asciiTheme="minorHAnsi" w:hAnsiTheme="minorHAnsi"/>
                <w:sz w:val="22"/>
                <w:szCs w:val="22"/>
                <w:lang w:eastAsia="en-CA"/>
              </w:rPr>
            </w:pPr>
            <w:r w:rsidRPr="00FF674A">
              <w:rPr>
                <w:rFonts w:asciiTheme="minorHAnsi" w:hAnsiTheme="minorHAnsi"/>
                <w:sz w:val="22"/>
                <w:szCs w:val="22"/>
                <w:lang w:eastAsia="en-CA"/>
              </w:rPr>
              <w:t>}</w:t>
            </w:r>
          </w:p>
          <w:p w14:paraId="5191726E" w14:textId="77777777" w:rsidR="00866E51" w:rsidRPr="00FF674A" w:rsidRDefault="00866E51" w:rsidP="008D6CBB">
            <w:pPr>
              <w:pStyle w:val="ListParagraph"/>
              <w:numPr>
                <w:ilvl w:val="0"/>
                <w:numId w:val="10"/>
              </w:numPr>
              <w:rPr>
                <w:rFonts w:asciiTheme="minorHAnsi" w:hAnsiTheme="minorHAnsi"/>
                <w:color w:val="auto"/>
                <w:sz w:val="22"/>
                <w:szCs w:val="22"/>
                <w:lang w:eastAsia="en-CA"/>
              </w:rPr>
            </w:pPr>
            <w:r w:rsidRPr="00FF674A">
              <w:rPr>
                <w:rFonts w:asciiTheme="minorHAnsi" w:hAnsiTheme="minorHAnsi"/>
                <w:color w:val="auto"/>
                <w:sz w:val="22"/>
                <w:szCs w:val="22"/>
                <w:lang w:eastAsia="en-CA"/>
              </w:rPr>
              <w:t>Calculated expected Service</w:t>
            </w:r>
          </w:p>
          <w:p w14:paraId="53DFD993" w14:textId="77777777" w:rsidR="00866E51" w:rsidRPr="00FF674A" w:rsidRDefault="00866E51" w:rsidP="003F78A7">
            <w:pPr>
              <w:pStyle w:val="ListParagraph"/>
              <w:ind w:left="1080"/>
              <w:rPr>
                <w:rFonts w:asciiTheme="minorHAnsi" w:hAnsiTheme="minorHAnsi"/>
                <w:color w:val="auto"/>
                <w:sz w:val="22"/>
                <w:szCs w:val="22"/>
                <w:lang w:eastAsia="en-CA"/>
              </w:rPr>
            </w:pPr>
          </w:p>
          <w:p w14:paraId="4DAAC0A8" w14:textId="77777777" w:rsidR="00866E51" w:rsidRPr="00FF674A" w:rsidRDefault="00866E51"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TotalYear = (ValidationYear + 1)-01-01 – ValidationYear-01-01</w:t>
            </w:r>
          </w:p>
          <w:p w14:paraId="2AADC838" w14:textId="77777777" w:rsidR="00866E51" w:rsidRPr="00FF674A" w:rsidRDefault="00866E51"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 xml:space="preserve">TotalDays = </w:t>
            </w:r>
            <w:r>
              <w:rPr>
                <w:rFonts w:asciiTheme="minorHAnsi" w:hAnsiTheme="minorHAnsi"/>
                <w:color w:val="auto"/>
                <w:sz w:val="22"/>
                <w:szCs w:val="22"/>
                <w:lang w:eastAsia="en-CA"/>
              </w:rPr>
              <w:t>TotalYear</w:t>
            </w:r>
            <w:r w:rsidRPr="00FF674A">
              <w:rPr>
                <w:rFonts w:asciiTheme="minorHAnsi" w:hAnsiTheme="minorHAnsi"/>
                <w:color w:val="auto"/>
                <w:sz w:val="22"/>
                <w:szCs w:val="22"/>
                <w:lang w:eastAsia="en-CA"/>
              </w:rPr>
              <w:t xml:space="preserve"> – CarveOutTotal</w:t>
            </w:r>
          </w:p>
          <w:p w14:paraId="67E6E85B" w14:textId="77777777" w:rsidR="00866E51" w:rsidRPr="00FF674A" w:rsidRDefault="00866E51" w:rsidP="003F78A7">
            <w:pPr>
              <w:pStyle w:val="ListParagraph"/>
              <w:ind w:left="1080"/>
              <w:rPr>
                <w:rFonts w:asciiTheme="minorHAnsi" w:hAnsiTheme="minorHAnsi"/>
                <w:color w:val="auto"/>
                <w:sz w:val="22"/>
                <w:szCs w:val="22"/>
                <w:lang w:eastAsia="en-CA"/>
              </w:rPr>
            </w:pPr>
          </w:p>
          <w:p w14:paraId="206CC6FF" w14:textId="77777777" w:rsidR="00866E51" w:rsidRPr="00FF674A" w:rsidRDefault="00866E51"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ES = ROUND</w:t>
            </w:r>
            <w:r>
              <w:rPr>
                <w:rFonts w:asciiTheme="minorHAnsi" w:hAnsiTheme="minorHAnsi"/>
                <w:color w:val="auto"/>
                <w:sz w:val="22"/>
                <w:szCs w:val="22"/>
                <w:lang w:eastAsia="en-CA"/>
              </w:rPr>
              <w:t>UP</w:t>
            </w:r>
            <w:r w:rsidRPr="00FF674A">
              <w:rPr>
                <w:rFonts w:asciiTheme="minorHAnsi" w:hAnsiTheme="minorHAnsi"/>
                <w:color w:val="auto"/>
                <w:sz w:val="22"/>
                <w:szCs w:val="22"/>
                <w:lang w:eastAsia="en-CA"/>
              </w:rPr>
              <w:t>((TotalDays / TotalYear) * 52; 2)</w:t>
            </w:r>
          </w:p>
          <w:p w14:paraId="081AF99C" w14:textId="77777777" w:rsidR="00866E51" w:rsidRPr="00FF674A" w:rsidRDefault="00866E51" w:rsidP="003F78A7">
            <w:pPr>
              <w:pStyle w:val="ListParagraph"/>
              <w:ind w:left="1080"/>
              <w:rPr>
                <w:rFonts w:asciiTheme="minorHAnsi" w:hAnsiTheme="minorHAnsi"/>
                <w:color w:val="auto"/>
                <w:sz w:val="22"/>
                <w:szCs w:val="22"/>
                <w:lang w:eastAsia="en-CA"/>
              </w:rPr>
            </w:pPr>
          </w:p>
          <w:p w14:paraId="0DE68867" w14:textId="77777777" w:rsidR="00866E51" w:rsidRPr="00FF674A" w:rsidRDefault="00866E51" w:rsidP="008D6CBB">
            <w:pPr>
              <w:pStyle w:val="ListParagraph"/>
              <w:numPr>
                <w:ilvl w:val="0"/>
                <w:numId w:val="10"/>
              </w:numPr>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Perform Validation</w:t>
            </w:r>
          </w:p>
          <w:p w14:paraId="600B89C5" w14:textId="77777777" w:rsidR="00866E51" w:rsidRPr="00FF674A" w:rsidRDefault="00866E51" w:rsidP="003F78A7">
            <w:pPr>
              <w:pStyle w:val="ListParagraph"/>
              <w:ind w:left="1080"/>
              <w:rPr>
                <w:rFonts w:asciiTheme="minorHAnsi" w:hAnsiTheme="minorHAnsi"/>
                <w:color w:val="auto"/>
                <w:sz w:val="22"/>
                <w:szCs w:val="22"/>
                <w:lang w:val="en-US" w:eastAsia="en-CA"/>
              </w:rPr>
            </w:pPr>
          </w:p>
          <w:p w14:paraId="35B126CE" w14:textId="77777777" w:rsidR="00866E51" w:rsidRPr="00FF674A" w:rsidRDefault="00866E51" w:rsidP="003F78A7">
            <w:pPr>
              <w:pStyle w:val="ListParagraph"/>
              <w:ind w:left="1080"/>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If (RS</w:t>
            </w:r>
            <w:r>
              <w:rPr>
                <w:rFonts w:asciiTheme="minorHAnsi" w:hAnsiTheme="minorHAnsi"/>
                <w:color w:val="auto"/>
                <w:sz w:val="22"/>
                <w:szCs w:val="22"/>
                <w:lang w:val="en-US" w:eastAsia="en-CA"/>
              </w:rPr>
              <w:t xml:space="preserve"> &gt;</w:t>
            </w:r>
            <w:r w:rsidRPr="00FF674A">
              <w:rPr>
                <w:rFonts w:asciiTheme="minorHAnsi" w:hAnsiTheme="minorHAnsi"/>
                <w:color w:val="auto"/>
                <w:sz w:val="22"/>
                <w:szCs w:val="22"/>
                <w:lang w:val="en-US" w:eastAsia="en-CA"/>
              </w:rPr>
              <w:t xml:space="preserve"> ES + ServiceTolerance)</w:t>
            </w:r>
          </w:p>
          <w:p w14:paraId="682A7750" w14:textId="77777777" w:rsidR="00866E51" w:rsidRPr="00FF674A" w:rsidRDefault="00866E51" w:rsidP="003F78A7">
            <w:pPr>
              <w:pStyle w:val="ListParagraph"/>
              <w:ind w:left="1080"/>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w:t>
            </w:r>
          </w:p>
          <w:p w14:paraId="40302708" w14:textId="77777777" w:rsidR="00866E51" w:rsidRPr="00FF674A" w:rsidRDefault="00866E51" w:rsidP="003F78A7">
            <w:pPr>
              <w:pStyle w:val="ListParagraph"/>
              <w:ind w:left="1800"/>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Generate an error</w:t>
            </w:r>
          </w:p>
          <w:p w14:paraId="7B99FA4E" w14:textId="77777777" w:rsidR="00866E51" w:rsidRDefault="00866E51" w:rsidP="000848EB">
            <w:pPr>
              <w:ind w:left="1080"/>
              <w:rPr>
                <w:ins w:id="706" w:author="Nikhil Shenoy" w:date="2021-05-11T14:16:00Z"/>
                <w:rFonts w:asciiTheme="minorHAnsi" w:hAnsiTheme="minorHAnsi"/>
                <w:sz w:val="22"/>
                <w:szCs w:val="22"/>
                <w:lang w:val="en-US" w:eastAsia="en-CA"/>
              </w:rPr>
            </w:pPr>
            <w:r w:rsidRPr="00FF674A">
              <w:rPr>
                <w:rFonts w:asciiTheme="minorHAnsi" w:hAnsiTheme="minorHAnsi"/>
                <w:sz w:val="22"/>
                <w:szCs w:val="22"/>
                <w:lang w:val="en-US" w:eastAsia="en-CA"/>
              </w:rPr>
              <w:t>}</w:t>
            </w:r>
          </w:p>
          <w:p w14:paraId="1256381F" w14:textId="74CD3B6C" w:rsidR="00863A7A" w:rsidRPr="000848EB" w:rsidRDefault="00863A7A">
            <w:pPr>
              <w:ind w:left="0"/>
              <w:rPr>
                <w:rFonts w:asciiTheme="minorHAnsi" w:hAnsiTheme="minorHAnsi"/>
                <w:sz w:val="22"/>
                <w:szCs w:val="22"/>
                <w:lang w:val="en-US" w:eastAsia="en-CA"/>
              </w:rPr>
              <w:pPrChange w:id="707" w:author="Nikhil Shenoy" w:date="2021-05-11T14:18:00Z">
                <w:pPr>
                  <w:ind w:left="1080"/>
                </w:pPr>
              </w:pPrChange>
            </w:pPr>
            <w:ins w:id="708" w:author="Nikhil Shenoy" w:date="2021-05-11T14:18:00Z">
              <w:r w:rsidRPr="00385F47">
                <w:rPr>
                  <w:rFonts w:asciiTheme="minorHAnsi" w:hAnsiTheme="minorHAnsi"/>
                  <w:color w:val="auto"/>
                  <w:sz w:val="22"/>
                  <w:szCs w:val="22"/>
                  <w:lang w:eastAsia="en-CA"/>
                  <w:rPrChange w:id="709" w:author="Nikhil Shenoy" w:date="2021-05-11T16:03:00Z">
                    <w:rPr>
                      <w:rFonts w:asciiTheme="minorHAnsi" w:hAnsiTheme="minorHAnsi"/>
                      <w:color w:val="FF0000"/>
                      <w:sz w:val="22"/>
                      <w:szCs w:val="22"/>
                      <w:lang w:eastAsia="en-CA"/>
                    </w:rPr>
                  </w:rPrChange>
                </w:rPr>
                <w:t xml:space="preserve">For PYA only: </w:t>
              </w:r>
              <w:r w:rsidRPr="00385F47">
                <w:rPr>
                  <w:rFonts w:asciiTheme="minorHAnsi" w:hAnsiTheme="minorHAnsi"/>
                  <w:color w:val="auto"/>
                  <w:sz w:val="22"/>
                  <w:szCs w:val="22"/>
                  <w:rPrChange w:id="710" w:author="Nikhil Shenoy" w:date="2021-05-11T16:03:00Z">
                    <w:rPr>
                      <w:rFonts w:asciiTheme="minorHAnsi" w:hAnsiTheme="minorHAnsi"/>
                      <w:color w:val="FF0000"/>
                      <w:sz w:val="22"/>
                      <w:szCs w:val="22"/>
                    </w:rPr>
                  </w:rPrChange>
                </w:rPr>
                <w:t>In the case of amalgamation, the validation will account for any data reported since the PermanencyDate of the AFE employer (AmalgamatedFromEmployment.PermanencyDate).</w:t>
              </w:r>
            </w:ins>
          </w:p>
        </w:tc>
      </w:tr>
      <w:tr w:rsidR="00C97485" w:rsidRPr="00B926C0" w14:paraId="29A9DF7A"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8F664A" w14:textId="77777777" w:rsidR="00C97485" w:rsidRDefault="00C97485" w:rsidP="00866E51">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4541B59" w14:textId="77777777" w:rsidR="00C97485" w:rsidRPr="00FB49DB" w:rsidRDefault="00C97485" w:rsidP="00866E51">
            <w:pPr>
              <w:ind w:left="0"/>
              <w:rPr>
                <w:rFonts w:asciiTheme="minorHAnsi" w:hAnsiTheme="minorHAnsi"/>
                <w:sz w:val="22"/>
                <w:szCs w:val="22"/>
                <w:lang w:val="en-US"/>
              </w:rPr>
            </w:pPr>
            <w:r>
              <w:rPr>
                <w:rFonts w:asciiTheme="minorHAnsi" w:hAnsiTheme="minorHAnsi"/>
                <w:sz w:val="22"/>
                <w:szCs w:val="22"/>
                <w:lang w:val="en-US"/>
              </w:rPr>
              <w:t>0 weeks</w:t>
            </w:r>
          </w:p>
        </w:tc>
      </w:tr>
      <w:tr w:rsidR="00866E51" w:rsidRPr="00B926C0" w14:paraId="318A3847"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4EF235C" w14:textId="77777777" w:rsidR="00866E51" w:rsidRDefault="00C97485" w:rsidP="00866E51">
            <w:pPr>
              <w:spacing w:before="60" w:after="60"/>
              <w:ind w:left="0"/>
              <w:rPr>
                <w:rFonts w:asciiTheme="minorHAnsi"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40511D6" w14:textId="0DB3805D" w:rsidR="00866E51" w:rsidRPr="00FB49DB" w:rsidRDefault="007107DE" w:rsidP="00866E51">
            <w:pPr>
              <w:ind w:left="0"/>
              <w:rPr>
                <w:rFonts w:asciiTheme="minorHAnsi" w:hAnsiTheme="minorHAnsi"/>
                <w:sz w:val="22"/>
                <w:szCs w:val="22"/>
                <w:lang w:eastAsia="en-CA"/>
              </w:rPr>
            </w:pPr>
            <w:r>
              <w:rPr>
                <w:rFonts w:asciiTheme="minorHAnsi" w:hAnsiTheme="minorHAnsi"/>
                <w:sz w:val="22"/>
                <w:szCs w:val="22"/>
                <w:lang w:val="en-US"/>
              </w:rPr>
              <w:t xml:space="preserve">Active full year: </w:t>
            </w:r>
            <w:r w:rsidRPr="00FB49DB">
              <w:rPr>
                <w:rFonts w:asciiTheme="minorHAnsi" w:hAnsiTheme="minorHAnsi"/>
                <w:sz w:val="22"/>
                <w:szCs w:val="22"/>
                <w:lang w:val="en-US"/>
              </w:rPr>
              <w:t xml:space="preserve">Total </w:t>
            </w:r>
            <w:r>
              <w:rPr>
                <w:rFonts w:asciiTheme="minorHAnsi" w:hAnsiTheme="minorHAnsi"/>
                <w:sz w:val="22"/>
                <w:szCs w:val="22"/>
                <w:lang w:val="en-US"/>
              </w:rPr>
              <w:t>W</w:t>
            </w:r>
            <w:r w:rsidRPr="00FB49DB">
              <w:rPr>
                <w:rFonts w:asciiTheme="minorHAnsi" w:hAnsiTheme="minorHAnsi"/>
                <w:sz w:val="22"/>
                <w:szCs w:val="22"/>
                <w:lang w:val="en-US"/>
              </w:rPr>
              <w:t>e</w:t>
            </w:r>
            <w:r>
              <w:rPr>
                <w:rFonts w:asciiTheme="minorHAnsi" w:hAnsiTheme="minorHAnsi"/>
                <w:sz w:val="22"/>
                <w:szCs w:val="22"/>
                <w:lang w:val="en-US"/>
              </w:rPr>
              <w:t>eks reported for {2</w:t>
            </w:r>
            <w:r w:rsidRPr="00FB49DB">
              <w:rPr>
                <w:rFonts w:asciiTheme="minorHAnsi" w:hAnsiTheme="minorHAnsi"/>
                <w:sz w:val="22"/>
                <w:szCs w:val="22"/>
                <w:lang w:val="en-US"/>
              </w:rPr>
              <w:t xml:space="preserve">} plus </w:t>
            </w:r>
            <w:r>
              <w:rPr>
                <w:rFonts w:asciiTheme="minorHAnsi" w:hAnsiTheme="minorHAnsi"/>
                <w:sz w:val="22"/>
                <w:szCs w:val="22"/>
                <w:lang w:val="en-US"/>
              </w:rPr>
              <w:t>w</w:t>
            </w:r>
            <w:r w:rsidRPr="00FB49DB">
              <w:rPr>
                <w:rFonts w:asciiTheme="minorHAnsi" w:hAnsiTheme="minorHAnsi"/>
                <w:sz w:val="22"/>
                <w:szCs w:val="22"/>
                <w:lang w:val="en-US"/>
              </w:rPr>
              <w:t>eeks previously reported exceed the {</w:t>
            </w:r>
            <w:r>
              <w:rPr>
                <w:rFonts w:asciiTheme="minorHAnsi" w:hAnsiTheme="minorHAnsi"/>
                <w:sz w:val="22"/>
                <w:szCs w:val="22"/>
                <w:lang w:val="en-US"/>
              </w:rPr>
              <w:t>3</w:t>
            </w:r>
            <w:r w:rsidRPr="00FB49DB">
              <w:rPr>
                <w:rFonts w:asciiTheme="minorHAnsi" w:hAnsiTheme="minorHAnsi"/>
                <w:sz w:val="22"/>
                <w:szCs w:val="22"/>
                <w:lang w:val="en-US"/>
              </w:rPr>
              <w:t xml:space="preserve">} maximum possible weeks.         </w:t>
            </w:r>
          </w:p>
        </w:tc>
      </w:tr>
      <w:tr w:rsidR="00866E51" w:rsidRPr="009624B0" w14:paraId="4F80B05F"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E9DC719" w14:textId="77777777" w:rsidR="00A000D1" w:rsidRDefault="00A000D1" w:rsidP="00A000D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5EBD29D" w14:textId="77777777" w:rsidR="00866E51" w:rsidRDefault="00A000D1" w:rsidP="00A000D1">
            <w:pPr>
              <w:spacing w:before="60" w:after="60"/>
              <w:ind w:left="0"/>
              <w:rPr>
                <w:rFonts w:asciiTheme="minorHAnsi"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ADA306D" w14:textId="3A503492" w:rsidR="00866E51" w:rsidRPr="00500423" w:rsidRDefault="007107DE" w:rsidP="00866E51">
            <w:pPr>
              <w:ind w:left="0"/>
              <w:rPr>
                <w:rFonts w:asciiTheme="minorHAnsi" w:hAnsiTheme="minorHAnsi"/>
                <w:sz w:val="22"/>
                <w:szCs w:val="22"/>
                <w:lang w:val="en-US" w:eastAsia="en-CA"/>
              </w:rPr>
            </w:pPr>
            <w:r>
              <w:rPr>
                <w:rFonts w:asciiTheme="minorHAnsi" w:hAnsiTheme="minorHAnsi"/>
                <w:sz w:val="22"/>
                <w:szCs w:val="22"/>
                <w:lang w:val="en-US"/>
              </w:rPr>
              <w:t xml:space="preserve">Active full year: </w:t>
            </w:r>
            <w:r w:rsidRPr="00FB49DB">
              <w:rPr>
                <w:rFonts w:asciiTheme="minorHAnsi" w:hAnsiTheme="minorHAnsi"/>
                <w:sz w:val="22"/>
                <w:szCs w:val="22"/>
                <w:lang w:val="en-US"/>
              </w:rPr>
              <w:t xml:space="preserve">Total </w:t>
            </w:r>
            <w:r>
              <w:rPr>
                <w:rFonts w:asciiTheme="minorHAnsi" w:hAnsiTheme="minorHAnsi"/>
                <w:sz w:val="22"/>
                <w:szCs w:val="22"/>
                <w:lang w:val="en-US"/>
              </w:rPr>
              <w:t>W</w:t>
            </w:r>
            <w:r w:rsidRPr="00FB49DB">
              <w:rPr>
                <w:rFonts w:asciiTheme="minorHAnsi" w:hAnsiTheme="minorHAnsi"/>
                <w:sz w:val="22"/>
                <w:szCs w:val="22"/>
                <w:lang w:val="en-US"/>
              </w:rPr>
              <w:t>eek</w:t>
            </w:r>
            <w:r>
              <w:rPr>
                <w:rFonts w:asciiTheme="minorHAnsi" w:hAnsiTheme="minorHAnsi"/>
                <w:sz w:val="22"/>
                <w:szCs w:val="22"/>
                <w:lang w:val="en-US"/>
              </w:rPr>
              <w:t xml:space="preserve">s reported for the reporting year </w:t>
            </w:r>
            <w:r w:rsidRPr="00FB49DB">
              <w:rPr>
                <w:rFonts w:asciiTheme="minorHAnsi" w:hAnsiTheme="minorHAnsi"/>
                <w:sz w:val="22"/>
                <w:szCs w:val="22"/>
                <w:lang w:val="en-US"/>
              </w:rPr>
              <w:t xml:space="preserve">plus weeks previously reported exceed </w:t>
            </w:r>
            <w:r>
              <w:rPr>
                <w:rFonts w:asciiTheme="minorHAnsi" w:hAnsiTheme="minorHAnsi"/>
                <w:sz w:val="22"/>
                <w:szCs w:val="22"/>
                <w:lang w:val="en-US"/>
              </w:rPr>
              <w:t xml:space="preserve">the </w:t>
            </w:r>
            <w:r w:rsidRPr="00FB49DB">
              <w:rPr>
                <w:rFonts w:asciiTheme="minorHAnsi" w:hAnsiTheme="minorHAnsi"/>
                <w:sz w:val="22"/>
                <w:szCs w:val="22"/>
                <w:lang w:val="en-US"/>
              </w:rPr>
              <w:t xml:space="preserve">maximum possible weeks.         </w:t>
            </w:r>
          </w:p>
        </w:tc>
      </w:tr>
      <w:tr w:rsidR="00F606FE" w:rsidRPr="00B926C0" w14:paraId="1B46C9E7"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315E7C" w14:textId="05BC5367" w:rsidR="00F606FE" w:rsidRDefault="00F606FE" w:rsidP="00C97485">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Auto Correct</w:t>
            </w:r>
          </w:p>
        </w:tc>
        <w:tc>
          <w:tcPr>
            <w:tcW w:w="8448" w:type="dxa"/>
            <w:tcBorders>
              <w:top w:val="single" w:sz="4" w:space="0" w:color="auto"/>
              <w:left w:val="single" w:sz="4" w:space="0" w:color="auto"/>
              <w:bottom w:val="single" w:sz="4" w:space="0" w:color="auto"/>
              <w:right w:val="single" w:sz="4" w:space="0" w:color="auto"/>
            </w:tcBorders>
            <w:vAlign w:val="center"/>
          </w:tcPr>
          <w:p w14:paraId="6D02B0D5" w14:textId="479CF5E5" w:rsidR="00F606FE" w:rsidRDefault="00F606FE" w:rsidP="00A000D1">
            <w:pPr>
              <w:spacing w:before="60" w:after="60"/>
              <w:ind w:left="0"/>
              <w:rPr>
                <w:rFonts w:asciiTheme="minorHAnsi" w:hAnsiTheme="minorHAnsi" w:cs="Calibri"/>
                <w:sz w:val="22"/>
                <w:szCs w:val="22"/>
              </w:rPr>
            </w:pPr>
            <w:r>
              <w:rPr>
                <w:rFonts w:asciiTheme="minorHAnsi" w:hAnsiTheme="minorHAnsi" w:cs="Calibri"/>
                <w:sz w:val="22"/>
                <w:szCs w:val="22"/>
              </w:rPr>
              <w:t>Calculated Amount =</w:t>
            </w:r>
            <w:r w:rsidR="00A67454">
              <w:rPr>
                <w:rFonts w:asciiTheme="minorHAnsi" w:hAnsiTheme="minorHAnsi" w:cs="Calibri"/>
                <w:sz w:val="22"/>
                <w:szCs w:val="22"/>
              </w:rPr>
              <w:t xml:space="preserve"> {3} </w:t>
            </w:r>
            <w:r w:rsidR="00A67454">
              <w:rPr>
                <w:rFonts w:asciiTheme="minorHAnsi" w:hAnsiTheme="minorHAnsi"/>
                <w:color w:val="auto"/>
                <w:sz w:val="22"/>
                <w:szCs w:val="22"/>
                <w:lang w:eastAsia="en-CA"/>
              </w:rPr>
              <w:t xml:space="preserve">– Ariel.Service (Type=CTSRV for applicable Validation Year) </w:t>
            </w:r>
            <w:r>
              <w:rPr>
                <w:rFonts w:asciiTheme="minorHAnsi" w:hAnsiTheme="minorHAnsi" w:cs="Calibri"/>
                <w:sz w:val="22"/>
                <w:szCs w:val="22"/>
              </w:rPr>
              <w:t xml:space="preserve"> </w:t>
            </w:r>
          </w:p>
        </w:tc>
      </w:tr>
      <w:tr w:rsidR="00A000D1" w:rsidRPr="00B926C0" w14:paraId="4BC6FABB"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FB0036" w14:textId="77777777" w:rsidR="00A000D1" w:rsidRDefault="00A000D1" w:rsidP="00C97485">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 xml:space="preserve">Message </w:t>
            </w:r>
            <w:r w:rsidRPr="0085712F">
              <w:rPr>
                <w:rFonts w:asciiTheme="minorHAnsi"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643C6F9" w14:textId="77777777" w:rsidR="00A000D1" w:rsidRDefault="00A000D1" w:rsidP="00A000D1">
            <w:pPr>
              <w:spacing w:before="60" w:after="60"/>
              <w:ind w:left="0"/>
              <w:rPr>
                <w:rFonts w:asciiTheme="minorHAnsi" w:hAnsiTheme="minorHAnsi" w:cs="Calibri"/>
                <w:sz w:val="22"/>
                <w:szCs w:val="22"/>
              </w:rPr>
            </w:pPr>
            <w:r>
              <w:rPr>
                <w:rFonts w:asciiTheme="minorHAnsi" w:hAnsiTheme="minorHAnsi" w:cs="Calibri"/>
                <w:sz w:val="22"/>
                <w:szCs w:val="22"/>
              </w:rPr>
              <w:t>2: {</w:t>
            </w:r>
            <w:r w:rsidRPr="00FF674A">
              <w:rPr>
                <w:rFonts w:asciiTheme="minorHAnsi" w:hAnsiTheme="minorHAnsi"/>
                <w:sz w:val="22"/>
                <w:szCs w:val="22"/>
                <w:lang w:val="en-US" w:eastAsia="en-CA"/>
              </w:rPr>
              <w:t>ValidationYear</w:t>
            </w:r>
            <w:r>
              <w:rPr>
                <w:rFonts w:asciiTheme="minorHAnsi" w:hAnsiTheme="minorHAnsi"/>
                <w:sz w:val="22"/>
                <w:szCs w:val="22"/>
                <w:lang w:val="en-US" w:eastAsia="en-CA"/>
              </w:rPr>
              <w:t>}</w:t>
            </w:r>
          </w:p>
          <w:p w14:paraId="1220BAC2" w14:textId="77777777" w:rsidR="00A000D1" w:rsidRDefault="00A000D1" w:rsidP="00A000D1">
            <w:pPr>
              <w:spacing w:before="60" w:after="60"/>
              <w:ind w:left="0"/>
              <w:rPr>
                <w:rFonts w:asciiTheme="minorHAnsi" w:hAnsiTheme="minorHAnsi" w:cs="Calibri"/>
                <w:sz w:val="22"/>
                <w:szCs w:val="22"/>
              </w:rPr>
            </w:pPr>
            <w:r>
              <w:rPr>
                <w:rFonts w:asciiTheme="minorHAnsi" w:hAnsiTheme="minorHAnsi" w:cs="Calibri"/>
                <w:sz w:val="22"/>
                <w:szCs w:val="22"/>
              </w:rPr>
              <w:t>3: {ES}</w:t>
            </w:r>
          </w:p>
          <w:p w14:paraId="07BFAEE9" w14:textId="77777777" w:rsidR="007B7AF0" w:rsidRDefault="007B7AF0" w:rsidP="00A000D1">
            <w:pPr>
              <w:spacing w:before="60" w:after="60"/>
              <w:ind w:left="0"/>
              <w:rPr>
                <w:rFonts w:asciiTheme="minorHAnsi" w:hAnsiTheme="minorHAnsi" w:cs="Calibri"/>
                <w:sz w:val="22"/>
                <w:szCs w:val="22"/>
              </w:rPr>
            </w:pPr>
            <w:r>
              <w:rPr>
                <w:rFonts w:asciiTheme="minorHAnsi" w:hAnsiTheme="minorHAnsi" w:cs="Calibri"/>
                <w:sz w:val="22"/>
                <w:szCs w:val="22"/>
              </w:rPr>
              <w:t>Where Validation Year is</w:t>
            </w:r>
          </w:p>
          <w:p w14:paraId="793DFF7C" w14:textId="3553D724" w:rsidR="007B7AF0" w:rsidRDefault="007B7AF0" w:rsidP="007B7AF0">
            <w:pPr>
              <w:spacing w:before="60" w:after="60"/>
              <w:ind w:left="0"/>
              <w:rPr>
                <w:rFonts w:asciiTheme="minorHAnsi" w:hAnsiTheme="minorHAnsi" w:cs="Calibri"/>
                <w:sz w:val="22"/>
                <w:szCs w:val="22"/>
              </w:rPr>
            </w:pPr>
            <w:r>
              <w:rPr>
                <w:rFonts w:asciiTheme="minorHAnsi" w:hAnsiTheme="minorHAnsi" w:cs="Calibri"/>
                <w:sz w:val="22"/>
                <w:szCs w:val="22"/>
              </w:rPr>
              <w:t>For MDC Core Data = YYYY of Collect Start Date</w:t>
            </w:r>
          </w:p>
          <w:p w14:paraId="67303D7B" w14:textId="6FA8E42A" w:rsidR="007B7AF0" w:rsidRDefault="007B7AF0" w:rsidP="007B7AF0">
            <w:pPr>
              <w:spacing w:before="60" w:after="60"/>
              <w:ind w:left="0"/>
              <w:rPr>
                <w:rFonts w:asciiTheme="minorHAnsi" w:hAnsiTheme="minorHAnsi" w:cs="Calibri"/>
                <w:sz w:val="22"/>
                <w:szCs w:val="22"/>
              </w:rPr>
            </w:pPr>
            <w:r>
              <w:rPr>
                <w:rFonts w:asciiTheme="minorHAnsi" w:hAnsiTheme="minorHAnsi" w:cs="Calibri"/>
                <w:sz w:val="22"/>
                <w:szCs w:val="22"/>
              </w:rPr>
              <w:t>For Previous Year Adjustment = File.AdjustmentYear</w:t>
            </w:r>
          </w:p>
          <w:p w14:paraId="3FF72944" w14:textId="7D6D1AD0" w:rsidR="007B7AF0" w:rsidRDefault="007B7AF0" w:rsidP="007B7AF0">
            <w:pPr>
              <w:spacing w:before="60" w:after="60"/>
              <w:ind w:left="0"/>
              <w:rPr>
                <w:rFonts w:asciiTheme="minorHAnsi" w:hAnsiTheme="minorHAnsi" w:cs="Calibri"/>
                <w:sz w:val="22"/>
                <w:szCs w:val="22"/>
              </w:rPr>
            </w:pPr>
            <w:r>
              <w:rPr>
                <w:rFonts w:asciiTheme="minorHAnsi" w:hAnsiTheme="minorHAnsi" w:cs="Calibri"/>
                <w:sz w:val="22"/>
                <w:szCs w:val="22"/>
              </w:rPr>
              <w:t>For Events Current Year = YYYY of File.EmploymentEndDate(TERFIN or RETFIN) or File.DeathDate (DECFIN)</w:t>
            </w:r>
          </w:p>
          <w:p w14:paraId="61351080" w14:textId="3D0B1878" w:rsidR="007B7AF0" w:rsidRDefault="007B7AF0" w:rsidP="007B7AF0">
            <w:pPr>
              <w:spacing w:before="60" w:after="60"/>
              <w:ind w:left="0"/>
              <w:rPr>
                <w:rFonts w:asciiTheme="minorHAnsi" w:hAnsiTheme="minorHAnsi" w:cs="Calibri"/>
                <w:sz w:val="22"/>
                <w:szCs w:val="22"/>
              </w:rPr>
            </w:pPr>
            <w:r>
              <w:rPr>
                <w:rFonts w:asciiTheme="minorHAnsi" w:hAnsiTheme="minorHAnsi" w:cs="Calibri"/>
                <w:sz w:val="22"/>
                <w:szCs w:val="22"/>
              </w:rPr>
              <w:t>For Events Previous Year</w:t>
            </w:r>
            <w:r w:rsidR="00513E21">
              <w:rPr>
                <w:rFonts w:asciiTheme="minorHAnsi" w:hAnsiTheme="minorHAnsi" w:cs="Calibri"/>
                <w:sz w:val="22"/>
                <w:szCs w:val="22"/>
              </w:rPr>
              <w:t xml:space="preserve"> = YYYY of File.EmploymentEndDate – 1 (TERFIN or RETFIN) or File.DeathDate - 1 (DECFIN)</w:t>
            </w:r>
          </w:p>
        </w:tc>
      </w:tr>
      <w:tr w:rsidR="00A000D1" w:rsidRPr="00B926C0" w14:paraId="779C3A5E"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8DB7EB" w14:textId="07F6E08F" w:rsidR="00A000D1" w:rsidRDefault="00A000D1" w:rsidP="00C97485">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76D57FFE" w14:textId="77777777" w:rsidR="00A000D1" w:rsidRDefault="00A000D1" w:rsidP="00C97485">
            <w:pPr>
              <w:spacing w:before="60" w:after="60"/>
              <w:ind w:left="0"/>
              <w:rPr>
                <w:rFonts w:asciiTheme="minorHAnsi" w:hAnsiTheme="minorHAnsi" w:cs="Calibri"/>
                <w:sz w:val="22"/>
                <w:szCs w:val="22"/>
              </w:rPr>
            </w:pPr>
            <w:r>
              <w:rPr>
                <w:rFonts w:asciiTheme="minorHAnsi" w:hAnsiTheme="minorHAnsi" w:cs="Calibri"/>
                <w:sz w:val="22"/>
                <w:szCs w:val="22"/>
              </w:rPr>
              <w:t>N/A</w:t>
            </w:r>
          </w:p>
        </w:tc>
      </w:tr>
      <w:tr w:rsidR="00A000D1" w:rsidRPr="00B926C0" w14:paraId="77B5A965"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F78152B" w14:textId="77777777" w:rsidR="00A000D1" w:rsidRDefault="00A000D1" w:rsidP="00C97485">
            <w:pPr>
              <w:spacing w:before="60" w:after="60"/>
              <w:ind w:left="0"/>
              <w:rPr>
                <w:rFonts w:asciiTheme="minorHAnsi"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CD0F78C" w14:textId="77777777" w:rsidR="00A000D1" w:rsidRDefault="00A000D1" w:rsidP="00C97485">
            <w:pPr>
              <w:spacing w:before="60" w:after="60"/>
              <w:ind w:left="0"/>
              <w:rPr>
                <w:rFonts w:asciiTheme="minorHAnsi" w:hAnsiTheme="minorHAnsi" w:cs="Calibri"/>
                <w:sz w:val="22"/>
                <w:szCs w:val="22"/>
              </w:rPr>
            </w:pPr>
          </w:p>
        </w:tc>
      </w:tr>
      <w:tr w:rsidR="00866E51" w:rsidRPr="00B926C0" w14:paraId="7DF8831F"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F308B7E" w14:textId="77777777" w:rsidR="00A000D1" w:rsidRDefault="00A000D1" w:rsidP="00A000D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46427BB" w14:textId="77777777" w:rsidR="00C97485" w:rsidRDefault="00A000D1" w:rsidP="00A000D1">
            <w:pPr>
              <w:spacing w:before="60" w:after="60"/>
              <w:ind w:left="0"/>
              <w:rPr>
                <w:rFonts w:asciiTheme="minorHAnsi" w:hAnsiTheme="minorHAnsi" w:cs="Calibri"/>
                <w:b/>
                <w:color w:val="FFFFFF"/>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FBB618F" w14:textId="77777777" w:rsidR="00385F47" w:rsidRDefault="00385F47" w:rsidP="00385F47">
            <w:pPr>
              <w:spacing w:before="60" w:after="60" w:line="240" w:lineRule="auto"/>
              <w:ind w:left="0"/>
              <w:rPr>
                <w:ins w:id="711" w:author="Nikhil Shenoy" w:date="2021-05-11T16:03:00Z"/>
                <w:rFonts w:asciiTheme="minorHAnsi" w:hAnsiTheme="minorHAnsi"/>
                <w:sz w:val="22"/>
                <w:szCs w:val="22"/>
                <w:lang w:eastAsia="en-CA"/>
              </w:rPr>
            </w:pPr>
            <w:ins w:id="712" w:author="Nikhil Shenoy" w:date="2021-05-11T16:03:00Z">
              <w:r>
                <w:rPr>
                  <w:rFonts w:asciiTheme="minorHAnsi" w:hAnsiTheme="minorHAnsi"/>
                  <w:sz w:val="22"/>
                  <w:szCs w:val="22"/>
                  <w:lang w:eastAsia="en-CA"/>
                </w:rPr>
                <w:t>NS20210511:</w:t>
              </w:r>
            </w:ins>
          </w:p>
          <w:p w14:paraId="729A74D3" w14:textId="77777777" w:rsidR="00385F47" w:rsidRDefault="00385F47" w:rsidP="00385F47">
            <w:pPr>
              <w:pStyle w:val="ListParagraph"/>
              <w:numPr>
                <w:ilvl w:val="0"/>
                <w:numId w:val="14"/>
              </w:numPr>
              <w:spacing w:before="60" w:after="60" w:line="240" w:lineRule="auto"/>
              <w:rPr>
                <w:ins w:id="713" w:author="Nikhil Shenoy" w:date="2021-05-11T16:03:00Z"/>
                <w:rFonts w:asciiTheme="minorHAnsi" w:hAnsiTheme="minorHAnsi"/>
                <w:sz w:val="22"/>
                <w:szCs w:val="22"/>
                <w:lang w:eastAsia="en-CA"/>
              </w:rPr>
            </w:pPr>
            <w:ins w:id="714" w:author="Nikhil Shenoy" w:date="2021-05-11T16:03:00Z">
              <w:r w:rsidRPr="00F65CC6">
                <w:rPr>
                  <w:rFonts w:asciiTheme="minorHAnsi" w:hAnsiTheme="minorHAnsi"/>
                  <w:sz w:val="22"/>
                  <w:szCs w:val="22"/>
                  <w:lang w:eastAsia="en-CA"/>
                </w:rPr>
                <w:t>Updated Validation Rule and Validation Logic to account for amalgamation</w:t>
              </w:r>
            </w:ins>
          </w:p>
          <w:p w14:paraId="12D757F1" w14:textId="586D0828" w:rsidR="00385F47" w:rsidRDefault="00385F47" w:rsidP="003E40E1">
            <w:pPr>
              <w:spacing w:before="60" w:after="60" w:line="240" w:lineRule="auto"/>
              <w:ind w:left="0"/>
              <w:rPr>
                <w:ins w:id="715" w:author="Nikhil Shenoy" w:date="2021-05-11T16:03:00Z"/>
                <w:rFonts w:asciiTheme="minorHAnsi" w:hAnsiTheme="minorHAnsi"/>
                <w:sz w:val="22"/>
                <w:szCs w:val="22"/>
                <w:lang w:eastAsia="en-CA"/>
              </w:rPr>
            </w:pPr>
          </w:p>
          <w:p w14:paraId="3FD07A05" w14:textId="06F57D5F" w:rsidR="003E40E1" w:rsidRDefault="003E40E1" w:rsidP="003E40E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20190312:</w:t>
            </w:r>
          </w:p>
          <w:p w14:paraId="3BE5E07E" w14:textId="77777777" w:rsidR="003E40E1" w:rsidRPr="003766EE" w:rsidRDefault="003E40E1" w:rsidP="003E40E1">
            <w:pPr>
              <w:pStyle w:val="ListParagraph"/>
              <w:numPr>
                <w:ilvl w:val="0"/>
                <w:numId w:val="46"/>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w:t>
            </w:r>
            <w:r w:rsidRPr="003766EE">
              <w:rPr>
                <w:rFonts w:asciiTheme="minorHAnsi" w:hAnsiTheme="minorHAnsi"/>
                <w:sz w:val="22"/>
                <w:szCs w:val="22"/>
                <w:lang w:eastAsia="en-CA"/>
              </w:rPr>
              <w:t xml:space="preserve">ondition added </w:t>
            </w:r>
            <w:r>
              <w:rPr>
                <w:rFonts w:asciiTheme="minorHAnsi" w:hAnsiTheme="minorHAnsi"/>
                <w:sz w:val="22"/>
                <w:szCs w:val="22"/>
                <w:lang w:eastAsia="en-CA"/>
              </w:rPr>
              <w:t xml:space="preserve">to consider transactions (service and contributions) with </w:t>
            </w:r>
            <w:r w:rsidRPr="003766EE">
              <w:rPr>
                <w:rFonts w:asciiTheme="minorHAnsi" w:hAnsiTheme="minorHAnsi"/>
                <w:sz w:val="22"/>
                <w:szCs w:val="22"/>
                <w:lang w:eastAsia="en-CA"/>
              </w:rPr>
              <w:t>‘Transaction Indicator &lt;&gt; Regul’.</w:t>
            </w:r>
          </w:p>
          <w:p w14:paraId="5F1174B1" w14:textId="77777777" w:rsidR="003E40E1" w:rsidRDefault="003E40E1" w:rsidP="007107DE">
            <w:pPr>
              <w:spacing w:before="60" w:after="60"/>
              <w:ind w:left="0"/>
              <w:rPr>
                <w:rFonts w:asciiTheme="minorHAnsi" w:hAnsiTheme="minorHAnsi"/>
                <w:sz w:val="22"/>
                <w:szCs w:val="22"/>
                <w:lang w:val="en-US"/>
              </w:rPr>
            </w:pPr>
          </w:p>
          <w:p w14:paraId="7F2B6037" w14:textId="635C17FF" w:rsidR="00BC42B1" w:rsidRDefault="00BC42B1" w:rsidP="007107DE">
            <w:pPr>
              <w:spacing w:before="60" w:after="60"/>
              <w:ind w:left="0"/>
              <w:rPr>
                <w:rFonts w:asciiTheme="minorHAnsi" w:hAnsiTheme="minorHAnsi"/>
                <w:sz w:val="22"/>
                <w:szCs w:val="22"/>
                <w:lang w:val="en-US"/>
              </w:rPr>
            </w:pPr>
            <w:r>
              <w:rPr>
                <w:rFonts w:asciiTheme="minorHAnsi" w:hAnsiTheme="minorHAnsi"/>
                <w:sz w:val="22"/>
                <w:szCs w:val="22"/>
                <w:lang w:val="en-US"/>
              </w:rPr>
              <w:t>CS 20180112:</w:t>
            </w:r>
          </w:p>
          <w:p w14:paraId="16B1910D" w14:textId="558A10A5" w:rsidR="00BC42B1" w:rsidRDefault="00BC42B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During a work session with HOOPP it was confirmed that NCM is part of the carve-out but that we should remove NCR; to be updated in R15.</w:t>
            </w:r>
          </w:p>
          <w:p w14:paraId="3A50634A" w14:textId="3AE7468B" w:rsidR="00BC42B1" w:rsidRPr="00BC42B1" w:rsidRDefault="00BC42B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WSO, WSN, PTW and NCD remain to be added in R15.</w:t>
            </w:r>
          </w:p>
          <w:p w14:paraId="3E1715F1" w14:textId="77777777" w:rsidR="00BC42B1" w:rsidRDefault="00BC42B1" w:rsidP="007107DE">
            <w:pPr>
              <w:spacing w:before="60" w:after="60"/>
              <w:ind w:left="0"/>
              <w:rPr>
                <w:rFonts w:asciiTheme="minorHAnsi" w:hAnsiTheme="minorHAnsi"/>
                <w:sz w:val="22"/>
                <w:szCs w:val="22"/>
                <w:lang w:val="en-US"/>
              </w:rPr>
            </w:pPr>
          </w:p>
          <w:p w14:paraId="4079FD49" w14:textId="77777777" w:rsidR="003252D9" w:rsidRDefault="003252D9" w:rsidP="007107DE">
            <w:pPr>
              <w:spacing w:before="60" w:after="60"/>
              <w:ind w:left="0"/>
              <w:rPr>
                <w:rFonts w:asciiTheme="minorHAnsi" w:hAnsiTheme="minorHAnsi"/>
                <w:sz w:val="22"/>
                <w:szCs w:val="22"/>
                <w:lang w:val="en-US"/>
              </w:rPr>
            </w:pPr>
            <w:r>
              <w:rPr>
                <w:rFonts w:asciiTheme="minorHAnsi" w:hAnsiTheme="minorHAnsi"/>
                <w:sz w:val="22"/>
                <w:szCs w:val="22"/>
                <w:lang w:val="en-US"/>
              </w:rPr>
              <w:t>CS 20171219:</w:t>
            </w:r>
          </w:p>
          <w:p w14:paraId="6C76EBA9" w14:textId="51EAC8B3" w:rsidR="003252D9" w:rsidRDefault="003252D9"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In R15: codes WS</w:t>
            </w:r>
            <w:r w:rsidR="009076D2">
              <w:rPr>
                <w:rFonts w:asciiTheme="minorHAnsi" w:hAnsiTheme="minorHAnsi"/>
                <w:sz w:val="22"/>
                <w:szCs w:val="22"/>
                <w:lang w:val="en-US"/>
              </w:rPr>
              <w:t>N</w:t>
            </w:r>
            <w:r>
              <w:rPr>
                <w:rFonts w:asciiTheme="minorHAnsi" w:hAnsiTheme="minorHAnsi"/>
                <w:sz w:val="22"/>
                <w:szCs w:val="22"/>
                <w:lang w:val="en-US"/>
              </w:rPr>
              <w:t>, WSO, PTW, NCD added to carve-out breaks and NCM removed.</w:t>
            </w:r>
          </w:p>
          <w:p w14:paraId="2E0EC664" w14:textId="07DDBCE7" w:rsidR="00BB0FE1" w:rsidRPr="00BB0FE1" w:rsidRDefault="00BB0FE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eastAsia="en-CA"/>
              </w:rPr>
              <w:t>HOOPP to provide sign-off so updates can be made in R15</w:t>
            </w:r>
          </w:p>
          <w:p w14:paraId="22F6ADD1" w14:textId="77777777" w:rsidR="003252D9" w:rsidRDefault="003252D9" w:rsidP="007107DE">
            <w:pPr>
              <w:spacing w:before="60" w:after="60"/>
              <w:ind w:left="0"/>
              <w:rPr>
                <w:rFonts w:asciiTheme="minorHAnsi" w:hAnsiTheme="minorHAnsi"/>
                <w:sz w:val="22"/>
                <w:szCs w:val="22"/>
                <w:lang w:val="en-US"/>
              </w:rPr>
            </w:pPr>
          </w:p>
          <w:p w14:paraId="21550B4D" w14:textId="77777777" w:rsidR="006314DA" w:rsidRDefault="00513E21" w:rsidP="007107DE">
            <w:pPr>
              <w:spacing w:before="60" w:after="60"/>
              <w:ind w:left="0"/>
              <w:rPr>
                <w:rFonts w:asciiTheme="minorHAnsi" w:hAnsiTheme="minorHAnsi"/>
                <w:sz w:val="22"/>
                <w:szCs w:val="22"/>
                <w:lang w:val="en-US"/>
              </w:rPr>
            </w:pPr>
            <w:r>
              <w:rPr>
                <w:rFonts w:asciiTheme="minorHAnsi" w:hAnsiTheme="minorHAnsi"/>
                <w:sz w:val="22"/>
                <w:szCs w:val="22"/>
                <w:lang w:val="en-US"/>
              </w:rPr>
              <w:t>CS 20171206:</w:t>
            </w:r>
          </w:p>
          <w:p w14:paraId="21C2F2C1" w14:textId="77777777" w:rsidR="00D648E1" w:rsidRDefault="00047FE3"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Modified the Validation Logic for </w:t>
            </w:r>
            <w:r w:rsidRPr="00FF674A">
              <w:rPr>
                <w:rFonts w:asciiTheme="minorHAnsi" w:hAnsiTheme="minorHAnsi"/>
                <w:sz w:val="22"/>
                <w:szCs w:val="22"/>
                <w:lang w:val="en-US" w:eastAsia="en-CA"/>
              </w:rPr>
              <w:t xml:space="preserve">ValidationYear </w:t>
            </w:r>
            <w:r w:rsidR="009076D2">
              <w:rPr>
                <w:rFonts w:asciiTheme="minorHAnsi" w:hAnsiTheme="minorHAnsi"/>
                <w:sz w:val="22"/>
                <w:szCs w:val="22"/>
                <w:lang w:val="en-US"/>
              </w:rPr>
              <w:t>because it must be different depending on the collect type.</w:t>
            </w:r>
          </w:p>
          <w:p w14:paraId="0C576FCA" w14:textId="4EE7967A" w:rsidR="00513E21" w:rsidRDefault="00513E2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Added section Auto Correct to clarify modification that is required to HOOPP calculated amount for batch correction tool</w:t>
            </w:r>
            <w:r w:rsidR="00047FE3">
              <w:rPr>
                <w:rFonts w:asciiTheme="minorHAnsi" w:hAnsiTheme="minorHAnsi"/>
                <w:sz w:val="22"/>
                <w:szCs w:val="22"/>
                <w:lang w:val="en-US"/>
              </w:rPr>
              <w:t xml:space="preserve"> in R14.4</w:t>
            </w:r>
            <w:r>
              <w:rPr>
                <w:rFonts w:asciiTheme="minorHAnsi" w:hAnsiTheme="minorHAnsi"/>
                <w:sz w:val="22"/>
                <w:szCs w:val="22"/>
                <w:lang w:val="en-US"/>
              </w:rPr>
              <w:t>.</w:t>
            </w:r>
          </w:p>
          <w:p w14:paraId="643587E0" w14:textId="78F2103F" w:rsidR="00513E21" w:rsidRPr="00513E21" w:rsidRDefault="00513E2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Added clarification in message parameters for Validation Year</w:t>
            </w:r>
          </w:p>
          <w:p w14:paraId="6DB67946" w14:textId="77777777" w:rsidR="00513E21" w:rsidRDefault="00513E21" w:rsidP="007107DE">
            <w:pPr>
              <w:spacing w:before="60" w:after="60"/>
              <w:ind w:left="0"/>
              <w:rPr>
                <w:rFonts w:asciiTheme="minorHAnsi" w:hAnsiTheme="minorHAnsi"/>
                <w:sz w:val="22"/>
                <w:szCs w:val="22"/>
                <w:lang w:val="en-US"/>
              </w:rPr>
            </w:pPr>
          </w:p>
          <w:p w14:paraId="569F3EB2" w14:textId="77777777" w:rsidR="006314DA" w:rsidRDefault="006314DA" w:rsidP="006314DA">
            <w:pPr>
              <w:spacing w:before="60" w:after="60"/>
              <w:ind w:left="0"/>
              <w:rPr>
                <w:rFonts w:asciiTheme="minorHAnsi" w:hAnsiTheme="minorHAnsi"/>
                <w:sz w:val="22"/>
                <w:szCs w:val="22"/>
                <w:lang w:val="en-US"/>
              </w:rPr>
            </w:pPr>
            <w:r>
              <w:rPr>
                <w:rFonts w:asciiTheme="minorHAnsi" w:hAnsiTheme="minorHAnsi"/>
                <w:sz w:val="22"/>
                <w:szCs w:val="22"/>
                <w:lang w:val="en-US"/>
              </w:rPr>
              <w:t>CS 20170404:</w:t>
            </w:r>
          </w:p>
          <w:p w14:paraId="36351592" w14:textId="77777777" w:rsidR="006314DA" w:rsidRPr="006314DA" w:rsidRDefault="006314DA"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New wording duly noted.</w:t>
            </w:r>
          </w:p>
          <w:p w14:paraId="2D8952E3" w14:textId="77777777" w:rsidR="006314DA" w:rsidRDefault="006314DA" w:rsidP="007107DE">
            <w:pPr>
              <w:spacing w:before="60" w:after="60"/>
              <w:ind w:left="0"/>
              <w:rPr>
                <w:rFonts w:asciiTheme="minorHAnsi" w:hAnsiTheme="minorHAnsi"/>
                <w:sz w:val="22"/>
                <w:szCs w:val="22"/>
                <w:lang w:val="en-US"/>
              </w:rPr>
            </w:pPr>
          </w:p>
          <w:p w14:paraId="083DA7EF" w14:textId="77777777" w:rsidR="007107DE" w:rsidRDefault="007107DE" w:rsidP="007107DE">
            <w:pPr>
              <w:spacing w:before="60" w:after="60"/>
              <w:ind w:left="0"/>
              <w:rPr>
                <w:rFonts w:asciiTheme="minorHAnsi" w:hAnsiTheme="minorHAnsi"/>
                <w:sz w:val="22"/>
                <w:szCs w:val="22"/>
                <w:lang w:val="en-US"/>
              </w:rPr>
            </w:pPr>
            <w:r>
              <w:rPr>
                <w:rFonts w:asciiTheme="minorHAnsi" w:hAnsiTheme="minorHAnsi"/>
                <w:sz w:val="22"/>
                <w:szCs w:val="22"/>
                <w:lang w:val="en-US"/>
              </w:rPr>
              <w:t>AD 20170324:</w:t>
            </w:r>
          </w:p>
          <w:p w14:paraId="40602AA8" w14:textId="77777777" w:rsidR="007107DE" w:rsidRPr="009F4737" w:rsidRDefault="007107DE"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New wording provided.</w:t>
            </w:r>
          </w:p>
          <w:p w14:paraId="445136AA" w14:textId="77777777" w:rsidR="007107DE" w:rsidRDefault="007107DE" w:rsidP="00A000D1">
            <w:pPr>
              <w:spacing w:before="60" w:after="60"/>
              <w:ind w:left="0"/>
              <w:rPr>
                <w:rFonts w:asciiTheme="minorHAnsi" w:hAnsiTheme="minorHAnsi"/>
                <w:sz w:val="22"/>
                <w:szCs w:val="22"/>
                <w:lang w:val="en-US"/>
              </w:rPr>
            </w:pPr>
          </w:p>
          <w:p w14:paraId="7AAAE41B" w14:textId="77777777" w:rsidR="009F4737" w:rsidRDefault="009F4737" w:rsidP="00A000D1">
            <w:pPr>
              <w:spacing w:before="60" w:after="60"/>
              <w:ind w:left="0"/>
              <w:rPr>
                <w:rFonts w:asciiTheme="minorHAnsi" w:hAnsiTheme="minorHAnsi"/>
                <w:sz w:val="22"/>
                <w:szCs w:val="22"/>
                <w:lang w:val="en-US"/>
              </w:rPr>
            </w:pPr>
            <w:r>
              <w:rPr>
                <w:rFonts w:asciiTheme="minorHAnsi" w:hAnsiTheme="minorHAnsi"/>
                <w:sz w:val="22"/>
                <w:szCs w:val="22"/>
                <w:lang w:val="en-US"/>
              </w:rPr>
              <w:t>CS 20170322:</w:t>
            </w:r>
          </w:p>
          <w:p w14:paraId="08FDE389" w14:textId="77777777" w:rsidR="009F4737" w:rsidRPr="009F4737" w:rsidRDefault="009F4737"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Alias to confirm new wording to message.</w:t>
            </w:r>
          </w:p>
          <w:p w14:paraId="0F0EBED6" w14:textId="77777777" w:rsidR="009F4737" w:rsidRDefault="009F4737" w:rsidP="00A000D1">
            <w:pPr>
              <w:spacing w:before="60" w:after="60"/>
              <w:ind w:left="0"/>
              <w:rPr>
                <w:rFonts w:asciiTheme="minorHAnsi" w:hAnsiTheme="minorHAnsi"/>
                <w:sz w:val="22"/>
                <w:szCs w:val="22"/>
                <w:lang w:val="en-US"/>
              </w:rPr>
            </w:pPr>
          </w:p>
          <w:p w14:paraId="43BBD6D5" w14:textId="77777777" w:rsidR="00866E51" w:rsidRDefault="00A000D1" w:rsidP="00A000D1">
            <w:pPr>
              <w:spacing w:before="60" w:after="60"/>
              <w:ind w:left="0"/>
              <w:rPr>
                <w:rFonts w:asciiTheme="minorHAnsi" w:hAnsiTheme="minorHAnsi"/>
                <w:sz w:val="22"/>
                <w:szCs w:val="22"/>
                <w:lang w:val="en-US"/>
              </w:rPr>
            </w:pPr>
            <w:r>
              <w:rPr>
                <w:rFonts w:asciiTheme="minorHAnsi" w:hAnsiTheme="minorHAnsi"/>
                <w:sz w:val="22"/>
                <w:szCs w:val="22"/>
                <w:lang w:val="en-US"/>
              </w:rPr>
              <w:t>CS 20170321:</w:t>
            </w:r>
          </w:p>
          <w:p w14:paraId="182D80F9" w14:textId="77777777" w:rsidR="00A000D1" w:rsidRDefault="00A000D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Brought validation from EXO to Full Office Validation Spec</w:t>
            </w:r>
          </w:p>
          <w:p w14:paraId="24B990E6" w14:textId="77777777" w:rsidR="00A000D1" w:rsidRPr="00A000D1" w:rsidRDefault="00A000D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Only difference is that in Full Office </w:t>
            </w:r>
            <w:r w:rsidR="003F78A7">
              <w:rPr>
                <w:rFonts w:asciiTheme="minorHAnsi" w:hAnsiTheme="minorHAnsi"/>
                <w:sz w:val="22"/>
                <w:szCs w:val="22"/>
                <w:lang w:val="en-US"/>
              </w:rPr>
              <w:t>we will apply this</w:t>
            </w:r>
            <w:r>
              <w:rPr>
                <w:rFonts w:asciiTheme="minorHAnsi" w:hAnsiTheme="minorHAnsi"/>
                <w:sz w:val="22"/>
                <w:szCs w:val="22"/>
                <w:lang w:val="en-US"/>
              </w:rPr>
              <w:t xml:space="preserve"> validation also </w:t>
            </w:r>
            <w:r w:rsidR="003F78A7">
              <w:rPr>
                <w:rFonts w:asciiTheme="minorHAnsi" w:hAnsiTheme="minorHAnsi"/>
                <w:sz w:val="22"/>
                <w:szCs w:val="22"/>
                <w:lang w:val="en-US"/>
              </w:rPr>
              <w:t xml:space="preserve">to </w:t>
            </w:r>
            <w:r>
              <w:rPr>
                <w:rFonts w:asciiTheme="minorHAnsi" w:hAnsiTheme="minorHAnsi"/>
                <w:sz w:val="22"/>
                <w:szCs w:val="22"/>
                <w:lang w:val="en-US"/>
              </w:rPr>
              <w:t>the Previous Year Adjustment section (for both Remittance and Final Data collects)</w:t>
            </w:r>
          </w:p>
        </w:tc>
      </w:tr>
    </w:tbl>
    <w:p w14:paraId="5E86E7AB" w14:textId="77777777" w:rsidR="00866E51" w:rsidRPr="00AE47E5" w:rsidRDefault="00866E51" w:rsidP="00866E51">
      <w:pPr>
        <w:rPr>
          <w:lang w:val="en-US"/>
        </w:rPr>
      </w:pPr>
    </w:p>
    <w:p w14:paraId="296EBA80" w14:textId="10229553" w:rsidR="003F78A7" w:rsidRDefault="003F78A7">
      <w:pPr>
        <w:spacing w:before="0" w:after="0" w:line="240" w:lineRule="auto"/>
        <w:ind w:left="0"/>
      </w:pPr>
    </w:p>
    <w:p w14:paraId="17F57866" w14:textId="77777777" w:rsidR="003F78A7" w:rsidRDefault="003F78A7" w:rsidP="003F78A7">
      <w:pPr>
        <w:pStyle w:val="Heading3"/>
      </w:pPr>
      <w:r w:rsidRPr="006B06A8">
        <w:t xml:space="preserve">Validation – </w:t>
      </w:r>
      <w:r w:rsidRPr="00BA72D4">
        <w:t xml:space="preserve">Excess Service for Members Enrolled Mid-Year.  </w:t>
      </w:r>
    </w:p>
    <w:p w14:paraId="3F18A7DD" w14:textId="77777777" w:rsidR="003F78A7" w:rsidRPr="00BA72D4" w:rsidRDefault="003F78A7" w:rsidP="003F78A7"/>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3F78A7" w14:paraId="64B33691"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FEC95B7" w14:textId="77777777" w:rsidR="003F78A7" w:rsidRDefault="003F78A7" w:rsidP="003F78A7">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2384B73" w14:textId="77777777" w:rsidR="003F78A7" w:rsidRPr="00B464B9" w:rsidRDefault="003F78A7" w:rsidP="00C86E3F">
            <w:pPr>
              <w:pStyle w:val="Heading1"/>
              <w:rPr>
                <w:rFonts w:cs="Calibri"/>
              </w:rPr>
            </w:pPr>
            <w:bookmarkStart w:id="716" w:name="_Toc479243692"/>
            <w:bookmarkStart w:id="717" w:name="_Toc43372928"/>
            <w:r w:rsidRPr="00C86E3F">
              <w:rPr>
                <w:lang w:val="en-US"/>
              </w:rPr>
              <w:t>B184</w:t>
            </w:r>
            <w:r w:rsidR="00C71FB7">
              <w:rPr>
                <w:lang w:val="en-US"/>
              </w:rPr>
              <w:t>b</w:t>
            </w:r>
            <w:r w:rsidRPr="00C86E3F">
              <w:rPr>
                <w:lang w:val="en-US"/>
              </w:rPr>
              <w:t>_ExcessServiceEnrolledMidYear</w:t>
            </w:r>
            <w:bookmarkEnd w:id="716"/>
            <w:bookmarkEnd w:id="717"/>
          </w:p>
        </w:tc>
      </w:tr>
      <w:tr w:rsidR="003F78A7" w:rsidRPr="001D78F5" w14:paraId="6379B160"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A4156EE" w14:textId="77777777" w:rsidR="003F78A7" w:rsidRDefault="003F78A7" w:rsidP="003F78A7">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47B0C4C6" w14:textId="77777777" w:rsidR="003F78A7" w:rsidRPr="001D78F5" w:rsidRDefault="003F78A7" w:rsidP="003F78A7">
            <w:pPr>
              <w:spacing w:before="60" w:after="60"/>
              <w:ind w:left="0"/>
              <w:rPr>
                <w:rFonts w:asciiTheme="minorHAnsi" w:hAnsiTheme="minorHAnsi" w:cs="Calibri"/>
                <w:color w:val="FF0000"/>
                <w:sz w:val="22"/>
                <w:szCs w:val="22"/>
                <w:lang w:eastAsia="en-CA"/>
              </w:rPr>
            </w:pPr>
            <w:r w:rsidRPr="00074107">
              <w:rPr>
                <w:rFonts w:asciiTheme="minorHAnsi" w:hAnsiTheme="minorHAnsi" w:cs="Calibri"/>
                <w:color w:val="auto"/>
                <w:sz w:val="22"/>
                <w:szCs w:val="22"/>
                <w:lang w:eastAsia="en-CA"/>
              </w:rPr>
              <w:t>3002</w:t>
            </w:r>
          </w:p>
        </w:tc>
      </w:tr>
      <w:tr w:rsidR="00E15EC7" w:rsidRPr="00A6270A" w14:paraId="44C73EE2"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A595967" w14:textId="2AC4316E" w:rsidR="00E15EC7" w:rsidRDefault="00E15EC7" w:rsidP="003F78A7">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0C79C62" w14:textId="43A90DD2" w:rsidR="00E15EC7" w:rsidRDefault="00E15EC7" w:rsidP="003F78A7">
            <w:pPr>
              <w:spacing w:before="60" w:after="60"/>
              <w:ind w:left="0"/>
              <w:rPr>
                <w:rFonts w:asciiTheme="minorHAnsi" w:hAnsiTheme="minorHAnsi" w:cs="Calibri"/>
                <w:sz w:val="22"/>
                <w:szCs w:val="22"/>
                <w:lang w:eastAsia="en-CA"/>
              </w:rPr>
            </w:pPr>
            <w:r>
              <w:rPr>
                <w:rFonts w:asciiTheme="minorHAnsi" w:hAnsiTheme="minorHAnsi" w:cs="Calibri"/>
                <w:sz w:val="22"/>
                <w:szCs w:val="22"/>
                <w:lang w:eastAsia="en-CA"/>
              </w:rPr>
              <w:t>Custom DLL</w:t>
            </w:r>
          </w:p>
        </w:tc>
      </w:tr>
      <w:tr w:rsidR="003F78A7" w:rsidRPr="00A6270A" w14:paraId="48ABADBD"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969AB9" w14:textId="77777777" w:rsidR="003F78A7" w:rsidRDefault="003F78A7" w:rsidP="003F78A7">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2BA85CD" w14:textId="77777777" w:rsidR="003F78A7" w:rsidRPr="00625AEC" w:rsidRDefault="003F78A7" w:rsidP="003F78A7">
            <w:pPr>
              <w:spacing w:before="60" w:after="60"/>
              <w:ind w:left="0"/>
              <w:rPr>
                <w:rFonts w:asciiTheme="minorHAnsi" w:hAnsiTheme="minorHAnsi" w:cs="Calibri"/>
                <w:sz w:val="22"/>
                <w:szCs w:val="22"/>
                <w:lang w:eastAsia="en-CA"/>
              </w:rPr>
            </w:pPr>
            <w:r>
              <w:rPr>
                <w:rFonts w:asciiTheme="minorHAnsi" w:hAnsiTheme="minorHAnsi" w:cs="Calibri"/>
                <w:sz w:val="22"/>
                <w:szCs w:val="22"/>
                <w:lang w:eastAsia="en-CA"/>
              </w:rPr>
              <w:t>2</w:t>
            </w:r>
            <w:r w:rsidRPr="003F78A7">
              <w:rPr>
                <w:rFonts w:asciiTheme="minorHAnsi" w:hAnsiTheme="minorHAnsi" w:cs="Calibri"/>
                <w:sz w:val="22"/>
                <w:szCs w:val="22"/>
                <w:vertAlign w:val="superscript"/>
                <w:lang w:eastAsia="en-CA"/>
              </w:rPr>
              <w:t>nd</w:t>
            </w:r>
            <w:r>
              <w:rPr>
                <w:rFonts w:asciiTheme="minorHAnsi" w:hAnsiTheme="minorHAnsi" w:cs="Calibri"/>
                <w:sz w:val="22"/>
                <w:szCs w:val="22"/>
                <w:lang w:eastAsia="en-CA"/>
              </w:rPr>
              <w:t xml:space="preserve"> level validation</w:t>
            </w:r>
          </w:p>
        </w:tc>
      </w:tr>
      <w:tr w:rsidR="003F78A7" w:rsidRPr="00A6270A" w14:paraId="735DA38E"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D350234" w14:textId="77777777" w:rsidR="003F78A7" w:rsidRDefault="003F78A7" w:rsidP="003F78A7">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 xml:space="preserve">Section </w:t>
            </w:r>
          </w:p>
        </w:tc>
        <w:tc>
          <w:tcPr>
            <w:tcW w:w="8448" w:type="dxa"/>
            <w:tcBorders>
              <w:top w:val="single" w:sz="4" w:space="0" w:color="auto"/>
              <w:left w:val="single" w:sz="4" w:space="0" w:color="auto"/>
              <w:bottom w:val="single" w:sz="4" w:space="0" w:color="auto"/>
              <w:right w:val="single" w:sz="4" w:space="0" w:color="auto"/>
            </w:tcBorders>
            <w:vAlign w:val="center"/>
          </w:tcPr>
          <w:p w14:paraId="75A26DDD" w14:textId="0DABFA23" w:rsidR="003F78A7" w:rsidRPr="00625AEC" w:rsidRDefault="003F78A7" w:rsidP="00CA08D4">
            <w:pPr>
              <w:spacing w:before="60" w:after="60"/>
              <w:ind w:left="0"/>
              <w:rPr>
                <w:rFonts w:asciiTheme="minorHAnsi" w:hAnsiTheme="minorHAnsi" w:cs="Calibri"/>
                <w:sz w:val="22"/>
                <w:szCs w:val="22"/>
                <w:lang w:eastAsia="en-CA"/>
              </w:rPr>
            </w:pPr>
            <w:r w:rsidRPr="00625AEC">
              <w:rPr>
                <w:rFonts w:asciiTheme="minorHAnsi" w:hAnsiTheme="minorHAnsi" w:cs="Calibri"/>
                <w:sz w:val="22"/>
                <w:szCs w:val="22"/>
                <w:lang w:eastAsia="en-CA"/>
              </w:rPr>
              <w:t>CoreData (MDC), Events (Final Data)</w:t>
            </w:r>
            <w:r>
              <w:rPr>
                <w:rFonts w:asciiTheme="minorHAnsi" w:hAnsiTheme="minorHAnsi" w:cs="Calibri"/>
                <w:sz w:val="22"/>
                <w:szCs w:val="22"/>
                <w:lang w:eastAsia="en-CA"/>
              </w:rPr>
              <w:t>, Previous Year Adjustment (Remittance)</w:t>
            </w:r>
          </w:p>
        </w:tc>
      </w:tr>
      <w:tr w:rsidR="003F78A7" w14:paraId="67606CDD"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A586A8E" w14:textId="77777777" w:rsidR="003F78A7" w:rsidRDefault="003F78A7" w:rsidP="003F78A7">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CFCC00C" w14:textId="77777777" w:rsidR="003F78A7" w:rsidRPr="00B464B9" w:rsidRDefault="003F78A7" w:rsidP="003F78A7">
            <w:pPr>
              <w:spacing w:before="60" w:after="60"/>
              <w:ind w:left="0"/>
              <w:rPr>
                <w:rFonts w:asciiTheme="minorHAnsi" w:hAnsiTheme="minorHAnsi" w:cs="Calibr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3F78A7" w14:paraId="7077F4CA"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93D58B0" w14:textId="77777777" w:rsidR="003F78A7" w:rsidRDefault="003F78A7" w:rsidP="003F78A7">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1804230" w14:textId="77777777" w:rsidR="003F78A7" w:rsidRPr="00B464B9" w:rsidRDefault="003F78A7" w:rsidP="003F78A7">
            <w:pPr>
              <w:spacing w:before="60" w:after="60"/>
              <w:ind w:left="0"/>
              <w:rPr>
                <w:rFonts w:asciiTheme="minorHAnsi" w:hAnsiTheme="minorHAnsi" w:cs="Calibri"/>
                <w:sz w:val="22"/>
                <w:szCs w:val="22"/>
                <w:lang w:eastAsia="en-CA"/>
              </w:rPr>
            </w:pPr>
            <w:r w:rsidRPr="00B464B9">
              <w:rPr>
                <w:rFonts w:asciiTheme="minorHAnsi" w:hAnsiTheme="minorHAnsi"/>
                <w:sz w:val="22"/>
                <w:szCs w:val="22"/>
                <w:lang w:eastAsia="en-CA"/>
              </w:rPr>
              <w:t>Public</w:t>
            </w:r>
          </w:p>
        </w:tc>
      </w:tr>
      <w:tr w:rsidR="003F78A7" w:rsidRPr="00A6270A" w14:paraId="249AA11F"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F6E2EB" w14:textId="77777777" w:rsidR="003F78A7" w:rsidRDefault="003F78A7" w:rsidP="003F78A7">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Rule</w:t>
            </w:r>
          </w:p>
        </w:tc>
        <w:tc>
          <w:tcPr>
            <w:tcW w:w="8448" w:type="dxa"/>
            <w:tcBorders>
              <w:top w:val="single" w:sz="4" w:space="0" w:color="auto"/>
              <w:left w:val="single" w:sz="4" w:space="0" w:color="auto"/>
              <w:bottom w:val="single" w:sz="4" w:space="0" w:color="auto"/>
              <w:right w:val="single" w:sz="4" w:space="0" w:color="auto"/>
            </w:tcBorders>
            <w:vAlign w:val="center"/>
          </w:tcPr>
          <w:p w14:paraId="4E6C1CD3" w14:textId="01E75D29" w:rsidR="003F78A7" w:rsidRPr="00BA72D4" w:rsidRDefault="003F78A7" w:rsidP="003F78A7">
            <w:pPr>
              <w:ind w:left="0"/>
              <w:rPr>
                <w:rFonts w:asciiTheme="minorHAnsi" w:hAnsiTheme="minorHAnsi"/>
                <w:sz w:val="22"/>
                <w:szCs w:val="22"/>
                <w:lang w:eastAsia="en-CA"/>
              </w:rPr>
            </w:pPr>
            <w:r w:rsidRPr="00BA72D4">
              <w:rPr>
                <w:rFonts w:asciiTheme="minorHAnsi" w:hAnsiTheme="minorHAnsi"/>
                <w:sz w:val="22"/>
                <w:szCs w:val="22"/>
                <w:lang w:val="en-US" w:eastAsia="en-CA"/>
              </w:rPr>
              <w:t xml:space="preserve">Reported service cannot exceed the Mid-Year Enrollment max possible service plus the mid-year enrolment tolerance.  </w:t>
            </w:r>
            <w:ins w:id="718" w:author="Nikhil Shenoy" w:date="2021-05-10T15:59:00Z">
              <w:r w:rsidR="006D4690">
                <w:rPr>
                  <w:rFonts w:asciiTheme="minorHAnsi" w:hAnsiTheme="minorHAnsi"/>
                  <w:sz w:val="22"/>
                  <w:szCs w:val="22"/>
                  <w:lang w:val="en-US" w:eastAsia="en-CA"/>
                </w:rPr>
                <w:br/>
              </w:r>
              <w:r w:rsidR="006D4690">
                <w:rPr>
                  <w:rFonts w:asciiTheme="minorHAnsi" w:hAnsiTheme="minorHAnsi"/>
                  <w:sz w:val="22"/>
                  <w:szCs w:val="22"/>
                  <w:lang w:val="en-US" w:eastAsia="en-CA"/>
                </w:rPr>
                <w:br/>
              </w:r>
              <w:r w:rsidR="006D4690" w:rsidRPr="00C24AC4">
                <w:rPr>
                  <w:rFonts w:asciiTheme="minorHAnsi" w:hAnsiTheme="minorHAnsi"/>
                  <w:color w:val="auto"/>
                  <w:sz w:val="22"/>
                  <w:szCs w:val="22"/>
                  <w:lang w:val="en-US" w:eastAsia="en-CA"/>
                  <w:rPrChange w:id="719" w:author="Nikhil Shenoy" w:date="2021-05-11T16:04:00Z">
                    <w:rPr>
                      <w:rFonts w:asciiTheme="minorHAnsi" w:hAnsiTheme="minorHAnsi"/>
                      <w:sz w:val="22"/>
                      <w:szCs w:val="22"/>
                      <w:lang w:val="en-US" w:eastAsia="en-CA"/>
                    </w:rPr>
                  </w:rPrChange>
                </w:rPr>
                <w:t>Note: In the case of amalgamation, the validation will consider both employers as the same employer and use the dates to validate the right data/transactions.</w:t>
              </w:r>
            </w:ins>
          </w:p>
        </w:tc>
      </w:tr>
      <w:tr w:rsidR="003F78A7" w:rsidRPr="009624B0" w14:paraId="47A13E73"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B23ED43" w14:textId="77777777" w:rsidR="003F78A7" w:rsidRDefault="003F78A7" w:rsidP="00727CAA">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C521CBA" w14:textId="77777777" w:rsidR="003F78A7" w:rsidRPr="00FF674A" w:rsidRDefault="003F78A7" w:rsidP="008D6CBB">
            <w:pPr>
              <w:pStyle w:val="ListParagraph"/>
              <w:numPr>
                <w:ilvl w:val="0"/>
                <w:numId w:val="12"/>
              </w:numPr>
              <w:rPr>
                <w:rFonts w:asciiTheme="minorHAnsi" w:hAnsiTheme="minorHAnsi"/>
                <w:color w:val="auto"/>
                <w:sz w:val="22"/>
                <w:szCs w:val="22"/>
                <w:lang w:eastAsia="en-CA"/>
              </w:rPr>
            </w:pPr>
            <w:r w:rsidRPr="00FF674A">
              <w:rPr>
                <w:rFonts w:asciiTheme="minorHAnsi" w:hAnsiTheme="minorHAnsi"/>
                <w:color w:val="auto"/>
                <w:sz w:val="22"/>
                <w:szCs w:val="22"/>
                <w:lang w:eastAsia="en-CA"/>
              </w:rPr>
              <w:t>Set applicable Tolerance</w:t>
            </w:r>
          </w:p>
          <w:p w14:paraId="4524C8F0" w14:textId="77777777" w:rsidR="003F78A7" w:rsidRPr="00FF674A" w:rsidRDefault="003F78A7" w:rsidP="003F78A7">
            <w:pPr>
              <w:pStyle w:val="ListParagraph"/>
              <w:rPr>
                <w:rFonts w:asciiTheme="minorHAnsi" w:hAnsiTheme="minorHAnsi"/>
                <w:color w:val="auto"/>
                <w:sz w:val="22"/>
                <w:szCs w:val="22"/>
                <w:lang w:eastAsia="en-CA"/>
              </w:rPr>
            </w:pPr>
            <w:r>
              <w:rPr>
                <w:rFonts w:asciiTheme="minorHAnsi" w:hAnsiTheme="minorHAnsi"/>
                <w:color w:val="auto"/>
                <w:sz w:val="22"/>
                <w:szCs w:val="22"/>
                <w:lang w:eastAsia="en-CA"/>
              </w:rPr>
              <w:t>ServiceTolerance = 0</w:t>
            </w:r>
          </w:p>
          <w:p w14:paraId="2F3D6FF6" w14:textId="77777777" w:rsidR="003F78A7" w:rsidRPr="00FF674A" w:rsidRDefault="003F78A7" w:rsidP="003F78A7">
            <w:pPr>
              <w:pStyle w:val="ListParagraph"/>
              <w:rPr>
                <w:rFonts w:asciiTheme="minorHAnsi" w:hAnsiTheme="minorHAnsi"/>
                <w:color w:val="auto"/>
                <w:sz w:val="22"/>
                <w:szCs w:val="22"/>
                <w:lang w:eastAsia="en-CA"/>
              </w:rPr>
            </w:pPr>
          </w:p>
          <w:p w14:paraId="62FD02DD" w14:textId="77777777" w:rsidR="003F78A7" w:rsidRPr="00FF674A" w:rsidRDefault="003F78A7" w:rsidP="008D6CBB">
            <w:pPr>
              <w:pStyle w:val="ListParagraph"/>
              <w:numPr>
                <w:ilvl w:val="0"/>
                <w:numId w:val="21"/>
              </w:numPr>
              <w:tabs>
                <w:tab w:val="num" w:pos="360"/>
              </w:tabs>
              <w:rPr>
                <w:rFonts w:asciiTheme="minorHAnsi" w:hAnsiTheme="minorHAnsi"/>
                <w:color w:val="auto"/>
                <w:sz w:val="22"/>
                <w:szCs w:val="22"/>
                <w:lang w:eastAsia="en-CA"/>
              </w:rPr>
            </w:pPr>
            <w:r w:rsidRPr="00FF674A">
              <w:rPr>
                <w:rFonts w:asciiTheme="minorHAnsi" w:hAnsiTheme="minorHAnsi"/>
                <w:color w:val="auto"/>
                <w:sz w:val="22"/>
                <w:szCs w:val="22"/>
                <w:lang w:eastAsia="en-CA"/>
              </w:rPr>
              <w:t>Confirm Years validation is applicable for:</w:t>
            </w:r>
          </w:p>
          <w:p w14:paraId="4242F58C" w14:textId="77777777" w:rsidR="009076D2" w:rsidRDefault="009076D2" w:rsidP="009076D2">
            <w:pPr>
              <w:spacing w:before="60" w:after="60"/>
              <w:ind w:left="0"/>
              <w:rPr>
                <w:rFonts w:asciiTheme="minorHAnsi" w:hAnsiTheme="minorHAnsi" w:cs="Calibri"/>
                <w:sz w:val="22"/>
                <w:szCs w:val="22"/>
              </w:rPr>
            </w:pPr>
            <w:r>
              <w:rPr>
                <w:rFonts w:asciiTheme="minorHAnsi" w:hAnsiTheme="minorHAnsi" w:cs="Calibri"/>
                <w:sz w:val="22"/>
                <w:szCs w:val="22"/>
              </w:rPr>
              <w:t>Validation Year is</w:t>
            </w:r>
          </w:p>
          <w:p w14:paraId="1DD2C2D2" w14:textId="77777777" w:rsidR="009076D2" w:rsidRDefault="009076D2" w:rsidP="009076D2">
            <w:pPr>
              <w:spacing w:before="60" w:after="60"/>
              <w:ind w:left="0"/>
              <w:rPr>
                <w:rFonts w:asciiTheme="minorHAnsi" w:hAnsiTheme="minorHAnsi" w:cs="Calibri"/>
                <w:sz w:val="22"/>
                <w:szCs w:val="22"/>
              </w:rPr>
            </w:pPr>
            <w:r>
              <w:rPr>
                <w:rFonts w:asciiTheme="minorHAnsi" w:hAnsiTheme="minorHAnsi" w:cs="Calibri"/>
                <w:sz w:val="22"/>
                <w:szCs w:val="22"/>
              </w:rPr>
              <w:t>For MDC Core Data = YYYY of Collect Start Date</w:t>
            </w:r>
          </w:p>
          <w:p w14:paraId="3988A64A" w14:textId="77777777" w:rsidR="009076D2" w:rsidRDefault="009076D2" w:rsidP="009076D2">
            <w:pPr>
              <w:spacing w:before="60" w:after="60"/>
              <w:ind w:left="0"/>
              <w:rPr>
                <w:rFonts w:asciiTheme="minorHAnsi" w:hAnsiTheme="minorHAnsi" w:cs="Calibri"/>
                <w:sz w:val="22"/>
                <w:szCs w:val="22"/>
              </w:rPr>
            </w:pPr>
            <w:r>
              <w:rPr>
                <w:rFonts w:asciiTheme="minorHAnsi" w:hAnsiTheme="minorHAnsi" w:cs="Calibri"/>
                <w:sz w:val="22"/>
                <w:szCs w:val="22"/>
              </w:rPr>
              <w:t>For Previous Year Adjustment = File.AdjustmentYear</w:t>
            </w:r>
          </w:p>
          <w:p w14:paraId="4A6040F8" w14:textId="77777777" w:rsidR="009076D2" w:rsidRDefault="009076D2" w:rsidP="009076D2">
            <w:pPr>
              <w:spacing w:before="60" w:after="60"/>
              <w:ind w:left="0"/>
              <w:rPr>
                <w:rFonts w:asciiTheme="minorHAnsi" w:hAnsiTheme="minorHAnsi" w:cs="Calibri"/>
                <w:sz w:val="22"/>
                <w:szCs w:val="22"/>
              </w:rPr>
            </w:pPr>
            <w:r>
              <w:rPr>
                <w:rFonts w:asciiTheme="minorHAnsi" w:hAnsiTheme="minorHAnsi" w:cs="Calibri"/>
                <w:sz w:val="22"/>
                <w:szCs w:val="22"/>
              </w:rPr>
              <w:t>For Events Current Year = YYYY of File.EmploymentEndDate(TERFIN or RETFIN) or File.DeathDate (DECFIN)</w:t>
            </w:r>
          </w:p>
          <w:p w14:paraId="69A94CFF" w14:textId="77777777" w:rsidR="009076D2" w:rsidRPr="00FF674A" w:rsidRDefault="009076D2" w:rsidP="009076D2">
            <w:pPr>
              <w:ind w:left="0"/>
              <w:rPr>
                <w:rFonts w:asciiTheme="minorHAnsi" w:hAnsiTheme="minorHAnsi"/>
                <w:sz w:val="22"/>
                <w:szCs w:val="22"/>
                <w:lang w:val="en-US" w:eastAsia="en-CA"/>
              </w:rPr>
            </w:pPr>
            <w:r>
              <w:rPr>
                <w:rFonts w:asciiTheme="minorHAnsi" w:hAnsiTheme="minorHAnsi" w:cs="Calibri"/>
                <w:sz w:val="22"/>
                <w:szCs w:val="22"/>
              </w:rPr>
              <w:t>For Events Previous Year = YYYY of File.EmploymentEndDate – 1 (TERFIN or RETFIN) or File.DeathDate - 1 (DECFIN)</w:t>
            </w:r>
          </w:p>
          <w:p w14:paraId="215B2FBC" w14:textId="77777777" w:rsidR="009076D2" w:rsidRPr="00FF674A" w:rsidRDefault="009076D2" w:rsidP="003F78A7">
            <w:pPr>
              <w:ind w:left="720"/>
              <w:rPr>
                <w:rFonts w:asciiTheme="minorHAnsi" w:hAnsiTheme="minorHAnsi"/>
                <w:sz w:val="22"/>
                <w:szCs w:val="22"/>
                <w:lang w:val="en-US" w:eastAsia="en-CA"/>
              </w:rPr>
            </w:pPr>
          </w:p>
          <w:p w14:paraId="4EA12834" w14:textId="77777777" w:rsidR="003F78A7" w:rsidRDefault="003F78A7" w:rsidP="008D6CBB">
            <w:pPr>
              <w:pStyle w:val="CommentText"/>
              <w:numPr>
                <w:ilvl w:val="0"/>
                <w:numId w:val="12"/>
              </w:numPr>
              <w:rPr>
                <w:i w:val="0"/>
                <w:color w:val="auto"/>
              </w:rPr>
            </w:pPr>
            <w:r>
              <w:rPr>
                <w:i w:val="0"/>
                <w:color w:val="auto"/>
              </w:rPr>
              <w:t>Set Work year start and end dates</w:t>
            </w:r>
          </w:p>
          <w:p w14:paraId="179022C4" w14:textId="77777777" w:rsidR="003F78A7" w:rsidRPr="00487EA8" w:rsidRDefault="003F78A7" w:rsidP="003F78A7">
            <w:pPr>
              <w:pStyle w:val="CommentText"/>
              <w:ind w:left="1080"/>
              <w:rPr>
                <w:rFonts w:asciiTheme="minorHAnsi" w:hAnsiTheme="minorHAnsi" w:cs="Calibri"/>
                <w:i w:val="0"/>
                <w:sz w:val="22"/>
                <w:szCs w:val="22"/>
              </w:rPr>
            </w:pPr>
            <w:r w:rsidRPr="00487EA8">
              <w:rPr>
                <w:rFonts w:asciiTheme="minorHAnsi" w:hAnsiTheme="minorHAnsi" w:cs="Calibri"/>
                <w:i w:val="0"/>
                <w:sz w:val="22"/>
                <w:szCs w:val="22"/>
              </w:rPr>
              <w:t>YearStart = MAX(ValidationYear-01-01; Ariel.Employment.PermanencyDate)</w:t>
            </w:r>
          </w:p>
          <w:p w14:paraId="0F9284CF" w14:textId="19A7C41E" w:rsidR="003F78A7" w:rsidRPr="00487EA8" w:rsidRDefault="003F78A7" w:rsidP="003F78A7">
            <w:pPr>
              <w:pStyle w:val="CommentText"/>
              <w:ind w:left="1080"/>
              <w:rPr>
                <w:rFonts w:asciiTheme="minorHAnsi" w:hAnsiTheme="minorHAnsi" w:cs="Calibri"/>
                <w:i w:val="0"/>
                <w:sz w:val="22"/>
                <w:szCs w:val="22"/>
              </w:rPr>
            </w:pPr>
            <w:r w:rsidRPr="00487EA8">
              <w:rPr>
                <w:rFonts w:asciiTheme="minorHAnsi" w:hAnsiTheme="minorHAnsi" w:cs="Calibri"/>
                <w:i w:val="0"/>
                <w:sz w:val="22"/>
                <w:szCs w:val="22"/>
              </w:rPr>
              <w:t>YearEnd = MIN(ValidationYear-12-31;</w:t>
            </w:r>
            <w:r w:rsidR="00CC3FA8" w:rsidRPr="00487EA8">
              <w:rPr>
                <w:rFonts w:asciiTheme="minorHAnsi" w:hAnsiTheme="minorHAnsi" w:cs="Calibri"/>
                <w:i w:val="0"/>
                <w:sz w:val="22"/>
                <w:szCs w:val="22"/>
              </w:rPr>
              <w:t xml:space="preserve"> </w:t>
            </w:r>
            <w:r w:rsidRPr="00487EA8">
              <w:rPr>
                <w:rFonts w:asciiTheme="minorHAnsi" w:hAnsiTheme="minorHAnsi" w:cs="Calibri"/>
                <w:i w:val="0"/>
                <w:sz w:val="22"/>
                <w:szCs w:val="22"/>
              </w:rPr>
              <w:t>Ariel.Employment.TerminationDate)</w:t>
            </w:r>
          </w:p>
          <w:p w14:paraId="02FDB73E" w14:textId="77777777" w:rsidR="003F78A7" w:rsidRPr="00FF674A" w:rsidRDefault="003F78A7" w:rsidP="008D6CBB">
            <w:pPr>
              <w:pStyle w:val="CommentText"/>
              <w:numPr>
                <w:ilvl w:val="0"/>
                <w:numId w:val="12"/>
              </w:numPr>
              <w:rPr>
                <w:i w:val="0"/>
                <w:color w:val="auto"/>
              </w:rPr>
            </w:pPr>
            <w:r w:rsidRPr="00FF674A">
              <w:rPr>
                <w:i w:val="0"/>
                <w:color w:val="auto"/>
              </w:rPr>
              <w:t xml:space="preserve">Confirm member has been enrolled </w:t>
            </w:r>
            <w:r>
              <w:rPr>
                <w:i w:val="0"/>
                <w:color w:val="auto"/>
              </w:rPr>
              <w:t>mid-Year</w:t>
            </w:r>
          </w:p>
          <w:p w14:paraId="5A6B8849" w14:textId="77777777" w:rsidR="003F78A7" w:rsidRPr="00FF674A" w:rsidRDefault="003F78A7" w:rsidP="003F78A7">
            <w:pPr>
              <w:ind w:left="1080"/>
              <w:rPr>
                <w:rFonts w:asciiTheme="minorHAnsi" w:hAnsiTheme="minorHAnsi"/>
                <w:sz w:val="22"/>
                <w:szCs w:val="22"/>
                <w:lang w:val="en-US" w:eastAsia="en-CA"/>
              </w:rPr>
            </w:pPr>
            <w:r w:rsidRPr="00FF674A">
              <w:rPr>
                <w:rFonts w:asciiTheme="minorHAnsi" w:hAnsiTheme="minorHAnsi"/>
                <w:sz w:val="22"/>
                <w:szCs w:val="22"/>
                <w:lang w:val="en-US" w:eastAsia="en-CA"/>
              </w:rPr>
              <w:t>A</w:t>
            </w:r>
            <w:r>
              <w:rPr>
                <w:rFonts w:asciiTheme="minorHAnsi" w:hAnsiTheme="minorHAnsi"/>
                <w:sz w:val="22"/>
                <w:szCs w:val="22"/>
                <w:lang w:val="en-US" w:eastAsia="en-CA"/>
              </w:rPr>
              <w:t>riel.Employment.PermanencyDate &gt;</w:t>
            </w:r>
            <w:r w:rsidRPr="00FF674A">
              <w:rPr>
                <w:rFonts w:asciiTheme="minorHAnsi" w:hAnsiTheme="minorHAnsi"/>
                <w:sz w:val="22"/>
                <w:szCs w:val="22"/>
                <w:lang w:val="en-US" w:eastAsia="en-CA"/>
              </w:rPr>
              <w:t xml:space="preserve"> ValidationYear-01-01</w:t>
            </w:r>
          </w:p>
          <w:p w14:paraId="6EC4F6C6" w14:textId="77777777" w:rsidR="003F78A7" w:rsidRPr="00FF674A" w:rsidRDefault="003F78A7" w:rsidP="008D6CBB">
            <w:pPr>
              <w:pStyle w:val="ListParagraph"/>
              <w:numPr>
                <w:ilvl w:val="0"/>
                <w:numId w:val="12"/>
              </w:numPr>
              <w:rPr>
                <w:rFonts w:asciiTheme="minorHAnsi" w:hAnsiTheme="minorHAnsi"/>
                <w:color w:val="auto"/>
                <w:sz w:val="22"/>
                <w:szCs w:val="22"/>
                <w:lang w:eastAsia="en-CA"/>
              </w:rPr>
            </w:pPr>
            <w:r w:rsidRPr="00FF674A">
              <w:rPr>
                <w:rFonts w:asciiTheme="minorHAnsi" w:hAnsiTheme="minorHAnsi"/>
                <w:color w:val="auto"/>
                <w:sz w:val="22"/>
                <w:szCs w:val="22"/>
                <w:lang w:eastAsia="en-CA"/>
              </w:rPr>
              <w:t>Calculate Reported Service for the Reporting Year (File + Ariel) {</w:t>
            </w:r>
          </w:p>
          <w:p w14:paraId="153C0C02" w14:textId="77777777" w:rsidR="003F78A7" w:rsidRPr="00FF674A" w:rsidRDefault="003F78A7" w:rsidP="003F78A7">
            <w:pPr>
              <w:ind w:left="1080"/>
              <w:rPr>
                <w:rFonts w:asciiTheme="minorHAnsi" w:hAnsiTheme="minorHAnsi"/>
                <w:sz w:val="22"/>
                <w:szCs w:val="22"/>
                <w:lang w:eastAsia="en-CA"/>
              </w:rPr>
            </w:pPr>
            <w:r w:rsidRPr="00FF674A">
              <w:rPr>
                <w:rFonts w:asciiTheme="minorHAnsi" w:hAnsiTheme="minorHAnsi"/>
                <w:sz w:val="22"/>
                <w:szCs w:val="22"/>
                <w:lang w:eastAsia="en-CA"/>
              </w:rPr>
              <w:t>RS = SUM of Service.Service from all Service records (in Ariel or created by the Data Import) where :</w:t>
            </w:r>
          </w:p>
          <w:p w14:paraId="3BA568CA" w14:textId="77777777" w:rsidR="003F78A7" w:rsidRPr="00FF674A" w:rsidRDefault="003F78A7" w:rsidP="003F78A7">
            <w:pPr>
              <w:ind w:left="1080"/>
              <w:rPr>
                <w:rFonts w:asciiTheme="minorHAnsi" w:hAnsiTheme="minorHAnsi"/>
                <w:sz w:val="22"/>
                <w:szCs w:val="22"/>
                <w:lang w:eastAsia="en-CA"/>
              </w:rPr>
            </w:pPr>
            <w:r w:rsidRPr="00FF674A">
              <w:rPr>
                <w:rFonts w:asciiTheme="minorHAnsi" w:hAnsiTheme="minorHAnsi"/>
                <w:sz w:val="22"/>
                <w:szCs w:val="22"/>
                <w:lang w:eastAsia="en-CA"/>
              </w:rPr>
              <w:t>{</w:t>
            </w:r>
          </w:p>
          <w:p w14:paraId="76F6A131" w14:textId="6817F413" w:rsidR="00E15631" w:rsidRPr="00FF674A" w:rsidRDefault="003F78A7" w:rsidP="003F78A7">
            <w:pPr>
              <w:ind w:left="1800"/>
              <w:rPr>
                <w:rFonts w:asciiTheme="minorHAnsi" w:hAnsiTheme="minorHAnsi"/>
                <w:sz w:val="22"/>
                <w:szCs w:val="22"/>
                <w:lang w:eastAsia="en-CA"/>
              </w:rPr>
            </w:pPr>
            <w:r w:rsidRPr="00FF674A">
              <w:rPr>
                <w:rFonts w:asciiTheme="minorHAnsi" w:hAnsiTheme="minorHAnsi"/>
                <w:sz w:val="22"/>
                <w:szCs w:val="22"/>
                <w:lang w:eastAsia="en-CA"/>
              </w:rPr>
              <w:t xml:space="preserve">Service.Type = CTSRV </w:t>
            </w:r>
          </w:p>
          <w:p w14:paraId="6CBDD355" w14:textId="77777777" w:rsidR="003F78A7" w:rsidRPr="00FF674A" w:rsidRDefault="003F78A7" w:rsidP="003F78A7">
            <w:pPr>
              <w:ind w:left="1800"/>
              <w:rPr>
                <w:rFonts w:asciiTheme="minorHAnsi" w:hAnsiTheme="minorHAnsi"/>
                <w:sz w:val="22"/>
                <w:szCs w:val="22"/>
                <w:lang w:eastAsia="en-CA"/>
              </w:rPr>
            </w:pPr>
            <w:r w:rsidRPr="00FF674A">
              <w:rPr>
                <w:rFonts w:asciiTheme="minorHAnsi" w:hAnsiTheme="minorHAnsi"/>
                <w:sz w:val="22"/>
                <w:szCs w:val="22"/>
                <w:lang w:eastAsia="en-CA"/>
              </w:rPr>
              <w:t>AND</w:t>
            </w:r>
          </w:p>
          <w:p w14:paraId="49614AAE" w14:textId="7F3D74EB" w:rsidR="003F78A7" w:rsidRDefault="003F78A7" w:rsidP="003F78A7">
            <w:pPr>
              <w:ind w:left="1800"/>
              <w:rPr>
                <w:rFonts w:asciiTheme="minorHAnsi" w:hAnsiTheme="minorHAnsi"/>
                <w:sz w:val="22"/>
                <w:szCs w:val="22"/>
                <w:lang w:eastAsia="en-CA"/>
              </w:rPr>
            </w:pPr>
            <w:r w:rsidRPr="00FF674A">
              <w:rPr>
                <w:rFonts w:asciiTheme="minorHAnsi" w:hAnsiTheme="minorHAnsi"/>
                <w:sz w:val="22"/>
                <w:szCs w:val="22"/>
                <w:lang w:eastAsia="en-CA"/>
              </w:rPr>
              <w:t>Year(Service.TargetDate) = ValidationYear</w:t>
            </w:r>
          </w:p>
          <w:p w14:paraId="16F7ADD3" w14:textId="77777777" w:rsidR="001E280B" w:rsidRDefault="001E280B" w:rsidP="001E280B">
            <w:pPr>
              <w:ind w:left="1800"/>
              <w:rPr>
                <w:rFonts w:asciiTheme="minorHAnsi" w:hAnsiTheme="minorHAnsi"/>
                <w:sz w:val="22"/>
                <w:szCs w:val="22"/>
                <w:lang w:eastAsia="en-CA"/>
              </w:rPr>
            </w:pPr>
            <w:r>
              <w:rPr>
                <w:rFonts w:asciiTheme="minorHAnsi" w:hAnsiTheme="minorHAnsi"/>
                <w:sz w:val="22"/>
                <w:szCs w:val="22"/>
                <w:lang w:eastAsia="en-CA"/>
              </w:rPr>
              <w:t>AND</w:t>
            </w:r>
          </w:p>
          <w:p w14:paraId="347AD725" w14:textId="445CE2E8" w:rsidR="003F78A7" w:rsidRPr="00FF674A" w:rsidRDefault="001E280B" w:rsidP="003F78A7">
            <w:pPr>
              <w:ind w:left="1080"/>
              <w:rPr>
                <w:rFonts w:asciiTheme="minorHAnsi" w:hAnsiTheme="minorHAnsi"/>
                <w:sz w:val="22"/>
                <w:szCs w:val="22"/>
                <w:lang w:val="en-US" w:eastAsia="en-CA"/>
              </w:rPr>
            </w:pPr>
            <w:r w:rsidRPr="001E280B">
              <w:rPr>
                <w:rFonts w:asciiTheme="minorHAnsi" w:hAnsiTheme="minorHAnsi"/>
                <w:sz w:val="22"/>
                <w:szCs w:val="22"/>
                <w:lang w:eastAsia="en-CA"/>
              </w:rPr>
              <w:t>Transaction Indicator &lt;&gt; REGUL</w:t>
            </w:r>
            <w:r w:rsidR="003F78A7" w:rsidRPr="00FF674A">
              <w:rPr>
                <w:rFonts w:asciiTheme="minorHAnsi" w:hAnsiTheme="minorHAnsi"/>
                <w:sz w:val="22"/>
                <w:szCs w:val="22"/>
                <w:lang w:val="en-US" w:eastAsia="en-CA"/>
              </w:rPr>
              <w:t>}</w:t>
            </w:r>
          </w:p>
          <w:p w14:paraId="679C696D" w14:textId="77777777" w:rsidR="003F78A7" w:rsidRPr="00FF674A" w:rsidRDefault="003F78A7" w:rsidP="008D6CBB">
            <w:pPr>
              <w:pStyle w:val="ListParagraph"/>
              <w:numPr>
                <w:ilvl w:val="0"/>
                <w:numId w:val="12"/>
              </w:numPr>
              <w:rPr>
                <w:rFonts w:asciiTheme="minorHAnsi" w:hAnsiTheme="minorHAnsi"/>
                <w:color w:val="auto"/>
                <w:sz w:val="22"/>
                <w:szCs w:val="22"/>
                <w:lang w:eastAsia="en-CA"/>
              </w:rPr>
            </w:pPr>
            <w:r w:rsidRPr="00FF674A">
              <w:rPr>
                <w:rFonts w:asciiTheme="minorHAnsi" w:hAnsiTheme="minorHAnsi"/>
                <w:color w:val="auto"/>
                <w:sz w:val="22"/>
                <w:szCs w:val="22"/>
                <w:lang w:eastAsia="en-CA"/>
              </w:rPr>
              <w:t>Identify all Service Break and Part-Time periods that occurred during the year:</w:t>
            </w:r>
          </w:p>
          <w:p w14:paraId="76856345" w14:textId="77777777" w:rsidR="003F78A7" w:rsidRPr="00FF674A" w:rsidRDefault="003F78A7" w:rsidP="003F78A7">
            <w:pPr>
              <w:pStyle w:val="ListParagraph"/>
              <w:ind w:left="1080"/>
              <w:rPr>
                <w:rFonts w:asciiTheme="minorHAnsi" w:hAnsiTheme="minorHAnsi"/>
                <w:color w:val="auto"/>
                <w:sz w:val="22"/>
                <w:szCs w:val="22"/>
                <w:lang w:eastAsia="en-CA"/>
              </w:rPr>
            </w:pPr>
          </w:p>
          <w:p w14:paraId="763E44C0" w14:textId="77777777" w:rsidR="003F78A7" w:rsidRPr="00FF674A" w:rsidRDefault="003F78A7"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Create a temporary array “IdentifiedBreaks” containing, for all identified records, the following information :</w:t>
            </w:r>
          </w:p>
          <w:p w14:paraId="4DE06F2A" w14:textId="77777777" w:rsidR="003F78A7" w:rsidRPr="00FF674A" w:rsidRDefault="003F78A7" w:rsidP="008D6CBB">
            <w:pPr>
              <w:pStyle w:val="ListParagraph"/>
              <w:numPr>
                <w:ilvl w:val="0"/>
                <w:numId w:val="11"/>
              </w:numPr>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ServiceBreak.StartDate</w:t>
            </w:r>
          </w:p>
          <w:p w14:paraId="36156A03" w14:textId="77777777" w:rsidR="003F78A7" w:rsidRPr="00FF674A" w:rsidRDefault="003F78A7" w:rsidP="008D6CBB">
            <w:pPr>
              <w:pStyle w:val="ListParagraph"/>
              <w:numPr>
                <w:ilvl w:val="0"/>
                <w:numId w:val="11"/>
              </w:numPr>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ServiceBreak.EndDate</w:t>
            </w:r>
          </w:p>
          <w:p w14:paraId="6E90C111" w14:textId="77777777" w:rsidR="003F78A7" w:rsidRPr="00FF674A" w:rsidRDefault="003F78A7"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Consider all ServiceBreak records where :</w:t>
            </w:r>
          </w:p>
          <w:p w14:paraId="424B8A0F" w14:textId="77777777" w:rsidR="003F78A7" w:rsidRPr="00FF674A" w:rsidRDefault="003F78A7"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w:t>
            </w:r>
          </w:p>
          <w:p w14:paraId="66FC360B" w14:textId="29C29985" w:rsidR="003F78A7" w:rsidRPr="00FF674A" w:rsidRDefault="003F78A7" w:rsidP="003F78A7">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 xml:space="preserve">ServiceBreak.Type IN </w:t>
            </w:r>
            <w:r>
              <w:rPr>
                <w:rFonts w:asciiTheme="minorHAnsi" w:hAnsiTheme="minorHAnsi"/>
                <w:sz w:val="22"/>
                <w:szCs w:val="22"/>
                <w:lang w:eastAsia="en-CA"/>
              </w:rPr>
              <w:t xml:space="preserve">(LTD, NCM, NCU, </w:t>
            </w:r>
            <w:r w:rsidR="003252D9">
              <w:rPr>
                <w:rFonts w:asciiTheme="minorHAnsi" w:hAnsiTheme="minorHAnsi"/>
                <w:color w:val="auto"/>
                <w:sz w:val="22"/>
                <w:szCs w:val="22"/>
                <w:lang w:eastAsia="en-CA"/>
              </w:rPr>
              <w:t>WSN, WSO, PTW, NCD</w:t>
            </w:r>
            <w:r>
              <w:rPr>
                <w:rFonts w:asciiTheme="minorHAnsi" w:hAnsiTheme="minorHAnsi"/>
                <w:sz w:val="22"/>
                <w:szCs w:val="22"/>
                <w:lang w:eastAsia="en-CA"/>
              </w:rPr>
              <w:t>)</w:t>
            </w:r>
          </w:p>
          <w:p w14:paraId="74B2209B" w14:textId="77777777" w:rsidR="003F78A7" w:rsidRPr="00FF674A" w:rsidRDefault="003F78A7" w:rsidP="003F78A7">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AND</w:t>
            </w:r>
          </w:p>
          <w:p w14:paraId="7099C7A0" w14:textId="77777777" w:rsidR="003F78A7" w:rsidRPr="00FF674A" w:rsidRDefault="003F78A7" w:rsidP="003F78A7">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 xml:space="preserve">ServiceBreak.StartDate &lt;= </w:t>
            </w:r>
            <w:r>
              <w:rPr>
                <w:rFonts w:asciiTheme="minorHAnsi" w:hAnsiTheme="minorHAnsi"/>
                <w:color w:val="auto"/>
                <w:sz w:val="22"/>
                <w:szCs w:val="22"/>
                <w:lang w:eastAsia="en-CA"/>
              </w:rPr>
              <w:t>YearEnd</w:t>
            </w:r>
          </w:p>
          <w:p w14:paraId="568C45ED" w14:textId="77777777" w:rsidR="003F78A7" w:rsidRPr="00FF674A" w:rsidRDefault="003F78A7" w:rsidP="003F78A7">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AND</w:t>
            </w:r>
          </w:p>
          <w:p w14:paraId="5E63783A" w14:textId="77777777" w:rsidR="003F78A7" w:rsidRPr="00FF674A" w:rsidRDefault="003F78A7" w:rsidP="003F78A7">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 xml:space="preserve">ServiceBreak.EndDate &gt; </w:t>
            </w:r>
            <w:r>
              <w:rPr>
                <w:rFonts w:asciiTheme="minorHAnsi" w:hAnsiTheme="minorHAnsi"/>
                <w:color w:val="auto"/>
                <w:sz w:val="22"/>
                <w:szCs w:val="22"/>
                <w:lang w:eastAsia="en-CA"/>
              </w:rPr>
              <w:t>YearStart</w:t>
            </w:r>
          </w:p>
          <w:p w14:paraId="29082ED3" w14:textId="77777777" w:rsidR="003F78A7" w:rsidRPr="00FF674A" w:rsidRDefault="003F78A7"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w:t>
            </w:r>
          </w:p>
          <w:p w14:paraId="39F921C1" w14:textId="77777777" w:rsidR="003F78A7" w:rsidRPr="00FF674A" w:rsidRDefault="003F78A7" w:rsidP="003F78A7">
            <w:pPr>
              <w:pStyle w:val="ListParagraph"/>
              <w:ind w:left="1080"/>
              <w:rPr>
                <w:rFonts w:asciiTheme="minorHAnsi" w:hAnsiTheme="minorHAnsi"/>
                <w:color w:val="auto"/>
                <w:sz w:val="22"/>
                <w:szCs w:val="22"/>
                <w:lang w:eastAsia="en-CA"/>
              </w:rPr>
            </w:pPr>
          </w:p>
          <w:p w14:paraId="2590BF6F" w14:textId="77777777" w:rsidR="003F78A7" w:rsidRPr="00FF674A" w:rsidRDefault="003F78A7" w:rsidP="008D6CBB">
            <w:pPr>
              <w:pStyle w:val="ListParagraph"/>
              <w:numPr>
                <w:ilvl w:val="0"/>
                <w:numId w:val="12"/>
              </w:numPr>
              <w:rPr>
                <w:rFonts w:asciiTheme="minorHAnsi" w:hAnsiTheme="minorHAnsi"/>
                <w:color w:val="auto"/>
                <w:sz w:val="22"/>
                <w:szCs w:val="22"/>
                <w:lang w:eastAsia="en-CA"/>
              </w:rPr>
            </w:pPr>
            <w:r w:rsidRPr="00FF674A">
              <w:rPr>
                <w:rFonts w:asciiTheme="minorHAnsi" w:hAnsiTheme="minorHAnsi"/>
                <w:color w:val="auto"/>
                <w:sz w:val="22"/>
                <w:szCs w:val="22"/>
                <w:lang w:eastAsia="en-CA"/>
              </w:rPr>
              <w:t>Trim any excess periods from the identified array: duplicates and/or dates that are out-of-range:</w:t>
            </w:r>
          </w:p>
          <w:p w14:paraId="3D0CC264" w14:textId="77777777" w:rsidR="003F78A7" w:rsidRPr="00FF674A" w:rsidRDefault="003F78A7" w:rsidP="003F78A7">
            <w:pPr>
              <w:ind w:left="360"/>
              <w:rPr>
                <w:rFonts w:asciiTheme="minorHAnsi" w:hAnsiTheme="minorHAnsi"/>
                <w:sz w:val="22"/>
                <w:szCs w:val="22"/>
                <w:lang w:eastAsia="en-CA"/>
              </w:rPr>
            </w:pPr>
          </w:p>
          <w:p w14:paraId="2D8A5198" w14:textId="77777777" w:rsidR="003F78A7" w:rsidRPr="001239F5" w:rsidRDefault="003F78A7" w:rsidP="003F78A7">
            <w:pPr>
              <w:ind w:left="1080"/>
              <w:rPr>
                <w:rFonts w:asciiTheme="minorHAnsi" w:hAnsiTheme="minorHAnsi"/>
                <w:sz w:val="22"/>
                <w:szCs w:val="22"/>
                <w:lang w:eastAsia="en-CA"/>
              </w:rPr>
            </w:pPr>
            <w:r w:rsidRPr="001239F5">
              <w:rPr>
                <w:rFonts w:asciiTheme="minorHAnsi" w:hAnsiTheme="minorHAnsi"/>
                <w:sz w:val="22"/>
                <w:szCs w:val="22"/>
                <w:lang w:eastAsia="en-CA"/>
              </w:rPr>
              <w:t>For each i record in IdentifiedBreaks from 1st to Last</w:t>
            </w:r>
          </w:p>
          <w:p w14:paraId="2E68F0D6" w14:textId="77777777" w:rsidR="003F78A7" w:rsidRPr="001239F5" w:rsidRDefault="003F78A7" w:rsidP="003F78A7">
            <w:pPr>
              <w:ind w:left="1080"/>
              <w:rPr>
                <w:rFonts w:asciiTheme="minorHAnsi" w:hAnsiTheme="minorHAnsi"/>
                <w:sz w:val="22"/>
                <w:szCs w:val="22"/>
                <w:lang w:eastAsia="en-CA"/>
              </w:rPr>
            </w:pPr>
            <w:r w:rsidRPr="001239F5">
              <w:rPr>
                <w:rFonts w:asciiTheme="minorHAnsi" w:hAnsiTheme="minorHAnsi"/>
                <w:sz w:val="22"/>
                <w:szCs w:val="22"/>
                <w:lang w:eastAsia="en-CA"/>
              </w:rPr>
              <w:t>{</w:t>
            </w:r>
          </w:p>
          <w:p w14:paraId="581C2AD9" w14:textId="77777777" w:rsidR="00CC3FA8" w:rsidRPr="001239F5" w:rsidRDefault="00CC3FA8" w:rsidP="00CC3FA8">
            <w:pPr>
              <w:ind w:left="1440"/>
              <w:rPr>
                <w:rFonts w:asciiTheme="minorHAnsi" w:hAnsiTheme="minorHAnsi"/>
                <w:sz w:val="22"/>
                <w:szCs w:val="22"/>
                <w:lang w:eastAsia="en-CA"/>
              </w:rPr>
            </w:pPr>
            <w:r w:rsidRPr="001239F5">
              <w:rPr>
                <w:rFonts w:asciiTheme="minorHAnsi" w:hAnsiTheme="minorHAnsi"/>
                <w:sz w:val="22"/>
                <w:szCs w:val="22"/>
                <w:lang w:eastAsia="en-CA"/>
              </w:rPr>
              <w:t xml:space="preserve">i.StartDate = MAX(i.StartDate; </w:t>
            </w:r>
            <w:r>
              <w:rPr>
                <w:rFonts w:asciiTheme="minorHAnsi" w:hAnsiTheme="minorHAnsi"/>
                <w:sz w:val="22"/>
                <w:szCs w:val="22"/>
                <w:lang w:eastAsia="en-CA"/>
              </w:rPr>
              <w:t>PermanencyDate</w:t>
            </w:r>
            <w:r w:rsidRPr="001239F5">
              <w:rPr>
                <w:rFonts w:asciiTheme="minorHAnsi" w:hAnsiTheme="minorHAnsi"/>
                <w:sz w:val="22"/>
                <w:szCs w:val="22"/>
                <w:lang w:eastAsia="en-CA"/>
              </w:rPr>
              <w:t>)</w:t>
            </w:r>
          </w:p>
          <w:p w14:paraId="4BA49B6D" w14:textId="295630A9" w:rsidR="00CC3FA8" w:rsidRDefault="00CC3FA8" w:rsidP="00CC3FA8">
            <w:pPr>
              <w:ind w:left="1440"/>
              <w:rPr>
                <w:rFonts w:asciiTheme="minorHAnsi" w:hAnsiTheme="minorHAnsi"/>
                <w:sz w:val="22"/>
                <w:szCs w:val="22"/>
                <w:lang w:eastAsia="en-CA"/>
              </w:rPr>
            </w:pPr>
            <w:r w:rsidRPr="001239F5">
              <w:rPr>
                <w:rFonts w:asciiTheme="minorHAnsi" w:hAnsiTheme="minorHAnsi"/>
                <w:sz w:val="22"/>
                <w:szCs w:val="22"/>
                <w:lang w:eastAsia="en-CA"/>
              </w:rPr>
              <w:t>i.EndDate = MIN(i.EndDate;</w:t>
            </w:r>
            <w:r w:rsidRPr="003226ED">
              <w:rPr>
                <w:color w:val="auto"/>
              </w:rPr>
              <w:t>Ariel.Employment.TerminationDate</w:t>
            </w:r>
            <w:r>
              <w:rPr>
                <w:color w:val="auto"/>
              </w:rPr>
              <w:t>;</w:t>
            </w:r>
            <w:r w:rsidRPr="001239F5">
              <w:rPr>
                <w:rFonts w:asciiTheme="minorHAnsi" w:hAnsiTheme="minorHAnsi"/>
                <w:sz w:val="22"/>
                <w:szCs w:val="22"/>
                <w:lang w:eastAsia="en-CA"/>
              </w:rPr>
              <w:t xml:space="preserve"> (ValidationYear + 1)-01-0</w:t>
            </w:r>
            <w:r>
              <w:rPr>
                <w:rFonts w:asciiTheme="minorHAnsi" w:hAnsiTheme="minorHAnsi"/>
                <w:sz w:val="22"/>
                <w:szCs w:val="22"/>
                <w:lang w:eastAsia="en-CA"/>
              </w:rPr>
              <w:t>1)</w:t>
            </w:r>
          </w:p>
          <w:p w14:paraId="15510AD1" w14:textId="77777777" w:rsidR="003F78A7" w:rsidRPr="001239F5" w:rsidRDefault="003F78A7" w:rsidP="003F78A7">
            <w:pPr>
              <w:ind w:left="1440"/>
              <w:rPr>
                <w:rFonts w:asciiTheme="minorHAnsi" w:hAnsiTheme="minorHAnsi"/>
                <w:sz w:val="22"/>
                <w:szCs w:val="22"/>
                <w:lang w:eastAsia="en-CA"/>
              </w:rPr>
            </w:pPr>
          </w:p>
          <w:p w14:paraId="6118B809" w14:textId="77777777" w:rsidR="003F78A7" w:rsidRPr="001239F5" w:rsidRDefault="003F78A7" w:rsidP="003F78A7">
            <w:pPr>
              <w:ind w:left="1440"/>
              <w:rPr>
                <w:rFonts w:asciiTheme="minorHAnsi" w:hAnsiTheme="minorHAnsi"/>
                <w:sz w:val="22"/>
                <w:szCs w:val="22"/>
                <w:lang w:eastAsia="en-CA"/>
              </w:rPr>
            </w:pPr>
            <w:r w:rsidRPr="001239F5">
              <w:rPr>
                <w:rFonts w:asciiTheme="minorHAnsi" w:hAnsiTheme="minorHAnsi"/>
                <w:sz w:val="22"/>
                <w:szCs w:val="22"/>
                <w:lang w:eastAsia="en-CA"/>
              </w:rPr>
              <w:t>For each additional j record in IdenfiedBreaks from (i+1)th  to Last</w:t>
            </w:r>
          </w:p>
          <w:p w14:paraId="0C590F62" w14:textId="77777777" w:rsidR="003F78A7" w:rsidRPr="001239F5" w:rsidRDefault="003F78A7" w:rsidP="003F78A7">
            <w:pPr>
              <w:ind w:left="1440"/>
              <w:rPr>
                <w:rFonts w:asciiTheme="minorHAnsi" w:hAnsiTheme="minorHAnsi"/>
                <w:sz w:val="22"/>
                <w:szCs w:val="22"/>
                <w:lang w:eastAsia="en-CA"/>
              </w:rPr>
            </w:pPr>
            <w:r w:rsidRPr="001239F5">
              <w:rPr>
                <w:rFonts w:asciiTheme="minorHAnsi" w:hAnsiTheme="minorHAnsi"/>
                <w:sz w:val="22"/>
                <w:szCs w:val="22"/>
                <w:lang w:eastAsia="en-CA"/>
              </w:rPr>
              <w:t>{</w:t>
            </w:r>
          </w:p>
          <w:p w14:paraId="4FAFDB79" w14:textId="77777777" w:rsidR="003F78A7" w:rsidRPr="001239F5" w:rsidRDefault="003F78A7" w:rsidP="003F78A7">
            <w:pPr>
              <w:ind w:left="2160"/>
              <w:rPr>
                <w:rFonts w:asciiTheme="minorHAnsi" w:hAnsiTheme="minorHAnsi"/>
                <w:sz w:val="22"/>
                <w:szCs w:val="22"/>
                <w:lang w:eastAsia="en-CA"/>
              </w:rPr>
            </w:pPr>
            <w:r w:rsidRPr="001239F5">
              <w:rPr>
                <w:rFonts w:asciiTheme="minorHAnsi" w:hAnsiTheme="minorHAnsi"/>
                <w:sz w:val="22"/>
                <w:szCs w:val="22"/>
                <w:lang w:eastAsia="en-CA"/>
              </w:rPr>
              <w:t>If (j.StartDate &gt;= i.StartDate AND j.StartDate &lt;= i.EndDate)</w:t>
            </w:r>
          </w:p>
          <w:p w14:paraId="288385A1" w14:textId="77777777" w:rsidR="003F78A7" w:rsidRPr="001239F5" w:rsidRDefault="003F78A7" w:rsidP="003F78A7">
            <w:pPr>
              <w:ind w:left="2160"/>
              <w:rPr>
                <w:rFonts w:asciiTheme="minorHAnsi" w:hAnsiTheme="minorHAnsi"/>
                <w:sz w:val="22"/>
                <w:szCs w:val="22"/>
                <w:lang w:eastAsia="en-CA"/>
              </w:rPr>
            </w:pPr>
            <w:r w:rsidRPr="001239F5">
              <w:rPr>
                <w:rFonts w:asciiTheme="minorHAnsi" w:hAnsiTheme="minorHAnsi"/>
                <w:sz w:val="22"/>
                <w:szCs w:val="22"/>
                <w:lang w:eastAsia="en-CA"/>
              </w:rPr>
              <w:t>{</w:t>
            </w:r>
          </w:p>
          <w:p w14:paraId="58AA2EB4" w14:textId="77777777" w:rsidR="003F78A7" w:rsidRPr="001239F5" w:rsidRDefault="003F78A7" w:rsidP="003F78A7">
            <w:pPr>
              <w:ind w:left="2880"/>
              <w:rPr>
                <w:rFonts w:asciiTheme="minorHAnsi" w:hAnsiTheme="minorHAnsi"/>
                <w:sz w:val="22"/>
                <w:szCs w:val="22"/>
                <w:lang w:eastAsia="en-CA"/>
              </w:rPr>
            </w:pPr>
            <w:r w:rsidRPr="001239F5">
              <w:rPr>
                <w:rFonts w:asciiTheme="minorHAnsi" w:hAnsiTheme="minorHAnsi"/>
                <w:sz w:val="22"/>
                <w:szCs w:val="22"/>
                <w:lang w:eastAsia="en-CA"/>
              </w:rPr>
              <w:t>If (j.EndDate &lt;= i.EndDate)</w:t>
            </w:r>
          </w:p>
          <w:p w14:paraId="13CE9898" w14:textId="77777777" w:rsidR="003F78A7" w:rsidRPr="001239F5" w:rsidRDefault="003F78A7" w:rsidP="003F78A7">
            <w:pPr>
              <w:ind w:left="2880"/>
              <w:rPr>
                <w:rFonts w:asciiTheme="minorHAnsi" w:hAnsiTheme="minorHAnsi"/>
                <w:sz w:val="22"/>
                <w:szCs w:val="22"/>
                <w:lang w:eastAsia="en-CA"/>
              </w:rPr>
            </w:pPr>
            <w:r w:rsidRPr="001239F5">
              <w:rPr>
                <w:rFonts w:asciiTheme="minorHAnsi" w:hAnsiTheme="minorHAnsi"/>
                <w:sz w:val="22"/>
                <w:szCs w:val="22"/>
                <w:lang w:eastAsia="en-CA"/>
              </w:rPr>
              <w:t>{</w:t>
            </w:r>
          </w:p>
          <w:p w14:paraId="77C0B397" w14:textId="77777777" w:rsidR="003F78A7" w:rsidRPr="001239F5" w:rsidRDefault="003F78A7" w:rsidP="003F78A7">
            <w:pPr>
              <w:ind w:left="3600"/>
              <w:rPr>
                <w:rFonts w:asciiTheme="minorHAnsi" w:hAnsiTheme="minorHAnsi"/>
                <w:sz w:val="22"/>
                <w:szCs w:val="22"/>
                <w:lang w:eastAsia="en-CA"/>
              </w:rPr>
            </w:pPr>
            <w:r w:rsidRPr="001239F5">
              <w:rPr>
                <w:rFonts w:asciiTheme="minorHAnsi" w:hAnsiTheme="minorHAnsi"/>
                <w:sz w:val="22"/>
                <w:szCs w:val="22"/>
                <w:lang w:eastAsia="en-CA"/>
              </w:rPr>
              <w:t xml:space="preserve">j.EndDate = j.StartDate </w:t>
            </w:r>
          </w:p>
          <w:p w14:paraId="36B6A6C9" w14:textId="77777777" w:rsidR="003F78A7" w:rsidRPr="001239F5" w:rsidRDefault="003F78A7" w:rsidP="003F78A7">
            <w:pPr>
              <w:ind w:left="2880"/>
              <w:rPr>
                <w:rFonts w:asciiTheme="minorHAnsi" w:hAnsiTheme="minorHAnsi"/>
                <w:sz w:val="22"/>
                <w:szCs w:val="22"/>
                <w:lang w:eastAsia="en-CA"/>
              </w:rPr>
            </w:pPr>
            <w:r w:rsidRPr="001239F5">
              <w:rPr>
                <w:rFonts w:asciiTheme="minorHAnsi" w:hAnsiTheme="minorHAnsi"/>
                <w:sz w:val="22"/>
                <w:szCs w:val="22"/>
                <w:lang w:eastAsia="en-CA"/>
              </w:rPr>
              <w:t>}</w:t>
            </w:r>
          </w:p>
          <w:p w14:paraId="18293B79" w14:textId="77777777" w:rsidR="003F78A7" w:rsidRPr="001239F5" w:rsidRDefault="003F78A7" w:rsidP="003F78A7">
            <w:pPr>
              <w:ind w:left="2880"/>
              <w:rPr>
                <w:rFonts w:asciiTheme="minorHAnsi" w:hAnsiTheme="minorHAnsi"/>
                <w:sz w:val="22"/>
                <w:szCs w:val="22"/>
                <w:lang w:eastAsia="en-CA"/>
              </w:rPr>
            </w:pPr>
            <w:r w:rsidRPr="001239F5">
              <w:rPr>
                <w:rFonts w:asciiTheme="minorHAnsi" w:hAnsiTheme="minorHAnsi"/>
                <w:sz w:val="22"/>
                <w:szCs w:val="22"/>
                <w:lang w:eastAsia="en-CA"/>
              </w:rPr>
              <w:t>Else</w:t>
            </w:r>
          </w:p>
          <w:p w14:paraId="00DB4B41" w14:textId="77777777" w:rsidR="003F78A7" w:rsidRPr="001239F5" w:rsidRDefault="003F78A7" w:rsidP="003F78A7">
            <w:pPr>
              <w:ind w:left="2880"/>
              <w:rPr>
                <w:rFonts w:asciiTheme="minorHAnsi" w:hAnsiTheme="minorHAnsi"/>
                <w:sz w:val="22"/>
                <w:szCs w:val="22"/>
                <w:lang w:eastAsia="en-CA"/>
              </w:rPr>
            </w:pPr>
            <w:r w:rsidRPr="001239F5">
              <w:rPr>
                <w:rFonts w:asciiTheme="minorHAnsi" w:hAnsiTheme="minorHAnsi"/>
                <w:sz w:val="22"/>
                <w:szCs w:val="22"/>
                <w:lang w:eastAsia="en-CA"/>
              </w:rPr>
              <w:t>{</w:t>
            </w:r>
          </w:p>
          <w:p w14:paraId="77E2BC39" w14:textId="77777777" w:rsidR="003F78A7" w:rsidRPr="001239F5" w:rsidRDefault="003F78A7" w:rsidP="003F78A7">
            <w:pPr>
              <w:ind w:left="3600"/>
              <w:rPr>
                <w:rFonts w:asciiTheme="minorHAnsi" w:hAnsiTheme="minorHAnsi"/>
                <w:sz w:val="22"/>
                <w:szCs w:val="22"/>
                <w:lang w:eastAsia="en-CA"/>
              </w:rPr>
            </w:pPr>
            <w:r>
              <w:rPr>
                <w:rFonts w:asciiTheme="minorHAnsi" w:hAnsiTheme="minorHAnsi"/>
                <w:sz w:val="22"/>
                <w:szCs w:val="22"/>
                <w:lang w:eastAsia="en-CA"/>
              </w:rPr>
              <w:t>i.EndDate = j.StartDate</w:t>
            </w:r>
          </w:p>
          <w:p w14:paraId="505BDF14" w14:textId="77777777" w:rsidR="003F78A7" w:rsidRPr="001239F5" w:rsidRDefault="003F78A7" w:rsidP="003F78A7">
            <w:pPr>
              <w:ind w:left="2880"/>
              <w:rPr>
                <w:rFonts w:asciiTheme="minorHAnsi" w:hAnsiTheme="minorHAnsi"/>
                <w:sz w:val="22"/>
                <w:szCs w:val="22"/>
                <w:lang w:eastAsia="en-CA"/>
              </w:rPr>
            </w:pPr>
            <w:r w:rsidRPr="001239F5">
              <w:rPr>
                <w:rFonts w:asciiTheme="minorHAnsi" w:hAnsiTheme="minorHAnsi"/>
                <w:sz w:val="22"/>
                <w:szCs w:val="22"/>
                <w:lang w:eastAsia="en-CA"/>
              </w:rPr>
              <w:t>}</w:t>
            </w:r>
          </w:p>
          <w:p w14:paraId="6F89D7C2" w14:textId="77777777" w:rsidR="003F78A7" w:rsidRPr="001239F5" w:rsidRDefault="003F78A7" w:rsidP="003F78A7">
            <w:pPr>
              <w:ind w:left="2160"/>
              <w:rPr>
                <w:rFonts w:asciiTheme="minorHAnsi" w:hAnsiTheme="minorHAnsi"/>
                <w:sz w:val="22"/>
                <w:szCs w:val="22"/>
                <w:lang w:eastAsia="en-CA"/>
              </w:rPr>
            </w:pPr>
            <w:r w:rsidRPr="001239F5">
              <w:rPr>
                <w:rFonts w:asciiTheme="minorHAnsi" w:hAnsiTheme="minorHAnsi"/>
                <w:sz w:val="22"/>
                <w:szCs w:val="22"/>
                <w:lang w:eastAsia="en-CA"/>
              </w:rPr>
              <w:t>}</w:t>
            </w:r>
          </w:p>
          <w:p w14:paraId="162710FC" w14:textId="77777777" w:rsidR="003F78A7" w:rsidRPr="001239F5" w:rsidRDefault="003F78A7" w:rsidP="003F78A7">
            <w:pPr>
              <w:ind w:left="2160"/>
              <w:rPr>
                <w:rFonts w:asciiTheme="minorHAnsi" w:hAnsiTheme="minorHAnsi"/>
                <w:sz w:val="22"/>
                <w:szCs w:val="22"/>
                <w:lang w:eastAsia="en-CA"/>
              </w:rPr>
            </w:pPr>
            <w:r w:rsidRPr="001239F5">
              <w:rPr>
                <w:rFonts w:asciiTheme="minorHAnsi" w:hAnsiTheme="minorHAnsi"/>
                <w:sz w:val="22"/>
                <w:szCs w:val="22"/>
                <w:lang w:eastAsia="en-CA"/>
              </w:rPr>
              <w:t>Else</w:t>
            </w:r>
          </w:p>
          <w:p w14:paraId="73C34F69" w14:textId="77777777" w:rsidR="003F78A7" w:rsidRPr="001239F5" w:rsidRDefault="003F78A7" w:rsidP="003F78A7">
            <w:pPr>
              <w:ind w:left="2160"/>
              <w:rPr>
                <w:rFonts w:asciiTheme="minorHAnsi" w:hAnsiTheme="minorHAnsi"/>
                <w:sz w:val="22"/>
                <w:szCs w:val="22"/>
                <w:lang w:eastAsia="en-CA"/>
              </w:rPr>
            </w:pPr>
            <w:r w:rsidRPr="001239F5">
              <w:rPr>
                <w:rFonts w:asciiTheme="minorHAnsi" w:hAnsiTheme="minorHAnsi"/>
                <w:sz w:val="22"/>
                <w:szCs w:val="22"/>
                <w:lang w:eastAsia="en-CA"/>
              </w:rPr>
              <w:t>{</w:t>
            </w:r>
          </w:p>
          <w:p w14:paraId="26CA745E" w14:textId="77777777" w:rsidR="003F78A7" w:rsidRPr="001239F5" w:rsidRDefault="003F78A7" w:rsidP="003F78A7">
            <w:pPr>
              <w:ind w:left="2880"/>
              <w:rPr>
                <w:rFonts w:asciiTheme="minorHAnsi" w:hAnsiTheme="minorHAnsi"/>
                <w:sz w:val="22"/>
                <w:szCs w:val="22"/>
                <w:lang w:eastAsia="en-CA"/>
              </w:rPr>
            </w:pPr>
            <w:r w:rsidRPr="001239F5">
              <w:rPr>
                <w:rFonts w:asciiTheme="minorHAnsi" w:hAnsiTheme="minorHAnsi"/>
                <w:sz w:val="22"/>
                <w:szCs w:val="22"/>
                <w:lang w:eastAsia="en-CA"/>
              </w:rPr>
              <w:t>If (j.EndDate &gt;= i.StartDate AND j.EndDate &lt;= i.EndDate)</w:t>
            </w:r>
          </w:p>
          <w:p w14:paraId="3FDF127D" w14:textId="77777777" w:rsidR="003F78A7" w:rsidRPr="001239F5" w:rsidRDefault="003F78A7" w:rsidP="003F78A7">
            <w:pPr>
              <w:ind w:left="2880"/>
              <w:rPr>
                <w:rFonts w:asciiTheme="minorHAnsi" w:hAnsiTheme="minorHAnsi"/>
                <w:sz w:val="22"/>
                <w:szCs w:val="22"/>
                <w:lang w:eastAsia="en-CA"/>
              </w:rPr>
            </w:pPr>
            <w:r w:rsidRPr="001239F5">
              <w:rPr>
                <w:rFonts w:asciiTheme="minorHAnsi" w:hAnsiTheme="minorHAnsi"/>
                <w:sz w:val="22"/>
                <w:szCs w:val="22"/>
                <w:lang w:eastAsia="en-CA"/>
              </w:rPr>
              <w:t>{</w:t>
            </w:r>
          </w:p>
          <w:p w14:paraId="6BD5252B" w14:textId="77777777" w:rsidR="003F78A7" w:rsidRDefault="003F78A7" w:rsidP="003F78A7">
            <w:pPr>
              <w:ind w:left="3600"/>
              <w:rPr>
                <w:rFonts w:asciiTheme="minorHAnsi" w:hAnsiTheme="minorHAnsi"/>
                <w:sz w:val="22"/>
                <w:szCs w:val="22"/>
                <w:lang w:eastAsia="en-CA"/>
              </w:rPr>
            </w:pPr>
            <w:r>
              <w:rPr>
                <w:rFonts w:asciiTheme="minorHAnsi" w:hAnsiTheme="minorHAnsi"/>
                <w:sz w:val="22"/>
                <w:szCs w:val="22"/>
                <w:lang w:eastAsia="en-CA"/>
              </w:rPr>
              <w:t>i.StartDate = j.EndDate</w:t>
            </w:r>
          </w:p>
          <w:p w14:paraId="6AFFC1B4" w14:textId="77777777" w:rsidR="003F78A7" w:rsidRPr="001239F5" w:rsidRDefault="003F78A7" w:rsidP="003F78A7">
            <w:pPr>
              <w:ind w:left="2880"/>
              <w:rPr>
                <w:rFonts w:asciiTheme="minorHAnsi" w:hAnsiTheme="minorHAnsi"/>
                <w:sz w:val="22"/>
                <w:szCs w:val="22"/>
                <w:lang w:eastAsia="en-CA"/>
              </w:rPr>
            </w:pPr>
            <w:r w:rsidRPr="001239F5">
              <w:rPr>
                <w:rFonts w:asciiTheme="minorHAnsi" w:hAnsiTheme="minorHAnsi"/>
                <w:sz w:val="22"/>
                <w:szCs w:val="22"/>
                <w:lang w:eastAsia="en-CA"/>
              </w:rPr>
              <w:t>}</w:t>
            </w:r>
          </w:p>
          <w:p w14:paraId="70B7038F" w14:textId="77777777" w:rsidR="003F78A7" w:rsidRPr="001239F5" w:rsidRDefault="003F78A7" w:rsidP="003F78A7">
            <w:pPr>
              <w:ind w:left="2880"/>
              <w:rPr>
                <w:rFonts w:asciiTheme="minorHAnsi" w:hAnsiTheme="minorHAnsi"/>
                <w:sz w:val="22"/>
                <w:szCs w:val="22"/>
                <w:lang w:eastAsia="en-CA"/>
              </w:rPr>
            </w:pPr>
            <w:r w:rsidRPr="001239F5">
              <w:rPr>
                <w:rFonts w:asciiTheme="minorHAnsi" w:hAnsiTheme="minorHAnsi"/>
                <w:sz w:val="22"/>
                <w:szCs w:val="22"/>
                <w:lang w:eastAsia="en-CA"/>
              </w:rPr>
              <w:t>Else If (j.StartDate &lt; i.StartDate AND j.EndDate &gt; i.EndDate)</w:t>
            </w:r>
          </w:p>
          <w:p w14:paraId="381077D1" w14:textId="77777777" w:rsidR="003F78A7" w:rsidRPr="001239F5" w:rsidRDefault="003F78A7" w:rsidP="003F78A7">
            <w:pPr>
              <w:ind w:left="2880"/>
              <w:rPr>
                <w:rFonts w:asciiTheme="minorHAnsi" w:hAnsiTheme="minorHAnsi"/>
                <w:sz w:val="22"/>
                <w:szCs w:val="22"/>
                <w:lang w:eastAsia="en-CA"/>
              </w:rPr>
            </w:pPr>
            <w:r w:rsidRPr="001239F5">
              <w:rPr>
                <w:rFonts w:asciiTheme="minorHAnsi" w:hAnsiTheme="minorHAnsi"/>
                <w:sz w:val="22"/>
                <w:szCs w:val="22"/>
                <w:lang w:eastAsia="en-CA"/>
              </w:rPr>
              <w:t>{</w:t>
            </w:r>
          </w:p>
          <w:p w14:paraId="6AD151EF" w14:textId="77777777" w:rsidR="003F78A7" w:rsidRPr="001239F5" w:rsidRDefault="003F78A7" w:rsidP="003F78A7">
            <w:pPr>
              <w:ind w:left="3600"/>
              <w:rPr>
                <w:rFonts w:asciiTheme="minorHAnsi" w:hAnsiTheme="minorHAnsi"/>
                <w:sz w:val="22"/>
                <w:szCs w:val="22"/>
                <w:lang w:eastAsia="en-CA"/>
              </w:rPr>
            </w:pPr>
            <w:r w:rsidRPr="001239F5">
              <w:rPr>
                <w:rFonts w:asciiTheme="minorHAnsi" w:hAnsiTheme="minorHAnsi"/>
                <w:sz w:val="22"/>
                <w:szCs w:val="22"/>
                <w:lang w:eastAsia="en-CA"/>
              </w:rPr>
              <w:t xml:space="preserve">i.EndDate = i.StartDate </w:t>
            </w:r>
          </w:p>
          <w:p w14:paraId="7B4122D3" w14:textId="77777777" w:rsidR="003F78A7" w:rsidRPr="001239F5" w:rsidRDefault="003F78A7" w:rsidP="003F78A7">
            <w:pPr>
              <w:ind w:left="2880"/>
              <w:rPr>
                <w:rFonts w:asciiTheme="minorHAnsi" w:hAnsiTheme="minorHAnsi"/>
                <w:sz w:val="22"/>
                <w:szCs w:val="22"/>
                <w:lang w:eastAsia="en-CA"/>
              </w:rPr>
            </w:pPr>
            <w:r w:rsidRPr="001239F5">
              <w:rPr>
                <w:rFonts w:asciiTheme="minorHAnsi" w:hAnsiTheme="minorHAnsi"/>
                <w:sz w:val="22"/>
                <w:szCs w:val="22"/>
                <w:lang w:eastAsia="en-CA"/>
              </w:rPr>
              <w:t>}</w:t>
            </w:r>
          </w:p>
          <w:p w14:paraId="0CE1F32A" w14:textId="77777777" w:rsidR="003F78A7" w:rsidRPr="001239F5" w:rsidRDefault="003F78A7" w:rsidP="003F78A7">
            <w:pPr>
              <w:ind w:left="2160"/>
              <w:rPr>
                <w:rFonts w:asciiTheme="minorHAnsi" w:hAnsiTheme="minorHAnsi"/>
                <w:sz w:val="22"/>
                <w:szCs w:val="22"/>
                <w:lang w:eastAsia="en-CA"/>
              </w:rPr>
            </w:pPr>
            <w:r w:rsidRPr="001239F5">
              <w:rPr>
                <w:rFonts w:asciiTheme="minorHAnsi" w:hAnsiTheme="minorHAnsi"/>
                <w:sz w:val="22"/>
                <w:szCs w:val="22"/>
                <w:lang w:eastAsia="en-CA"/>
              </w:rPr>
              <w:t>}</w:t>
            </w:r>
          </w:p>
          <w:p w14:paraId="533A4522" w14:textId="77777777" w:rsidR="003F78A7" w:rsidRPr="001239F5" w:rsidRDefault="003F78A7" w:rsidP="003F78A7">
            <w:pPr>
              <w:ind w:left="1440"/>
              <w:rPr>
                <w:rFonts w:asciiTheme="minorHAnsi" w:hAnsiTheme="minorHAnsi"/>
                <w:sz w:val="22"/>
                <w:szCs w:val="22"/>
                <w:lang w:eastAsia="en-CA"/>
              </w:rPr>
            </w:pPr>
            <w:r w:rsidRPr="001239F5">
              <w:rPr>
                <w:rFonts w:asciiTheme="minorHAnsi" w:hAnsiTheme="minorHAnsi"/>
                <w:sz w:val="22"/>
                <w:szCs w:val="22"/>
                <w:lang w:eastAsia="en-CA"/>
              </w:rPr>
              <w:t>}</w:t>
            </w:r>
          </w:p>
          <w:p w14:paraId="7D7B1000" w14:textId="77777777" w:rsidR="003F78A7" w:rsidRPr="00FF674A" w:rsidRDefault="003F78A7" w:rsidP="003F78A7">
            <w:pPr>
              <w:ind w:left="1080"/>
              <w:rPr>
                <w:rFonts w:asciiTheme="minorHAnsi" w:hAnsiTheme="minorHAnsi"/>
                <w:sz w:val="22"/>
                <w:szCs w:val="22"/>
                <w:lang w:eastAsia="en-CA"/>
              </w:rPr>
            </w:pPr>
            <w:r w:rsidRPr="001239F5">
              <w:rPr>
                <w:rFonts w:asciiTheme="minorHAnsi" w:hAnsiTheme="minorHAnsi"/>
                <w:sz w:val="22"/>
                <w:szCs w:val="22"/>
                <w:lang w:eastAsia="en-CA"/>
              </w:rPr>
              <w:t>}</w:t>
            </w:r>
          </w:p>
          <w:p w14:paraId="7521CA5B" w14:textId="77777777" w:rsidR="003F78A7" w:rsidRPr="00FF674A" w:rsidRDefault="003F78A7" w:rsidP="008D6CBB">
            <w:pPr>
              <w:pStyle w:val="ListParagraph"/>
              <w:numPr>
                <w:ilvl w:val="0"/>
                <w:numId w:val="12"/>
              </w:numPr>
              <w:rPr>
                <w:rFonts w:asciiTheme="minorHAnsi" w:hAnsiTheme="minorHAnsi"/>
                <w:color w:val="auto"/>
                <w:sz w:val="22"/>
                <w:szCs w:val="22"/>
                <w:lang w:eastAsia="en-CA"/>
              </w:rPr>
            </w:pPr>
            <w:r w:rsidRPr="00FF674A">
              <w:rPr>
                <w:rFonts w:asciiTheme="minorHAnsi" w:hAnsiTheme="minorHAnsi"/>
                <w:color w:val="auto"/>
                <w:sz w:val="22"/>
                <w:szCs w:val="22"/>
                <w:lang w:eastAsia="en-CA"/>
              </w:rPr>
              <w:t>Calculate the length of all identified breaks:</w:t>
            </w:r>
          </w:p>
          <w:p w14:paraId="2C5CF6BA" w14:textId="77777777" w:rsidR="003F78A7" w:rsidRPr="00FF674A" w:rsidRDefault="003F78A7" w:rsidP="003F78A7">
            <w:pPr>
              <w:ind w:left="1080"/>
              <w:rPr>
                <w:rFonts w:asciiTheme="minorHAnsi" w:hAnsiTheme="minorHAnsi"/>
                <w:sz w:val="22"/>
                <w:szCs w:val="22"/>
                <w:lang w:eastAsia="en-CA"/>
              </w:rPr>
            </w:pPr>
            <w:r w:rsidRPr="00FF674A">
              <w:rPr>
                <w:rFonts w:asciiTheme="minorHAnsi" w:hAnsiTheme="minorHAnsi"/>
                <w:sz w:val="22"/>
                <w:szCs w:val="22"/>
                <w:lang w:eastAsia="en-CA"/>
              </w:rPr>
              <w:t>CarveOutTotal = 0</w:t>
            </w:r>
          </w:p>
          <w:p w14:paraId="0572062E" w14:textId="77777777" w:rsidR="003F78A7" w:rsidRPr="00FF674A" w:rsidRDefault="003F78A7" w:rsidP="003F78A7">
            <w:pPr>
              <w:ind w:left="1080"/>
              <w:rPr>
                <w:rFonts w:asciiTheme="minorHAnsi" w:hAnsiTheme="minorHAnsi"/>
                <w:sz w:val="22"/>
                <w:szCs w:val="22"/>
                <w:lang w:eastAsia="en-CA"/>
              </w:rPr>
            </w:pPr>
            <w:r w:rsidRPr="00FF674A">
              <w:rPr>
                <w:rFonts w:asciiTheme="minorHAnsi" w:hAnsiTheme="minorHAnsi"/>
                <w:sz w:val="22"/>
                <w:szCs w:val="22"/>
                <w:lang w:eastAsia="en-CA"/>
              </w:rPr>
              <w:t>For each record in IdentifiedBreaks from 1</w:t>
            </w:r>
            <w:r w:rsidRPr="00FF674A">
              <w:rPr>
                <w:rFonts w:asciiTheme="minorHAnsi" w:hAnsiTheme="minorHAnsi"/>
                <w:sz w:val="22"/>
                <w:szCs w:val="22"/>
                <w:vertAlign w:val="superscript"/>
                <w:lang w:eastAsia="en-CA"/>
              </w:rPr>
              <w:t>st</w:t>
            </w:r>
            <w:r w:rsidRPr="00FF674A">
              <w:rPr>
                <w:rFonts w:asciiTheme="minorHAnsi" w:hAnsiTheme="minorHAnsi"/>
                <w:sz w:val="22"/>
                <w:szCs w:val="22"/>
                <w:lang w:eastAsia="en-CA"/>
              </w:rPr>
              <w:t xml:space="preserve"> to Last</w:t>
            </w:r>
          </w:p>
          <w:p w14:paraId="0263C691" w14:textId="77777777" w:rsidR="003F78A7" w:rsidRPr="00FF674A" w:rsidRDefault="003F78A7" w:rsidP="003F78A7">
            <w:pPr>
              <w:ind w:left="1080"/>
              <w:rPr>
                <w:rFonts w:asciiTheme="minorHAnsi" w:hAnsiTheme="minorHAnsi"/>
                <w:sz w:val="22"/>
                <w:szCs w:val="22"/>
                <w:lang w:eastAsia="en-CA"/>
              </w:rPr>
            </w:pPr>
            <w:r w:rsidRPr="00FF674A">
              <w:rPr>
                <w:rFonts w:asciiTheme="minorHAnsi" w:hAnsiTheme="minorHAnsi"/>
                <w:sz w:val="22"/>
                <w:szCs w:val="22"/>
                <w:lang w:eastAsia="en-CA"/>
              </w:rPr>
              <w:t>{</w:t>
            </w:r>
          </w:p>
          <w:p w14:paraId="48C55076" w14:textId="77777777" w:rsidR="003F78A7" w:rsidRPr="00FF674A" w:rsidRDefault="003F78A7" w:rsidP="003F78A7">
            <w:pPr>
              <w:ind w:left="1800"/>
              <w:rPr>
                <w:rFonts w:asciiTheme="minorHAnsi" w:hAnsiTheme="minorHAnsi"/>
                <w:sz w:val="22"/>
                <w:szCs w:val="22"/>
                <w:lang w:eastAsia="en-CA"/>
              </w:rPr>
            </w:pPr>
            <w:r w:rsidRPr="00FF674A">
              <w:rPr>
                <w:rFonts w:asciiTheme="minorHAnsi" w:hAnsiTheme="minorHAnsi"/>
                <w:sz w:val="22"/>
                <w:szCs w:val="22"/>
                <w:lang w:eastAsia="en-CA"/>
              </w:rPr>
              <w:t>CarveOutTotal = CarveOutTotal + (i.EndDate – i.StartDate)</w:t>
            </w:r>
          </w:p>
          <w:p w14:paraId="54ACAA04" w14:textId="77777777" w:rsidR="003F78A7" w:rsidRPr="00FF674A" w:rsidRDefault="003F78A7" w:rsidP="003F78A7">
            <w:pPr>
              <w:ind w:left="1080"/>
              <w:rPr>
                <w:rFonts w:asciiTheme="minorHAnsi" w:hAnsiTheme="minorHAnsi"/>
                <w:sz w:val="22"/>
                <w:szCs w:val="22"/>
                <w:lang w:eastAsia="en-CA"/>
              </w:rPr>
            </w:pPr>
            <w:r w:rsidRPr="00FF674A">
              <w:rPr>
                <w:rFonts w:asciiTheme="minorHAnsi" w:hAnsiTheme="minorHAnsi"/>
                <w:sz w:val="22"/>
                <w:szCs w:val="22"/>
                <w:lang w:eastAsia="en-CA"/>
              </w:rPr>
              <w:t>}</w:t>
            </w:r>
          </w:p>
          <w:p w14:paraId="7F03428D" w14:textId="77777777" w:rsidR="003F78A7" w:rsidRPr="00FF674A" w:rsidRDefault="003F78A7" w:rsidP="008D6CBB">
            <w:pPr>
              <w:pStyle w:val="ListParagraph"/>
              <w:numPr>
                <w:ilvl w:val="0"/>
                <w:numId w:val="12"/>
              </w:numPr>
              <w:rPr>
                <w:rFonts w:asciiTheme="minorHAnsi" w:hAnsiTheme="minorHAnsi"/>
                <w:color w:val="auto"/>
                <w:sz w:val="22"/>
                <w:szCs w:val="22"/>
                <w:lang w:eastAsia="en-CA"/>
              </w:rPr>
            </w:pPr>
            <w:r w:rsidRPr="00FF674A">
              <w:rPr>
                <w:rFonts w:asciiTheme="minorHAnsi" w:hAnsiTheme="minorHAnsi"/>
                <w:color w:val="auto"/>
                <w:sz w:val="22"/>
                <w:szCs w:val="22"/>
                <w:lang w:eastAsia="en-CA"/>
              </w:rPr>
              <w:t>Calculated expected Service</w:t>
            </w:r>
          </w:p>
          <w:p w14:paraId="3B1D1907" w14:textId="77777777" w:rsidR="003F78A7" w:rsidRPr="00FF674A" w:rsidRDefault="003F78A7" w:rsidP="003F78A7">
            <w:pPr>
              <w:pStyle w:val="ListParagraph"/>
              <w:ind w:left="1080"/>
              <w:rPr>
                <w:rFonts w:asciiTheme="minorHAnsi" w:hAnsiTheme="minorHAnsi"/>
                <w:color w:val="auto"/>
                <w:sz w:val="22"/>
                <w:szCs w:val="22"/>
                <w:lang w:eastAsia="en-CA"/>
              </w:rPr>
            </w:pPr>
          </w:p>
          <w:p w14:paraId="6655FA7B" w14:textId="77777777" w:rsidR="003F78A7" w:rsidRPr="00FF674A" w:rsidRDefault="003F78A7"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 xml:space="preserve">TotalYear = </w:t>
            </w:r>
            <w:r>
              <w:rPr>
                <w:rFonts w:asciiTheme="minorHAnsi" w:hAnsiTheme="minorHAnsi"/>
                <w:color w:val="auto"/>
                <w:sz w:val="22"/>
                <w:szCs w:val="22"/>
                <w:lang w:eastAsia="en-CA"/>
              </w:rPr>
              <w:t>(ValidationYear-12-31 – ValidationYear-01-01) + 1</w:t>
            </w:r>
          </w:p>
          <w:p w14:paraId="0B7731D4" w14:textId="77777777" w:rsidR="003F78A7" w:rsidRPr="00FF674A" w:rsidRDefault="003F78A7"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 xml:space="preserve">TotalDays = </w:t>
            </w:r>
            <w:r>
              <w:rPr>
                <w:rFonts w:asciiTheme="minorHAnsi" w:hAnsiTheme="minorHAnsi"/>
                <w:color w:val="auto"/>
                <w:sz w:val="22"/>
                <w:szCs w:val="22"/>
                <w:lang w:eastAsia="en-CA"/>
              </w:rPr>
              <w:t>(YearEnd</w:t>
            </w:r>
            <w:r w:rsidRPr="00FF674A">
              <w:rPr>
                <w:rFonts w:asciiTheme="minorHAnsi" w:hAnsiTheme="minorHAnsi"/>
                <w:color w:val="auto"/>
                <w:sz w:val="22"/>
                <w:szCs w:val="22"/>
                <w:lang w:eastAsia="en-CA"/>
              </w:rPr>
              <w:t xml:space="preserve"> – </w:t>
            </w:r>
            <w:r>
              <w:rPr>
                <w:rFonts w:asciiTheme="minorHAnsi" w:hAnsiTheme="minorHAnsi"/>
                <w:color w:val="auto"/>
                <w:sz w:val="22"/>
                <w:szCs w:val="22"/>
                <w:lang w:eastAsia="en-CA"/>
              </w:rPr>
              <w:t>YearStart + 1)</w:t>
            </w:r>
            <w:r w:rsidRPr="00FF674A">
              <w:rPr>
                <w:rFonts w:asciiTheme="minorHAnsi" w:hAnsiTheme="minorHAnsi"/>
                <w:color w:val="auto"/>
                <w:sz w:val="22"/>
                <w:szCs w:val="22"/>
                <w:lang w:eastAsia="en-CA"/>
              </w:rPr>
              <w:t xml:space="preserve"> – CarveOutTotal</w:t>
            </w:r>
          </w:p>
          <w:p w14:paraId="76BF5021" w14:textId="77777777" w:rsidR="003F78A7" w:rsidRPr="00FF674A" w:rsidRDefault="003F78A7" w:rsidP="003F78A7">
            <w:pPr>
              <w:pStyle w:val="ListParagraph"/>
              <w:ind w:left="1080"/>
              <w:rPr>
                <w:rFonts w:asciiTheme="minorHAnsi" w:hAnsiTheme="minorHAnsi"/>
                <w:color w:val="auto"/>
                <w:sz w:val="22"/>
                <w:szCs w:val="22"/>
                <w:lang w:eastAsia="en-CA"/>
              </w:rPr>
            </w:pPr>
          </w:p>
          <w:p w14:paraId="2471F215" w14:textId="77777777" w:rsidR="003F78A7" w:rsidRPr="00FF674A" w:rsidRDefault="003F78A7" w:rsidP="003F78A7">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ES = ROUND</w:t>
            </w:r>
            <w:r>
              <w:rPr>
                <w:rFonts w:asciiTheme="minorHAnsi" w:hAnsiTheme="minorHAnsi"/>
                <w:color w:val="auto"/>
                <w:sz w:val="22"/>
                <w:szCs w:val="22"/>
                <w:lang w:eastAsia="en-CA"/>
              </w:rPr>
              <w:t>UP</w:t>
            </w:r>
            <w:r w:rsidRPr="00FF674A">
              <w:rPr>
                <w:rFonts w:asciiTheme="minorHAnsi" w:hAnsiTheme="minorHAnsi"/>
                <w:color w:val="auto"/>
                <w:sz w:val="22"/>
                <w:szCs w:val="22"/>
                <w:lang w:eastAsia="en-CA"/>
              </w:rPr>
              <w:t>((TotalDays / TotalYear) * 52; 2)</w:t>
            </w:r>
          </w:p>
          <w:p w14:paraId="4260DF47" w14:textId="77777777" w:rsidR="003F78A7" w:rsidRPr="00FF674A" w:rsidRDefault="003F78A7" w:rsidP="003F78A7">
            <w:pPr>
              <w:pStyle w:val="ListParagraph"/>
              <w:ind w:left="1080"/>
              <w:rPr>
                <w:rFonts w:asciiTheme="minorHAnsi" w:hAnsiTheme="minorHAnsi"/>
                <w:color w:val="auto"/>
                <w:sz w:val="22"/>
                <w:szCs w:val="22"/>
                <w:lang w:eastAsia="en-CA"/>
              </w:rPr>
            </w:pPr>
          </w:p>
          <w:p w14:paraId="196283DB" w14:textId="77777777" w:rsidR="003F78A7" w:rsidRPr="00FF674A" w:rsidRDefault="003F78A7" w:rsidP="008D6CBB">
            <w:pPr>
              <w:pStyle w:val="ListParagraph"/>
              <w:numPr>
                <w:ilvl w:val="0"/>
                <w:numId w:val="12"/>
              </w:numPr>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Perform Validation</w:t>
            </w:r>
          </w:p>
          <w:p w14:paraId="736932F6" w14:textId="77777777" w:rsidR="003F78A7" w:rsidRPr="00FF674A" w:rsidRDefault="003F78A7" w:rsidP="003F78A7">
            <w:pPr>
              <w:pStyle w:val="ListParagraph"/>
              <w:ind w:left="1080"/>
              <w:rPr>
                <w:rFonts w:asciiTheme="minorHAnsi" w:hAnsiTheme="minorHAnsi"/>
                <w:color w:val="auto"/>
                <w:sz w:val="22"/>
                <w:szCs w:val="22"/>
                <w:lang w:val="en-US" w:eastAsia="en-CA"/>
              </w:rPr>
            </w:pPr>
          </w:p>
          <w:p w14:paraId="25D4EF5F" w14:textId="77777777" w:rsidR="003F78A7" w:rsidRPr="00FF674A" w:rsidRDefault="003F78A7" w:rsidP="003F78A7">
            <w:pPr>
              <w:pStyle w:val="ListParagraph"/>
              <w:ind w:left="1080"/>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 xml:space="preserve">If (RS </w:t>
            </w:r>
            <w:r>
              <w:rPr>
                <w:rFonts w:asciiTheme="minorHAnsi" w:hAnsiTheme="minorHAnsi"/>
                <w:color w:val="auto"/>
                <w:sz w:val="22"/>
                <w:szCs w:val="22"/>
                <w:lang w:val="en-US" w:eastAsia="en-CA"/>
              </w:rPr>
              <w:t>&gt;</w:t>
            </w:r>
            <w:r w:rsidRPr="00FF674A">
              <w:rPr>
                <w:rFonts w:asciiTheme="minorHAnsi" w:hAnsiTheme="minorHAnsi"/>
                <w:color w:val="auto"/>
                <w:sz w:val="22"/>
                <w:szCs w:val="22"/>
                <w:lang w:val="en-US" w:eastAsia="en-CA"/>
              </w:rPr>
              <w:t xml:space="preserve"> ES + ServiceTolerance)</w:t>
            </w:r>
          </w:p>
          <w:p w14:paraId="74EFC77B" w14:textId="77777777" w:rsidR="003F78A7" w:rsidRPr="00FF674A" w:rsidRDefault="003F78A7" w:rsidP="003F78A7">
            <w:pPr>
              <w:pStyle w:val="ListParagraph"/>
              <w:ind w:left="1080"/>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w:t>
            </w:r>
          </w:p>
          <w:p w14:paraId="2DC4ADD3" w14:textId="77777777" w:rsidR="003F78A7" w:rsidRPr="00FF674A" w:rsidRDefault="003F78A7" w:rsidP="003F78A7">
            <w:pPr>
              <w:pStyle w:val="ListParagraph"/>
              <w:ind w:left="1800"/>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Generate an error</w:t>
            </w:r>
          </w:p>
          <w:p w14:paraId="1DDE4B43" w14:textId="77777777" w:rsidR="003F78A7" w:rsidRDefault="003F78A7" w:rsidP="00727CAA">
            <w:pPr>
              <w:ind w:left="1080"/>
              <w:rPr>
                <w:ins w:id="720" w:author="Nikhil Shenoy" w:date="2021-05-11T14:19:00Z"/>
                <w:rFonts w:asciiTheme="minorHAnsi" w:hAnsiTheme="minorHAnsi"/>
                <w:sz w:val="22"/>
                <w:szCs w:val="22"/>
                <w:lang w:val="en-US" w:eastAsia="en-CA"/>
              </w:rPr>
            </w:pPr>
            <w:r w:rsidRPr="00FF674A">
              <w:rPr>
                <w:rFonts w:asciiTheme="minorHAnsi" w:hAnsiTheme="minorHAnsi"/>
                <w:sz w:val="22"/>
                <w:szCs w:val="22"/>
                <w:lang w:val="en-US" w:eastAsia="en-CA"/>
              </w:rPr>
              <w:t>}</w:t>
            </w:r>
          </w:p>
          <w:p w14:paraId="6D4D401B" w14:textId="64AA7A6C" w:rsidR="00714DE6" w:rsidRPr="00500423" w:rsidRDefault="00714DE6">
            <w:pPr>
              <w:ind w:left="0"/>
              <w:rPr>
                <w:rFonts w:asciiTheme="minorHAnsi" w:hAnsiTheme="minorHAnsi"/>
                <w:sz w:val="22"/>
                <w:szCs w:val="22"/>
                <w:lang w:val="en-US" w:eastAsia="en-CA"/>
              </w:rPr>
              <w:pPrChange w:id="721" w:author="Nikhil Shenoy" w:date="2021-05-11T14:19:00Z">
                <w:pPr>
                  <w:ind w:left="1080"/>
                </w:pPr>
              </w:pPrChange>
            </w:pPr>
            <w:ins w:id="722" w:author="Nikhil Shenoy" w:date="2021-05-11T14:19:00Z">
              <w:r w:rsidRPr="00C24AC4">
                <w:rPr>
                  <w:rFonts w:asciiTheme="minorHAnsi" w:hAnsiTheme="minorHAnsi"/>
                  <w:color w:val="auto"/>
                  <w:sz w:val="22"/>
                  <w:szCs w:val="22"/>
                  <w:lang w:eastAsia="en-CA"/>
                  <w:rPrChange w:id="723" w:author="Nikhil Shenoy" w:date="2021-05-11T16:04:00Z">
                    <w:rPr>
                      <w:rFonts w:asciiTheme="minorHAnsi" w:hAnsiTheme="minorHAnsi"/>
                      <w:color w:val="FF0000"/>
                      <w:sz w:val="22"/>
                      <w:szCs w:val="22"/>
                      <w:lang w:eastAsia="en-CA"/>
                    </w:rPr>
                  </w:rPrChange>
                </w:rPr>
                <w:t xml:space="preserve">For PYA only: </w:t>
              </w:r>
              <w:r w:rsidRPr="00C24AC4">
                <w:rPr>
                  <w:rFonts w:asciiTheme="minorHAnsi" w:hAnsiTheme="minorHAnsi"/>
                  <w:color w:val="auto"/>
                  <w:sz w:val="22"/>
                  <w:szCs w:val="22"/>
                  <w:rPrChange w:id="724" w:author="Nikhil Shenoy" w:date="2021-05-11T16:04:00Z">
                    <w:rPr>
                      <w:rFonts w:asciiTheme="minorHAnsi" w:hAnsiTheme="minorHAnsi"/>
                      <w:color w:val="FF0000"/>
                      <w:sz w:val="22"/>
                      <w:szCs w:val="22"/>
                    </w:rPr>
                  </w:rPrChange>
                </w:rPr>
                <w:t>In the case of amalgamation, the validation will account for any data reported since the PermanencyDate of the AFE employer (AmalgamatedFromEmployment.PermanencyDate).</w:t>
              </w:r>
            </w:ins>
          </w:p>
        </w:tc>
      </w:tr>
      <w:tr w:rsidR="00727CAA" w:rsidRPr="00A6270A" w14:paraId="11C72EBE"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FE59853" w14:textId="77777777" w:rsidR="00727CAA" w:rsidRDefault="00727CAA" w:rsidP="00727CAA">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61153C2" w14:textId="77777777" w:rsidR="00727CAA" w:rsidRPr="00BA72D4" w:rsidRDefault="00727CAA" w:rsidP="003F78A7">
            <w:pPr>
              <w:pStyle w:val="NormalWeb"/>
              <w:spacing w:line="276" w:lineRule="auto"/>
              <w:rPr>
                <w:rFonts w:asciiTheme="minorHAnsi" w:hAnsiTheme="minorHAnsi"/>
                <w:color w:val="000000"/>
                <w:sz w:val="22"/>
                <w:szCs w:val="22"/>
                <w:lang w:val="en-US"/>
              </w:rPr>
            </w:pPr>
            <w:r>
              <w:rPr>
                <w:rFonts w:asciiTheme="minorHAnsi" w:hAnsiTheme="minorHAnsi"/>
                <w:color w:val="000000"/>
                <w:sz w:val="22"/>
                <w:szCs w:val="22"/>
                <w:lang w:val="en-US"/>
              </w:rPr>
              <w:t>0 weeks</w:t>
            </w:r>
          </w:p>
        </w:tc>
      </w:tr>
      <w:tr w:rsidR="003F78A7" w:rsidRPr="00A6270A" w14:paraId="6480E428"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158ECD7" w14:textId="77777777" w:rsidR="003F78A7" w:rsidRDefault="00727CAA" w:rsidP="00727CAA">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34BF84A" w14:textId="635A9BB8" w:rsidR="003F78A7" w:rsidRPr="00BA72D4" w:rsidRDefault="007107DE" w:rsidP="003F78A7">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US"/>
              </w:rPr>
              <w:t xml:space="preserve">In-year enrolment: </w:t>
            </w:r>
            <w:r w:rsidRPr="00BA72D4">
              <w:rPr>
                <w:rFonts w:asciiTheme="minorHAnsi" w:hAnsiTheme="minorHAnsi"/>
                <w:color w:val="000000"/>
                <w:sz w:val="22"/>
                <w:szCs w:val="22"/>
                <w:lang w:val="en-US"/>
              </w:rPr>
              <w:t xml:space="preserve">Total </w:t>
            </w:r>
            <w:r>
              <w:rPr>
                <w:rFonts w:asciiTheme="minorHAnsi" w:hAnsiTheme="minorHAnsi"/>
                <w:color w:val="000000"/>
                <w:sz w:val="22"/>
                <w:szCs w:val="22"/>
                <w:lang w:val="en-US"/>
              </w:rPr>
              <w:t>W</w:t>
            </w:r>
            <w:r w:rsidRPr="00BA72D4">
              <w:rPr>
                <w:rFonts w:asciiTheme="minorHAnsi" w:hAnsiTheme="minorHAnsi"/>
                <w:color w:val="000000"/>
                <w:sz w:val="22"/>
                <w:szCs w:val="22"/>
                <w:lang w:val="en-US"/>
              </w:rPr>
              <w:t>eeks reported for {</w:t>
            </w:r>
            <w:r>
              <w:rPr>
                <w:rFonts w:asciiTheme="minorHAnsi" w:hAnsiTheme="minorHAnsi"/>
                <w:color w:val="000000"/>
                <w:sz w:val="22"/>
                <w:szCs w:val="22"/>
                <w:lang w:val="en-US"/>
              </w:rPr>
              <w:t>2</w:t>
            </w:r>
            <w:r w:rsidRPr="00BA72D4">
              <w:rPr>
                <w:rFonts w:asciiTheme="minorHAnsi" w:hAnsiTheme="minorHAnsi"/>
                <w:color w:val="000000"/>
                <w:sz w:val="22"/>
                <w:szCs w:val="22"/>
                <w:lang w:val="en-US"/>
              </w:rPr>
              <w:t>} plus weeks previously reported exceed the {</w:t>
            </w:r>
            <w:r>
              <w:rPr>
                <w:rFonts w:asciiTheme="minorHAnsi" w:hAnsiTheme="minorHAnsi"/>
                <w:color w:val="000000"/>
                <w:sz w:val="22"/>
                <w:szCs w:val="22"/>
                <w:lang w:val="en-US"/>
              </w:rPr>
              <w:t>3</w:t>
            </w:r>
            <w:r w:rsidRPr="00BA72D4">
              <w:rPr>
                <w:rFonts w:asciiTheme="minorHAnsi" w:hAnsiTheme="minorHAnsi"/>
                <w:color w:val="000000"/>
                <w:sz w:val="22"/>
                <w:szCs w:val="22"/>
                <w:lang w:val="en-US"/>
              </w:rPr>
              <w:t xml:space="preserve">} maximum possible weeks.         </w:t>
            </w:r>
          </w:p>
        </w:tc>
      </w:tr>
      <w:tr w:rsidR="003F78A7" w:rsidRPr="00A6270A" w14:paraId="2811E6F0"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FBDB1FE" w14:textId="77777777" w:rsidR="003F78A7" w:rsidRDefault="00727CAA" w:rsidP="00727CAA">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 xml:space="preserve">Portal </w:t>
            </w:r>
            <w:r w:rsidR="003F78A7">
              <w:rPr>
                <w:rFonts w:asciiTheme="minorHAnsi" w:hAnsiTheme="minorHAnsi" w:cs="Calibri"/>
                <w:b/>
                <w:color w:val="FFFFFF"/>
                <w:sz w:val="22"/>
                <w:szCs w:val="22"/>
                <w:lang w:eastAsia="en-CA"/>
              </w:rPr>
              <w:t>Message</w:t>
            </w:r>
          </w:p>
          <w:p w14:paraId="6B62207B" w14:textId="77777777" w:rsidR="003F78A7" w:rsidRDefault="003F78A7" w:rsidP="00727CAA">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w:t>
            </w:r>
            <w:r w:rsidR="00727CAA">
              <w:rPr>
                <w:rFonts w:asciiTheme="minorHAnsi" w:hAnsiTheme="minorHAnsi" w:cs="Calibri"/>
                <w:b/>
                <w:color w:val="FFFFFF"/>
                <w:sz w:val="22"/>
                <w:szCs w:val="22"/>
                <w:lang w:eastAsia="en-CA"/>
              </w:rPr>
              <w:t>without parameters</w:t>
            </w:r>
            <w:r>
              <w:rPr>
                <w:rFonts w:asciiTheme="minorHAnsi" w:hAnsiTheme="minorHAnsi" w:cs="Calibri"/>
                <w:b/>
                <w:color w:val="FFFFFF"/>
                <w:sz w:val="22"/>
                <w:szCs w:val="22"/>
                <w:lang w:eastAsia="en-CA"/>
              </w:rPr>
              <w:t>)</w:t>
            </w:r>
          </w:p>
        </w:tc>
        <w:tc>
          <w:tcPr>
            <w:tcW w:w="8448" w:type="dxa"/>
            <w:tcBorders>
              <w:top w:val="single" w:sz="4" w:space="0" w:color="auto"/>
              <w:left w:val="single" w:sz="4" w:space="0" w:color="auto"/>
              <w:bottom w:val="single" w:sz="4" w:space="0" w:color="auto"/>
              <w:right w:val="single" w:sz="4" w:space="0" w:color="auto"/>
            </w:tcBorders>
            <w:vAlign w:val="center"/>
          </w:tcPr>
          <w:p w14:paraId="413450AA" w14:textId="2614BE15" w:rsidR="007107DE" w:rsidRDefault="007107DE" w:rsidP="00D50A15">
            <w:pPr>
              <w:spacing w:before="60" w:after="60"/>
              <w:ind w:left="0"/>
              <w:rPr>
                <w:rFonts w:asciiTheme="minorHAnsi" w:hAnsiTheme="minorHAnsi"/>
                <w:sz w:val="22"/>
                <w:szCs w:val="22"/>
                <w:lang w:val="en-US"/>
              </w:rPr>
            </w:pPr>
            <w:r>
              <w:rPr>
                <w:rFonts w:asciiTheme="minorHAnsi" w:hAnsiTheme="minorHAnsi"/>
                <w:sz w:val="22"/>
                <w:szCs w:val="22"/>
                <w:lang w:val="en-US"/>
              </w:rPr>
              <w:t>In-year enrolment: Total Weeks reported for the reporting year</w:t>
            </w:r>
            <w:r w:rsidRPr="00BA72D4">
              <w:rPr>
                <w:rFonts w:asciiTheme="minorHAnsi" w:hAnsiTheme="minorHAnsi"/>
                <w:sz w:val="22"/>
                <w:szCs w:val="22"/>
                <w:lang w:val="en-US"/>
              </w:rPr>
              <w:t xml:space="preserve"> plus weeks</w:t>
            </w:r>
            <w:r>
              <w:rPr>
                <w:rFonts w:asciiTheme="minorHAnsi" w:hAnsiTheme="minorHAnsi"/>
                <w:sz w:val="22"/>
                <w:szCs w:val="22"/>
                <w:lang w:val="en-US"/>
              </w:rPr>
              <w:t xml:space="preserve"> previously reported exceed the</w:t>
            </w:r>
            <w:r w:rsidRPr="00BA72D4">
              <w:rPr>
                <w:rFonts w:asciiTheme="minorHAnsi" w:hAnsiTheme="minorHAnsi"/>
                <w:sz w:val="22"/>
                <w:szCs w:val="22"/>
                <w:lang w:val="en-US"/>
              </w:rPr>
              <w:t xml:space="preserve"> maximum possible weeks.</w:t>
            </w:r>
          </w:p>
          <w:p w14:paraId="0F0759EF" w14:textId="77777777" w:rsidR="003F78A7" w:rsidRPr="009161A9" w:rsidRDefault="003F78A7" w:rsidP="00383BCE">
            <w:pPr>
              <w:spacing w:before="60" w:after="60"/>
              <w:ind w:left="0"/>
              <w:rPr>
                <w:rFonts w:asciiTheme="minorHAnsi" w:hAnsiTheme="minorHAnsi"/>
                <w:sz w:val="22"/>
                <w:szCs w:val="22"/>
                <w:lang w:val="en-US"/>
              </w:rPr>
            </w:pPr>
          </w:p>
        </w:tc>
      </w:tr>
      <w:tr w:rsidR="003F78A7" w:rsidRPr="0085712F" w14:paraId="43CDCEB8"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D5591B" w14:textId="77777777" w:rsidR="003F78A7" w:rsidRPr="0085712F" w:rsidRDefault="003F78A7" w:rsidP="00727CAA">
            <w:pPr>
              <w:spacing w:before="60" w:after="60"/>
              <w:ind w:left="0"/>
              <w:rPr>
                <w:rFonts w:asciiTheme="minorHAnsi" w:hAnsiTheme="minorHAnsi"/>
                <w:sz w:val="22"/>
                <w:szCs w:val="22"/>
                <w:lang w:eastAsia="en-CA"/>
              </w:rPr>
            </w:pPr>
            <w:r>
              <w:rPr>
                <w:rFonts w:asciiTheme="minorHAnsi" w:hAnsiTheme="minorHAnsi" w:cs="Calibri"/>
                <w:b/>
                <w:color w:val="FFFFFF"/>
                <w:sz w:val="22"/>
                <w:szCs w:val="22"/>
                <w:lang w:eastAsia="en-CA"/>
              </w:rPr>
              <w:t xml:space="preserve">Message </w:t>
            </w:r>
            <w:r w:rsidRPr="0085712F">
              <w:rPr>
                <w:rFonts w:asciiTheme="minorHAnsi"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0C84B70" w14:textId="77777777" w:rsidR="003F78A7" w:rsidRDefault="003F78A7" w:rsidP="00727CAA">
            <w:pPr>
              <w:spacing w:before="60" w:after="60"/>
              <w:ind w:left="0"/>
              <w:rPr>
                <w:rFonts w:asciiTheme="minorHAnsi" w:hAnsiTheme="minorHAnsi" w:cs="Calibri"/>
                <w:sz w:val="22"/>
                <w:szCs w:val="22"/>
              </w:rPr>
            </w:pPr>
            <w:r>
              <w:rPr>
                <w:rFonts w:asciiTheme="minorHAnsi" w:hAnsiTheme="minorHAnsi" w:cs="Calibri"/>
                <w:sz w:val="22"/>
                <w:szCs w:val="22"/>
              </w:rPr>
              <w:t xml:space="preserve">2: </w:t>
            </w:r>
            <w:r w:rsidR="00727CAA">
              <w:rPr>
                <w:rFonts w:asciiTheme="minorHAnsi" w:hAnsiTheme="minorHAnsi" w:cs="Calibri"/>
                <w:sz w:val="22"/>
                <w:szCs w:val="22"/>
              </w:rPr>
              <w:t>{</w:t>
            </w:r>
            <w:r>
              <w:rPr>
                <w:rFonts w:asciiTheme="minorHAnsi" w:hAnsiTheme="minorHAnsi"/>
                <w:sz w:val="22"/>
                <w:szCs w:val="22"/>
                <w:lang w:eastAsia="en-CA"/>
              </w:rPr>
              <w:t>ValidationYear</w:t>
            </w:r>
            <w:r w:rsidR="00727CAA">
              <w:rPr>
                <w:rFonts w:asciiTheme="minorHAnsi" w:hAnsiTheme="minorHAnsi"/>
                <w:sz w:val="22"/>
                <w:szCs w:val="22"/>
                <w:lang w:eastAsia="en-CA"/>
              </w:rPr>
              <w:t>}</w:t>
            </w:r>
          </w:p>
          <w:p w14:paraId="3EB1989D" w14:textId="77777777" w:rsidR="003F78A7" w:rsidRDefault="003F78A7" w:rsidP="00727CAA">
            <w:pPr>
              <w:spacing w:before="60" w:after="60"/>
              <w:ind w:left="0"/>
              <w:rPr>
                <w:rFonts w:asciiTheme="minorHAnsi" w:hAnsiTheme="minorHAnsi" w:cs="Calibri"/>
                <w:sz w:val="22"/>
                <w:szCs w:val="22"/>
              </w:rPr>
            </w:pPr>
            <w:r>
              <w:rPr>
                <w:rFonts w:asciiTheme="minorHAnsi" w:hAnsiTheme="minorHAnsi" w:cs="Calibri"/>
                <w:sz w:val="22"/>
                <w:szCs w:val="22"/>
              </w:rPr>
              <w:t xml:space="preserve">3: </w:t>
            </w:r>
            <w:r w:rsidR="00727CAA">
              <w:rPr>
                <w:rFonts w:asciiTheme="minorHAnsi" w:hAnsiTheme="minorHAnsi" w:cs="Calibri"/>
                <w:sz w:val="22"/>
                <w:szCs w:val="22"/>
              </w:rPr>
              <w:t>{</w:t>
            </w:r>
            <w:r>
              <w:rPr>
                <w:rFonts w:asciiTheme="minorHAnsi" w:hAnsiTheme="minorHAnsi" w:cs="Calibri"/>
                <w:sz w:val="22"/>
                <w:szCs w:val="22"/>
              </w:rPr>
              <w:t>ES</w:t>
            </w:r>
            <w:r w:rsidR="00727CAA">
              <w:rPr>
                <w:rFonts w:asciiTheme="minorHAnsi" w:hAnsiTheme="minorHAnsi" w:cs="Calibri"/>
                <w:sz w:val="22"/>
                <w:szCs w:val="22"/>
              </w:rPr>
              <w:t>}</w:t>
            </w:r>
          </w:p>
          <w:p w14:paraId="3E38A696" w14:textId="77777777" w:rsidR="0008134F" w:rsidRDefault="0008134F" w:rsidP="0008134F">
            <w:pPr>
              <w:spacing w:before="60" w:after="60"/>
              <w:ind w:left="0"/>
              <w:rPr>
                <w:rFonts w:asciiTheme="minorHAnsi" w:hAnsiTheme="minorHAnsi" w:cs="Calibri"/>
                <w:sz w:val="22"/>
                <w:szCs w:val="22"/>
              </w:rPr>
            </w:pPr>
            <w:r>
              <w:rPr>
                <w:rFonts w:asciiTheme="minorHAnsi" w:hAnsiTheme="minorHAnsi" w:cs="Calibri"/>
                <w:sz w:val="22"/>
                <w:szCs w:val="22"/>
              </w:rPr>
              <w:t>Where Validation Year is</w:t>
            </w:r>
          </w:p>
          <w:p w14:paraId="1E5BA362" w14:textId="77777777" w:rsidR="0008134F" w:rsidRDefault="0008134F" w:rsidP="0008134F">
            <w:pPr>
              <w:spacing w:before="60" w:after="60"/>
              <w:ind w:left="0"/>
              <w:rPr>
                <w:rFonts w:asciiTheme="minorHAnsi" w:hAnsiTheme="minorHAnsi" w:cs="Calibri"/>
                <w:sz w:val="22"/>
                <w:szCs w:val="22"/>
              </w:rPr>
            </w:pPr>
            <w:r>
              <w:rPr>
                <w:rFonts w:asciiTheme="minorHAnsi" w:hAnsiTheme="minorHAnsi" w:cs="Calibri"/>
                <w:sz w:val="22"/>
                <w:szCs w:val="22"/>
              </w:rPr>
              <w:t>For MDC Core Data = YYYY of Collect Start Date</w:t>
            </w:r>
          </w:p>
          <w:p w14:paraId="3C97A6BE" w14:textId="77777777" w:rsidR="0008134F" w:rsidRDefault="0008134F" w:rsidP="0008134F">
            <w:pPr>
              <w:spacing w:before="60" w:after="60"/>
              <w:ind w:left="0"/>
              <w:rPr>
                <w:rFonts w:asciiTheme="minorHAnsi" w:hAnsiTheme="minorHAnsi" w:cs="Calibri"/>
                <w:sz w:val="22"/>
                <w:szCs w:val="22"/>
              </w:rPr>
            </w:pPr>
            <w:r>
              <w:rPr>
                <w:rFonts w:asciiTheme="minorHAnsi" w:hAnsiTheme="minorHAnsi" w:cs="Calibri"/>
                <w:sz w:val="22"/>
                <w:szCs w:val="22"/>
              </w:rPr>
              <w:t>For Previous Year Adjustment = File.AdjustmentYear</w:t>
            </w:r>
          </w:p>
          <w:p w14:paraId="20E48D15" w14:textId="77777777" w:rsidR="0008134F" w:rsidRDefault="0008134F" w:rsidP="0008134F">
            <w:pPr>
              <w:spacing w:before="60" w:after="60"/>
              <w:ind w:left="0"/>
              <w:rPr>
                <w:rFonts w:asciiTheme="minorHAnsi" w:hAnsiTheme="minorHAnsi" w:cs="Calibri"/>
                <w:sz w:val="22"/>
                <w:szCs w:val="22"/>
              </w:rPr>
            </w:pPr>
            <w:r>
              <w:rPr>
                <w:rFonts w:asciiTheme="minorHAnsi" w:hAnsiTheme="minorHAnsi" w:cs="Calibri"/>
                <w:sz w:val="22"/>
                <w:szCs w:val="22"/>
              </w:rPr>
              <w:t>For Events Current Year = YYYY of File.EmploymentEndDate(TERFIN or RETFIN) or File.DeathDate (DECFIN)</w:t>
            </w:r>
          </w:p>
          <w:p w14:paraId="1F02A703" w14:textId="7B053219" w:rsidR="0008134F" w:rsidRPr="009C43D2" w:rsidRDefault="0008134F" w:rsidP="0008134F">
            <w:pPr>
              <w:spacing w:before="60" w:after="60"/>
              <w:ind w:left="0"/>
              <w:rPr>
                <w:rFonts w:asciiTheme="minorHAnsi" w:hAnsiTheme="minorHAnsi" w:cs="Calibri"/>
                <w:sz w:val="22"/>
                <w:szCs w:val="22"/>
              </w:rPr>
            </w:pPr>
            <w:r>
              <w:rPr>
                <w:rFonts w:asciiTheme="minorHAnsi" w:hAnsiTheme="minorHAnsi" w:cs="Calibri"/>
                <w:sz w:val="22"/>
                <w:szCs w:val="22"/>
              </w:rPr>
              <w:t>For Events Previous Year = YYYY of File.EmploymentEndDate – 1 (TERFIN or RETFIN) or File.DeathDate - 1 (DECFIN)</w:t>
            </w:r>
          </w:p>
        </w:tc>
      </w:tr>
      <w:tr w:rsidR="003F78A7" w:rsidRPr="00BA72D4" w14:paraId="1D51C203"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8049C3" w14:textId="77777777" w:rsidR="003F78A7" w:rsidRPr="0085712F" w:rsidRDefault="00727CAA" w:rsidP="00727CAA">
            <w:pPr>
              <w:spacing w:before="60" w:after="60"/>
              <w:ind w:left="0"/>
              <w:rPr>
                <w:rFonts w:asciiTheme="minorHAnsi" w:hAnsiTheme="minorHAnsi"/>
                <w:sz w:val="22"/>
                <w:szCs w:val="22"/>
                <w:lang w:eastAsia="en-CA"/>
              </w:rPr>
            </w:pPr>
            <w:r>
              <w:rPr>
                <w:rFonts w:asciiTheme="minorHAnsi"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99AA8FC" w14:textId="77777777" w:rsidR="003F78A7" w:rsidRPr="00AE47E5" w:rsidRDefault="003F78A7" w:rsidP="003F78A7">
            <w:pPr>
              <w:spacing w:before="60" w:after="60"/>
              <w:rPr>
                <w:rFonts w:asciiTheme="minorHAnsi" w:hAnsiTheme="minorHAnsi"/>
                <w:sz w:val="22"/>
                <w:szCs w:val="22"/>
                <w:lang w:val="en-US" w:eastAsia="en-CA"/>
              </w:rPr>
            </w:pPr>
          </w:p>
        </w:tc>
      </w:tr>
      <w:tr w:rsidR="00727CAA" w:rsidRPr="00BA72D4" w14:paraId="09D9D08C" w14:textId="77777777" w:rsidTr="003F78A7">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8CA73B" w14:textId="77777777" w:rsidR="00727CAA" w:rsidRDefault="00727CAA" w:rsidP="00727CAA">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Updates</w:t>
            </w:r>
          </w:p>
          <w:p w14:paraId="02F880D7" w14:textId="77777777" w:rsidR="00727CAA" w:rsidRDefault="00727CAA" w:rsidP="00727CAA">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2B65778" w14:textId="77777777" w:rsidR="00C24AC4" w:rsidRDefault="00C24AC4" w:rsidP="00C24AC4">
            <w:pPr>
              <w:spacing w:before="60" w:after="60" w:line="240" w:lineRule="auto"/>
              <w:ind w:left="0"/>
              <w:rPr>
                <w:ins w:id="725" w:author="Nikhil Shenoy" w:date="2021-05-11T16:04:00Z"/>
                <w:rFonts w:asciiTheme="minorHAnsi" w:hAnsiTheme="minorHAnsi"/>
                <w:sz w:val="22"/>
                <w:szCs w:val="22"/>
                <w:lang w:eastAsia="en-CA"/>
              </w:rPr>
            </w:pPr>
            <w:ins w:id="726" w:author="Nikhil Shenoy" w:date="2021-05-11T16:04:00Z">
              <w:r>
                <w:rPr>
                  <w:rFonts w:asciiTheme="minorHAnsi" w:hAnsiTheme="minorHAnsi"/>
                  <w:sz w:val="22"/>
                  <w:szCs w:val="22"/>
                  <w:lang w:eastAsia="en-CA"/>
                </w:rPr>
                <w:t>NS20210511:</w:t>
              </w:r>
            </w:ins>
          </w:p>
          <w:p w14:paraId="23C024F8" w14:textId="0A53E967" w:rsidR="00C24AC4" w:rsidRDefault="00C24AC4">
            <w:pPr>
              <w:pStyle w:val="ListParagraph"/>
              <w:numPr>
                <w:ilvl w:val="0"/>
                <w:numId w:val="14"/>
              </w:numPr>
              <w:spacing w:before="60" w:after="60" w:line="240" w:lineRule="auto"/>
              <w:rPr>
                <w:ins w:id="727" w:author="Nikhil Shenoy" w:date="2021-05-11T16:04:00Z"/>
                <w:rFonts w:asciiTheme="minorHAnsi" w:hAnsiTheme="minorHAnsi"/>
                <w:sz w:val="22"/>
                <w:szCs w:val="22"/>
                <w:lang w:eastAsia="en-CA"/>
              </w:rPr>
              <w:pPrChange w:id="728" w:author="Nikhil Shenoy" w:date="2021-05-11T16:04:00Z">
                <w:pPr>
                  <w:spacing w:before="60" w:after="60" w:line="240" w:lineRule="auto"/>
                  <w:ind w:left="0"/>
                </w:pPr>
              </w:pPrChange>
            </w:pPr>
            <w:ins w:id="729" w:author="Nikhil Shenoy" w:date="2021-05-11T16:04:00Z">
              <w:r w:rsidRPr="00F65CC6">
                <w:rPr>
                  <w:rFonts w:asciiTheme="minorHAnsi" w:hAnsiTheme="minorHAnsi"/>
                  <w:sz w:val="22"/>
                  <w:szCs w:val="22"/>
                  <w:lang w:eastAsia="en-CA"/>
                </w:rPr>
                <w:t>Updated Validation Rule and Validation Logic to account for amalgamation</w:t>
              </w:r>
            </w:ins>
          </w:p>
          <w:p w14:paraId="502DBEE7" w14:textId="77777777" w:rsidR="00C24AC4" w:rsidRPr="00C24AC4" w:rsidRDefault="00C24AC4">
            <w:pPr>
              <w:pStyle w:val="ListParagraph"/>
              <w:spacing w:before="60" w:after="60" w:line="240" w:lineRule="auto"/>
              <w:rPr>
                <w:ins w:id="730" w:author="Nikhil Shenoy" w:date="2021-05-11T16:04:00Z"/>
                <w:rFonts w:asciiTheme="minorHAnsi" w:hAnsiTheme="minorHAnsi"/>
                <w:sz w:val="22"/>
                <w:szCs w:val="22"/>
                <w:lang w:eastAsia="en-CA"/>
              </w:rPr>
              <w:pPrChange w:id="731" w:author="Nikhil Shenoy" w:date="2021-05-11T16:04:00Z">
                <w:pPr>
                  <w:spacing w:before="60" w:after="60" w:line="240" w:lineRule="auto"/>
                  <w:ind w:left="0"/>
                </w:pPr>
              </w:pPrChange>
            </w:pPr>
          </w:p>
          <w:p w14:paraId="2C811071" w14:textId="0EF33836" w:rsidR="003E40E1" w:rsidRDefault="003E40E1" w:rsidP="003E40E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20190312:</w:t>
            </w:r>
          </w:p>
          <w:p w14:paraId="6E607BAA" w14:textId="77777777" w:rsidR="003E40E1" w:rsidRPr="003766EE" w:rsidRDefault="003E40E1" w:rsidP="003E40E1">
            <w:pPr>
              <w:pStyle w:val="ListParagraph"/>
              <w:numPr>
                <w:ilvl w:val="0"/>
                <w:numId w:val="46"/>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w:t>
            </w:r>
            <w:r w:rsidRPr="003766EE">
              <w:rPr>
                <w:rFonts w:asciiTheme="minorHAnsi" w:hAnsiTheme="minorHAnsi"/>
                <w:sz w:val="22"/>
                <w:szCs w:val="22"/>
                <w:lang w:eastAsia="en-CA"/>
              </w:rPr>
              <w:t xml:space="preserve">ondition added </w:t>
            </w:r>
            <w:r>
              <w:rPr>
                <w:rFonts w:asciiTheme="minorHAnsi" w:hAnsiTheme="minorHAnsi"/>
                <w:sz w:val="22"/>
                <w:szCs w:val="22"/>
                <w:lang w:eastAsia="en-CA"/>
              </w:rPr>
              <w:t xml:space="preserve">to consider transactions (service and contributions) with </w:t>
            </w:r>
            <w:r w:rsidRPr="003766EE">
              <w:rPr>
                <w:rFonts w:asciiTheme="minorHAnsi" w:hAnsiTheme="minorHAnsi"/>
                <w:sz w:val="22"/>
                <w:szCs w:val="22"/>
                <w:lang w:eastAsia="en-CA"/>
              </w:rPr>
              <w:t>‘Transaction Indicator &lt;&gt; Regul’.</w:t>
            </w:r>
          </w:p>
          <w:p w14:paraId="1D3D6DE3" w14:textId="77777777" w:rsidR="003E40E1" w:rsidRDefault="003E40E1" w:rsidP="00BC42B1">
            <w:pPr>
              <w:spacing w:before="60" w:after="60"/>
              <w:ind w:left="0"/>
              <w:rPr>
                <w:rFonts w:asciiTheme="minorHAnsi" w:hAnsiTheme="minorHAnsi"/>
                <w:sz w:val="22"/>
                <w:szCs w:val="22"/>
                <w:lang w:val="en-US"/>
              </w:rPr>
            </w:pPr>
          </w:p>
          <w:p w14:paraId="2D1BFDFF" w14:textId="150FE128" w:rsidR="00BC42B1" w:rsidRDefault="00BC42B1" w:rsidP="00BC42B1">
            <w:pPr>
              <w:spacing w:before="60" w:after="60"/>
              <w:ind w:left="0"/>
              <w:rPr>
                <w:rFonts w:asciiTheme="minorHAnsi" w:hAnsiTheme="minorHAnsi"/>
                <w:sz w:val="22"/>
                <w:szCs w:val="22"/>
                <w:lang w:val="en-US"/>
              </w:rPr>
            </w:pPr>
            <w:r>
              <w:rPr>
                <w:rFonts w:asciiTheme="minorHAnsi" w:hAnsiTheme="minorHAnsi"/>
                <w:sz w:val="22"/>
                <w:szCs w:val="22"/>
                <w:lang w:val="en-US"/>
              </w:rPr>
              <w:t>CS 20180112:</w:t>
            </w:r>
          </w:p>
          <w:p w14:paraId="25EBEA44" w14:textId="77777777" w:rsidR="00BC42B1" w:rsidRDefault="00BC42B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During a work session with HOOPP it was confirmed that NCM is part of the carve-out but that we should remove NCR; to be updated in R15.</w:t>
            </w:r>
          </w:p>
          <w:p w14:paraId="6687093E" w14:textId="77777777" w:rsidR="00BC42B1" w:rsidRPr="00BC42B1" w:rsidRDefault="00BC42B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WSO, WSN, PTW and NCD remain to be added in R15.</w:t>
            </w:r>
          </w:p>
          <w:p w14:paraId="3075AA88" w14:textId="77777777" w:rsidR="00BC42B1" w:rsidRDefault="00BC42B1" w:rsidP="003252D9">
            <w:pPr>
              <w:spacing w:before="60" w:after="60"/>
              <w:ind w:left="0"/>
              <w:rPr>
                <w:rFonts w:asciiTheme="minorHAnsi" w:hAnsiTheme="minorHAnsi"/>
                <w:sz w:val="22"/>
                <w:szCs w:val="22"/>
                <w:lang w:val="en-US"/>
              </w:rPr>
            </w:pPr>
          </w:p>
          <w:p w14:paraId="7413AA8B" w14:textId="77777777" w:rsidR="003252D9" w:rsidRDefault="003252D9" w:rsidP="003252D9">
            <w:pPr>
              <w:spacing w:before="60" w:after="60"/>
              <w:ind w:left="0"/>
              <w:rPr>
                <w:rFonts w:asciiTheme="minorHAnsi" w:hAnsiTheme="minorHAnsi"/>
                <w:sz w:val="22"/>
                <w:szCs w:val="22"/>
                <w:lang w:val="en-US"/>
              </w:rPr>
            </w:pPr>
            <w:r>
              <w:rPr>
                <w:rFonts w:asciiTheme="minorHAnsi" w:hAnsiTheme="minorHAnsi"/>
                <w:sz w:val="22"/>
                <w:szCs w:val="22"/>
                <w:lang w:val="en-US"/>
              </w:rPr>
              <w:t>CS 20171219:</w:t>
            </w:r>
          </w:p>
          <w:p w14:paraId="31828C36" w14:textId="59FA3394" w:rsidR="003252D9" w:rsidRPr="006771C7" w:rsidRDefault="003252D9"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In R15: codes WS</w:t>
            </w:r>
            <w:r w:rsidR="009076D2">
              <w:rPr>
                <w:rFonts w:asciiTheme="minorHAnsi" w:hAnsiTheme="minorHAnsi"/>
                <w:sz w:val="22"/>
                <w:szCs w:val="22"/>
                <w:lang w:val="en-US"/>
              </w:rPr>
              <w:t>N</w:t>
            </w:r>
            <w:r>
              <w:rPr>
                <w:rFonts w:asciiTheme="minorHAnsi" w:hAnsiTheme="minorHAnsi"/>
                <w:sz w:val="22"/>
                <w:szCs w:val="22"/>
                <w:lang w:val="en-US"/>
              </w:rPr>
              <w:t>, WSO, PTW, NCD added to carve-out breaks and NCM removed.</w:t>
            </w:r>
          </w:p>
          <w:p w14:paraId="324A44C6" w14:textId="77777777" w:rsidR="00BB0FE1" w:rsidRPr="00BB0FE1" w:rsidRDefault="00BB0FE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eastAsia="en-CA"/>
              </w:rPr>
              <w:t>HOOPP to provide sign-off so updates can be made in R15</w:t>
            </w:r>
          </w:p>
          <w:p w14:paraId="71B2D148" w14:textId="77777777" w:rsidR="003252D9" w:rsidRDefault="003252D9" w:rsidP="0008134F">
            <w:pPr>
              <w:spacing w:before="60" w:after="60"/>
              <w:ind w:left="0"/>
              <w:rPr>
                <w:rFonts w:asciiTheme="minorHAnsi" w:hAnsiTheme="minorHAnsi"/>
                <w:sz w:val="22"/>
                <w:szCs w:val="22"/>
                <w:lang w:val="en-US"/>
              </w:rPr>
            </w:pPr>
          </w:p>
          <w:p w14:paraId="055FF8C4" w14:textId="77777777" w:rsidR="0008134F" w:rsidRDefault="0008134F" w:rsidP="0008134F">
            <w:pPr>
              <w:spacing w:before="60" w:after="60"/>
              <w:ind w:left="0"/>
              <w:rPr>
                <w:rFonts w:asciiTheme="minorHAnsi" w:hAnsiTheme="minorHAnsi"/>
                <w:sz w:val="22"/>
                <w:szCs w:val="22"/>
                <w:lang w:val="en-US"/>
              </w:rPr>
            </w:pPr>
            <w:r>
              <w:rPr>
                <w:rFonts w:asciiTheme="minorHAnsi" w:hAnsiTheme="minorHAnsi"/>
                <w:sz w:val="22"/>
                <w:szCs w:val="22"/>
                <w:lang w:val="en-US"/>
              </w:rPr>
              <w:t>CS 20171206:</w:t>
            </w:r>
          </w:p>
          <w:p w14:paraId="4DD731CC" w14:textId="0FC37F60" w:rsidR="0008134F" w:rsidRPr="00047FE3" w:rsidRDefault="0008134F"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Modified the Validation Logic </w:t>
            </w:r>
            <w:r w:rsidR="009076D2">
              <w:rPr>
                <w:rFonts w:asciiTheme="minorHAnsi" w:hAnsiTheme="minorHAnsi"/>
                <w:sz w:val="22"/>
                <w:szCs w:val="22"/>
                <w:lang w:val="en-US"/>
              </w:rPr>
              <w:t>because it must be different depending on the collect type</w:t>
            </w:r>
            <w:r>
              <w:rPr>
                <w:rFonts w:asciiTheme="minorHAnsi" w:hAnsiTheme="minorHAnsi"/>
                <w:sz w:val="22"/>
                <w:szCs w:val="22"/>
                <w:lang w:val="en-US"/>
              </w:rPr>
              <w:t>.</w:t>
            </w:r>
          </w:p>
          <w:p w14:paraId="3A16524C" w14:textId="7F1FF412" w:rsidR="0008134F" w:rsidRPr="0008134F" w:rsidRDefault="0008134F" w:rsidP="008D6CBB">
            <w:pPr>
              <w:pStyle w:val="ListParagraph"/>
              <w:numPr>
                <w:ilvl w:val="0"/>
                <w:numId w:val="8"/>
              </w:numPr>
              <w:spacing w:before="60" w:after="60"/>
              <w:rPr>
                <w:rFonts w:asciiTheme="minorHAnsi" w:hAnsiTheme="minorHAnsi"/>
                <w:sz w:val="22"/>
                <w:szCs w:val="22"/>
                <w:lang w:val="en-US"/>
              </w:rPr>
            </w:pPr>
            <w:r w:rsidRPr="0008134F">
              <w:rPr>
                <w:rFonts w:asciiTheme="minorHAnsi" w:hAnsiTheme="minorHAnsi"/>
                <w:sz w:val="22"/>
                <w:szCs w:val="22"/>
                <w:lang w:val="en-US"/>
              </w:rPr>
              <w:t>Added clarification in message parameters for Validation Year</w:t>
            </w:r>
          </w:p>
          <w:p w14:paraId="0374C444" w14:textId="77777777" w:rsidR="0008134F" w:rsidRDefault="0008134F" w:rsidP="0008134F">
            <w:pPr>
              <w:spacing w:before="60" w:after="60"/>
              <w:ind w:left="0"/>
              <w:rPr>
                <w:rFonts w:asciiTheme="minorHAnsi" w:hAnsiTheme="minorHAnsi"/>
                <w:sz w:val="22"/>
                <w:szCs w:val="22"/>
                <w:lang w:val="en-US"/>
              </w:rPr>
            </w:pPr>
          </w:p>
          <w:p w14:paraId="04EB8137" w14:textId="2C140AF9" w:rsidR="00CC3FA8" w:rsidRDefault="00CA08D4" w:rsidP="007107DE">
            <w:pPr>
              <w:spacing w:before="60" w:after="60"/>
              <w:ind w:left="0"/>
              <w:rPr>
                <w:rFonts w:asciiTheme="minorHAnsi" w:hAnsiTheme="minorHAnsi"/>
                <w:sz w:val="22"/>
                <w:szCs w:val="22"/>
                <w:lang w:val="en-US"/>
              </w:rPr>
            </w:pPr>
            <w:r>
              <w:rPr>
                <w:rFonts w:asciiTheme="minorHAnsi" w:hAnsiTheme="minorHAnsi"/>
                <w:sz w:val="22"/>
                <w:szCs w:val="22"/>
                <w:lang w:val="en-US"/>
              </w:rPr>
              <w:t>MEP</w:t>
            </w:r>
            <w:r w:rsidR="00CC3FA8">
              <w:rPr>
                <w:rFonts w:asciiTheme="minorHAnsi" w:hAnsiTheme="minorHAnsi"/>
                <w:sz w:val="22"/>
                <w:szCs w:val="22"/>
                <w:lang w:val="en-US"/>
              </w:rPr>
              <w:t xml:space="preserve"> 20171026</w:t>
            </w:r>
            <w:r>
              <w:rPr>
                <w:rFonts w:asciiTheme="minorHAnsi" w:hAnsiTheme="minorHAnsi"/>
                <w:sz w:val="22"/>
                <w:szCs w:val="22"/>
                <w:lang w:val="en-US"/>
              </w:rPr>
              <w:t>:</w:t>
            </w:r>
          </w:p>
          <w:p w14:paraId="17F5C482" w14:textId="233366EE" w:rsidR="00CA08D4" w:rsidRPr="00CA08D4" w:rsidRDefault="00CA08D4"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Update to FO Spec following discussion with HOOPP relating to ALM </w:t>
            </w:r>
            <w:r w:rsidRPr="00CA08D4">
              <w:rPr>
                <w:rFonts w:asciiTheme="minorHAnsi" w:hAnsiTheme="minorHAnsi"/>
                <w:sz w:val="22"/>
                <w:szCs w:val="22"/>
                <w:lang w:val="en-US"/>
              </w:rPr>
              <w:t>24588</w:t>
            </w:r>
            <w:r>
              <w:rPr>
                <w:rFonts w:asciiTheme="minorHAnsi" w:hAnsiTheme="minorHAnsi"/>
                <w:sz w:val="22"/>
                <w:szCs w:val="22"/>
                <w:lang w:val="en-US"/>
              </w:rPr>
              <w:t>.</w:t>
            </w:r>
          </w:p>
          <w:p w14:paraId="59C8BB93" w14:textId="77777777" w:rsidR="00CC3FA8" w:rsidRDefault="00CC3FA8" w:rsidP="007107DE">
            <w:pPr>
              <w:spacing w:before="60" w:after="60"/>
              <w:ind w:left="0"/>
              <w:rPr>
                <w:rFonts w:asciiTheme="minorHAnsi" w:hAnsiTheme="minorHAnsi"/>
                <w:sz w:val="22"/>
                <w:szCs w:val="22"/>
                <w:lang w:val="en-US"/>
              </w:rPr>
            </w:pPr>
          </w:p>
          <w:p w14:paraId="12737BFE" w14:textId="77777777" w:rsidR="006314DA" w:rsidRDefault="006314DA" w:rsidP="007107DE">
            <w:pPr>
              <w:spacing w:before="60" w:after="60"/>
              <w:ind w:left="0"/>
              <w:rPr>
                <w:rFonts w:asciiTheme="minorHAnsi" w:hAnsiTheme="minorHAnsi"/>
                <w:sz w:val="22"/>
                <w:szCs w:val="22"/>
                <w:lang w:val="en-US"/>
              </w:rPr>
            </w:pPr>
            <w:r>
              <w:rPr>
                <w:rFonts w:asciiTheme="minorHAnsi" w:hAnsiTheme="minorHAnsi"/>
                <w:sz w:val="22"/>
                <w:szCs w:val="22"/>
                <w:lang w:val="en-US"/>
              </w:rPr>
              <w:t>CS 20170404:</w:t>
            </w:r>
          </w:p>
          <w:p w14:paraId="7368887A" w14:textId="77777777" w:rsidR="006314DA" w:rsidRPr="006314DA" w:rsidRDefault="006314DA"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New wording duly noted.</w:t>
            </w:r>
          </w:p>
          <w:p w14:paraId="0C48B2EC" w14:textId="77777777" w:rsidR="006314DA" w:rsidRDefault="006314DA" w:rsidP="007107DE">
            <w:pPr>
              <w:spacing w:before="60" w:after="60"/>
              <w:ind w:left="0"/>
              <w:rPr>
                <w:rFonts w:asciiTheme="minorHAnsi" w:hAnsiTheme="minorHAnsi"/>
                <w:sz w:val="22"/>
                <w:szCs w:val="22"/>
                <w:lang w:val="en-US"/>
              </w:rPr>
            </w:pPr>
          </w:p>
          <w:p w14:paraId="5C04D249" w14:textId="77777777" w:rsidR="007107DE" w:rsidRDefault="007107DE" w:rsidP="007107DE">
            <w:pPr>
              <w:spacing w:before="60" w:after="60"/>
              <w:ind w:left="0"/>
              <w:rPr>
                <w:rFonts w:asciiTheme="minorHAnsi" w:hAnsiTheme="minorHAnsi"/>
                <w:sz w:val="22"/>
                <w:szCs w:val="22"/>
                <w:lang w:val="en-US"/>
              </w:rPr>
            </w:pPr>
            <w:r>
              <w:rPr>
                <w:rFonts w:asciiTheme="minorHAnsi" w:hAnsiTheme="minorHAnsi"/>
                <w:sz w:val="22"/>
                <w:szCs w:val="22"/>
                <w:lang w:val="en-US"/>
              </w:rPr>
              <w:t>AD 20170324:</w:t>
            </w:r>
          </w:p>
          <w:p w14:paraId="40043075" w14:textId="77777777" w:rsidR="007107DE" w:rsidRPr="009F4737" w:rsidRDefault="007107DE"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New wording provided.</w:t>
            </w:r>
          </w:p>
          <w:p w14:paraId="7BC3CE98" w14:textId="77777777" w:rsidR="007107DE" w:rsidRDefault="007107DE" w:rsidP="009F4737">
            <w:pPr>
              <w:spacing w:before="60" w:after="60"/>
              <w:ind w:left="0"/>
              <w:rPr>
                <w:rFonts w:asciiTheme="minorHAnsi" w:hAnsiTheme="minorHAnsi"/>
                <w:sz w:val="22"/>
                <w:szCs w:val="22"/>
                <w:lang w:val="en-US"/>
              </w:rPr>
            </w:pPr>
          </w:p>
          <w:p w14:paraId="21D9921C" w14:textId="77777777" w:rsidR="009F4737" w:rsidRDefault="009F4737" w:rsidP="009F4737">
            <w:pPr>
              <w:spacing w:before="60" w:after="60"/>
              <w:ind w:left="0"/>
              <w:rPr>
                <w:rFonts w:asciiTheme="minorHAnsi" w:hAnsiTheme="minorHAnsi"/>
                <w:sz w:val="22"/>
                <w:szCs w:val="22"/>
                <w:lang w:val="en-US"/>
              </w:rPr>
            </w:pPr>
            <w:r>
              <w:rPr>
                <w:rFonts w:asciiTheme="minorHAnsi" w:hAnsiTheme="minorHAnsi"/>
                <w:sz w:val="22"/>
                <w:szCs w:val="22"/>
                <w:lang w:val="en-US"/>
              </w:rPr>
              <w:t>CS 20170322:</w:t>
            </w:r>
          </w:p>
          <w:p w14:paraId="32C6FD70" w14:textId="77777777" w:rsidR="009F4737" w:rsidRPr="009F4737" w:rsidRDefault="009F4737"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Alias to confirm new wording to message.</w:t>
            </w:r>
          </w:p>
          <w:p w14:paraId="16F56D2F" w14:textId="77777777" w:rsidR="009F4737" w:rsidRDefault="009F4737" w:rsidP="00727CAA">
            <w:pPr>
              <w:spacing w:before="60" w:after="60"/>
              <w:ind w:left="0"/>
              <w:rPr>
                <w:rFonts w:asciiTheme="minorHAnsi" w:hAnsiTheme="minorHAnsi"/>
                <w:sz w:val="22"/>
                <w:szCs w:val="22"/>
                <w:lang w:val="en-US"/>
              </w:rPr>
            </w:pPr>
          </w:p>
          <w:p w14:paraId="606A6017" w14:textId="77777777" w:rsidR="00727CAA" w:rsidRDefault="00727CAA" w:rsidP="00727CAA">
            <w:pPr>
              <w:spacing w:before="60" w:after="60"/>
              <w:ind w:left="0"/>
              <w:rPr>
                <w:rFonts w:asciiTheme="minorHAnsi" w:hAnsiTheme="minorHAnsi"/>
                <w:sz w:val="22"/>
                <w:szCs w:val="22"/>
                <w:lang w:val="en-US"/>
              </w:rPr>
            </w:pPr>
            <w:r>
              <w:rPr>
                <w:rFonts w:asciiTheme="minorHAnsi" w:hAnsiTheme="minorHAnsi"/>
                <w:sz w:val="22"/>
                <w:szCs w:val="22"/>
                <w:lang w:val="en-US"/>
              </w:rPr>
              <w:t>CS 20170321:</w:t>
            </w:r>
          </w:p>
          <w:p w14:paraId="6BF53F26" w14:textId="77777777" w:rsidR="00727CAA" w:rsidRDefault="00727CAA"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Brought validation from EXO to Full Office Validation Spec</w:t>
            </w:r>
          </w:p>
          <w:p w14:paraId="3A848B1E" w14:textId="77777777" w:rsidR="00727CAA" w:rsidRPr="0012238E" w:rsidRDefault="00727CAA" w:rsidP="008D6CBB">
            <w:pPr>
              <w:pStyle w:val="ListParagraph"/>
              <w:numPr>
                <w:ilvl w:val="0"/>
                <w:numId w:val="8"/>
              </w:numPr>
              <w:spacing w:before="60" w:after="60"/>
              <w:rPr>
                <w:rFonts w:asciiTheme="minorHAnsi" w:hAnsiTheme="minorHAnsi"/>
                <w:sz w:val="22"/>
                <w:szCs w:val="22"/>
                <w:lang w:eastAsia="en-CA"/>
              </w:rPr>
            </w:pPr>
            <w:r w:rsidRPr="0012238E">
              <w:rPr>
                <w:rFonts w:asciiTheme="minorHAnsi" w:hAnsiTheme="minorHAnsi"/>
                <w:sz w:val="22"/>
                <w:szCs w:val="22"/>
                <w:lang w:val="en-US"/>
              </w:rPr>
              <w:t>Only difference is that in Full Office we will apply this validation also to the Previous Year Adjustment section (for both Remittance and Final Data collects)</w:t>
            </w:r>
          </w:p>
        </w:tc>
      </w:tr>
    </w:tbl>
    <w:p w14:paraId="04224BC0" w14:textId="77777777" w:rsidR="0012238E" w:rsidRDefault="0012238E" w:rsidP="003F78A7">
      <w:pPr>
        <w:rPr>
          <w:lang w:val="en-US"/>
        </w:rPr>
      </w:pPr>
    </w:p>
    <w:p w14:paraId="32C0C3C4" w14:textId="77777777" w:rsidR="0012238E" w:rsidRDefault="0012238E">
      <w:pPr>
        <w:spacing w:before="0" w:after="0" w:line="240" w:lineRule="auto"/>
        <w:ind w:left="0"/>
        <w:rPr>
          <w:lang w:val="en-US"/>
        </w:rPr>
      </w:pPr>
      <w:r>
        <w:rPr>
          <w:lang w:val="en-US"/>
        </w:rPr>
        <w:br w:type="page"/>
      </w:r>
    </w:p>
    <w:p w14:paraId="282306D4" w14:textId="77777777" w:rsidR="004A46C4" w:rsidRDefault="004A46C4" w:rsidP="004A46C4">
      <w:pPr>
        <w:pStyle w:val="Heading3"/>
      </w:pPr>
      <w:r w:rsidRPr="006B06A8">
        <w:t xml:space="preserve">Validation – </w:t>
      </w:r>
      <w:r w:rsidRPr="00091FCE">
        <w:t>Excess Service for Members Terminated Mid-Year</w:t>
      </w:r>
    </w:p>
    <w:p w14:paraId="62C9B793" w14:textId="77777777" w:rsidR="004A46C4" w:rsidRPr="002C2E2E" w:rsidRDefault="004A46C4" w:rsidP="004A46C4"/>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4A46C4" w14:paraId="60015A5D"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F9463F5" w14:textId="77777777" w:rsidR="004A46C4" w:rsidRDefault="0009271E"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Label</w:t>
            </w:r>
            <w:r w:rsidR="004A46C4">
              <w:rPr>
                <w:rFonts w:asciiTheme="minorHAnsi" w:hAnsiTheme="minorHAnsi" w:cs="Calibri"/>
                <w:b/>
                <w:color w:val="FFFFFF"/>
                <w:sz w:val="22"/>
                <w:szCs w:val="22"/>
                <w:lang w:eastAsia="en-CA"/>
              </w:rPr>
              <w:t xml:space="preserve"> </w:t>
            </w:r>
          </w:p>
        </w:tc>
        <w:tc>
          <w:tcPr>
            <w:tcW w:w="8448" w:type="dxa"/>
            <w:tcBorders>
              <w:top w:val="single" w:sz="4" w:space="0" w:color="auto"/>
              <w:left w:val="single" w:sz="4" w:space="0" w:color="auto"/>
              <w:bottom w:val="single" w:sz="4" w:space="0" w:color="auto"/>
              <w:right w:val="single" w:sz="4" w:space="0" w:color="auto"/>
            </w:tcBorders>
            <w:vAlign w:val="center"/>
          </w:tcPr>
          <w:p w14:paraId="2ACB9AE0" w14:textId="77777777" w:rsidR="004A46C4" w:rsidRPr="00B464B9" w:rsidRDefault="004A46C4" w:rsidP="00C86E3F">
            <w:pPr>
              <w:pStyle w:val="Heading1"/>
              <w:rPr>
                <w:rFonts w:cs="Calibri"/>
              </w:rPr>
            </w:pPr>
            <w:bookmarkStart w:id="732" w:name="_Toc479243693"/>
            <w:bookmarkStart w:id="733" w:name="_Toc43372929"/>
            <w:r w:rsidRPr="00C86E3F">
              <w:rPr>
                <w:lang w:val="en-US"/>
              </w:rPr>
              <w:t>B184</w:t>
            </w:r>
            <w:r w:rsidR="00C71FB7">
              <w:rPr>
                <w:lang w:val="en-US"/>
              </w:rPr>
              <w:t>c</w:t>
            </w:r>
            <w:r w:rsidRPr="00C86E3F">
              <w:rPr>
                <w:lang w:val="en-US"/>
              </w:rPr>
              <w:t>_Excess ServiceTerminatedMidYear</w:t>
            </w:r>
            <w:bookmarkEnd w:id="732"/>
            <w:bookmarkEnd w:id="733"/>
          </w:p>
        </w:tc>
      </w:tr>
      <w:tr w:rsidR="004A46C4" w:rsidRPr="001D78F5" w14:paraId="32081DF8"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EF49D91" w14:textId="77777777" w:rsidR="004A46C4" w:rsidRDefault="0009271E"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94DA036" w14:textId="77777777" w:rsidR="004A46C4" w:rsidRPr="001D78F5" w:rsidRDefault="0009271E" w:rsidP="0009271E">
            <w:pPr>
              <w:spacing w:before="60" w:after="60"/>
              <w:ind w:left="0"/>
              <w:rPr>
                <w:rFonts w:asciiTheme="minorHAnsi" w:hAnsiTheme="minorHAnsi" w:cs="Calibri"/>
                <w:color w:val="FF0000"/>
                <w:sz w:val="22"/>
                <w:szCs w:val="22"/>
                <w:lang w:eastAsia="en-CA"/>
              </w:rPr>
            </w:pPr>
            <w:r w:rsidRPr="008663DF">
              <w:rPr>
                <w:rFonts w:asciiTheme="minorHAnsi" w:hAnsiTheme="minorHAnsi" w:cs="Calibri"/>
                <w:color w:val="auto"/>
                <w:sz w:val="22"/>
                <w:szCs w:val="22"/>
                <w:lang w:eastAsia="en-CA"/>
              </w:rPr>
              <w:t>7854</w:t>
            </w:r>
          </w:p>
        </w:tc>
      </w:tr>
      <w:tr w:rsidR="00E15EC7" w:rsidRPr="002C2E2E" w14:paraId="3AFC8B10"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B2A58D3" w14:textId="056FB2E4" w:rsidR="00E15EC7" w:rsidRDefault="00E15EC7"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29EA3BF" w14:textId="292E92A5" w:rsidR="00E15EC7" w:rsidRDefault="00E15EC7" w:rsidP="0009271E">
            <w:pPr>
              <w:spacing w:before="60" w:after="60"/>
              <w:ind w:left="0"/>
              <w:rPr>
                <w:rFonts w:asciiTheme="minorHAnsi" w:hAnsiTheme="minorHAnsi" w:cs="Calibri"/>
                <w:sz w:val="22"/>
                <w:szCs w:val="22"/>
                <w:lang w:eastAsia="en-CA"/>
              </w:rPr>
            </w:pPr>
            <w:r>
              <w:rPr>
                <w:rFonts w:asciiTheme="minorHAnsi" w:hAnsiTheme="minorHAnsi" w:cs="Calibri"/>
                <w:sz w:val="22"/>
                <w:szCs w:val="22"/>
                <w:lang w:eastAsia="en-CA"/>
              </w:rPr>
              <w:t>Custom DLL</w:t>
            </w:r>
          </w:p>
        </w:tc>
      </w:tr>
      <w:tr w:rsidR="0009271E" w:rsidRPr="002C2E2E" w14:paraId="00BD20AF"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7291BA" w14:textId="77777777" w:rsidR="0009271E" w:rsidRDefault="0009271E"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24D7638" w14:textId="77777777" w:rsidR="0009271E" w:rsidRPr="00625AEC" w:rsidRDefault="0009271E" w:rsidP="0009271E">
            <w:pPr>
              <w:spacing w:before="60" w:after="60"/>
              <w:ind w:left="0"/>
              <w:rPr>
                <w:rFonts w:asciiTheme="minorHAnsi" w:hAnsiTheme="minorHAnsi" w:cs="Calibri"/>
                <w:sz w:val="22"/>
                <w:szCs w:val="22"/>
                <w:lang w:eastAsia="en-CA"/>
              </w:rPr>
            </w:pPr>
            <w:r>
              <w:rPr>
                <w:rFonts w:asciiTheme="minorHAnsi" w:hAnsiTheme="minorHAnsi" w:cs="Calibri"/>
                <w:sz w:val="22"/>
                <w:szCs w:val="22"/>
                <w:lang w:eastAsia="en-CA"/>
              </w:rPr>
              <w:t>2</w:t>
            </w:r>
            <w:r w:rsidRPr="0009271E">
              <w:rPr>
                <w:rFonts w:asciiTheme="minorHAnsi" w:hAnsiTheme="minorHAnsi" w:cs="Calibri"/>
                <w:sz w:val="22"/>
                <w:szCs w:val="22"/>
                <w:vertAlign w:val="superscript"/>
                <w:lang w:eastAsia="en-CA"/>
              </w:rPr>
              <w:t>nd</w:t>
            </w:r>
            <w:r>
              <w:rPr>
                <w:rFonts w:asciiTheme="minorHAnsi" w:hAnsiTheme="minorHAnsi" w:cs="Calibri"/>
                <w:sz w:val="22"/>
                <w:szCs w:val="22"/>
                <w:lang w:eastAsia="en-CA"/>
              </w:rPr>
              <w:t xml:space="preserve"> level validation</w:t>
            </w:r>
          </w:p>
        </w:tc>
      </w:tr>
      <w:tr w:rsidR="004A46C4" w:rsidRPr="002C2E2E" w14:paraId="4C83584C"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29B80FC" w14:textId="77777777" w:rsidR="004A46C4" w:rsidRDefault="004A46C4"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2B03237" w14:textId="04CCF61D" w:rsidR="004A46C4" w:rsidRPr="00625AEC" w:rsidRDefault="0009271E" w:rsidP="006314DA">
            <w:pPr>
              <w:spacing w:before="60" w:after="60"/>
              <w:ind w:left="0"/>
              <w:rPr>
                <w:rFonts w:asciiTheme="minorHAnsi" w:hAnsiTheme="minorHAnsi" w:cs="Calibri"/>
                <w:sz w:val="22"/>
                <w:szCs w:val="22"/>
                <w:lang w:eastAsia="en-CA"/>
              </w:rPr>
            </w:pPr>
            <w:r w:rsidRPr="00625AEC">
              <w:rPr>
                <w:rFonts w:asciiTheme="minorHAnsi" w:hAnsiTheme="minorHAnsi" w:cs="Calibri"/>
                <w:sz w:val="22"/>
                <w:szCs w:val="22"/>
                <w:lang w:eastAsia="en-CA"/>
              </w:rPr>
              <w:t>Events (Final Data)</w:t>
            </w:r>
            <w:r>
              <w:rPr>
                <w:rFonts w:asciiTheme="minorHAnsi" w:hAnsiTheme="minorHAnsi" w:cs="Calibri"/>
                <w:sz w:val="22"/>
                <w:szCs w:val="22"/>
                <w:lang w:eastAsia="en-CA"/>
              </w:rPr>
              <w:t xml:space="preserve"> </w:t>
            </w:r>
          </w:p>
        </w:tc>
      </w:tr>
      <w:tr w:rsidR="004A46C4" w14:paraId="55AD9188"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5DF4029" w14:textId="77777777" w:rsidR="004A46C4" w:rsidRDefault="004A46C4"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0AD5BF5" w14:textId="77777777" w:rsidR="004A46C4" w:rsidRPr="00B464B9" w:rsidRDefault="004A46C4" w:rsidP="0009271E">
            <w:pPr>
              <w:spacing w:before="60" w:after="60"/>
              <w:ind w:left="0"/>
              <w:rPr>
                <w:rFonts w:asciiTheme="minorHAnsi" w:hAnsiTheme="minorHAnsi" w:cs="Calibr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4A46C4" w14:paraId="108A443E"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EB4EBD7" w14:textId="77777777" w:rsidR="004A46C4" w:rsidRDefault="004A46C4"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DC88459" w14:textId="77777777" w:rsidR="004A46C4" w:rsidRPr="00B464B9" w:rsidRDefault="004A46C4" w:rsidP="0009271E">
            <w:pPr>
              <w:spacing w:before="60" w:after="60"/>
              <w:ind w:left="0"/>
              <w:rPr>
                <w:rFonts w:asciiTheme="minorHAnsi" w:hAnsiTheme="minorHAnsi" w:cs="Calibri"/>
                <w:sz w:val="22"/>
                <w:szCs w:val="22"/>
                <w:lang w:eastAsia="en-CA"/>
              </w:rPr>
            </w:pPr>
            <w:r w:rsidRPr="00B464B9">
              <w:rPr>
                <w:rFonts w:asciiTheme="minorHAnsi" w:hAnsiTheme="minorHAnsi"/>
                <w:sz w:val="22"/>
                <w:szCs w:val="22"/>
                <w:lang w:eastAsia="en-CA"/>
              </w:rPr>
              <w:t>Public</w:t>
            </w:r>
          </w:p>
        </w:tc>
      </w:tr>
      <w:tr w:rsidR="004A46C4" w:rsidRPr="002C2E2E" w14:paraId="6742D122"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68C662" w14:textId="77777777" w:rsidR="004A46C4" w:rsidRDefault="004A46C4"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w:t>
            </w:r>
            <w:r w:rsidR="0009271E">
              <w:rPr>
                <w:rFonts w:asciiTheme="minorHAnsi" w:hAnsiTheme="minorHAnsi" w:cs="Calibri"/>
                <w:b/>
                <w:color w:val="FFFFFF"/>
                <w:sz w:val="22"/>
                <w:szCs w:val="22"/>
                <w:lang w:eastAsia="en-CA"/>
              </w:rPr>
              <w:t xml:space="preserve"> Rule</w:t>
            </w:r>
          </w:p>
        </w:tc>
        <w:tc>
          <w:tcPr>
            <w:tcW w:w="8448" w:type="dxa"/>
            <w:tcBorders>
              <w:top w:val="single" w:sz="4" w:space="0" w:color="auto"/>
              <w:left w:val="single" w:sz="4" w:space="0" w:color="auto"/>
              <w:bottom w:val="single" w:sz="4" w:space="0" w:color="auto"/>
              <w:right w:val="single" w:sz="4" w:space="0" w:color="auto"/>
            </w:tcBorders>
            <w:vAlign w:val="center"/>
          </w:tcPr>
          <w:p w14:paraId="058F5880" w14:textId="77777777" w:rsidR="004A46C4" w:rsidRPr="00C301FC" w:rsidRDefault="004A46C4" w:rsidP="0009271E">
            <w:pPr>
              <w:ind w:left="0"/>
              <w:rPr>
                <w:rFonts w:asciiTheme="minorHAnsi" w:hAnsiTheme="minorHAnsi"/>
                <w:sz w:val="22"/>
                <w:szCs w:val="22"/>
                <w:lang w:val="en-US" w:eastAsia="en-CA"/>
              </w:rPr>
            </w:pPr>
            <w:r w:rsidRPr="00091FCE">
              <w:rPr>
                <w:rFonts w:asciiTheme="minorHAnsi" w:hAnsiTheme="minorHAnsi"/>
                <w:sz w:val="22"/>
                <w:szCs w:val="22"/>
                <w:lang w:val="en-US" w:eastAsia="en-CA"/>
              </w:rPr>
              <w:t xml:space="preserve">Reported service cannot exceed the Mid-Year Term max possible service plus the acceptable tolerance.  </w:t>
            </w:r>
            <w:r w:rsidRPr="00AE47E5">
              <w:rPr>
                <w:rFonts w:asciiTheme="minorHAnsi" w:hAnsiTheme="minorHAnsi"/>
                <w:sz w:val="22"/>
                <w:szCs w:val="22"/>
                <w:lang w:val="en-US" w:eastAsia="en-CA"/>
              </w:rPr>
              <w:t xml:space="preserve"> </w:t>
            </w:r>
          </w:p>
        </w:tc>
      </w:tr>
      <w:tr w:rsidR="004A46C4" w:rsidRPr="009624B0" w14:paraId="30BD3C6A"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95DECC2" w14:textId="77777777" w:rsidR="004A46C4" w:rsidRDefault="004A46C4"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 xml:space="preserve">Validation </w:t>
            </w:r>
            <w:r w:rsidR="0009271E">
              <w:rPr>
                <w:rFonts w:asciiTheme="minorHAnsi" w:hAnsiTheme="minorHAnsi" w:cs="Calibri"/>
                <w:b/>
                <w:color w:val="FFFFFF"/>
                <w:sz w:val="22"/>
                <w:szCs w:val="22"/>
                <w:lang w:eastAsia="en-CA"/>
              </w:rPr>
              <w:t>Logic</w:t>
            </w:r>
          </w:p>
        </w:tc>
        <w:tc>
          <w:tcPr>
            <w:tcW w:w="8448" w:type="dxa"/>
            <w:tcBorders>
              <w:top w:val="single" w:sz="4" w:space="0" w:color="auto"/>
              <w:left w:val="single" w:sz="4" w:space="0" w:color="auto"/>
              <w:bottom w:val="single" w:sz="4" w:space="0" w:color="auto"/>
              <w:right w:val="single" w:sz="4" w:space="0" w:color="auto"/>
            </w:tcBorders>
            <w:vAlign w:val="center"/>
          </w:tcPr>
          <w:p w14:paraId="73507510" w14:textId="77777777" w:rsidR="004A46C4" w:rsidRPr="00FF674A" w:rsidRDefault="004A46C4" w:rsidP="008D6CBB">
            <w:pPr>
              <w:pStyle w:val="ListParagraph"/>
              <w:numPr>
                <w:ilvl w:val="0"/>
                <w:numId w:val="13"/>
              </w:numPr>
              <w:rPr>
                <w:rFonts w:asciiTheme="minorHAnsi" w:hAnsiTheme="minorHAnsi"/>
                <w:color w:val="auto"/>
                <w:sz w:val="22"/>
                <w:szCs w:val="22"/>
                <w:lang w:eastAsia="en-CA"/>
              </w:rPr>
            </w:pPr>
            <w:r w:rsidRPr="00FF674A">
              <w:rPr>
                <w:rFonts w:asciiTheme="minorHAnsi" w:hAnsiTheme="minorHAnsi"/>
                <w:color w:val="auto"/>
                <w:sz w:val="22"/>
                <w:szCs w:val="22"/>
                <w:lang w:eastAsia="en-CA"/>
              </w:rPr>
              <w:t>Set applicable Tolerance</w:t>
            </w:r>
          </w:p>
          <w:p w14:paraId="70A7D58E" w14:textId="77777777" w:rsidR="004A46C4" w:rsidRDefault="004A46C4" w:rsidP="0009271E">
            <w:pPr>
              <w:pStyle w:val="ListParagraph"/>
              <w:rPr>
                <w:rFonts w:asciiTheme="minorHAnsi" w:hAnsiTheme="minorHAnsi"/>
                <w:color w:val="auto"/>
                <w:sz w:val="22"/>
                <w:szCs w:val="22"/>
                <w:lang w:eastAsia="en-CA"/>
              </w:rPr>
            </w:pPr>
            <w:r>
              <w:rPr>
                <w:rFonts w:asciiTheme="minorHAnsi" w:hAnsiTheme="minorHAnsi"/>
                <w:color w:val="auto"/>
                <w:sz w:val="22"/>
                <w:szCs w:val="22"/>
                <w:lang w:eastAsia="en-CA"/>
              </w:rPr>
              <w:t>ServiceTolerance = 3</w:t>
            </w:r>
          </w:p>
          <w:p w14:paraId="71B89468" w14:textId="77777777" w:rsidR="004A46C4" w:rsidRPr="00FF674A" w:rsidRDefault="004A46C4" w:rsidP="0009271E">
            <w:pPr>
              <w:pStyle w:val="ListParagraph"/>
              <w:rPr>
                <w:rFonts w:asciiTheme="minorHAnsi" w:hAnsiTheme="minorHAnsi"/>
                <w:color w:val="auto"/>
                <w:sz w:val="22"/>
                <w:szCs w:val="22"/>
                <w:lang w:eastAsia="en-CA"/>
              </w:rPr>
            </w:pPr>
          </w:p>
          <w:p w14:paraId="5122424E" w14:textId="77777777" w:rsidR="004A46C4" w:rsidRPr="00FF674A" w:rsidRDefault="004A46C4" w:rsidP="008D6CBB">
            <w:pPr>
              <w:pStyle w:val="ListParagraph"/>
              <w:numPr>
                <w:ilvl w:val="0"/>
                <w:numId w:val="13"/>
              </w:numPr>
              <w:rPr>
                <w:rFonts w:asciiTheme="minorHAnsi" w:hAnsiTheme="minorHAnsi"/>
                <w:color w:val="auto"/>
                <w:sz w:val="22"/>
                <w:szCs w:val="22"/>
                <w:lang w:eastAsia="en-CA"/>
              </w:rPr>
            </w:pPr>
            <w:r w:rsidRPr="00FF674A">
              <w:rPr>
                <w:rFonts w:asciiTheme="minorHAnsi" w:hAnsiTheme="minorHAnsi"/>
                <w:color w:val="auto"/>
                <w:sz w:val="22"/>
                <w:szCs w:val="22"/>
                <w:lang w:eastAsia="en-CA"/>
              </w:rPr>
              <w:t>Confirm Years validation is applicable for:</w:t>
            </w:r>
          </w:p>
          <w:p w14:paraId="754035FF" w14:textId="77777777" w:rsidR="009076D2" w:rsidRDefault="009076D2" w:rsidP="009076D2">
            <w:pPr>
              <w:spacing w:before="60" w:after="60"/>
              <w:ind w:left="0"/>
              <w:rPr>
                <w:rFonts w:asciiTheme="minorHAnsi" w:hAnsiTheme="minorHAnsi" w:cs="Calibri"/>
                <w:sz w:val="22"/>
                <w:szCs w:val="22"/>
              </w:rPr>
            </w:pPr>
            <w:r>
              <w:rPr>
                <w:rFonts w:asciiTheme="minorHAnsi" w:hAnsiTheme="minorHAnsi" w:cs="Calibri"/>
                <w:sz w:val="22"/>
                <w:szCs w:val="22"/>
              </w:rPr>
              <w:t>Validation Year is</w:t>
            </w:r>
          </w:p>
          <w:p w14:paraId="7FE707BB" w14:textId="77777777" w:rsidR="009076D2" w:rsidRDefault="009076D2" w:rsidP="009076D2">
            <w:pPr>
              <w:spacing w:before="60" w:after="60"/>
              <w:ind w:left="0"/>
              <w:rPr>
                <w:rFonts w:asciiTheme="minorHAnsi" w:hAnsiTheme="minorHAnsi" w:cs="Calibri"/>
                <w:sz w:val="22"/>
                <w:szCs w:val="22"/>
              </w:rPr>
            </w:pPr>
            <w:r>
              <w:rPr>
                <w:rFonts w:asciiTheme="minorHAnsi" w:hAnsiTheme="minorHAnsi" w:cs="Calibri"/>
                <w:sz w:val="22"/>
                <w:szCs w:val="22"/>
              </w:rPr>
              <w:t>For Events Current Year = YYYY of File.EmploymentEndDate(TERFIN or RETFIN) or File.DeathDate (DECFIN)</w:t>
            </w:r>
          </w:p>
          <w:p w14:paraId="5D2096AE" w14:textId="77777777" w:rsidR="009076D2" w:rsidRPr="00FF674A" w:rsidRDefault="009076D2" w:rsidP="009076D2">
            <w:pPr>
              <w:ind w:left="0"/>
              <w:rPr>
                <w:rFonts w:asciiTheme="minorHAnsi" w:hAnsiTheme="minorHAnsi"/>
                <w:sz w:val="22"/>
                <w:szCs w:val="22"/>
                <w:lang w:val="en-US" w:eastAsia="en-CA"/>
              </w:rPr>
            </w:pPr>
            <w:r>
              <w:rPr>
                <w:rFonts w:asciiTheme="minorHAnsi" w:hAnsiTheme="minorHAnsi" w:cs="Calibri"/>
                <w:sz w:val="22"/>
                <w:szCs w:val="22"/>
              </w:rPr>
              <w:t>For Events Previous Year = YYYY of File.EmploymentEndDate – 1 (TERFIN or RETFIN) or File.DeathDate - 1 (DECFIN)</w:t>
            </w:r>
          </w:p>
          <w:p w14:paraId="2A56932A" w14:textId="0C8F8FC4" w:rsidR="004A46C4" w:rsidRPr="00FF674A" w:rsidRDefault="004A46C4" w:rsidP="0009271E">
            <w:pPr>
              <w:ind w:left="720"/>
              <w:rPr>
                <w:rFonts w:asciiTheme="minorHAnsi" w:hAnsiTheme="minorHAnsi"/>
                <w:sz w:val="22"/>
                <w:szCs w:val="22"/>
                <w:lang w:val="en-US" w:eastAsia="en-CA"/>
              </w:rPr>
            </w:pPr>
          </w:p>
          <w:p w14:paraId="56586A27" w14:textId="77777777" w:rsidR="004A46C4" w:rsidRDefault="004A46C4" w:rsidP="008D6CBB">
            <w:pPr>
              <w:pStyle w:val="CommentText"/>
              <w:numPr>
                <w:ilvl w:val="0"/>
                <w:numId w:val="13"/>
              </w:numPr>
              <w:rPr>
                <w:i w:val="0"/>
                <w:color w:val="auto"/>
              </w:rPr>
            </w:pPr>
            <w:r>
              <w:rPr>
                <w:i w:val="0"/>
                <w:color w:val="auto"/>
              </w:rPr>
              <w:t>Set Work year start and end dates</w:t>
            </w:r>
          </w:p>
          <w:p w14:paraId="18ED4757" w14:textId="77777777" w:rsidR="004A46C4" w:rsidRDefault="004A46C4" w:rsidP="0009271E">
            <w:pPr>
              <w:pStyle w:val="CommentText"/>
              <w:ind w:left="1080"/>
              <w:rPr>
                <w:i w:val="0"/>
                <w:color w:val="auto"/>
              </w:rPr>
            </w:pPr>
            <w:r>
              <w:rPr>
                <w:i w:val="0"/>
                <w:color w:val="auto"/>
              </w:rPr>
              <w:t>YearStart = MAX(ValidationYear-01-01; Ariel.Employment.PermanencyDate)</w:t>
            </w:r>
          </w:p>
          <w:p w14:paraId="61D6A108" w14:textId="77777777" w:rsidR="004A46C4" w:rsidRDefault="004A46C4" w:rsidP="0009271E">
            <w:pPr>
              <w:pStyle w:val="CommentText"/>
              <w:ind w:left="1080"/>
              <w:rPr>
                <w:i w:val="0"/>
                <w:color w:val="auto"/>
              </w:rPr>
            </w:pPr>
            <w:r>
              <w:rPr>
                <w:i w:val="0"/>
                <w:color w:val="auto"/>
              </w:rPr>
              <w:t>YearEnd = MIN(ValidationYear-12-31; Ariel.Employment.TerminationDate)</w:t>
            </w:r>
          </w:p>
          <w:p w14:paraId="01EC943D" w14:textId="77777777" w:rsidR="004A46C4" w:rsidRPr="00FF674A" w:rsidRDefault="004A46C4" w:rsidP="008D6CBB">
            <w:pPr>
              <w:pStyle w:val="CommentText"/>
              <w:numPr>
                <w:ilvl w:val="0"/>
                <w:numId w:val="13"/>
              </w:numPr>
              <w:rPr>
                <w:i w:val="0"/>
                <w:color w:val="auto"/>
              </w:rPr>
            </w:pPr>
            <w:r w:rsidRPr="00FF674A">
              <w:rPr>
                <w:i w:val="0"/>
                <w:color w:val="auto"/>
              </w:rPr>
              <w:t xml:space="preserve">Confirm member has been </w:t>
            </w:r>
            <w:r>
              <w:rPr>
                <w:i w:val="0"/>
                <w:color w:val="auto"/>
              </w:rPr>
              <w:t>terminated</w:t>
            </w:r>
            <w:r w:rsidRPr="00FF674A">
              <w:rPr>
                <w:i w:val="0"/>
                <w:color w:val="auto"/>
              </w:rPr>
              <w:t xml:space="preserve"> </w:t>
            </w:r>
            <w:r>
              <w:rPr>
                <w:i w:val="0"/>
                <w:color w:val="auto"/>
              </w:rPr>
              <w:t>mid-Year</w:t>
            </w:r>
          </w:p>
          <w:p w14:paraId="6BFFA3F3" w14:textId="77777777" w:rsidR="004A46C4" w:rsidRPr="00FF674A" w:rsidRDefault="004A46C4" w:rsidP="0009271E">
            <w:pPr>
              <w:ind w:left="1080"/>
              <w:rPr>
                <w:rFonts w:asciiTheme="minorHAnsi" w:hAnsiTheme="minorHAnsi"/>
                <w:sz w:val="22"/>
                <w:szCs w:val="22"/>
                <w:lang w:val="en-US" w:eastAsia="en-CA"/>
              </w:rPr>
            </w:pPr>
            <w:r w:rsidRPr="00FF674A">
              <w:rPr>
                <w:rFonts w:asciiTheme="minorHAnsi" w:hAnsiTheme="minorHAnsi"/>
                <w:sz w:val="22"/>
                <w:szCs w:val="22"/>
                <w:lang w:val="en-US" w:eastAsia="en-CA"/>
              </w:rPr>
              <w:t>A</w:t>
            </w:r>
            <w:r>
              <w:rPr>
                <w:rFonts w:asciiTheme="minorHAnsi" w:hAnsiTheme="minorHAnsi"/>
                <w:sz w:val="22"/>
                <w:szCs w:val="22"/>
                <w:lang w:val="en-US" w:eastAsia="en-CA"/>
              </w:rPr>
              <w:t>riel.Employment.PermanencyDate &lt;=</w:t>
            </w:r>
            <w:r w:rsidRPr="00FF674A">
              <w:rPr>
                <w:rFonts w:asciiTheme="minorHAnsi" w:hAnsiTheme="minorHAnsi"/>
                <w:sz w:val="22"/>
                <w:szCs w:val="22"/>
                <w:lang w:val="en-US" w:eastAsia="en-CA"/>
              </w:rPr>
              <w:t xml:space="preserve"> ValidationYear-01-01</w:t>
            </w:r>
          </w:p>
          <w:p w14:paraId="49419F89" w14:textId="77777777" w:rsidR="004A46C4" w:rsidRPr="00FF674A" w:rsidRDefault="004A46C4" w:rsidP="0009271E">
            <w:pPr>
              <w:ind w:left="1080"/>
              <w:rPr>
                <w:rFonts w:asciiTheme="minorHAnsi" w:hAnsiTheme="minorHAnsi"/>
                <w:sz w:val="22"/>
                <w:szCs w:val="22"/>
                <w:lang w:val="en-US" w:eastAsia="en-CA"/>
              </w:rPr>
            </w:pPr>
            <w:r w:rsidRPr="00FF674A">
              <w:rPr>
                <w:rFonts w:asciiTheme="minorHAnsi" w:hAnsiTheme="minorHAnsi"/>
                <w:sz w:val="22"/>
                <w:szCs w:val="22"/>
                <w:lang w:val="en-US" w:eastAsia="en-CA"/>
              </w:rPr>
              <w:t>AND</w:t>
            </w:r>
          </w:p>
          <w:p w14:paraId="759217B8" w14:textId="77777777" w:rsidR="004A46C4" w:rsidRPr="00FF674A" w:rsidRDefault="004A46C4" w:rsidP="0009271E">
            <w:pPr>
              <w:ind w:left="1080"/>
              <w:rPr>
                <w:rFonts w:asciiTheme="minorHAnsi" w:hAnsiTheme="minorHAnsi"/>
                <w:sz w:val="22"/>
                <w:szCs w:val="22"/>
                <w:lang w:val="en-US" w:eastAsia="en-CA"/>
              </w:rPr>
            </w:pPr>
            <w:r w:rsidRPr="00FF674A">
              <w:rPr>
                <w:rFonts w:asciiTheme="minorHAnsi" w:hAnsiTheme="minorHAnsi"/>
                <w:sz w:val="22"/>
                <w:szCs w:val="22"/>
                <w:lang w:val="en-US" w:eastAsia="en-CA"/>
              </w:rPr>
              <w:t xml:space="preserve">{ </w:t>
            </w:r>
          </w:p>
          <w:p w14:paraId="00A4DC98" w14:textId="77777777" w:rsidR="004A46C4" w:rsidRPr="00FF674A" w:rsidRDefault="004A46C4" w:rsidP="0009271E">
            <w:pPr>
              <w:ind w:left="1800"/>
              <w:rPr>
                <w:rFonts w:asciiTheme="minorHAnsi" w:hAnsiTheme="minorHAnsi"/>
                <w:sz w:val="22"/>
                <w:szCs w:val="22"/>
                <w:lang w:val="en-US" w:eastAsia="en-CA"/>
              </w:rPr>
            </w:pPr>
            <w:r w:rsidRPr="00FF674A">
              <w:rPr>
                <w:rFonts w:asciiTheme="minorHAnsi" w:hAnsiTheme="minorHAnsi"/>
                <w:sz w:val="22"/>
                <w:szCs w:val="22"/>
                <w:lang w:val="en-US" w:eastAsia="en-CA"/>
              </w:rPr>
              <w:t>File</w:t>
            </w:r>
            <w:r>
              <w:rPr>
                <w:rFonts w:asciiTheme="minorHAnsi" w:hAnsiTheme="minorHAnsi"/>
                <w:sz w:val="22"/>
                <w:szCs w:val="22"/>
                <w:lang w:val="en-US" w:eastAsia="en-CA"/>
              </w:rPr>
              <w:t>.TerminationDate &gt; ValidationYear-01-01</w:t>
            </w:r>
          </w:p>
          <w:p w14:paraId="4FAF5250" w14:textId="77777777" w:rsidR="004A46C4" w:rsidRPr="00FF674A" w:rsidRDefault="004A46C4" w:rsidP="0009271E">
            <w:pPr>
              <w:ind w:left="1800"/>
              <w:rPr>
                <w:rFonts w:asciiTheme="minorHAnsi" w:hAnsiTheme="minorHAnsi"/>
                <w:sz w:val="22"/>
                <w:szCs w:val="22"/>
                <w:lang w:val="en-US" w:eastAsia="en-CA"/>
              </w:rPr>
            </w:pPr>
            <w:r>
              <w:rPr>
                <w:rFonts w:asciiTheme="minorHAnsi" w:hAnsiTheme="minorHAnsi"/>
                <w:sz w:val="22"/>
                <w:szCs w:val="22"/>
                <w:lang w:val="en-US" w:eastAsia="en-CA"/>
              </w:rPr>
              <w:t>AND</w:t>
            </w:r>
          </w:p>
          <w:p w14:paraId="13F5AF84" w14:textId="77777777" w:rsidR="004A46C4" w:rsidRPr="00FF674A" w:rsidRDefault="004A46C4" w:rsidP="0009271E">
            <w:pPr>
              <w:ind w:left="1800"/>
              <w:rPr>
                <w:rFonts w:asciiTheme="minorHAnsi" w:hAnsiTheme="minorHAnsi"/>
                <w:sz w:val="22"/>
                <w:szCs w:val="22"/>
                <w:lang w:val="en-US" w:eastAsia="en-CA"/>
              </w:rPr>
            </w:pPr>
            <w:r w:rsidRPr="00FF674A">
              <w:rPr>
                <w:rFonts w:asciiTheme="minorHAnsi" w:hAnsiTheme="minorHAnsi"/>
                <w:sz w:val="22"/>
                <w:szCs w:val="22"/>
                <w:lang w:val="en-US" w:eastAsia="en-CA"/>
              </w:rPr>
              <w:t>File</w:t>
            </w:r>
            <w:r>
              <w:rPr>
                <w:rFonts w:asciiTheme="minorHAnsi" w:hAnsiTheme="minorHAnsi"/>
                <w:sz w:val="22"/>
                <w:szCs w:val="22"/>
                <w:lang w:val="en-US" w:eastAsia="en-CA"/>
              </w:rPr>
              <w:t>.TerminationDate &lt; ValidationYear-12-31</w:t>
            </w:r>
          </w:p>
          <w:p w14:paraId="535B21D6" w14:textId="77777777" w:rsidR="004A46C4" w:rsidRPr="00FF674A" w:rsidRDefault="004A46C4" w:rsidP="0009271E">
            <w:pPr>
              <w:ind w:left="1080"/>
              <w:rPr>
                <w:rFonts w:asciiTheme="minorHAnsi" w:hAnsiTheme="minorHAnsi"/>
                <w:sz w:val="22"/>
                <w:szCs w:val="22"/>
                <w:lang w:val="en-US" w:eastAsia="en-CA"/>
              </w:rPr>
            </w:pPr>
            <w:r w:rsidRPr="00FF674A">
              <w:rPr>
                <w:rFonts w:asciiTheme="minorHAnsi" w:hAnsiTheme="minorHAnsi"/>
                <w:sz w:val="22"/>
                <w:szCs w:val="22"/>
                <w:lang w:val="en-US" w:eastAsia="en-CA"/>
              </w:rPr>
              <w:t>}</w:t>
            </w:r>
          </w:p>
          <w:p w14:paraId="6A2DE223" w14:textId="77777777" w:rsidR="004A46C4" w:rsidRPr="00FF674A" w:rsidRDefault="004A46C4" w:rsidP="008D6CBB">
            <w:pPr>
              <w:pStyle w:val="ListParagraph"/>
              <w:numPr>
                <w:ilvl w:val="0"/>
                <w:numId w:val="13"/>
              </w:numPr>
              <w:rPr>
                <w:rFonts w:asciiTheme="minorHAnsi" w:hAnsiTheme="minorHAnsi"/>
                <w:color w:val="auto"/>
                <w:sz w:val="22"/>
                <w:szCs w:val="22"/>
                <w:lang w:eastAsia="en-CA"/>
              </w:rPr>
            </w:pPr>
            <w:r w:rsidRPr="00FF674A">
              <w:rPr>
                <w:rFonts w:asciiTheme="minorHAnsi" w:hAnsiTheme="minorHAnsi"/>
                <w:color w:val="auto"/>
                <w:sz w:val="22"/>
                <w:szCs w:val="22"/>
                <w:lang w:eastAsia="en-CA"/>
              </w:rPr>
              <w:t>Calculate Reported Service for the Reporting Year (File + Ariel) {</w:t>
            </w:r>
          </w:p>
          <w:p w14:paraId="7D4938EB" w14:textId="77777777" w:rsidR="004A46C4" w:rsidRPr="00FF674A" w:rsidRDefault="004A46C4" w:rsidP="0009271E">
            <w:pPr>
              <w:ind w:left="1080"/>
              <w:rPr>
                <w:rFonts w:asciiTheme="minorHAnsi" w:hAnsiTheme="minorHAnsi"/>
                <w:sz w:val="22"/>
                <w:szCs w:val="22"/>
                <w:lang w:eastAsia="en-CA"/>
              </w:rPr>
            </w:pPr>
            <w:r w:rsidRPr="00FF674A">
              <w:rPr>
                <w:rFonts w:asciiTheme="minorHAnsi" w:hAnsiTheme="minorHAnsi"/>
                <w:sz w:val="22"/>
                <w:szCs w:val="22"/>
                <w:lang w:eastAsia="en-CA"/>
              </w:rPr>
              <w:t>RS = SUM of Service.Service from all Service records (in Ariel or created by the Data Import) where :</w:t>
            </w:r>
          </w:p>
          <w:p w14:paraId="7D199843" w14:textId="77777777" w:rsidR="004A46C4" w:rsidRPr="00FF674A" w:rsidRDefault="004A46C4" w:rsidP="0009271E">
            <w:pPr>
              <w:ind w:left="1080"/>
              <w:rPr>
                <w:rFonts w:asciiTheme="minorHAnsi" w:hAnsiTheme="minorHAnsi"/>
                <w:sz w:val="22"/>
                <w:szCs w:val="22"/>
                <w:lang w:eastAsia="en-CA"/>
              </w:rPr>
            </w:pPr>
            <w:r w:rsidRPr="00FF674A">
              <w:rPr>
                <w:rFonts w:asciiTheme="minorHAnsi" w:hAnsiTheme="minorHAnsi"/>
                <w:sz w:val="22"/>
                <w:szCs w:val="22"/>
                <w:lang w:eastAsia="en-CA"/>
              </w:rPr>
              <w:t>{</w:t>
            </w:r>
          </w:p>
          <w:p w14:paraId="59F33D25" w14:textId="77777777" w:rsidR="004A46C4" w:rsidRPr="00FF674A" w:rsidRDefault="004A46C4" w:rsidP="0009271E">
            <w:pPr>
              <w:ind w:left="1800"/>
              <w:rPr>
                <w:rFonts w:asciiTheme="minorHAnsi" w:hAnsiTheme="minorHAnsi"/>
                <w:sz w:val="22"/>
                <w:szCs w:val="22"/>
                <w:lang w:eastAsia="en-CA"/>
              </w:rPr>
            </w:pPr>
            <w:r w:rsidRPr="00FF674A">
              <w:rPr>
                <w:rFonts w:asciiTheme="minorHAnsi" w:hAnsiTheme="minorHAnsi"/>
                <w:sz w:val="22"/>
                <w:szCs w:val="22"/>
                <w:lang w:eastAsia="en-CA"/>
              </w:rPr>
              <w:t xml:space="preserve">Service.Type = CTSRV </w:t>
            </w:r>
          </w:p>
          <w:p w14:paraId="637DA98D" w14:textId="77777777" w:rsidR="004A46C4" w:rsidRPr="00FF674A" w:rsidRDefault="004A46C4" w:rsidP="0009271E">
            <w:pPr>
              <w:ind w:left="1800"/>
              <w:rPr>
                <w:rFonts w:asciiTheme="minorHAnsi" w:hAnsiTheme="minorHAnsi"/>
                <w:sz w:val="22"/>
                <w:szCs w:val="22"/>
                <w:lang w:eastAsia="en-CA"/>
              </w:rPr>
            </w:pPr>
            <w:r w:rsidRPr="00FF674A">
              <w:rPr>
                <w:rFonts w:asciiTheme="minorHAnsi" w:hAnsiTheme="minorHAnsi"/>
                <w:sz w:val="22"/>
                <w:szCs w:val="22"/>
                <w:lang w:eastAsia="en-CA"/>
              </w:rPr>
              <w:t>AND</w:t>
            </w:r>
          </w:p>
          <w:p w14:paraId="66DE82C0" w14:textId="744163CF" w:rsidR="004A46C4" w:rsidRDefault="004A46C4" w:rsidP="0009271E">
            <w:pPr>
              <w:ind w:left="1800"/>
              <w:rPr>
                <w:rFonts w:asciiTheme="minorHAnsi" w:hAnsiTheme="minorHAnsi"/>
                <w:sz w:val="22"/>
                <w:szCs w:val="22"/>
                <w:lang w:eastAsia="en-CA"/>
              </w:rPr>
            </w:pPr>
            <w:r w:rsidRPr="00FF674A">
              <w:rPr>
                <w:rFonts w:asciiTheme="minorHAnsi" w:hAnsiTheme="minorHAnsi"/>
                <w:sz w:val="22"/>
                <w:szCs w:val="22"/>
                <w:lang w:eastAsia="en-CA"/>
              </w:rPr>
              <w:t>Year(Service.TargetDate) = ValidationYear</w:t>
            </w:r>
          </w:p>
          <w:p w14:paraId="4F41EB3D" w14:textId="77777777" w:rsidR="001E280B" w:rsidRDefault="001E280B" w:rsidP="001E280B">
            <w:pPr>
              <w:ind w:left="1800"/>
              <w:rPr>
                <w:rFonts w:asciiTheme="minorHAnsi" w:hAnsiTheme="minorHAnsi"/>
                <w:sz w:val="22"/>
                <w:szCs w:val="22"/>
                <w:lang w:eastAsia="en-CA"/>
              </w:rPr>
            </w:pPr>
            <w:r>
              <w:rPr>
                <w:rFonts w:asciiTheme="minorHAnsi" w:hAnsiTheme="minorHAnsi"/>
                <w:sz w:val="22"/>
                <w:szCs w:val="22"/>
                <w:lang w:eastAsia="en-CA"/>
              </w:rPr>
              <w:t>AND</w:t>
            </w:r>
          </w:p>
          <w:p w14:paraId="0B9EE733" w14:textId="7C8654FD" w:rsidR="001E280B" w:rsidRPr="00FF674A" w:rsidRDefault="001E280B" w:rsidP="001E280B">
            <w:pPr>
              <w:ind w:left="1800"/>
              <w:rPr>
                <w:rFonts w:asciiTheme="minorHAnsi" w:hAnsiTheme="minorHAnsi"/>
                <w:sz w:val="22"/>
                <w:szCs w:val="22"/>
                <w:lang w:eastAsia="en-CA"/>
              </w:rPr>
            </w:pPr>
            <w:r w:rsidRPr="001E280B">
              <w:rPr>
                <w:rFonts w:asciiTheme="minorHAnsi" w:hAnsiTheme="minorHAnsi"/>
                <w:sz w:val="22"/>
                <w:szCs w:val="22"/>
                <w:lang w:eastAsia="en-CA"/>
              </w:rPr>
              <w:t>Transaction Indicator &lt;&gt; REGUL</w:t>
            </w:r>
          </w:p>
          <w:p w14:paraId="014AFB9C" w14:textId="77777777" w:rsidR="004A46C4" w:rsidRPr="00FF674A" w:rsidRDefault="004A46C4" w:rsidP="0009271E">
            <w:pPr>
              <w:ind w:left="1080"/>
              <w:rPr>
                <w:rFonts w:asciiTheme="minorHAnsi" w:hAnsiTheme="minorHAnsi"/>
                <w:sz w:val="22"/>
                <w:szCs w:val="22"/>
                <w:lang w:val="en-US" w:eastAsia="en-CA"/>
              </w:rPr>
            </w:pPr>
            <w:r w:rsidRPr="00FF674A">
              <w:rPr>
                <w:rFonts w:asciiTheme="minorHAnsi" w:hAnsiTheme="minorHAnsi"/>
                <w:sz w:val="22"/>
                <w:szCs w:val="22"/>
                <w:lang w:val="en-US" w:eastAsia="en-CA"/>
              </w:rPr>
              <w:t>}</w:t>
            </w:r>
          </w:p>
          <w:p w14:paraId="34A34CD0" w14:textId="77777777" w:rsidR="004A46C4" w:rsidRPr="00FF674A" w:rsidRDefault="004A46C4" w:rsidP="0009271E">
            <w:pPr>
              <w:rPr>
                <w:rFonts w:asciiTheme="minorHAnsi" w:hAnsiTheme="minorHAnsi"/>
                <w:sz w:val="22"/>
                <w:szCs w:val="22"/>
                <w:lang w:val="en-US" w:eastAsia="en-CA"/>
              </w:rPr>
            </w:pPr>
          </w:p>
          <w:p w14:paraId="77C6A9CB" w14:textId="77777777" w:rsidR="004A46C4" w:rsidRPr="00FF674A" w:rsidRDefault="004A46C4" w:rsidP="008D6CBB">
            <w:pPr>
              <w:pStyle w:val="ListParagraph"/>
              <w:numPr>
                <w:ilvl w:val="0"/>
                <w:numId w:val="13"/>
              </w:numPr>
              <w:rPr>
                <w:rFonts w:asciiTheme="minorHAnsi" w:hAnsiTheme="minorHAnsi"/>
                <w:color w:val="auto"/>
                <w:sz w:val="22"/>
                <w:szCs w:val="22"/>
                <w:lang w:eastAsia="en-CA"/>
              </w:rPr>
            </w:pPr>
            <w:r w:rsidRPr="00FF674A">
              <w:rPr>
                <w:rFonts w:asciiTheme="minorHAnsi" w:hAnsiTheme="minorHAnsi"/>
                <w:color w:val="auto"/>
                <w:sz w:val="22"/>
                <w:szCs w:val="22"/>
                <w:lang w:eastAsia="en-CA"/>
              </w:rPr>
              <w:t>Identify all Service Break and Part-Time periods that occurred during the year:</w:t>
            </w:r>
          </w:p>
          <w:p w14:paraId="1B6CBB1C" w14:textId="77777777" w:rsidR="004A46C4" w:rsidRPr="00FF674A" w:rsidRDefault="004A46C4" w:rsidP="0009271E">
            <w:pPr>
              <w:pStyle w:val="ListParagraph"/>
              <w:ind w:left="1080"/>
              <w:rPr>
                <w:rFonts w:asciiTheme="minorHAnsi" w:hAnsiTheme="minorHAnsi"/>
                <w:color w:val="auto"/>
                <w:sz w:val="22"/>
                <w:szCs w:val="22"/>
                <w:lang w:eastAsia="en-CA"/>
              </w:rPr>
            </w:pPr>
          </w:p>
          <w:p w14:paraId="3552E1B0" w14:textId="77777777" w:rsidR="004A46C4" w:rsidRPr="00FF674A" w:rsidRDefault="004A46C4" w:rsidP="0009271E">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Create a temporary array “IdentifiedBreaks” containing, for all identified records, the following information :</w:t>
            </w:r>
          </w:p>
          <w:p w14:paraId="47A8DF79" w14:textId="77777777" w:rsidR="004A46C4" w:rsidRPr="00FF674A" w:rsidRDefault="004A46C4" w:rsidP="008D6CBB">
            <w:pPr>
              <w:pStyle w:val="ListParagraph"/>
              <w:numPr>
                <w:ilvl w:val="0"/>
                <w:numId w:val="11"/>
              </w:numPr>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ServiceBreak.StartDate</w:t>
            </w:r>
          </w:p>
          <w:p w14:paraId="34920A30" w14:textId="77777777" w:rsidR="004A46C4" w:rsidRPr="00FF674A" w:rsidRDefault="004A46C4" w:rsidP="008D6CBB">
            <w:pPr>
              <w:pStyle w:val="ListParagraph"/>
              <w:numPr>
                <w:ilvl w:val="0"/>
                <w:numId w:val="11"/>
              </w:numPr>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ServiceBreak.EndDate</w:t>
            </w:r>
          </w:p>
          <w:p w14:paraId="619D961F" w14:textId="77777777" w:rsidR="004A46C4" w:rsidRPr="00FF674A" w:rsidRDefault="004A46C4" w:rsidP="0009271E">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Consider all ServiceBreak records where :</w:t>
            </w:r>
          </w:p>
          <w:p w14:paraId="7595166C" w14:textId="77777777" w:rsidR="004A46C4" w:rsidRPr="00FF674A" w:rsidRDefault="004A46C4" w:rsidP="0009271E">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w:t>
            </w:r>
          </w:p>
          <w:p w14:paraId="738A3467" w14:textId="63528EF2" w:rsidR="004A46C4" w:rsidRPr="00FF674A" w:rsidRDefault="004A46C4" w:rsidP="0009271E">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 xml:space="preserve">ServiceBreak.Type IN </w:t>
            </w:r>
            <w:r>
              <w:rPr>
                <w:rFonts w:asciiTheme="minorHAnsi" w:hAnsiTheme="minorHAnsi"/>
                <w:sz w:val="22"/>
                <w:szCs w:val="22"/>
                <w:lang w:eastAsia="en-CA"/>
              </w:rPr>
              <w:t xml:space="preserve">(LTD, NCM, NCU, </w:t>
            </w:r>
            <w:r w:rsidR="003252D9">
              <w:rPr>
                <w:rFonts w:asciiTheme="minorHAnsi" w:hAnsiTheme="minorHAnsi"/>
                <w:color w:val="auto"/>
                <w:sz w:val="22"/>
                <w:szCs w:val="22"/>
                <w:lang w:eastAsia="en-CA"/>
              </w:rPr>
              <w:t>WSN, WSO, PTW, NCD</w:t>
            </w:r>
            <w:r>
              <w:rPr>
                <w:rFonts w:asciiTheme="minorHAnsi" w:hAnsiTheme="minorHAnsi"/>
                <w:sz w:val="22"/>
                <w:szCs w:val="22"/>
                <w:lang w:eastAsia="en-CA"/>
              </w:rPr>
              <w:t>)</w:t>
            </w:r>
          </w:p>
          <w:p w14:paraId="18094756" w14:textId="77777777" w:rsidR="004A46C4" w:rsidRPr="00FF674A" w:rsidRDefault="004A46C4" w:rsidP="0009271E">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AND</w:t>
            </w:r>
          </w:p>
          <w:p w14:paraId="370261B8" w14:textId="77777777" w:rsidR="004A46C4" w:rsidRPr="00FF674A" w:rsidRDefault="004A46C4" w:rsidP="0009271E">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 xml:space="preserve">ServiceBreak.StartDate &lt;= </w:t>
            </w:r>
            <w:r>
              <w:rPr>
                <w:rFonts w:asciiTheme="minorHAnsi" w:hAnsiTheme="minorHAnsi"/>
                <w:color w:val="auto"/>
                <w:sz w:val="22"/>
                <w:szCs w:val="22"/>
                <w:lang w:eastAsia="en-CA"/>
              </w:rPr>
              <w:t>YearEnd</w:t>
            </w:r>
          </w:p>
          <w:p w14:paraId="716BA183" w14:textId="77777777" w:rsidR="004A46C4" w:rsidRPr="00FF674A" w:rsidRDefault="004A46C4" w:rsidP="0009271E">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AND</w:t>
            </w:r>
          </w:p>
          <w:p w14:paraId="49201E58" w14:textId="77777777" w:rsidR="004A46C4" w:rsidRPr="00FF674A" w:rsidRDefault="004A46C4" w:rsidP="0009271E">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 xml:space="preserve">ServiceBreak.EndDate &gt; </w:t>
            </w:r>
            <w:r>
              <w:rPr>
                <w:rFonts w:asciiTheme="minorHAnsi" w:hAnsiTheme="minorHAnsi"/>
                <w:color w:val="auto"/>
                <w:sz w:val="22"/>
                <w:szCs w:val="22"/>
                <w:lang w:eastAsia="en-CA"/>
              </w:rPr>
              <w:t>YearStart</w:t>
            </w:r>
          </w:p>
          <w:p w14:paraId="7038E444" w14:textId="77777777" w:rsidR="004A46C4" w:rsidRPr="00FF674A" w:rsidRDefault="004A46C4" w:rsidP="0009271E">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w:t>
            </w:r>
          </w:p>
          <w:p w14:paraId="5199FDC9" w14:textId="77777777" w:rsidR="004A46C4" w:rsidRPr="00FF674A" w:rsidRDefault="004A46C4" w:rsidP="0009271E">
            <w:pPr>
              <w:pStyle w:val="ListParagraph"/>
              <w:ind w:left="1080"/>
              <w:rPr>
                <w:rFonts w:asciiTheme="minorHAnsi" w:hAnsiTheme="minorHAnsi"/>
                <w:color w:val="auto"/>
                <w:sz w:val="22"/>
                <w:szCs w:val="22"/>
                <w:lang w:eastAsia="en-CA"/>
              </w:rPr>
            </w:pPr>
          </w:p>
          <w:p w14:paraId="1BA9F63E" w14:textId="77777777" w:rsidR="004A46C4" w:rsidRPr="00FF674A" w:rsidRDefault="004A46C4" w:rsidP="008D6CBB">
            <w:pPr>
              <w:pStyle w:val="ListParagraph"/>
              <w:numPr>
                <w:ilvl w:val="0"/>
                <w:numId w:val="13"/>
              </w:numPr>
              <w:rPr>
                <w:rFonts w:asciiTheme="minorHAnsi" w:hAnsiTheme="minorHAnsi"/>
                <w:color w:val="auto"/>
                <w:sz w:val="22"/>
                <w:szCs w:val="22"/>
                <w:lang w:eastAsia="en-CA"/>
              </w:rPr>
            </w:pPr>
            <w:r w:rsidRPr="00FF674A">
              <w:rPr>
                <w:rFonts w:asciiTheme="minorHAnsi" w:hAnsiTheme="minorHAnsi"/>
                <w:color w:val="auto"/>
                <w:sz w:val="22"/>
                <w:szCs w:val="22"/>
                <w:lang w:eastAsia="en-CA"/>
              </w:rPr>
              <w:t>Trim any excess periods from the identified array: duplicates and/or dates that are out-of-range:</w:t>
            </w:r>
          </w:p>
          <w:p w14:paraId="6258636A" w14:textId="77777777" w:rsidR="004A46C4" w:rsidRDefault="004A46C4" w:rsidP="0009271E">
            <w:pPr>
              <w:ind w:left="1080"/>
              <w:rPr>
                <w:rFonts w:asciiTheme="minorHAnsi" w:hAnsiTheme="minorHAnsi"/>
                <w:sz w:val="22"/>
                <w:szCs w:val="22"/>
                <w:lang w:eastAsia="en-CA"/>
              </w:rPr>
            </w:pPr>
            <w:r>
              <w:rPr>
                <w:rFonts w:asciiTheme="minorHAnsi" w:hAnsiTheme="minorHAnsi"/>
                <w:sz w:val="22"/>
                <w:szCs w:val="22"/>
                <w:lang w:eastAsia="en-CA"/>
              </w:rPr>
              <w:t>For each i record in IdentifiedBreaks from 1st to Last</w:t>
            </w:r>
          </w:p>
          <w:p w14:paraId="73EAD0DE" w14:textId="77777777" w:rsidR="004A46C4" w:rsidRDefault="004A46C4" w:rsidP="0009271E">
            <w:pPr>
              <w:ind w:left="1080"/>
              <w:rPr>
                <w:rFonts w:asciiTheme="minorHAnsi" w:hAnsiTheme="minorHAnsi"/>
                <w:sz w:val="22"/>
                <w:szCs w:val="22"/>
                <w:lang w:eastAsia="en-CA"/>
              </w:rPr>
            </w:pPr>
            <w:r>
              <w:rPr>
                <w:rFonts w:asciiTheme="minorHAnsi" w:hAnsiTheme="minorHAnsi"/>
                <w:sz w:val="22"/>
                <w:szCs w:val="22"/>
                <w:lang w:eastAsia="en-CA"/>
              </w:rPr>
              <w:t>{</w:t>
            </w:r>
          </w:p>
          <w:p w14:paraId="125BBC0D" w14:textId="77777777" w:rsidR="004A46C4" w:rsidRDefault="004A46C4" w:rsidP="0009271E">
            <w:pPr>
              <w:ind w:left="1440"/>
              <w:rPr>
                <w:rFonts w:asciiTheme="minorHAnsi" w:hAnsiTheme="minorHAnsi"/>
                <w:sz w:val="22"/>
                <w:szCs w:val="22"/>
                <w:lang w:eastAsia="en-CA"/>
              </w:rPr>
            </w:pPr>
            <w:r>
              <w:rPr>
                <w:rFonts w:asciiTheme="minorHAnsi" w:hAnsiTheme="minorHAnsi"/>
                <w:sz w:val="22"/>
                <w:szCs w:val="22"/>
                <w:lang w:eastAsia="en-CA"/>
              </w:rPr>
              <w:t>i.StartDate = MAX(i.StartDate; ValidationYear-01-01)</w:t>
            </w:r>
          </w:p>
          <w:p w14:paraId="644A0BAC" w14:textId="77777777" w:rsidR="004A46C4" w:rsidRDefault="004A46C4" w:rsidP="0009271E">
            <w:pPr>
              <w:ind w:left="1440"/>
              <w:rPr>
                <w:rFonts w:asciiTheme="minorHAnsi" w:hAnsiTheme="minorHAnsi"/>
                <w:sz w:val="22"/>
                <w:szCs w:val="22"/>
                <w:lang w:eastAsia="en-CA"/>
              </w:rPr>
            </w:pPr>
            <w:r>
              <w:rPr>
                <w:rFonts w:asciiTheme="minorHAnsi" w:hAnsiTheme="minorHAnsi"/>
                <w:sz w:val="22"/>
                <w:szCs w:val="22"/>
                <w:lang w:eastAsia="en-CA"/>
              </w:rPr>
              <w:t>i.EndDate = MIN(i.EndDate; (ValidationYear + 1)-01-01)</w:t>
            </w:r>
          </w:p>
          <w:p w14:paraId="07AEB43B" w14:textId="77777777" w:rsidR="004A46C4" w:rsidRDefault="004A46C4" w:rsidP="0009271E">
            <w:pPr>
              <w:ind w:left="1440"/>
              <w:rPr>
                <w:rFonts w:asciiTheme="minorHAnsi" w:hAnsiTheme="minorHAnsi"/>
                <w:sz w:val="22"/>
                <w:szCs w:val="22"/>
                <w:lang w:eastAsia="en-CA"/>
              </w:rPr>
            </w:pPr>
          </w:p>
          <w:p w14:paraId="544500BE" w14:textId="77777777" w:rsidR="004A46C4" w:rsidRDefault="004A46C4" w:rsidP="0009271E">
            <w:pPr>
              <w:ind w:left="1440"/>
              <w:rPr>
                <w:rFonts w:asciiTheme="minorHAnsi" w:hAnsiTheme="minorHAnsi"/>
                <w:sz w:val="22"/>
                <w:szCs w:val="22"/>
                <w:lang w:eastAsia="en-CA"/>
              </w:rPr>
            </w:pPr>
            <w:r>
              <w:rPr>
                <w:rFonts w:asciiTheme="minorHAnsi" w:hAnsiTheme="minorHAnsi"/>
                <w:sz w:val="22"/>
                <w:szCs w:val="22"/>
                <w:lang w:eastAsia="en-CA"/>
              </w:rPr>
              <w:t>For each additional j record in IdenfiedBreaks from (i+1)th  to Last</w:t>
            </w:r>
          </w:p>
          <w:p w14:paraId="763A5389" w14:textId="77777777" w:rsidR="004A46C4" w:rsidRDefault="004A46C4" w:rsidP="0009271E">
            <w:pPr>
              <w:ind w:left="1440"/>
              <w:rPr>
                <w:rFonts w:asciiTheme="minorHAnsi" w:hAnsiTheme="minorHAnsi"/>
                <w:sz w:val="22"/>
                <w:szCs w:val="22"/>
                <w:lang w:eastAsia="en-CA"/>
              </w:rPr>
            </w:pPr>
            <w:r>
              <w:rPr>
                <w:rFonts w:asciiTheme="minorHAnsi" w:hAnsiTheme="minorHAnsi"/>
                <w:sz w:val="22"/>
                <w:szCs w:val="22"/>
                <w:lang w:eastAsia="en-CA"/>
              </w:rPr>
              <w:t>{</w:t>
            </w:r>
          </w:p>
          <w:p w14:paraId="36A398CB" w14:textId="77777777" w:rsidR="004A46C4" w:rsidRDefault="004A46C4" w:rsidP="0009271E">
            <w:pPr>
              <w:ind w:left="2160"/>
              <w:rPr>
                <w:rFonts w:asciiTheme="minorHAnsi" w:hAnsiTheme="minorHAnsi"/>
                <w:sz w:val="22"/>
                <w:szCs w:val="22"/>
                <w:lang w:eastAsia="en-CA"/>
              </w:rPr>
            </w:pPr>
            <w:r>
              <w:rPr>
                <w:rFonts w:asciiTheme="minorHAnsi" w:hAnsiTheme="minorHAnsi"/>
                <w:sz w:val="22"/>
                <w:szCs w:val="22"/>
                <w:lang w:eastAsia="en-CA"/>
              </w:rPr>
              <w:t>If (j.StartDate &gt;= i.StartDate AND j.StartDate &lt;= i.EndDate)</w:t>
            </w:r>
          </w:p>
          <w:p w14:paraId="3D297E7C" w14:textId="77777777" w:rsidR="004A46C4" w:rsidRDefault="004A46C4" w:rsidP="0009271E">
            <w:pPr>
              <w:ind w:left="2160"/>
              <w:rPr>
                <w:rFonts w:asciiTheme="minorHAnsi" w:hAnsiTheme="minorHAnsi"/>
                <w:sz w:val="22"/>
                <w:szCs w:val="22"/>
                <w:lang w:eastAsia="en-CA"/>
              </w:rPr>
            </w:pPr>
            <w:r>
              <w:rPr>
                <w:rFonts w:asciiTheme="minorHAnsi" w:hAnsiTheme="minorHAnsi"/>
                <w:sz w:val="22"/>
                <w:szCs w:val="22"/>
                <w:lang w:eastAsia="en-CA"/>
              </w:rPr>
              <w:t>{</w:t>
            </w:r>
          </w:p>
          <w:p w14:paraId="7BE6339C" w14:textId="77777777" w:rsidR="004A46C4" w:rsidRDefault="004A46C4" w:rsidP="0009271E">
            <w:pPr>
              <w:ind w:left="2880"/>
              <w:rPr>
                <w:rFonts w:asciiTheme="minorHAnsi" w:hAnsiTheme="minorHAnsi"/>
                <w:sz w:val="22"/>
                <w:szCs w:val="22"/>
                <w:lang w:eastAsia="en-CA"/>
              </w:rPr>
            </w:pPr>
            <w:r>
              <w:rPr>
                <w:rFonts w:asciiTheme="minorHAnsi" w:hAnsiTheme="minorHAnsi"/>
                <w:sz w:val="22"/>
                <w:szCs w:val="22"/>
                <w:lang w:eastAsia="en-CA"/>
              </w:rPr>
              <w:t>If (j.EndDate &lt;= i.EndDate)</w:t>
            </w:r>
          </w:p>
          <w:p w14:paraId="4956DC56" w14:textId="77777777" w:rsidR="004A46C4" w:rsidRDefault="004A46C4" w:rsidP="0009271E">
            <w:pPr>
              <w:ind w:left="2880"/>
              <w:rPr>
                <w:rFonts w:asciiTheme="minorHAnsi" w:hAnsiTheme="minorHAnsi"/>
                <w:sz w:val="22"/>
                <w:szCs w:val="22"/>
                <w:lang w:eastAsia="en-CA"/>
              </w:rPr>
            </w:pPr>
            <w:r>
              <w:rPr>
                <w:rFonts w:asciiTheme="minorHAnsi" w:hAnsiTheme="minorHAnsi"/>
                <w:sz w:val="22"/>
                <w:szCs w:val="22"/>
                <w:lang w:eastAsia="en-CA"/>
              </w:rPr>
              <w:t>{</w:t>
            </w:r>
          </w:p>
          <w:p w14:paraId="244FA20A" w14:textId="77777777" w:rsidR="004A46C4" w:rsidRDefault="004A46C4" w:rsidP="0009271E">
            <w:pPr>
              <w:ind w:left="3600"/>
              <w:rPr>
                <w:rFonts w:asciiTheme="minorHAnsi" w:hAnsiTheme="minorHAnsi"/>
                <w:sz w:val="22"/>
                <w:szCs w:val="22"/>
                <w:lang w:eastAsia="en-CA"/>
              </w:rPr>
            </w:pPr>
            <w:r>
              <w:rPr>
                <w:rFonts w:asciiTheme="minorHAnsi" w:hAnsiTheme="minorHAnsi"/>
                <w:sz w:val="22"/>
                <w:szCs w:val="22"/>
                <w:lang w:eastAsia="en-CA"/>
              </w:rPr>
              <w:t xml:space="preserve">j.EndDate = j.StartDate </w:t>
            </w:r>
          </w:p>
          <w:p w14:paraId="1E082876" w14:textId="77777777" w:rsidR="004A46C4" w:rsidRDefault="004A46C4" w:rsidP="0009271E">
            <w:pPr>
              <w:ind w:left="2880"/>
              <w:rPr>
                <w:rFonts w:asciiTheme="minorHAnsi" w:hAnsiTheme="minorHAnsi"/>
                <w:sz w:val="22"/>
                <w:szCs w:val="22"/>
                <w:lang w:eastAsia="en-CA"/>
              </w:rPr>
            </w:pPr>
            <w:r>
              <w:rPr>
                <w:rFonts w:asciiTheme="minorHAnsi" w:hAnsiTheme="minorHAnsi"/>
                <w:sz w:val="22"/>
                <w:szCs w:val="22"/>
                <w:lang w:eastAsia="en-CA"/>
              </w:rPr>
              <w:t>}</w:t>
            </w:r>
          </w:p>
          <w:p w14:paraId="3A04EDA4" w14:textId="77777777" w:rsidR="004A46C4" w:rsidRDefault="004A46C4" w:rsidP="0009271E">
            <w:pPr>
              <w:ind w:left="2880"/>
              <w:rPr>
                <w:rFonts w:asciiTheme="minorHAnsi" w:hAnsiTheme="minorHAnsi"/>
                <w:sz w:val="22"/>
                <w:szCs w:val="22"/>
                <w:lang w:eastAsia="en-CA"/>
              </w:rPr>
            </w:pPr>
            <w:r>
              <w:rPr>
                <w:rFonts w:asciiTheme="minorHAnsi" w:hAnsiTheme="minorHAnsi"/>
                <w:sz w:val="22"/>
                <w:szCs w:val="22"/>
                <w:lang w:eastAsia="en-CA"/>
              </w:rPr>
              <w:t>Else</w:t>
            </w:r>
          </w:p>
          <w:p w14:paraId="6A1D7DF3" w14:textId="77777777" w:rsidR="004A46C4" w:rsidRDefault="004A46C4" w:rsidP="0009271E">
            <w:pPr>
              <w:ind w:left="2880"/>
              <w:rPr>
                <w:rFonts w:asciiTheme="minorHAnsi" w:hAnsiTheme="minorHAnsi"/>
                <w:sz w:val="22"/>
                <w:szCs w:val="22"/>
                <w:lang w:eastAsia="en-CA"/>
              </w:rPr>
            </w:pPr>
            <w:r>
              <w:rPr>
                <w:rFonts w:asciiTheme="minorHAnsi" w:hAnsiTheme="minorHAnsi"/>
                <w:sz w:val="22"/>
                <w:szCs w:val="22"/>
                <w:lang w:eastAsia="en-CA"/>
              </w:rPr>
              <w:t>{</w:t>
            </w:r>
          </w:p>
          <w:p w14:paraId="0875B729" w14:textId="77777777" w:rsidR="004A46C4" w:rsidRDefault="004A46C4" w:rsidP="0009271E">
            <w:pPr>
              <w:ind w:left="3600"/>
              <w:rPr>
                <w:rFonts w:asciiTheme="minorHAnsi" w:hAnsiTheme="minorHAnsi"/>
                <w:sz w:val="22"/>
                <w:szCs w:val="22"/>
                <w:lang w:eastAsia="en-CA"/>
              </w:rPr>
            </w:pPr>
            <w:r>
              <w:rPr>
                <w:rFonts w:asciiTheme="minorHAnsi" w:hAnsiTheme="minorHAnsi"/>
                <w:sz w:val="22"/>
                <w:szCs w:val="22"/>
                <w:lang w:eastAsia="en-CA"/>
              </w:rPr>
              <w:t>i.EndDate = j.StartDate</w:t>
            </w:r>
          </w:p>
          <w:p w14:paraId="2700583E" w14:textId="77777777" w:rsidR="004A46C4" w:rsidRDefault="004A46C4" w:rsidP="0009271E">
            <w:pPr>
              <w:ind w:left="2880"/>
              <w:rPr>
                <w:rFonts w:asciiTheme="minorHAnsi" w:hAnsiTheme="minorHAnsi"/>
                <w:sz w:val="22"/>
                <w:szCs w:val="22"/>
                <w:lang w:eastAsia="en-CA"/>
              </w:rPr>
            </w:pPr>
            <w:r>
              <w:rPr>
                <w:rFonts w:asciiTheme="minorHAnsi" w:hAnsiTheme="minorHAnsi"/>
                <w:sz w:val="22"/>
                <w:szCs w:val="22"/>
                <w:lang w:eastAsia="en-CA"/>
              </w:rPr>
              <w:t>}</w:t>
            </w:r>
          </w:p>
          <w:p w14:paraId="53460CC7" w14:textId="77777777" w:rsidR="004A46C4" w:rsidRDefault="004A46C4" w:rsidP="0009271E">
            <w:pPr>
              <w:ind w:left="2160"/>
              <w:rPr>
                <w:rFonts w:asciiTheme="minorHAnsi" w:hAnsiTheme="minorHAnsi"/>
                <w:sz w:val="22"/>
                <w:szCs w:val="22"/>
                <w:lang w:eastAsia="en-CA"/>
              </w:rPr>
            </w:pPr>
            <w:r>
              <w:rPr>
                <w:rFonts w:asciiTheme="minorHAnsi" w:hAnsiTheme="minorHAnsi"/>
                <w:sz w:val="22"/>
                <w:szCs w:val="22"/>
                <w:lang w:eastAsia="en-CA"/>
              </w:rPr>
              <w:t>}</w:t>
            </w:r>
          </w:p>
          <w:p w14:paraId="4165085B" w14:textId="77777777" w:rsidR="004A46C4" w:rsidRDefault="004A46C4" w:rsidP="0009271E">
            <w:pPr>
              <w:ind w:left="2160"/>
              <w:rPr>
                <w:rFonts w:asciiTheme="minorHAnsi" w:hAnsiTheme="minorHAnsi"/>
                <w:sz w:val="22"/>
                <w:szCs w:val="22"/>
                <w:lang w:eastAsia="en-CA"/>
              </w:rPr>
            </w:pPr>
            <w:r>
              <w:rPr>
                <w:rFonts w:asciiTheme="minorHAnsi" w:hAnsiTheme="minorHAnsi"/>
                <w:sz w:val="22"/>
                <w:szCs w:val="22"/>
                <w:lang w:eastAsia="en-CA"/>
              </w:rPr>
              <w:t>Else</w:t>
            </w:r>
          </w:p>
          <w:p w14:paraId="5BFE71A2" w14:textId="77777777" w:rsidR="004A46C4" w:rsidRDefault="004A46C4" w:rsidP="0009271E">
            <w:pPr>
              <w:ind w:left="2160"/>
              <w:rPr>
                <w:rFonts w:asciiTheme="minorHAnsi" w:hAnsiTheme="minorHAnsi"/>
                <w:sz w:val="22"/>
                <w:szCs w:val="22"/>
                <w:lang w:eastAsia="en-CA"/>
              </w:rPr>
            </w:pPr>
            <w:r>
              <w:rPr>
                <w:rFonts w:asciiTheme="minorHAnsi" w:hAnsiTheme="minorHAnsi"/>
                <w:sz w:val="22"/>
                <w:szCs w:val="22"/>
                <w:lang w:eastAsia="en-CA"/>
              </w:rPr>
              <w:t>{</w:t>
            </w:r>
          </w:p>
          <w:p w14:paraId="4B5A473E" w14:textId="77777777" w:rsidR="004A46C4" w:rsidRDefault="004A46C4" w:rsidP="0009271E">
            <w:pPr>
              <w:ind w:left="2880"/>
              <w:rPr>
                <w:rFonts w:asciiTheme="minorHAnsi" w:hAnsiTheme="minorHAnsi"/>
                <w:sz w:val="22"/>
                <w:szCs w:val="22"/>
                <w:lang w:eastAsia="en-CA"/>
              </w:rPr>
            </w:pPr>
            <w:r>
              <w:rPr>
                <w:rFonts w:asciiTheme="minorHAnsi" w:hAnsiTheme="minorHAnsi"/>
                <w:sz w:val="22"/>
                <w:szCs w:val="22"/>
                <w:lang w:eastAsia="en-CA"/>
              </w:rPr>
              <w:t>If (j.EndDate &gt;= i.StartDate AND j.EndDate &lt;= i.EndDate)</w:t>
            </w:r>
          </w:p>
          <w:p w14:paraId="616BE4DF" w14:textId="77777777" w:rsidR="004A46C4" w:rsidRDefault="004A46C4" w:rsidP="0009271E">
            <w:pPr>
              <w:ind w:left="2880"/>
              <w:rPr>
                <w:rFonts w:asciiTheme="minorHAnsi" w:hAnsiTheme="minorHAnsi"/>
                <w:sz w:val="22"/>
                <w:szCs w:val="22"/>
                <w:lang w:eastAsia="en-CA"/>
              </w:rPr>
            </w:pPr>
            <w:r>
              <w:rPr>
                <w:rFonts w:asciiTheme="minorHAnsi" w:hAnsiTheme="minorHAnsi"/>
                <w:sz w:val="22"/>
                <w:szCs w:val="22"/>
                <w:lang w:eastAsia="en-CA"/>
              </w:rPr>
              <w:t>{</w:t>
            </w:r>
          </w:p>
          <w:p w14:paraId="03382691" w14:textId="77777777" w:rsidR="004A46C4" w:rsidRDefault="004A46C4" w:rsidP="0009271E">
            <w:pPr>
              <w:ind w:left="3600"/>
              <w:rPr>
                <w:rFonts w:asciiTheme="minorHAnsi" w:hAnsiTheme="minorHAnsi"/>
                <w:sz w:val="22"/>
                <w:szCs w:val="22"/>
                <w:lang w:eastAsia="en-CA"/>
              </w:rPr>
            </w:pPr>
            <w:r>
              <w:rPr>
                <w:rFonts w:asciiTheme="minorHAnsi" w:hAnsiTheme="minorHAnsi"/>
                <w:sz w:val="22"/>
                <w:szCs w:val="22"/>
                <w:lang w:eastAsia="en-CA"/>
              </w:rPr>
              <w:t>i.StartDate = j.EndDate</w:t>
            </w:r>
          </w:p>
          <w:p w14:paraId="1C2C3D34" w14:textId="77777777" w:rsidR="004A46C4" w:rsidRDefault="004A46C4" w:rsidP="0009271E">
            <w:pPr>
              <w:ind w:left="2880"/>
              <w:rPr>
                <w:rFonts w:asciiTheme="minorHAnsi" w:hAnsiTheme="minorHAnsi"/>
                <w:sz w:val="22"/>
                <w:szCs w:val="22"/>
                <w:lang w:eastAsia="en-CA"/>
              </w:rPr>
            </w:pPr>
            <w:r>
              <w:rPr>
                <w:rFonts w:asciiTheme="minorHAnsi" w:hAnsiTheme="minorHAnsi"/>
                <w:sz w:val="22"/>
                <w:szCs w:val="22"/>
                <w:lang w:eastAsia="en-CA"/>
              </w:rPr>
              <w:t>}</w:t>
            </w:r>
          </w:p>
          <w:p w14:paraId="6834B408" w14:textId="77777777" w:rsidR="004A46C4" w:rsidRDefault="004A46C4" w:rsidP="0009271E">
            <w:pPr>
              <w:ind w:left="2880"/>
              <w:rPr>
                <w:rFonts w:asciiTheme="minorHAnsi" w:hAnsiTheme="minorHAnsi"/>
                <w:sz w:val="22"/>
                <w:szCs w:val="22"/>
                <w:lang w:eastAsia="en-CA"/>
              </w:rPr>
            </w:pPr>
            <w:r>
              <w:rPr>
                <w:rFonts w:asciiTheme="minorHAnsi" w:hAnsiTheme="minorHAnsi"/>
                <w:sz w:val="22"/>
                <w:szCs w:val="22"/>
                <w:lang w:eastAsia="en-CA"/>
              </w:rPr>
              <w:t>Else If (j.StartDate &lt; i.StartDate AND j.EndDate &gt; i.EndDate)</w:t>
            </w:r>
          </w:p>
          <w:p w14:paraId="48EB73F8" w14:textId="77777777" w:rsidR="004A46C4" w:rsidRDefault="004A46C4" w:rsidP="0009271E">
            <w:pPr>
              <w:ind w:left="2880"/>
              <w:rPr>
                <w:rFonts w:asciiTheme="minorHAnsi" w:hAnsiTheme="minorHAnsi"/>
                <w:sz w:val="22"/>
                <w:szCs w:val="22"/>
                <w:lang w:eastAsia="en-CA"/>
              </w:rPr>
            </w:pPr>
            <w:r>
              <w:rPr>
                <w:rFonts w:asciiTheme="minorHAnsi" w:hAnsiTheme="minorHAnsi"/>
                <w:sz w:val="22"/>
                <w:szCs w:val="22"/>
                <w:lang w:eastAsia="en-CA"/>
              </w:rPr>
              <w:t>{</w:t>
            </w:r>
          </w:p>
          <w:p w14:paraId="0BCCBB80" w14:textId="77777777" w:rsidR="004A46C4" w:rsidRDefault="004A46C4" w:rsidP="0009271E">
            <w:pPr>
              <w:ind w:left="3600"/>
              <w:rPr>
                <w:rFonts w:asciiTheme="minorHAnsi" w:hAnsiTheme="minorHAnsi"/>
                <w:sz w:val="22"/>
                <w:szCs w:val="22"/>
                <w:lang w:eastAsia="en-CA"/>
              </w:rPr>
            </w:pPr>
            <w:r>
              <w:rPr>
                <w:rFonts w:asciiTheme="minorHAnsi" w:hAnsiTheme="minorHAnsi"/>
                <w:sz w:val="22"/>
                <w:szCs w:val="22"/>
                <w:lang w:eastAsia="en-CA"/>
              </w:rPr>
              <w:t xml:space="preserve">i.EndDate = i.StartDate </w:t>
            </w:r>
          </w:p>
          <w:p w14:paraId="4841DF23" w14:textId="77777777" w:rsidR="004A46C4" w:rsidRDefault="004A46C4" w:rsidP="0009271E">
            <w:pPr>
              <w:ind w:left="2880"/>
              <w:rPr>
                <w:rFonts w:asciiTheme="minorHAnsi" w:hAnsiTheme="minorHAnsi"/>
                <w:sz w:val="22"/>
                <w:szCs w:val="22"/>
                <w:lang w:eastAsia="en-CA"/>
              </w:rPr>
            </w:pPr>
            <w:r>
              <w:rPr>
                <w:rFonts w:asciiTheme="minorHAnsi" w:hAnsiTheme="minorHAnsi"/>
                <w:sz w:val="22"/>
                <w:szCs w:val="22"/>
                <w:lang w:eastAsia="en-CA"/>
              </w:rPr>
              <w:t>}</w:t>
            </w:r>
          </w:p>
          <w:p w14:paraId="221A200D" w14:textId="77777777" w:rsidR="004A46C4" w:rsidRDefault="004A46C4" w:rsidP="0009271E">
            <w:pPr>
              <w:ind w:left="2160"/>
              <w:rPr>
                <w:rFonts w:asciiTheme="minorHAnsi" w:hAnsiTheme="minorHAnsi"/>
                <w:sz w:val="22"/>
                <w:szCs w:val="22"/>
                <w:lang w:eastAsia="en-CA"/>
              </w:rPr>
            </w:pPr>
            <w:r>
              <w:rPr>
                <w:rFonts w:asciiTheme="minorHAnsi" w:hAnsiTheme="minorHAnsi"/>
                <w:sz w:val="22"/>
                <w:szCs w:val="22"/>
                <w:lang w:eastAsia="en-CA"/>
              </w:rPr>
              <w:t>}</w:t>
            </w:r>
          </w:p>
          <w:p w14:paraId="5F4C607F" w14:textId="77777777" w:rsidR="004A46C4" w:rsidRDefault="004A46C4" w:rsidP="0009271E">
            <w:pPr>
              <w:ind w:left="1440"/>
              <w:rPr>
                <w:rFonts w:asciiTheme="minorHAnsi" w:hAnsiTheme="minorHAnsi"/>
                <w:sz w:val="22"/>
                <w:szCs w:val="22"/>
                <w:lang w:eastAsia="en-CA"/>
              </w:rPr>
            </w:pPr>
            <w:r>
              <w:rPr>
                <w:rFonts w:asciiTheme="minorHAnsi" w:hAnsiTheme="minorHAnsi"/>
                <w:sz w:val="22"/>
                <w:szCs w:val="22"/>
                <w:lang w:eastAsia="en-CA"/>
              </w:rPr>
              <w:t>}</w:t>
            </w:r>
          </w:p>
          <w:p w14:paraId="101ED6CF" w14:textId="77777777" w:rsidR="004A46C4" w:rsidRPr="00FF674A" w:rsidRDefault="004A46C4" w:rsidP="0009271E">
            <w:pPr>
              <w:ind w:left="1080"/>
              <w:rPr>
                <w:rFonts w:asciiTheme="minorHAnsi" w:hAnsiTheme="minorHAnsi"/>
                <w:sz w:val="22"/>
                <w:szCs w:val="22"/>
                <w:lang w:eastAsia="en-CA"/>
              </w:rPr>
            </w:pPr>
            <w:r>
              <w:rPr>
                <w:rFonts w:asciiTheme="minorHAnsi" w:hAnsiTheme="minorHAnsi"/>
                <w:sz w:val="22"/>
                <w:szCs w:val="22"/>
                <w:lang w:eastAsia="en-CA"/>
              </w:rPr>
              <w:t>}</w:t>
            </w:r>
          </w:p>
          <w:p w14:paraId="0A23818B" w14:textId="77777777" w:rsidR="004A46C4" w:rsidRPr="00FF674A" w:rsidRDefault="004A46C4" w:rsidP="008D6CBB">
            <w:pPr>
              <w:pStyle w:val="ListParagraph"/>
              <w:numPr>
                <w:ilvl w:val="0"/>
                <w:numId w:val="13"/>
              </w:numPr>
              <w:rPr>
                <w:rFonts w:asciiTheme="minorHAnsi" w:hAnsiTheme="minorHAnsi"/>
                <w:color w:val="auto"/>
                <w:sz w:val="22"/>
                <w:szCs w:val="22"/>
                <w:lang w:eastAsia="en-CA"/>
              </w:rPr>
            </w:pPr>
            <w:r w:rsidRPr="00FF674A">
              <w:rPr>
                <w:rFonts w:asciiTheme="minorHAnsi" w:hAnsiTheme="minorHAnsi"/>
                <w:color w:val="auto"/>
                <w:sz w:val="22"/>
                <w:szCs w:val="22"/>
                <w:lang w:eastAsia="en-CA"/>
              </w:rPr>
              <w:t>Calculate the length of all identified breaks:</w:t>
            </w:r>
          </w:p>
          <w:p w14:paraId="0F2D69C5" w14:textId="77777777" w:rsidR="004A46C4" w:rsidRPr="00FF674A" w:rsidRDefault="004A46C4" w:rsidP="0009271E">
            <w:pPr>
              <w:ind w:left="1080"/>
              <w:rPr>
                <w:rFonts w:asciiTheme="minorHAnsi" w:hAnsiTheme="minorHAnsi"/>
                <w:sz w:val="22"/>
                <w:szCs w:val="22"/>
                <w:lang w:eastAsia="en-CA"/>
              </w:rPr>
            </w:pPr>
            <w:r w:rsidRPr="00FF674A">
              <w:rPr>
                <w:rFonts w:asciiTheme="minorHAnsi" w:hAnsiTheme="minorHAnsi"/>
                <w:sz w:val="22"/>
                <w:szCs w:val="22"/>
                <w:lang w:eastAsia="en-CA"/>
              </w:rPr>
              <w:t>CarveOutTotal = 0</w:t>
            </w:r>
          </w:p>
          <w:p w14:paraId="5C3F6DDA" w14:textId="77777777" w:rsidR="004A46C4" w:rsidRPr="00FF674A" w:rsidRDefault="004A46C4" w:rsidP="0009271E">
            <w:pPr>
              <w:ind w:left="1080"/>
              <w:rPr>
                <w:rFonts w:asciiTheme="minorHAnsi" w:hAnsiTheme="minorHAnsi"/>
                <w:sz w:val="22"/>
                <w:szCs w:val="22"/>
                <w:lang w:eastAsia="en-CA"/>
              </w:rPr>
            </w:pPr>
            <w:r w:rsidRPr="00FF674A">
              <w:rPr>
                <w:rFonts w:asciiTheme="minorHAnsi" w:hAnsiTheme="minorHAnsi"/>
                <w:sz w:val="22"/>
                <w:szCs w:val="22"/>
                <w:lang w:eastAsia="en-CA"/>
              </w:rPr>
              <w:t>For each record in IdentifiedBreaks from 1</w:t>
            </w:r>
            <w:r w:rsidRPr="00FF674A">
              <w:rPr>
                <w:rFonts w:asciiTheme="minorHAnsi" w:hAnsiTheme="minorHAnsi"/>
                <w:sz w:val="22"/>
                <w:szCs w:val="22"/>
                <w:vertAlign w:val="superscript"/>
                <w:lang w:eastAsia="en-CA"/>
              </w:rPr>
              <w:t>st</w:t>
            </w:r>
            <w:r w:rsidRPr="00FF674A">
              <w:rPr>
                <w:rFonts w:asciiTheme="minorHAnsi" w:hAnsiTheme="minorHAnsi"/>
                <w:sz w:val="22"/>
                <w:szCs w:val="22"/>
                <w:lang w:eastAsia="en-CA"/>
              </w:rPr>
              <w:t xml:space="preserve"> to Last</w:t>
            </w:r>
          </w:p>
          <w:p w14:paraId="08662262" w14:textId="77777777" w:rsidR="004A46C4" w:rsidRPr="00FF674A" w:rsidRDefault="004A46C4" w:rsidP="0009271E">
            <w:pPr>
              <w:ind w:left="1080"/>
              <w:rPr>
                <w:rFonts w:asciiTheme="minorHAnsi" w:hAnsiTheme="minorHAnsi"/>
                <w:sz w:val="22"/>
                <w:szCs w:val="22"/>
                <w:lang w:eastAsia="en-CA"/>
              </w:rPr>
            </w:pPr>
            <w:r w:rsidRPr="00FF674A">
              <w:rPr>
                <w:rFonts w:asciiTheme="minorHAnsi" w:hAnsiTheme="minorHAnsi"/>
                <w:sz w:val="22"/>
                <w:szCs w:val="22"/>
                <w:lang w:eastAsia="en-CA"/>
              </w:rPr>
              <w:t>{</w:t>
            </w:r>
          </w:p>
          <w:p w14:paraId="5141C971" w14:textId="77777777" w:rsidR="004A46C4" w:rsidRPr="00FF674A" w:rsidRDefault="004A46C4" w:rsidP="0009271E">
            <w:pPr>
              <w:ind w:left="1800"/>
              <w:rPr>
                <w:rFonts w:asciiTheme="minorHAnsi" w:hAnsiTheme="minorHAnsi"/>
                <w:sz w:val="22"/>
                <w:szCs w:val="22"/>
                <w:lang w:eastAsia="en-CA"/>
              </w:rPr>
            </w:pPr>
            <w:r w:rsidRPr="00FF674A">
              <w:rPr>
                <w:rFonts w:asciiTheme="minorHAnsi" w:hAnsiTheme="minorHAnsi"/>
                <w:sz w:val="22"/>
                <w:szCs w:val="22"/>
                <w:lang w:eastAsia="en-CA"/>
              </w:rPr>
              <w:t>CarveOutTotal = CarveOutTotal + (i.EndDate – i.StartDate)</w:t>
            </w:r>
          </w:p>
          <w:p w14:paraId="63D9C499" w14:textId="77777777" w:rsidR="004A46C4" w:rsidRPr="00FF674A" w:rsidRDefault="004A46C4" w:rsidP="0009271E">
            <w:pPr>
              <w:ind w:left="1080"/>
              <w:rPr>
                <w:rFonts w:asciiTheme="minorHAnsi" w:hAnsiTheme="minorHAnsi"/>
                <w:sz w:val="22"/>
                <w:szCs w:val="22"/>
                <w:lang w:eastAsia="en-CA"/>
              </w:rPr>
            </w:pPr>
            <w:r w:rsidRPr="00FF674A">
              <w:rPr>
                <w:rFonts w:asciiTheme="minorHAnsi" w:hAnsiTheme="minorHAnsi"/>
                <w:sz w:val="22"/>
                <w:szCs w:val="22"/>
                <w:lang w:eastAsia="en-CA"/>
              </w:rPr>
              <w:t>}</w:t>
            </w:r>
          </w:p>
          <w:p w14:paraId="3458058A" w14:textId="77777777" w:rsidR="004A46C4" w:rsidRPr="00FF674A" w:rsidRDefault="004A46C4" w:rsidP="008D6CBB">
            <w:pPr>
              <w:pStyle w:val="ListParagraph"/>
              <w:numPr>
                <w:ilvl w:val="0"/>
                <w:numId w:val="13"/>
              </w:numPr>
              <w:rPr>
                <w:rFonts w:asciiTheme="minorHAnsi" w:hAnsiTheme="minorHAnsi"/>
                <w:color w:val="auto"/>
                <w:sz w:val="22"/>
                <w:szCs w:val="22"/>
                <w:lang w:eastAsia="en-CA"/>
              </w:rPr>
            </w:pPr>
            <w:r w:rsidRPr="00FF674A">
              <w:rPr>
                <w:rFonts w:asciiTheme="minorHAnsi" w:hAnsiTheme="minorHAnsi"/>
                <w:color w:val="auto"/>
                <w:sz w:val="22"/>
                <w:szCs w:val="22"/>
                <w:lang w:eastAsia="en-CA"/>
              </w:rPr>
              <w:t>Calculated expected Service</w:t>
            </w:r>
          </w:p>
          <w:p w14:paraId="2FD93E73" w14:textId="77777777" w:rsidR="004A46C4" w:rsidRPr="00FF674A" w:rsidRDefault="004A46C4" w:rsidP="0009271E">
            <w:pPr>
              <w:pStyle w:val="ListParagraph"/>
              <w:ind w:left="1080"/>
              <w:rPr>
                <w:rFonts w:asciiTheme="minorHAnsi" w:hAnsiTheme="minorHAnsi"/>
                <w:color w:val="auto"/>
                <w:sz w:val="22"/>
                <w:szCs w:val="22"/>
                <w:lang w:eastAsia="en-CA"/>
              </w:rPr>
            </w:pPr>
          </w:p>
          <w:p w14:paraId="3C3D87E9" w14:textId="77777777" w:rsidR="004A46C4" w:rsidRPr="00FF674A" w:rsidRDefault="004A46C4" w:rsidP="0009271E">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 xml:space="preserve">TotalYear = </w:t>
            </w:r>
            <w:r>
              <w:rPr>
                <w:rFonts w:asciiTheme="minorHAnsi" w:hAnsiTheme="minorHAnsi"/>
                <w:color w:val="auto"/>
                <w:sz w:val="22"/>
                <w:szCs w:val="22"/>
                <w:lang w:eastAsia="en-CA"/>
              </w:rPr>
              <w:t>(ValidationYear-12-31 – ValidationYear-01-01) + 1</w:t>
            </w:r>
          </w:p>
          <w:p w14:paraId="1F93D016" w14:textId="77777777" w:rsidR="004A46C4" w:rsidRPr="00FF674A" w:rsidRDefault="004A46C4" w:rsidP="0009271E">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 xml:space="preserve">TotalDays = </w:t>
            </w:r>
            <w:r>
              <w:rPr>
                <w:rFonts w:asciiTheme="minorHAnsi" w:hAnsiTheme="minorHAnsi"/>
                <w:color w:val="auto"/>
                <w:sz w:val="22"/>
                <w:szCs w:val="22"/>
                <w:lang w:eastAsia="en-CA"/>
              </w:rPr>
              <w:t>(YearEnd – YearStart + 1)</w:t>
            </w:r>
            <w:r w:rsidRPr="00FF674A">
              <w:rPr>
                <w:rFonts w:asciiTheme="minorHAnsi" w:hAnsiTheme="minorHAnsi"/>
                <w:color w:val="auto"/>
                <w:sz w:val="22"/>
                <w:szCs w:val="22"/>
                <w:lang w:eastAsia="en-CA"/>
              </w:rPr>
              <w:t xml:space="preserve"> – CarveOutTotal</w:t>
            </w:r>
          </w:p>
          <w:p w14:paraId="04A298B0" w14:textId="77777777" w:rsidR="004A46C4" w:rsidRPr="00FF674A" w:rsidRDefault="004A46C4" w:rsidP="0009271E">
            <w:pPr>
              <w:pStyle w:val="ListParagraph"/>
              <w:ind w:left="1080"/>
              <w:rPr>
                <w:rFonts w:asciiTheme="minorHAnsi" w:hAnsiTheme="minorHAnsi"/>
                <w:color w:val="auto"/>
                <w:sz w:val="22"/>
                <w:szCs w:val="22"/>
                <w:lang w:eastAsia="en-CA"/>
              </w:rPr>
            </w:pPr>
          </w:p>
          <w:p w14:paraId="6CC8505B" w14:textId="77777777" w:rsidR="004A46C4" w:rsidRPr="00FF674A" w:rsidRDefault="004A46C4" w:rsidP="0009271E">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ES = ROUND</w:t>
            </w:r>
            <w:r>
              <w:rPr>
                <w:rFonts w:asciiTheme="minorHAnsi" w:hAnsiTheme="minorHAnsi"/>
                <w:color w:val="auto"/>
                <w:sz w:val="22"/>
                <w:szCs w:val="22"/>
                <w:lang w:eastAsia="en-CA"/>
              </w:rPr>
              <w:t>UP</w:t>
            </w:r>
            <w:r w:rsidRPr="00FF674A">
              <w:rPr>
                <w:rFonts w:asciiTheme="minorHAnsi" w:hAnsiTheme="minorHAnsi"/>
                <w:color w:val="auto"/>
                <w:sz w:val="22"/>
                <w:szCs w:val="22"/>
                <w:lang w:eastAsia="en-CA"/>
              </w:rPr>
              <w:t>((TotalDays / TotalYear) * 52; 2)</w:t>
            </w:r>
          </w:p>
          <w:p w14:paraId="5BBFAAA5" w14:textId="77777777" w:rsidR="004A46C4" w:rsidRPr="00FF674A" w:rsidRDefault="004A46C4" w:rsidP="0009271E">
            <w:pPr>
              <w:pStyle w:val="ListParagraph"/>
              <w:ind w:left="1080"/>
              <w:rPr>
                <w:rFonts w:asciiTheme="minorHAnsi" w:hAnsiTheme="minorHAnsi"/>
                <w:color w:val="auto"/>
                <w:sz w:val="22"/>
                <w:szCs w:val="22"/>
                <w:lang w:eastAsia="en-CA"/>
              </w:rPr>
            </w:pPr>
          </w:p>
          <w:p w14:paraId="630251E2" w14:textId="77777777" w:rsidR="004A46C4" w:rsidRPr="00FF674A" w:rsidRDefault="004A46C4" w:rsidP="008D6CBB">
            <w:pPr>
              <w:pStyle w:val="ListParagraph"/>
              <w:numPr>
                <w:ilvl w:val="0"/>
                <w:numId w:val="13"/>
              </w:numPr>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Perform Validation</w:t>
            </w:r>
          </w:p>
          <w:p w14:paraId="6B0C320D" w14:textId="77777777" w:rsidR="004A46C4" w:rsidRPr="00FF674A" w:rsidRDefault="004A46C4" w:rsidP="0009271E">
            <w:pPr>
              <w:pStyle w:val="ListParagraph"/>
              <w:ind w:left="1080"/>
              <w:rPr>
                <w:rFonts w:asciiTheme="minorHAnsi" w:hAnsiTheme="minorHAnsi"/>
                <w:color w:val="auto"/>
                <w:sz w:val="22"/>
                <w:szCs w:val="22"/>
                <w:lang w:val="en-US" w:eastAsia="en-CA"/>
              </w:rPr>
            </w:pPr>
          </w:p>
          <w:p w14:paraId="4DE90C97" w14:textId="77777777" w:rsidR="004A46C4" w:rsidRPr="00FF674A" w:rsidRDefault="004A46C4" w:rsidP="0009271E">
            <w:pPr>
              <w:pStyle w:val="ListParagraph"/>
              <w:ind w:left="1080"/>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 xml:space="preserve">If (RS </w:t>
            </w:r>
            <w:r>
              <w:rPr>
                <w:rFonts w:asciiTheme="minorHAnsi" w:hAnsiTheme="minorHAnsi"/>
                <w:color w:val="auto"/>
                <w:sz w:val="22"/>
                <w:szCs w:val="22"/>
                <w:lang w:val="en-US" w:eastAsia="en-CA"/>
              </w:rPr>
              <w:t>&gt;</w:t>
            </w:r>
            <w:r w:rsidRPr="00FF674A">
              <w:rPr>
                <w:rFonts w:asciiTheme="minorHAnsi" w:hAnsiTheme="minorHAnsi"/>
                <w:color w:val="auto"/>
                <w:sz w:val="22"/>
                <w:szCs w:val="22"/>
                <w:lang w:val="en-US" w:eastAsia="en-CA"/>
              </w:rPr>
              <w:t xml:space="preserve"> ES + ServiceTolerance)</w:t>
            </w:r>
          </w:p>
          <w:p w14:paraId="0094DE0B" w14:textId="77777777" w:rsidR="004A46C4" w:rsidRPr="00FF674A" w:rsidRDefault="004A46C4" w:rsidP="0009271E">
            <w:pPr>
              <w:pStyle w:val="ListParagraph"/>
              <w:ind w:left="1080"/>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w:t>
            </w:r>
          </w:p>
          <w:p w14:paraId="6A16EFA9" w14:textId="77777777" w:rsidR="004A46C4" w:rsidRPr="00FF674A" w:rsidRDefault="004A46C4" w:rsidP="0009271E">
            <w:pPr>
              <w:pStyle w:val="ListParagraph"/>
              <w:ind w:left="1800"/>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Generate an error</w:t>
            </w:r>
          </w:p>
          <w:p w14:paraId="0CF511EC" w14:textId="77777777" w:rsidR="004A46C4" w:rsidRPr="00500423" w:rsidRDefault="004A46C4" w:rsidP="0009271E">
            <w:pPr>
              <w:ind w:left="1080"/>
              <w:rPr>
                <w:rFonts w:asciiTheme="minorHAnsi" w:hAnsiTheme="minorHAnsi"/>
                <w:sz w:val="22"/>
                <w:szCs w:val="22"/>
                <w:lang w:val="en-US" w:eastAsia="en-CA"/>
              </w:rPr>
            </w:pPr>
            <w:r w:rsidRPr="00FF674A">
              <w:rPr>
                <w:rFonts w:asciiTheme="minorHAnsi" w:hAnsiTheme="minorHAnsi"/>
                <w:sz w:val="22"/>
                <w:szCs w:val="22"/>
                <w:lang w:val="en-US" w:eastAsia="en-CA"/>
              </w:rPr>
              <w:t>}</w:t>
            </w:r>
          </w:p>
        </w:tc>
      </w:tr>
      <w:tr w:rsidR="0009271E" w:rsidRPr="002C2E2E" w14:paraId="21D41DCA"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C37264" w14:textId="77777777" w:rsidR="0009271E" w:rsidRDefault="0009271E"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30855E5" w14:textId="77777777" w:rsidR="0009271E" w:rsidRPr="00091FCE" w:rsidRDefault="00152DCF" w:rsidP="0009271E">
            <w:pPr>
              <w:pStyle w:val="NormalWeb"/>
              <w:spacing w:line="276" w:lineRule="auto"/>
              <w:rPr>
                <w:rFonts w:asciiTheme="minorHAnsi" w:hAnsiTheme="minorHAnsi"/>
                <w:color w:val="000000"/>
                <w:sz w:val="22"/>
                <w:szCs w:val="22"/>
                <w:lang w:val="en-US"/>
              </w:rPr>
            </w:pPr>
            <w:r>
              <w:rPr>
                <w:rFonts w:asciiTheme="minorHAnsi" w:hAnsiTheme="minorHAnsi"/>
                <w:color w:val="000000"/>
                <w:sz w:val="22"/>
                <w:szCs w:val="22"/>
                <w:lang w:val="en-US"/>
              </w:rPr>
              <w:t>+ 3 weeks</w:t>
            </w:r>
          </w:p>
        </w:tc>
      </w:tr>
      <w:tr w:rsidR="004A46C4" w:rsidRPr="002C2E2E" w14:paraId="7730BBAE"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187A1ED" w14:textId="77777777" w:rsidR="004A46C4" w:rsidRDefault="0009271E"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DataImport</w:t>
            </w:r>
            <w:r w:rsidR="004A46C4">
              <w:rPr>
                <w:rFonts w:asciiTheme="minorHAnsi" w:hAnsiTheme="minorHAnsi" w:cs="Calibri"/>
                <w:b/>
                <w:color w:val="FFFFFF"/>
                <w:sz w:val="22"/>
                <w:szCs w:val="22"/>
                <w:lang w:eastAsia="en-CA"/>
              </w:rPr>
              <w:t xml:space="preserve"> Message</w:t>
            </w:r>
          </w:p>
        </w:tc>
        <w:tc>
          <w:tcPr>
            <w:tcW w:w="8448" w:type="dxa"/>
            <w:tcBorders>
              <w:top w:val="single" w:sz="4" w:space="0" w:color="auto"/>
              <w:left w:val="single" w:sz="4" w:space="0" w:color="auto"/>
              <w:bottom w:val="single" w:sz="4" w:space="0" w:color="auto"/>
              <w:right w:val="single" w:sz="4" w:space="0" w:color="auto"/>
            </w:tcBorders>
            <w:vAlign w:val="center"/>
          </w:tcPr>
          <w:p w14:paraId="00F5F7D1" w14:textId="460A58C7" w:rsidR="004A46C4" w:rsidRPr="00091FCE" w:rsidRDefault="007107DE" w:rsidP="0009271E">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US"/>
              </w:rPr>
              <w:t xml:space="preserve">In-year termination: </w:t>
            </w:r>
            <w:r w:rsidRPr="00091FCE">
              <w:rPr>
                <w:rFonts w:asciiTheme="minorHAnsi" w:hAnsiTheme="minorHAnsi"/>
                <w:color w:val="000000"/>
                <w:sz w:val="22"/>
                <w:szCs w:val="22"/>
                <w:lang w:val="en-US"/>
              </w:rPr>
              <w:t xml:space="preserve">Total </w:t>
            </w:r>
            <w:r>
              <w:rPr>
                <w:rFonts w:asciiTheme="minorHAnsi" w:hAnsiTheme="minorHAnsi"/>
                <w:color w:val="000000"/>
                <w:sz w:val="22"/>
                <w:szCs w:val="22"/>
                <w:lang w:val="en-US"/>
              </w:rPr>
              <w:t>W</w:t>
            </w:r>
            <w:r w:rsidRPr="00091FCE">
              <w:rPr>
                <w:rFonts w:asciiTheme="minorHAnsi" w:hAnsiTheme="minorHAnsi"/>
                <w:color w:val="000000"/>
                <w:sz w:val="22"/>
                <w:szCs w:val="22"/>
                <w:lang w:val="en-US"/>
              </w:rPr>
              <w:t>e</w:t>
            </w:r>
            <w:r>
              <w:rPr>
                <w:rFonts w:asciiTheme="minorHAnsi" w:hAnsiTheme="minorHAnsi"/>
                <w:color w:val="000000"/>
                <w:sz w:val="22"/>
                <w:szCs w:val="22"/>
                <w:lang w:val="en-US"/>
              </w:rPr>
              <w:t>eks reported for {2</w:t>
            </w:r>
            <w:r w:rsidRPr="00091FCE">
              <w:rPr>
                <w:rFonts w:asciiTheme="minorHAnsi" w:hAnsiTheme="minorHAnsi"/>
                <w:color w:val="000000"/>
                <w:sz w:val="22"/>
                <w:szCs w:val="22"/>
                <w:lang w:val="en-US"/>
              </w:rPr>
              <w:t>} plus weeks previously reported exceed the {</w:t>
            </w:r>
            <w:r>
              <w:rPr>
                <w:rFonts w:asciiTheme="minorHAnsi" w:hAnsiTheme="minorHAnsi"/>
                <w:color w:val="000000"/>
                <w:sz w:val="22"/>
                <w:szCs w:val="22"/>
                <w:lang w:val="en-US"/>
              </w:rPr>
              <w:t>3</w:t>
            </w:r>
            <w:r w:rsidRPr="00091FCE">
              <w:rPr>
                <w:rFonts w:asciiTheme="minorHAnsi" w:hAnsiTheme="minorHAnsi"/>
                <w:color w:val="000000"/>
                <w:sz w:val="22"/>
                <w:szCs w:val="22"/>
                <w:lang w:val="en-US"/>
              </w:rPr>
              <w:t xml:space="preserve">} maximum possible weeks.         </w:t>
            </w:r>
          </w:p>
        </w:tc>
      </w:tr>
      <w:tr w:rsidR="004A46C4" w:rsidRPr="002C2E2E" w14:paraId="2EB39EC5"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39CE93E" w14:textId="77777777" w:rsidR="004A46C4" w:rsidRDefault="0009271E"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Portal</w:t>
            </w:r>
            <w:r w:rsidR="004A46C4">
              <w:rPr>
                <w:rFonts w:asciiTheme="minorHAnsi" w:hAnsiTheme="minorHAnsi" w:cs="Calibri"/>
                <w:b/>
                <w:color w:val="FFFFFF"/>
                <w:sz w:val="22"/>
                <w:szCs w:val="22"/>
                <w:lang w:eastAsia="en-CA"/>
              </w:rPr>
              <w:t xml:space="preserve"> Message</w:t>
            </w:r>
          </w:p>
          <w:p w14:paraId="55ACA53F" w14:textId="77777777" w:rsidR="004A46C4" w:rsidRDefault="004A46C4"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w:t>
            </w:r>
            <w:r w:rsidR="0009271E">
              <w:rPr>
                <w:rFonts w:asciiTheme="minorHAnsi" w:hAnsiTheme="minorHAnsi" w:cs="Calibri"/>
                <w:b/>
                <w:color w:val="FFFFFF"/>
                <w:sz w:val="22"/>
                <w:szCs w:val="22"/>
                <w:lang w:eastAsia="en-CA"/>
              </w:rPr>
              <w:t>without parameters</w:t>
            </w:r>
            <w:r>
              <w:rPr>
                <w:rFonts w:asciiTheme="minorHAnsi" w:hAnsiTheme="minorHAnsi" w:cs="Calibri"/>
                <w:b/>
                <w:color w:val="FFFFFF"/>
                <w:sz w:val="22"/>
                <w:szCs w:val="22"/>
                <w:lang w:eastAsia="en-CA"/>
              </w:rPr>
              <w:t>)</w:t>
            </w:r>
          </w:p>
        </w:tc>
        <w:tc>
          <w:tcPr>
            <w:tcW w:w="8448" w:type="dxa"/>
            <w:tcBorders>
              <w:top w:val="single" w:sz="4" w:space="0" w:color="auto"/>
              <w:left w:val="single" w:sz="4" w:space="0" w:color="auto"/>
              <w:bottom w:val="single" w:sz="4" w:space="0" w:color="auto"/>
              <w:right w:val="single" w:sz="4" w:space="0" w:color="auto"/>
            </w:tcBorders>
            <w:vAlign w:val="center"/>
          </w:tcPr>
          <w:p w14:paraId="1DD5D0AF" w14:textId="14DA9148" w:rsidR="004A46C4" w:rsidRPr="009161A9" w:rsidRDefault="007107DE" w:rsidP="0009271E">
            <w:pPr>
              <w:spacing w:before="60" w:after="60"/>
              <w:ind w:left="0"/>
              <w:rPr>
                <w:rFonts w:asciiTheme="minorHAnsi" w:hAnsiTheme="minorHAnsi"/>
                <w:sz w:val="22"/>
                <w:szCs w:val="22"/>
                <w:lang w:val="en-US"/>
              </w:rPr>
            </w:pPr>
            <w:r>
              <w:rPr>
                <w:rFonts w:asciiTheme="minorHAnsi" w:hAnsiTheme="minorHAnsi"/>
                <w:sz w:val="22"/>
                <w:szCs w:val="22"/>
                <w:lang w:val="en-US"/>
              </w:rPr>
              <w:t>In-year termination: Total Weeks reported for the reporting year</w:t>
            </w:r>
            <w:r w:rsidRPr="00091FCE">
              <w:rPr>
                <w:rFonts w:asciiTheme="minorHAnsi" w:hAnsiTheme="minorHAnsi"/>
                <w:sz w:val="22"/>
                <w:szCs w:val="22"/>
                <w:lang w:val="en-US"/>
              </w:rPr>
              <w:t xml:space="preserve"> plus weeks previously reported exceed the maximum possible weeks.       </w:t>
            </w:r>
          </w:p>
        </w:tc>
      </w:tr>
      <w:tr w:rsidR="009F536B" w:rsidRPr="0085712F" w14:paraId="7F08355B"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DEB333" w14:textId="77777777" w:rsidR="009F536B" w:rsidRDefault="009F536B"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 xml:space="preserve">Message </w:t>
            </w:r>
            <w:r w:rsidRPr="0085712F">
              <w:rPr>
                <w:rFonts w:asciiTheme="minorHAnsi"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98D77E1" w14:textId="77777777" w:rsidR="009F536B" w:rsidRDefault="009F536B" w:rsidP="009F536B">
            <w:pPr>
              <w:spacing w:before="60" w:after="60"/>
              <w:ind w:left="0"/>
              <w:rPr>
                <w:rFonts w:asciiTheme="minorHAnsi" w:hAnsiTheme="minorHAnsi" w:cs="Calibri"/>
                <w:sz w:val="22"/>
                <w:szCs w:val="22"/>
              </w:rPr>
            </w:pPr>
            <w:r>
              <w:rPr>
                <w:rFonts w:asciiTheme="minorHAnsi" w:hAnsiTheme="minorHAnsi" w:cs="Calibri"/>
                <w:sz w:val="22"/>
                <w:szCs w:val="22"/>
              </w:rPr>
              <w:t>2: {</w:t>
            </w:r>
            <w:r>
              <w:rPr>
                <w:rFonts w:asciiTheme="minorHAnsi" w:hAnsiTheme="minorHAnsi"/>
                <w:sz w:val="22"/>
                <w:szCs w:val="22"/>
                <w:lang w:eastAsia="en-CA"/>
              </w:rPr>
              <w:t>ValidationYear}</w:t>
            </w:r>
          </w:p>
          <w:p w14:paraId="115FD043" w14:textId="77777777" w:rsidR="009F536B" w:rsidRDefault="009F536B" w:rsidP="009F536B">
            <w:pPr>
              <w:spacing w:before="60" w:after="60"/>
              <w:ind w:left="0"/>
              <w:rPr>
                <w:rFonts w:asciiTheme="minorHAnsi" w:hAnsiTheme="minorHAnsi" w:cs="Calibri"/>
                <w:sz w:val="22"/>
                <w:szCs w:val="22"/>
              </w:rPr>
            </w:pPr>
            <w:r>
              <w:rPr>
                <w:rFonts w:asciiTheme="minorHAnsi" w:hAnsiTheme="minorHAnsi" w:cs="Calibri"/>
                <w:sz w:val="22"/>
                <w:szCs w:val="22"/>
              </w:rPr>
              <w:t>3: {ES}</w:t>
            </w:r>
          </w:p>
          <w:p w14:paraId="23C55277" w14:textId="77777777" w:rsidR="0008134F" w:rsidRDefault="0008134F" w:rsidP="0008134F">
            <w:pPr>
              <w:spacing w:before="60" w:after="60"/>
              <w:ind w:left="0"/>
              <w:rPr>
                <w:rFonts w:asciiTheme="minorHAnsi" w:hAnsiTheme="minorHAnsi" w:cs="Calibri"/>
                <w:sz w:val="22"/>
                <w:szCs w:val="22"/>
              </w:rPr>
            </w:pPr>
            <w:r>
              <w:rPr>
                <w:rFonts w:asciiTheme="minorHAnsi" w:hAnsiTheme="minorHAnsi" w:cs="Calibri"/>
                <w:sz w:val="22"/>
                <w:szCs w:val="22"/>
              </w:rPr>
              <w:t>Where Validation Year is</w:t>
            </w:r>
          </w:p>
          <w:p w14:paraId="69917540" w14:textId="77777777" w:rsidR="0008134F" w:rsidRDefault="0008134F" w:rsidP="0008134F">
            <w:pPr>
              <w:spacing w:before="60" w:after="60"/>
              <w:ind w:left="0"/>
              <w:rPr>
                <w:rFonts w:asciiTheme="minorHAnsi" w:hAnsiTheme="minorHAnsi" w:cs="Calibri"/>
                <w:sz w:val="22"/>
                <w:szCs w:val="22"/>
              </w:rPr>
            </w:pPr>
            <w:r>
              <w:rPr>
                <w:rFonts w:asciiTheme="minorHAnsi" w:hAnsiTheme="minorHAnsi" w:cs="Calibri"/>
                <w:sz w:val="22"/>
                <w:szCs w:val="22"/>
              </w:rPr>
              <w:t>For Events Current Year = YYYY of File.EmploymentEndDate(TERFIN or RETFIN) or File.DeathDate (DECFIN)</w:t>
            </w:r>
          </w:p>
          <w:p w14:paraId="733CD019" w14:textId="0C4C1635" w:rsidR="0008134F" w:rsidRDefault="0008134F" w:rsidP="0008134F">
            <w:pPr>
              <w:spacing w:before="60" w:after="60"/>
              <w:ind w:left="0"/>
              <w:rPr>
                <w:rFonts w:asciiTheme="minorHAnsi" w:hAnsiTheme="minorHAnsi" w:cs="Calibri"/>
                <w:sz w:val="22"/>
                <w:szCs w:val="22"/>
              </w:rPr>
            </w:pPr>
            <w:r>
              <w:rPr>
                <w:rFonts w:asciiTheme="minorHAnsi" w:hAnsiTheme="minorHAnsi" w:cs="Calibri"/>
                <w:sz w:val="22"/>
                <w:szCs w:val="22"/>
              </w:rPr>
              <w:t>For Events Previous Year = YYYY of File.EmploymentEndDate – 1 (TERFIN or RETFIN) or File.DeathDate - 1 (DECFIN)</w:t>
            </w:r>
          </w:p>
        </w:tc>
      </w:tr>
      <w:tr w:rsidR="0009271E" w:rsidRPr="0085712F" w14:paraId="0D97B3B5"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F3E203" w14:textId="77777777" w:rsidR="0009271E" w:rsidRDefault="0009271E" w:rsidP="0009271E">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3F3273F7" w14:textId="77777777" w:rsidR="0009271E" w:rsidRDefault="0009271E" w:rsidP="0009271E">
            <w:pPr>
              <w:spacing w:before="60" w:after="60"/>
              <w:ind w:left="0"/>
              <w:rPr>
                <w:rFonts w:asciiTheme="minorHAnsi" w:hAnsiTheme="minorHAnsi" w:cs="Calibri"/>
                <w:sz w:val="22"/>
                <w:szCs w:val="22"/>
              </w:rPr>
            </w:pPr>
            <w:r>
              <w:rPr>
                <w:rFonts w:asciiTheme="minorHAnsi" w:hAnsiTheme="minorHAnsi" w:cs="Calibri"/>
                <w:sz w:val="22"/>
                <w:szCs w:val="22"/>
              </w:rPr>
              <w:t>N/A</w:t>
            </w:r>
          </w:p>
        </w:tc>
      </w:tr>
      <w:tr w:rsidR="004A46C4" w:rsidRPr="0085712F" w14:paraId="2942CB6A"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FD5EC97" w14:textId="77777777" w:rsidR="004A46C4" w:rsidRPr="0085712F" w:rsidRDefault="009F536B" w:rsidP="009F536B">
            <w:pPr>
              <w:spacing w:before="60" w:after="60"/>
              <w:ind w:left="0"/>
              <w:rPr>
                <w:rFonts w:asciiTheme="minorHAnsi" w:hAnsiTheme="minorHAnsi"/>
                <w:sz w:val="22"/>
                <w:szCs w:val="22"/>
                <w:lang w:eastAsia="en-CA"/>
              </w:rPr>
            </w:pPr>
            <w:r>
              <w:rPr>
                <w:rFonts w:asciiTheme="minorHAnsi"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CE21B6C" w14:textId="77777777" w:rsidR="004A46C4" w:rsidRPr="009C43D2" w:rsidRDefault="004A46C4" w:rsidP="0009271E">
            <w:pPr>
              <w:spacing w:before="60" w:after="60"/>
              <w:ind w:left="0"/>
              <w:rPr>
                <w:rFonts w:asciiTheme="minorHAnsi" w:hAnsiTheme="minorHAnsi" w:cs="Calibri"/>
                <w:sz w:val="22"/>
                <w:szCs w:val="22"/>
              </w:rPr>
            </w:pPr>
          </w:p>
        </w:tc>
      </w:tr>
      <w:tr w:rsidR="004A46C4" w:rsidRPr="00091FCE" w14:paraId="7C15B1E3" w14:textId="77777777" w:rsidTr="0009271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82586F" w14:textId="77777777" w:rsidR="004A46C4" w:rsidRDefault="009F536B" w:rsidP="00152DC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Updates</w:t>
            </w:r>
          </w:p>
          <w:p w14:paraId="5D875345" w14:textId="77777777" w:rsidR="009F536B" w:rsidRPr="0085712F" w:rsidRDefault="009F536B" w:rsidP="00152DCF">
            <w:pPr>
              <w:spacing w:before="60" w:after="60"/>
              <w:ind w:left="0"/>
              <w:rPr>
                <w:rFonts w:asciiTheme="minorHAnsi" w:hAnsiTheme="minorHAnsi"/>
                <w:sz w:val="22"/>
                <w:szCs w:val="22"/>
                <w:lang w:eastAsia="en-CA"/>
              </w:rPr>
            </w:pPr>
            <w:r>
              <w:rPr>
                <w:rFonts w:asciiTheme="minorHAnsi"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8333375" w14:textId="77777777" w:rsidR="003E40E1" w:rsidRDefault="003E40E1" w:rsidP="003E40E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20190312:</w:t>
            </w:r>
          </w:p>
          <w:p w14:paraId="5F49FD7F" w14:textId="77777777" w:rsidR="003E40E1" w:rsidRPr="003766EE" w:rsidRDefault="003E40E1" w:rsidP="003E40E1">
            <w:pPr>
              <w:pStyle w:val="ListParagraph"/>
              <w:numPr>
                <w:ilvl w:val="0"/>
                <w:numId w:val="46"/>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w:t>
            </w:r>
            <w:r w:rsidRPr="003766EE">
              <w:rPr>
                <w:rFonts w:asciiTheme="minorHAnsi" w:hAnsiTheme="minorHAnsi"/>
                <w:sz w:val="22"/>
                <w:szCs w:val="22"/>
                <w:lang w:eastAsia="en-CA"/>
              </w:rPr>
              <w:t xml:space="preserve">ondition added </w:t>
            </w:r>
            <w:r>
              <w:rPr>
                <w:rFonts w:asciiTheme="minorHAnsi" w:hAnsiTheme="minorHAnsi"/>
                <w:sz w:val="22"/>
                <w:szCs w:val="22"/>
                <w:lang w:eastAsia="en-CA"/>
              </w:rPr>
              <w:t xml:space="preserve">to consider transactions (service and contributions) with </w:t>
            </w:r>
            <w:r w:rsidRPr="003766EE">
              <w:rPr>
                <w:rFonts w:asciiTheme="minorHAnsi" w:hAnsiTheme="minorHAnsi"/>
                <w:sz w:val="22"/>
                <w:szCs w:val="22"/>
                <w:lang w:eastAsia="en-CA"/>
              </w:rPr>
              <w:t>‘Transaction Indicator &lt;&gt; Regul’.</w:t>
            </w:r>
          </w:p>
          <w:p w14:paraId="02E6838E" w14:textId="77777777" w:rsidR="003E40E1" w:rsidRDefault="003E40E1" w:rsidP="00BC42B1">
            <w:pPr>
              <w:spacing w:before="60" w:after="60"/>
              <w:ind w:left="0"/>
              <w:rPr>
                <w:rFonts w:asciiTheme="minorHAnsi" w:hAnsiTheme="minorHAnsi"/>
                <w:sz w:val="22"/>
                <w:szCs w:val="22"/>
                <w:lang w:val="en-US"/>
              </w:rPr>
            </w:pPr>
          </w:p>
          <w:p w14:paraId="557F25CE" w14:textId="26F43D75" w:rsidR="00BC42B1" w:rsidRDefault="00BC42B1" w:rsidP="00BC42B1">
            <w:pPr>
              <w:spacing w:before="60" w:after="60"/>
              <w:ind w:left="0"/>
              <w:rPr>
                <w:rFonts w:asciiTheme="minorHAnsi" w:hAnsiTheme="minorHAnsi"/>
                <w:sz w:val="22"/>
                <w:szCs w:val="22"/>
                <w:lang w:val="en-US"/>
              </w:rPr>
            </w:pPr>
            <w:r>
              <w:rPr>
                <w:rFonts w:asciiTheme="minorHAnsi" w:hAnsiTheme="minorHAnsi"/>
                <w:sz w:val="22"/>
                <w:szCs w:val="22"/>
                <w:lang w:val="en-US"/>
              </w:rPr>
              <w:t>CS 20180112:</w:t>
            </w:r>
          </w:p>
          <w:p w14:paraId="09DA2B07" w14:textId="77777777" w:rsidR="00BC42B1" w:rsidRDefault="00BC42B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During a work session with HOOPP it was confirmed that NCM is part of the carve-out but that we should remove NCR; to be updated in R15.</w:t>
            </w:r>
          </w:p>
          <w:p w14:paraId="11B16132" w14:textId="77777777" w:rsidR="00BC42B1" w:rsidRPr="00BC42B1" w:rsidRDefault="00BC42B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WSO, WSN, PTW and NCD remain to be added in R15.</w:t>
            </w:r>
          </w:p>
          <w:p w14:paraId="65DC74F1" w14:textId="77777777" w:rsidR="00BC42B1" w:rsidRDefault="00BC42B1" w:rsidP="003252D9">
            <w:pPr>
              <w:spacing w:before="60" w:after="60"/>
              <w:ind w:left="0"/>
              <w:rPr>
                <w:rFonts w:asciiTheme="minorHAnsi" w:hAnsiTheme="minorHAnsi"/>
                <w:sz w:val="22"/>
                <w:szCs w:val="22"/>
                <w:lang w:val="en-US"/>
              </w:rPr>
            </w:pPr>
          </w:p>
          <w:p w14:paraId="3EACFD98" w14:textId="77777777" w:rsidR="003252D9" w:rsidRDefault="003252D9" w:rsidP="003252D9">
            <w:pPr>
              <w:spacing w:before="60" w:after="60"/>
              <w:ind w:left="0"/>
              <w:rPr>
                <w:rFonts w:asciiTheme="minorHAnsi" w:hAnsiTheme="minorHAnsi"/>
                <w:sz w:val="22"/>
                <w:szCs w:val="22"/>
                <w:lang w:val="en-US"/>
              </w:rPr>
            </w:pPr>
            <w:r>
              <w:rPr>
                <w:rFonts w:asciiTheme="minorHAnsi" w:hAnsiTheme="minorHAnsi"/>
                <w:sz w:val="22"/>
                <w:szCs w:val="22"/>
                <w:lang w:val="en-US"/>
              </w:rPr>
              <w:t>CS 20171219:</w:t>
            </w:r>
          </w:p>
          <w:p w14:paraId="0D89929A" w14:textId="7A8B0587" w:rsidR="003252D9" w:rsidRPr="006771C7" w:rsidRDefault="003252D9"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In R15: codes WS</w:t>
            </w:r>
            <w:r w:rsidR="00073F61">
              <w:rPr>
                <w:rFonts w:asciiTheme="minorHAnsi" w:hAnsiTheme="minorHAnsi"/>
                <w:sz w:val="22"/>
                <w:szCs w:val="22"/>
                <w:lang w:val="en-US"/>
              </w:rPr>
              <w:t>N</w:t>
            </w:r>
            <w:r>
              <w:rPr>
                <w:rFonts w:asciiTheme="minorHAnsi" w:hAnsiTheme="minorHAnsi"/>
                <w:sz w:val="22"/>
                <w:szCs w:val="22"/>
                <w:lang w:val="en-US"/>
              </w:rPr>
              <w:t>, WSO, PTW, NCD added to carve-out breaks and NCM removed.</w:t>
            </w:r>
          </w:p>
          <w:p w14:paraId="5334CAE3" w14:textId="77777777" w:rsidR="00BB0FE1" w:rsidRPr="00BB0FE1" w:rsidRDefault="00BB0FE1"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eastAsia="en-CA"/>
              </w:rPr>
              <w:t>HOOPP to provide sign-off so updates can be made in R15</w:t>
            </w:r>
          </w:p>
          <w:p w14:paraId="663D2802" w14:textId="77777777" w:rsidR="00BB0FE1" w:rsidRDefault="00BB0FE1" w:rsidP="0008134F">
            <w:pPr>
              <w:spacing w:before="60" w:after="60"/>
              <w:ind w:left="0"/>
              <w:rPr>
                <w:rFonts w:asciiTheme="minorHAnsi" w:hAnsiTheme="minorHAnsi"/>
                <w:sz w:val="22"/>
                <w:szCs w:val="22"/>
                <w:lang w:val="en-US"/>
              </w:rPr>
            </w:pPr>
          </w:p>
          <w:p w14:paraId="30510822" w14:textId="77777777" w:rsidR="0008134F" w:rsidRDefault="0008134F" w:rsidP="0008134F">
            <w:pPr>
              <w:spacing w:before="60" w:after="60"/>
              <w:ind w:left="0"/>
              <w:rPr>
                <w:rFonts w:asciiTheme="minorHAnsi" w:hAnsiTheme="minorHAnsi"/>
                <w:sz w:val="22"/>
                <w:szCs w:val="22"/>
                <w:lang w:val="en-US"/>
              </w:rPr>
            </w:pPr>
            <w:r>
              <w:rPr>
                <w:rFonts w:asciiTheme="minorHAnsi" w:hAnsiTheme="minorHAnsi"/>
                <w:sz w:val="22"/>
                <w:szCs w:val="22"/>
                <w:lang w:val="en-US"/>
              </w:rPr>
              <w:t>CS 20171206:</w:t>
            </w:r>
          </w:p>
          <w:p w14:paraId="4B22655A" w14:textId="77777777" w:rsidR="00073F61" w:rsidRPr="00047FE3" w:rsidRDefault="0008134F"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Modified the Validation Logic for </w:t>
            </w:r>
            <w:r w:rsidRPr="00FF674A">
              <w:rPr>
                <w:rFonts w:asciiTheme="minorHAnsi" w:hAnsiTheme="minorHAnsi"/>
                <w:sz w:val="22"/>
                <w:szCs w:val="22"/>
                <w:lang w:val="en-US" w:eastAsia="en-CA"/>
              </w:rPr>
              <w:t xml:space="preserve">ValidationYear </w:t>
            </w:r>
            <w:r w:rsidR="00073F61">
              <w:rPr>
                <w:rFonts w:asciiTheme="minorHAnsi" w:hAnsiTheme="minorHAnsi"/>
                <w:sz w:val="22"/>
                <w:szCs w:val="22"/>
                <w:lang w:val="en-US"/>
              </w:rPr>
              <w:t>because it must be different depending on the collect type.</w:t>
            </w:r>
          </w:p>
          <w:p w14:paraId="513547B4" w14:textId="77777777" w:rsidR="0008134F" w:rsidRPr="0008134F" w:rsidRDefault="0008134F" w:rsidP="008D6CBB">
            <w:pPr>
              <w:pStyle w:val="ListParagraph"/>
              <w:numPr>
                <w:ilvl w:val="0"/>
                <w:numId w:val="8"/>
              </w:numPr>
              <w:spacing w:before="60" w:after="60"/>
              <w:rPr>
                <w:rFonts w:asciiTheme="minorHAnsi" w:hAnsiTheme="minorHAnsi"/>
                <w:sz w:val="22"/>
                <w:szCs w:val="22"/>
                <w:lang w:val="en-US"/>
              </w:rPr>
            </w:pPr>
            <w:r w:rsidRPr="0008134F">
              <w:rPr>
                <w:rFonts w:asciiTheme="minorHAnsi" w:hAnsiTheme="minorHAnsi"/>
                <w:sz w:val="22"/>
                <w:szCs w:val="22"/>
                <w:lang w:val="en-US"/>
              </w:rPr>
              <w:t>Added clarification in message parameters for Validation Year</w:t>
            </w:r>
          </w:p>
          <w:p w14:paraId="35F5C345" w14:textId="77777777" w:rsidR="0008134F" w:rsidRDefault="0008134F" w:rsidP="0058474A">
            <w:pPr>
              <w:spacing w:before="60" w:after="60"/>
              <w:ind w:left="0"/>
              <w:rPr>
                <w:rFonts w:asciiTheme="minorHAnsi" w:hAnsiTheme="minorHAnsi"/>
                <w:sz w:val="22"/>
                <w:szCs w:val="22"/>
                <w:lang w:val="en-US"/>
              </w:rPr>
            </w:pPr>
          </w:p>
          <w:p w14:paraId="2B9259B5" w14:textId="77777777" w:rsidR="0058474A" w:rsidRDefault="0058474A" w:rsidP="0058474A">
            <w:pPr>
              <w:spacing w:before="60" w:after="60"/>
              <w:ind w:left="0"/>
              <w:rPr>
                <w:rFonts w:asciiTheme="minorHAnsi" w:hAnsiTheme="minorHAnsi"/>
                <w:sz w:val="22"/>
                <w:szCs w:val="22"/>
                <w:lang w:val="en-US"/>
              </w:rPr>
            </w:pPr>
            <w:r>
              <w:rPr>
                <w:rFonts w:asciiTheme="minorHAnsi" w:hAnsiTheme="minorHAnsi"/>
                <w:sz w:val="22"/>
                <w:szCs w:val="22"/>
                <w:lang w:val="en-US"/>
              </w:rPr>
              <w:t>AD 20170407:</w:t>
            </w:r>
          </w:p>
          <w:p w14:paraId="288844DB" w14:textId="77777777" w:rsidR="0058474A" w:rsidRPr="009F4737" w:rsidRDefault="0058474A"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Wording is fine and consistent with other wording.  </w:t>
            </w:r>
          </w:p>
          <w:p w14:paraId="0EC63FB5" w14:textId="77777777" w:rsidR="0058474A" w:rsidRDefault="0058474A" w:rsidP="009F4737">
            <w:pPr>
              <w:spacing w:before="60" w:after="60"/>
              <w:ind w:left="0"/>
              <w:rPr>
                <w:rFonts w:asciiTheme="minorHAnsi" w:hAnsiTheme="minorHAnsi"/>
                <w:sz w:val="22"/>
                <w:szCs w:val="22"/>
                <w:lang w:val="en-US"/>
              </w:rPr>
            </w:pPr>
          </w:p>
          <w:p w14:paraId="6686B46E" w14:textId="77777777" w:rsidR="006314DA" w:rsidRDefault="006314DA" w:rsidP="009F4737">
            <w:pPr>
              <w:spacing w:before="60" w:after="60"/>
              <w:ind w:left="0"/>
              <w:rPr>
                <w:rFonts w:asciiTheme="minorHAnsi" w:hAnsiTheme="minorHAnsi"/>
                <w:sz w:val="22"/>
                <w:szCs w:val="22"/>
                <w:lang w:val="en-US"/>
              </w:rPr>
            </w:pPr>
            <w:r>
              <w:rPr>
                <w:rFonts w:asciiTheme="minorHAnsi" w:hAnsiTheme="minorHAnsi"/>
                <w:sz w:val="22"/>
                <w:szCs w:val="22"/>
                <w:lang w:val="en-US"/>
              </w:rPr>
              <w:t>CS 20170404:</w:t>
            </w:r>
          </w:p>
          <w:p w14:paraId="58C4CA35" w14:textId="77777777" w:rsidR="006314DA" w:rsidRDefault="006314DA"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Note that B184c does not apply to Core Data or Previous Year Adjustments because B184c is looking at in –year terminations. I’ve removed Core Data and Previous Year Adjustments from the “Section” above.</w:t>
            </w:r>
          </w:p>
          <w:p w14:paraId="108E42D3" w14:textId="77777777" w:rsidR="006314DA" w:rsidRPr="006314DA" w:rsidRDefault="006314DA"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However we will ensure that wording of B184c is updated according in R14.</w:t>
            </w:r>
          </w:p>
          <w:p w14:paraId="3CA65DE3" w14:textId="77777777" w:rsidR="006314DA" w:rsidRDefault="006314DA" w:rsidP="009F4737">
            <w:pPr>
              <w:spacing w:before="60" w:after="60"/>
              <w:ind w:left="0"/>
              <w:rPr>
                <w:rFonts w:asciiTheme="minorHAnsi" w:hAnsiTheme="minorHAnsi"/>
                <w:sz w:val="22"/>
                <w:szCs w:val="22"/>
                <w:lang w:val="en-US"/>
              </w:rPr>
            </w:pPr>
          </w:p>
          <w:p w14:paraId="556CA102" w14:textId="77777777" w:rsidR="009F4737" w:rsidRDefault="009F4737" w:rsidP="009F4737">
            <w:pPr>
              <w:spacing w:before="60" w:after="60"/>
              <w:ind w:left="0"/>
              <w:rPr>
                <w:rFonts w:asciiTheme="minorHAnsi" w:hAnsiTheme="minorHAnsi"/>
                <w:sz w:val="22"/>
                <w:szCs w:val="22"/>
                <w:lang w:val="en-US"/>
              </w:rPr>
            </w:pPr>
            <w:r>
              <w:rPr>
                <w:rFonts w:asciiTheme="minorHAnsi" w:hAnsiTheme="minorHAnsi"/>
                <w:sz w:val="22"/>
                <w:szCs w:val="22"/>
                <w:lang w:val="en-US"/>
              </w:rPr>
              <w:t>CS 20170322:</w:t>
            </w:r>
          </w:p>
          <w:p w14:paraId="4369B7DF" w14:textId="77777777" w:rsidR="009F4737" w:rsidRPr="009F4737" w:rsidRDefault="009F4737"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Alias to confirm new wording to message.</w:t>
            </w:r>
          </w:p>
          <w:p w14:paraId="49BFC04D" w14:textId="77777777" w:rsidR="009F4737" w:rsidRDefault="009F4737" w:rsidP="009F536B">
            <w:pPr>
              <w:spacing w:before="60" w:after="60"/>
              <w:ind w:left="0"/>
              <w:rPr>
                <w:rFonts w:asciiTheme="minorHAnsi" w:hAnsiTheme="minorHAnsi"/>
                <w:sz w:val="22"/>
                <w:szCs w:val="22"/>
                <w:lang w:val="en-US"/>
              </w:rPr>
            </w:pPr>
          </w:p>
          <w:p w14:paraId="5C411F17" w14:textId="77777777" w:rsidR="009F536B" w:rsidRDefault="009F536B" w:rsidP="009F536B">
            <w:pPr>
              <w:spacing w:before="60" w:after="60"/>
              <w:ind w:left="0"/>
              <w:rPr>
                <w:rFonts w:asciiTheme="minorHAnsi" w:hAnsiTheme="minorHAnsi"/>
                <w:sz w:val="22"/>
                <w:szCs w:val="22"/>
                <w:lang w:val="en-US"/>
              </w:rPr>
            </w:pPr>
            <w:r>
              <w:rPr>
                <w:rFonts w:asciiTheme="minorHAnsi" w:hAnsiTheme="minorHAnsi"/>
                <w:sz w:val="22"/>
                <w:szCs w:val="22"/>
                <w:lang w:val="en-US"/>
              </w:rPr>
              <w:t>CS 20170321:</w:t>
            </w:r>
          </w:p>
          <w:p w14:paraId="49529C62" w14:textId="77777777" w:rsidR="009F536B" w:rsidRDefault="009F536B"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Brought validation from EXO to Full Office Validation Spec</w:t>
            </w:r>
          </w:p>
          <w:p w14:paraId="01462C14" w14:textId="77777777" w:rsidR="004A46C4" w:rsidRPr="0012238E" w:rsidRDefault="009F536B" w:rsidP="008D6CBB">
            <w:pPr>
              <w:pStyle w:val="ListParagraph"/>
              <w:numPr>
                <w:ilvl w:val="0"/>
                <w:numId w:val="8"/>
              </w:numPr>
              <w:spacing w:before="60" w:after="60"/>
              <w:rPr>
                <w:rFonts w:asciiTheme="minorHAnsi" w:hAnsiTheme="minorHAnsi"/>
                <w:sz w:val="22"/>
                <w:szCs w:val="22"/>
                <w:lang w:val="en-US" w:eastAsia="en-CA"/>
              </w:rPr>
            </w:pPr>
            <w:r w:rsidRPr="0012238E">
              <w:rPr>
                <w:rFonts w:asciiTheme="minorHAnsi" w:hAnsiTheme="minorHAnsi"/>
                <w:sz w:val="22"/>
                <w:szCs w:val="22"/>
                <w:lang w:val="en-US"/>
              </w:rPr>
              <w:t>Only difference is that in Full Office we will apply this validation also to the Previous Year Adjustment section (for both Remittance and Final Data collects)</w:t>
            </w:r>
          </w:p>
        </w:tc>
      </w:tr>
    </w:tbl>
    <w:p w14:paraId="67563B43" w14:textId="77777777" w:rsidR="004A46C4" w:rsidRPr="00AE47E5" w:rsidRDefault="004A46C4" w:rsidP="004A46C4">
      <w:pPr>
        <w:rPr>
          <w:lang w:val="en-US"/>
        </w:rPr>
      </w:pPr>
    </w:p>
    <w:p w14:paraId="65E2CDE7" w14:textId="3E9EE9F5" w:rsidR="004068CD" w:rsidRDefault="003F78A7" w:rsidP="004068CD">
      <w:pPr>
        <w:pStyle w:val="Heading3"/>
      </w:pPr>
      <w:r>
        <w:br w:type="page"/>
      </w:r>
      <w:r w:rsidR="004068CD" w:rsidRPr="006B06A8">
        <w:t>Validation –</w:t>
      </w:r>
      <w:r w:rsidR="004068CD">
        <w:t xml:space="preserve"> </w:t>
      </w:r>
      <w:r w:rsidR="004068CD" w:rsidRPr="00BA72D4">
        <w:t xml:space="preserve">Excess Service </w:t>
      </w:r>
      <w:r w:rsidR="004068CD">
        <w:t xml:space="preserve">for Members Enrolled Mid-Year. </w:t>
      </w:r>
    </w:p>
    <w:p w14:paraId="4901F6AD" w14:textId="77777777" w:rsidR="004068CD" w:rsidRPr="00BA72D4" w:rsidRDefault="004068CD" w:rsidP="004068CD"/>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4068CD" w14:paraId="53C13F68"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B6129EE" w14:textId="4F6EDE8E"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9927C8F" w14:textId="2DB2792C" w:rsidR="004068CD" w:rsidRPr="00B464B9" w:rsidRDefault="004068CD" w:rsidP="004068CD">
            <w:pPr>
              <w:pStyle w:val="Heading1"/>
              <w:rPr>
                <w:rFonts w:cs="Calibri"/>
              </w:rPr>
            </w:pPr>
            <w:bookmarkStart w:id="734" w:name="_Toc43372930"/>
            <w:r>
              <w:rPr>
                <w:lang w:val="en-US"/>
              </w:rPr>
              <w:t>B185</w:t>
            </w:r>
            <w:r w:rsidRPr="00C86E3F">
              <w:rPr>
                <w:lang w:val="en-US"/>
              </w:rPr>
              <w:t>_</w:t>
            </w:r>
            <w:r>
              <w:rPr>
                <w:lang w:val="en-US"/>
              </w:rPr>
              <w:t>Message</w:t>
            </w:r>
            <w:bookmarkEnd w:id="734"/>
          </w:p>
        </w:tc>
      </w:tr>
      <w:tr w:rsidR="004068CD" w:rsidRPr="001D78F5" w14:paraId="08D27766"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AA613B"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E60F638" w14:textId="5805D2A9" w:rsidR="004068CD" w:rsidRPr="001D78F5" w:rsidRDefault="004068CD" w:rsidP="00877A5F">
            <w:pPr>
              <w:spacing w:before="60" w:after="60"/>
              <w:ind w:left="0"/>
              <w:rPr>
                <w:rFonts w:asciiTheme="minorHAnsi" w:hAnsiTheme="minorHAnsi" w:cs="Calibri"/>
                <w:color w:val="FF0000"/>
                <w:sz w:val="22"/>
                <w:szCs w:val="22"/>
                <w:lang w:eastAsia="en-CA"/>
              </w:rPr>
            </w:pPr>
            <w:r w:rsidRPr="000C31F4">
              <w:rPr>
                <w:rFonts w:asciiTheme="minorHAnsi" w:hAnsiTheme="minorHAnsi" w:cs="Calibri"/>
                <w:color w:val="auto"/>
                <w:sz w:val="22"/>
                <w:szCs w:val="22"/>
                <w:lang w:eastAsia="en-CA"/>
              </w:rPr>
              <w:t>3506</w:t>
            </w:r>
          </w:p>
        </w:tc>
      </w:tr>
      <w:tr w:rsidR="004068CD" w:rsidRPr="00A6270A" w14:paraId="27AE2CF6"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3B2840"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183C876" w14:textId="77777777" w:rsidR="004068CD" w:rsidRDefault="004068CD" w:rsidP="00877A5F">
            <w:pPr>
              <w:spacing w:before="60" w:after="60"/>
              <w:ind w:left="0"/>
              <w:rPr>
                <w:rFonts w:asciiTheme="minorHAnsi" w:hAnsiTheme="minorHAnsi" w:cs="Calibri"/>
                <w:sz w:val="22"/>
                <w:szCs w:val="22"/>
                <w:lang w:eastAsia="en-CA"/>
              </w:rPr>
            </w:pPr>
            <w:r>
              <w:rPr>
                <w:rFonts w:asciiTheme="minorHAnsi" w:hAnsiTheme="minorHAnsi" w:cs="Calibri"/>
                <w:sz w:val="22"/>
                <w:szCs w:val="22"/>
                <w:lang w:eastAsia="en-CA"/>
              </w:rPr>
              <w:t>Custom DLL</w:t>
            </w:r>
          </w:p>
        </w:tc>
      </w:tr>
      <w:tr w:rsidR="004068CD" w:rsidRPr="00A6270A" w14:paraId="2EE8ED00"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FFFA7E4"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DD8BD74" w14:textId="77777777" w:rsidR="004068CD" w:rsidRPr="00625AEC" w:rsidRDefault="004068CD" w:rsidP="00877A5F">
            <w:pPr>
              <w:spacing w:before="60" w:after="60"/>
              <w:ind w:left="0"/>
              <w:rPr>
                <w:rFonts w:asciiTheme="minorHAnsi" w:hAnsiTheme="minorHAnsi" w:cs="Calibri"/>
                <w:sz w:val="22"/>
                <w:szCs w:val="22"/>
                <w:lang w:eastAsia="en-CA"/>
              </w:rPr>
            </w:pPr>
            <w:r>
              <w:rPr>
                <w:rFonts w:asciiTheme="minorHAnsi" w:hAnsiTheme="minorHAnsi" w:cs="Calibri"/>
                <w:sz w:val="22"/>
                <w:szCs w:val="22"/>
                <w:lang w:eastAsia="en-CA"/>
              </w:rPr>
              <w:t>2</w:t>
            </w:r>
            <w:r w:rsidRPr="003F78A7">
              <w:rPr>
                <w:rFonts w:asciiTheme="minorHAnsi" w:hAnsiTheme="minorHAnsi" w:cs="Calibri"/>
                <w:sz w:val="22"/>
                <w:szCs w:val="22"/>
                <w:vertAlign w:val="superscript"/>
                <w:lang w:eastAsia="en-CA"/>
              </w:rPr>
              <w:t>nd</w:t>
            </w:r>
            <w:r>
              <w:rPr>
                <w:rFonts w:asciiTheme="minorHAnsi" w:hAnsiTheme="minorHAnsi" w:cs="Calibri"/>
                <w:sz w:val="22"/>
                <w:szCs w:val="22"/>
                <w:lang w:eastAsia="en-CA"/>
              </w:rPr>
              <w:t xml:space="preserve"> level validation</w:t>
            </w:r>
          </w:p>
        </w:tc>
      </w:tr>
      <w:tr w:rsidR="004068CD" w:rsidRPr="00A6270A" w14:paraId="13645234"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8D8D505"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 xml:space="preserve">Section </w:t>
            </w:r>
          </w:p>
        </w:tc>
        <w:tc>
          <w:tcPr>
            <w:tcW w:w="8448" w:type="dxa"/>
            <w:tcBorders>
              <w:top w:val="single" w:sz="4" w:space="0" w:color="auto"/>
              <w:left w:val="single" w:sz="4" w:space="0" w:color="auto"/>
              <w:bottom w:val="single" w:sz="4" w:space="0" w:color="auto"/>
              <w:right w:val="single" w:sz="4" w:space="0" w:color="auto"/>
            </w:tcBorders>
            <w:vAlign w:val="center"/>
          </w:tcPr>
          <w:p w14:paraId="7170E73F" w14:textId="4F1338B1" w:rsidR="004068CD" w:rsidRPr="00625AEC" w:rsidRDefault="004068CD" w:rsidP="004068CD">
            <w:pPr>
              <w:spacing w:before="60" w:after="60"/>
              <w:ind w:left="0"/>
              <w:rPr>
                <w:rFonts w:asciiTheme="minorHAnsi" w:hAnsiTheme="minorHAnsi" w:cs="Calibri"/>
                <w:sz w:val="22"/>
                <w:szCs w:val="22"/>
                <w:lang w:eastAsia="en-CA"/>
              </w:rPr>
            </w:pPr>
            <w:r w:rsidRPr="00625AEC">
              <w:rPr>
                <w:rFonts w:asciiTheme="minorHAnsi" w:hAnsiTheme="minorHAnsi" w:cs="Calibri"/>
                <w:sz w:val="22"/>
                <w:szCs w:val="22"/>
                <w:lang w:eastAsia="en-CA"/>
              </w:rPr>
              <w:t>CoreData (MDC), Events (Final Data</w:t>
            </w:r>
            <w:r>
              <w:rPr>
                <w:rFonts w:asciiTheme="minorHAnsi" w:hAnsiTheme="minorHAnsi" w:cs="Calibri"/>
                <w:sz w:val="22"/>
                <w:szCs w:val="22"/>
                <w:lang w:eastAsia="en-CA"/>
              </w:rPr>
              <w:t>)</w:t>
            </w:r>
          </w:p>
        </w:tc>
      </w:tr>
      <w:tr w:rsidR="004068CD" w14:paraId="54F70F2D"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AB2412D"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37B1C3C" w14:textId="77777777" w:rsidR="004068CD" w:rsidRPr="00B464B9" w:rsidRDefault="004068CD" w:rsidP="00877A5F">
            <w:pPr>
              <w:spacing w:before="60" w:after="60"/>
              <w:ind w:left="0"/>
              <w:rPr>
                <w:rFonts w:asciiTheme="minorHAnsi" w:hAnsiTheme="minorHAnsi" w:cs="Calibr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4068CD" w14:paraId="075F4EE7"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50E020C"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57151E4" w14:textId="77777777" w:rsidR="004068CD" w:rsidRPr="00B464B9" w:rsidRDefault="004068CD" w:rsidP="00877A5F">
            <w:pPr>
              <w:spacing w:before="60" w:after="60"/>
              <w:ind w:left="0"/>
              <w:rPr>
                <w:rFonts w:asciiTheme="minorHAnsi" w:hAnsiTheme="minorHAnsi" w:cs="Calibri"/>
                <w:sz w:val="22"/>
                <w:szCs w:val="22"/>
                <w:lang w:eastAsia="en-CA"/>
              </w:rPr>
            </w:pPr>
            <w:r w:rsidRPr="00B464B9">
              <w:rPr>
                <w:rFonts w:asciiTheme="minorHAnsi" w:hAnsiTheme="minorHAnsi"/>
                <w:sz w:val="22"/>
                <w:szCs w:val="22"/>
                <w:lang w:eastAsia="en-CA"/>
              </w:rPr>
              <w:t>Public</w:t>
            </w:r>
          </w:p>
        </w:tc>
      </w:tr>
      <w:tr w:rsidR="004068CD" w:rsidRPr="00A6270A" w14:paraId="4577ADEE"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E62BACC"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Rule</w:t>
            </w:r>
          </w:p>
        </w:tc>
        <w:tc>
          <w:tcPr>
            <w:tcW w:w="8448" w:type="dxa"/>
            <w:tcBorders>
              <w:top w:val="single" w:sz="4" w:space="0" w:color="auto"/>
              <w:left w:val="single" w:sz="4" w:space="0" w:color="auto"/>
              <w:bottom w:val="single" w:sz="4" w:space="0" w:color="auto"/>
              <w:right w:val="single" w:sz="4" w:space="0" w:color="auto"/>
            </w:tcBorders>
            <w:vAlign w:val="center"/>
          </w:tcPr>
          <w:p w14:paraId="5CA51DDE" w14:textId="439231F2" w:rsidR="004068CD" w:rsidRPr="00BA72D4" w:rsidRDefault="004068CD" w:rsidP="00877A5F">
            <w:pPr>
              <w:ind w:left="0"/>
              <w:rPr>
                <w:rFonts w:asciiTheme="minorHAnsi" w:hAnsiTheme="minorHAnsi"/>
                <w:sz w:val="22"/>
                <w:szCs w:val="22"/>
                <w:lang w:eastAsia="en-CA"/>
              </w:rPr>
            </w:pPr>
            <w:r w:rsidRPr="004710EB">
              <w:rPr>
                <w:rFonts w:asciiTheme="minorHAnsi" w:hAnsiTheme="minorHAnsi"/>
                <w:sz w:val="22"/>
                <w:szCs w:val="22"/>
                <w:lang w:val="en-US" w:eastAsia="en-CA"/>
              </w:rPr>
              <w:t xml:space="preserve">Reported service is within acceptable service shortfall tolerance and must be rolled up to minimum possible service.  </w:t>
            </w:r>
          </w:p>
        </w:tc>
      </w:tr>
      <w:tr w:rsidR="004068CD" w:rsidRPr="009624B0" w14:paraId="7C0136FC"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B586CF6"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B9A6314" w14:textId="77777777" w:rsidR="004068CD" w:rsidRPr="00FF674A" w:rsidRDefault="004068CD" w:rsidP="008D6CBB">
            <w:pPr>
              <w:pStyle w:val="ListParagraph"/>
              <w:numPr>
                <w:ilvl w:val="0"/>
                <w:numId w:val="39"/>
              </w:numPr>
              <w:rPr>
                <w:rFonts w:asciiTheme="minorHAnsi" w:hAnsiTheme="minorHAnsi"/>
                <w:color w:val="auto"/>
                <w:sz w:val="22"/>
                <w:szCs w:val="22"/>
                <w:lang w:eastAsia="en-CA"/>
              </w:rPr>
            </w:pPr>
            <w:r w:rsidRPr="00FF674A">
              <w:rPr>
                <w:rFonts w:asciiTheme="minorHAnsi" w:hAnsiTheme="minorHAnsi"/>
                <w:color w:val="auto"/>
                <w:sz w:val="22"/>
                <w:szCs w:val="22"/>
                <w:lang w:eastAsia="en-CA"/>
              </w:rPr>
              <w:t>Set applicable Tolerance</w:t>
            </w:r>
          </w:p>
          <w:p w14:paraId="7CD7CE74" w14:textId="77777777" w:rsidR="004068CD" w:rsidRPr="00FF674A" w:rsidRDefault="004068CD" w:rsidP="004068CD">
            <w:pPr>
              <w:pStyle w:val="ListParagraph"/>
              <w:rPr>
                <w:rFonts w:asciiTheme="minorHAnsi" w:hAnsiTheme="minorHAnsi"/>
                <w:color w:val="auto"/>
                <w:sz w:val="22"/>
                <w:szCs w:val="22"/>
                <w:lang w:eastAsia="en-CA"/>
              </w:rPr>
            </w:pPr>
            <w:r>
              <w:rPr>
                <w:rFonts w:asciiTheme="minorHAnsi" w:hAnsiTheme="minorHAnsi"/>
                <w:color w:val="auto"/>
                <w:sz w:val="22"/>
                <w:szCs w:val="22"/>
                <w:lang w:eastAsia="en-CA"/>
              </w:rPr>
              <w:t>ServiceTolerance = -1</w:t>
            </w:r>
          </w:p>
          <w:p w14:paraId="7E183052" w14:textId="77777777" w:rsidR="004068CD" w:rsidRPr="00FF674A" w:rsidRDefault="004068CD" w:rsidP="004068CD">
            <w:pPr>
              <w:pStyle w:val="ListParagraph"/>
              <w:rPr>
                <w:rFonts w:asciiTheme="minorHAnsi" w:hAnsiTheme="minorHAnsi"/>
                <w:color w:val="auto"/>
                <w:sz w:val="22"/>
                <w:szCs w:val="22"/>
                <w:lang w:eastAsia="en-CA"/>
              </w:rPr>
            </w:pPr>
          </w:p>
          <w:p w14:paraId="0102C77C" w14:textId="77777777" w:rsidR="004068CD" w:rsidRPr="00FF674A" w:rsidRDefault="004068CD" w:rsidP="008D6CBB">
            <w:pPr>
              <w:pStyle w:val="ListParagraph"/>
              <w:numPr>
                <w:ilvl w:val="0"/>
                <w:numId w:val="39"/>
              </w:numPr>
              <w:ind w:left="819"/>
              <w:rPr>
                <w:rFonts w:asciiTheme="minorHAnsi" w:hAnsiTheme="minorHAnsi"/>
                <w:color w:val="auto"/>
                <w:sz w:val="22"/>
                <w:szCs w:val="22"/>
                <w:lang w:eastAsia="en-CA"/>
              </w:rPr>
            </w:pPr>
            <w:r w:rsidRPr="00FF674A">
              <w:rPr>
                <w:rFonts w:asciiTheme="minorHAnsi" w:hAnsiTheme="minorHAnsi"/>
                <w:color w:val="auto"/>
                <w:sz w:val="22"/>
                <w:szCs w:val="22"/>
                <w:lang w:eastAsia="en-CA"/>
              </w:rPr>
              <w:t>Confirm Years validation is applicable for:</w:t>
            </w:r>
          </w:p>
          <w:p w14:paraId="681AC22F" w14:textId="77777777" w:rsidR="00073F61" w:rsidRPr="00907E5A" w:rsidRDefault="00073F61" w:rsidP="00073F61">
            <w:pPr>
              <w:spacing w:before="60" w:after="60"/>
              <w:ind w:left="0"/>
              <w:rPr>
                <w:rFonts w:asciiTheme="minorHAnsi" w:hAnsiTheme="minorHAnsi" w:cs="Calibri"/>
                <w:sz w:val="22"/>
                <w:szCs w:val="22"/>
              </w:rPr>
            </w:pPr>
            <w:r w:rsidRPr="00907E5A">
              <w:rPr>
                <w:rFonts w:asciiTheme="minorHAnsi" w:hAnsiTheme="minorHAnsi" w:cs="Calibri"/>
                <w:sz w:val="22"/>
                <w:szCs w:val="22"/>
              </w:rPr>
              <w:t>For MDC Core Data = YYYY of Collect Start Date</w:t>
            </w:r>
          </w:p>
          <w:p w14:paraId="659875EA" w14:textId="77777777" w:rsidR="00073F61" w:rsidRPr="00907E5A" w:rsidRDefault="00073F61" w:rsidP="00073F61">
            <w:pPr>
              <w:spacing w:before="60" w:after="60"/>
              <w:ind w:left="0"/>
              <w:rPr>
                <w:rFonts w:asciiTheme="minorHAnsi" w:hAnsiTheme="minorHAnsi" w:cs="Calibri"/>
                <w:sz w:val="22"/>
                <w:szCs w:val="22"/>
              </w:rPr>
            </w:pPr>
            <w:r w:rsidRPr="00907E5A">
              <w:rPr>
                <w:rFonts w:asciiTheme="minorHAnsi" w:hAnsiTheme="minorHAnsi" w:cs="Calibri"/>
                <w:sz w:val="22"/>
                <w:szCs w:val="22"/>
              </w:rPr>
              <w:t>For Events Current Year = YYYY of File.EmploymentEndDate(TERFIN or RETFIN) or File.DeathDate (DECFIN)</w:t>
            </w:r>
          </w:p>
          <w:p w14:paraId="68506F7E" w14:textId="24F080FB" w:rsidR="004068CD" w:rsidRPr="00FF674A" w:rsidRDefault="00073F61" w:rsidP="00073F61">
            <w:pPr>
              <w:ind w:left="0"/>
              <w:rPr>
                <w:rFonts w:asciiTheme="minorHAnsi" w:hAnsiTheme="minorHAnsi"/>
                <w:sz w:val="22"/>
                <w:szCs w:val="22"/>
                <w:lang w:val="en-US" w:eastAsia="en-CA"/>
              </w:rPr>
            </w:pPr>
            <w:r w:rsidRPr="00907E5A">
              <w:rPr>
                <w:rFonts w:asciiTheme="minorHAnsi" w:hAnsiTheme="minorHAnsi" w:cs="Calibri"/>
                <w:sz w:val="22"/>
                <w:szCs w:val="22"/>
              </w:rPr>
              <w:t>For Events Previous Year = YYYY of File.EmploymentEndDate – 1 (TERFIN or RETFIN) or File.DeathDate - 1 (DECFIN)</w:t>
            </w:r>
          </w:p>
          <w:p w14:paraId="70D22769" w14:textId="77777777" w:rsidR="004068CD" w:rsidRPr="00487EA8" w:rsidRDefault="004068CD" w:rsidP="008D6CBB">
            <w:pPr>
              <w:pStyle w:val="CommentText"/>
              <w:numPr>
                <w:ilvl w:val="0"/>
                <w:numId w:val="39"/>
              </w:numPr>
              <w:ind w:left="819"/>
              <w:rPr>
                <w:rFonts w:asciiTheme="minorHAnsi" w:hAnsiTheme="minorHAnsi" w:cs="Calibri"/>
                <w:i w:val="0"/>
                <w:sz w:val="22"/>
                <w:szCs w:val="22"/>
              </w:rPr>
            </w:pPr>
            <w:r w:rsidRPr="00487EA8">
              <w:rPr>
                <w:rFonts w:asciiTheme="minorHAnsi" w:hAnsiTheme="minorHAnsi" w:cs="Calibri"/>
                <w:i w:val="0"/>
                <w:sz w:val="22"/>
                <w:szCs w:val="22"/>
              </w:rPr>
              <w:t>Confirm member has been enrolled for the EntireYear</w:t>
            </w:r>
          </w:p>
          <w:p w14:paraId="493EE3E6" w14:textId="77777777" w:rsidR="004068CD" w:rsidRPr="00487EA8" w:rsidRDefault="004068CD" w:rsidP="004068CD">
            <w:pPr>
              <w:ind w:left="1080"/>
              <w:rPr>
                <w:rFonts w:asciiTheme="minorHAnsi" w:hAnsiTheme="minorHAnsi" w:cs="Calibri"/>
                <w:sz w:val="22"/>
                <w:szCs w:val="22"/>
              </w:rPr>
            </w:pPr>
            <w:r w:rsidRPr="00487EA8">
              <w:rPr>
                <w:rFonts w:asciiTheme="minorHAnsi" w:hAnsiTheme="minorHAnsi" w:cs="Calibri"/>
                <w:sz w:val="22"/>
                <w:szCs w:val="22"/>
              </w:rPr>
              <w:t>Ariel.Employment.PermanencyDate &lt; ValidationYear-01-01</w:t>
            </w:r>
          </w:p>
          <w:p w14:paraId="0CB9D908" w14:textId="77777777" w:rsidR="004068CD" w:rsidRPr="00FF674A" w:rsidRDefault="004068CD" w:rsidP="004068CD">
            <w:pPr>
              <w:ind w:left="1080"/>
              <w:rPr>
                <w:rFonts w:asciiTheme="minorHAnsi" w:hAnsiTheme="minorHAnsi"/>
                <w:sz w:val="22"/>
                <w:szCs w:val="22"/>
                <w:lang w:val="en-US" w:eastAsia="en-CA"/>
              </w:rPr>
            </w:pPr>
            <w:r w:rsidRPr="00FF674A">
              <w:rPr>
                <w:rFonts w:asciiTheme="minorHAnsi" w:hAnsiTheme="minorHAnsi"/>
                <w:sz w:val="22"/>
                <w:szCs w:val="22"/>
                <w:lang w:val="en-US" w:eastAsia="en-CA"/>
              </w:rPr>
              <w:t>AND</w:t>
            </w:r>
          </w:p>
          <w:p w14:paraId="50C7BFA7" w14:textId="77777777" w:rsidR="004068CD" w:rsidRPr="00FF674A" w:rsidRDefault="004068CD" w:rsidP="004068CD">
            <w:pPr>
              <w:ind w:left="1080"/>
              <w:rPr>
                <w:rFonts w:asciiTheme="minorHAnsi" w:hAnsiTheme="minorHAnsi"/>
                <w:sz w:val="22"/>
                <w:szCs w:val="22"/>
                <w:lang w:val="en-US" w:eastAsia="en-CA"/>
              </w:rPr>
            </w:pPr>
            <w:r w:rsidRPr="00FF674A">
              <w:rPr>
                <w:rFonts w:asciiTheme="minorHAnsi" w:hAnsiTheme="minorHAnsi"/>
                <w:sz w:val="22"/>
                <w:szCs w:val="22"/>
                <w:lang w:val="en-US" w:eastAsia="en-CA"/>
              </w:rPr>
              <w:t xml:space="preserve">{ </w:t>
            </w:r>
          </w:p>
          <w:p w14:paraId="1A1048E8" w14:textId="77777777" w:rsidR="004068CD" w:rsidRPr="00FF674A" w:rsidRDefault="004068CD" w:rsidP="004068CD">
            <w:pPr>
              <w:ind w:left="1800"/>
              <w:rPr>
                <w:rFonts w:asciiTheme="minorHAnsi" w:hAnsiTheme="minorHAnsi"/>
                <w:sz w:val="22"/>
                <w:szCs w:val="22"/>
                <w:lang w:val="en-US" w:eastAsia="en-CA"/>
              </w:rPr>
            </w:pPr>
            <w:r w:rsidRPr="00FF674A">
              <w:rPr>
                <w:rFonts w:asciiTheme="minorHAnsi" w:hAnsiTheme="minorHAnsi"/>
                <w:sz w:val="22"/>
                <w:szCs w:val="22"/>
                <w:lang w:val="en-US" w:eastAsia="en-CA"/>
              </w:rPr>
              <w:t>File.TerminationDate is null</w:t>
            </w:r>
          </w:p>
          <w:p w14:paraId="7DC99A95" w14:textId="77777777" w:rsidR="004068CD" w:rsidRPr="00FF674A" w:rsidRDefault="004068CD" w:rsidP="004068CD">
            <w:pPr>
              <w:ind w:left="1800"/>
              <w:rPr>
                <w:rFonts w:asciiTheme="minorHAnsi" w:hAnsiTheme="minorHAnsi"/>
                <w:sz w:val="22"/>
                <w:szCs w:val="22"/>
                <w:lang w:val="en-US" w:eastAsia="en-CA"/>
              </w:rPr>
            </w:pPr>
            <w:r w:rsidRPr="00FF674A">
              <w:rPr>
                <w:rFonts w:asciiTheme="minorHAnsi" w:hAnsiTheme="minorHAnsi"/>
                <w:sz w:val="22"/>
                <w:szCs w:val="22"/>
                <w:lang w:val="en-US" w:eastAsia="en-CA"/>
              </w:rPr>
              <w:t>OR</w:t>
            </w:r>
          </w:p>
          <w:p w14:paraId="3A3C5013" w14:textId="77777777" w:rsidR="004068CD" w:rsidRPr="00FF674A" w:rsidRDefault="004068CD" w:rsidP="004068CD">
            <w:pPr>
              <w:ind w:left="1800"/>
              <w:rPr>
                <w:rFonts w:asciiTheme="minorHAnsi" w:hAnsiTheme="minorHAnsi"/>
                <w:sz w:val="22"/>
                <w:szCs w:val="22"/>
                <w:lang w:val="en-US" w:eastAsia="en-CA"/>
              </w:rPr>
            </w:pPr>
            <w:r w:rsidRPr="00FF674A">
              <w:rPr>
                <w:rFonts w:asciiTheme="minorHAnsi" w:hAnsiTheme="minorHAnsi"/>
                <w:sz w:val="22"/>
                <w:szCs w:val="22"/>
                <w:lang w:val="en-US" w:eastAsia="en-CA"/>
              </w:rPr>
              <w:t>File.TerminationDate &gt;= ValidationYear-12-31</w:t>
            </w:r>
          </w:p>
          <w:p w14:paraId="36D8ABD0" w14:textId="77777777" w:rsidR="004068CD" w:rsidRPr="00FF674A" w:rsidRDefault="004068CD" w:rsidP="004068CD">
            <w:pPr>
              <w:ind w:left="1080"/>
              <w:rPr>
                <w:rFonts w:asciiTheme="minorHAnsi" w:hAnsiTheme="minorHAnsi"/>
                <w:sz w:val="22"/>
                <w:szCs w:val="22"/>
                <w:lang w:val="en-US" w:eastAsia="en-CA"/>
              </w:rPr>
            </w:pPr>
            <w:r w:rsidRPr="00FF674A">
              <w:rPr>
                <w:rFonts w:asciiTheme="minorHAnsi" w:hAnsiTheme="minorHAnsi"/>
                <w:sz w:val="22"/>
                <w:szCs w:val="22"/>
                <w:lang w:val="en-US" w:eastAsia="en-CA"/>
              </w:rPr>
              <w:t>}</w:t>
            </w:r>
          </w:p>
          <w:p w14:paraId="31442C45" w14:textId="77777777" w:rsidR="004068CD" w:rsidRPr="00FF674A" w:rsidRDefault="004068CD" w:rsidP="004068CD">
            <w:pPr>
              <w:ind w:left="360"/>
              <w:rPr>
                <w:rFonts w:asciiTheme="minorHAnsi" w:hAnsiTheme="minorHAnsi"/>
                <w:sz w:val="22"/>
                <w:szCs w:val="22"/>
                <w:lang w:val="en-US" w:eastAsia="en-CA"/>
              </w:rPr>
            </w:pPr>
          </w:p>
          <w:p w14:paraId="1F632783" w14:textId="77777777" w:rsidR="004068CD" w:rsidRPr="00454524" w:rsidRDefault="004068CD" w:rsidP="008D6CBB">
            <w:pPr>
              <w:pStyle w:val="ListParagraph"/>
              <w:numPr>
                <w:ilvl w:val="0"/>
                <w:numId w:val="39"/>
              </w:numPr>
              <w:ind w:left="819"/>
              <w:rPr>
                <w:rFonts w:asciiTheme="minorHAnsi" w:hAnsiTheme="minorHAnsi"/>
                <w:sz w:val="22"/>
                <w:szCs w:val="22"/>
                <w:lang w:eastAsia="en-CA"/>
              </w:rPr>
            </w:pPr>
            <w:r w:rsidRPr="00454524">
              <w:rPr>
                <w:rFonts w:asciiTheme="minorHAnsi" w:hAnsiTheme="minorHAnsi"/>
                <w:sz w:val="22"/>
                <w:szCs w:val="22"/>
                <w:lang w:eastAsia="en-CA"/>
              </w:rPr>
              <w:t>Calculate Reported Service for the Reporting Year (File + Ariel) {</w:t>
            </w:r>
          </w:p>
          <w:p w14:paraId="39EF9B44" w14:textId="77777777" w:rsidR="004068CD" w:rsidRPr="00FF674A" w:rsidRDefault="004068CD" w:rsidP="004068CD">
            <w:pPr>
              <w:ind w:left="1080"/>
              <w:rPr>
                <w:rFonts w:asciiTheme="minorHAnsi" w:hAnsiTheme="minorHAnsi"/>
                <w:sz w:val="22"/>
                <w:szCs w:val="22"/>
                <w:lang w:eastAsia="en-CA"/>
              </w:rPr>
            </w:pPr>
            <w:r w:rsidRPr="00FF674A">
              <w:rPr>
                <w:rFonts w:asciiTheme="minorHAnsi" w:hAnsiTheme="minorHAnsi"/>
                <w:sz w:val="22"/>
                <w:szCs w:val="22"/>
                <w:lang w:eastAsia="en-CA"/>
              </w:rPr>
              <w:t>RS = SUM of Service.Service from all Service records (in Ariel or created by the Data Import) where :</w:t>
            </w:r>
          </w:p>
          <w:p w14:paraId="38244EE7" w14:textId="77777777" w:rsidR="004068CD" w:rsidRPr="00FF674A" w:rsidRDefault="004068CD" w:rsidP="004068CD">
            <w:pPr>
              <w:ind w:left="1080"/>
              <w:rPr>
                <w:rFonts w:asciiTheme="minorHAnsi" w:hAnsiTheme="minorHAnsi"/>
                <w:sz w:val="22"/>
                <w:szCs w:val="22"/>
                <w:lang w:eastAsia="en-CA"/>
              </w:rPr>
            </w:pPr>
            <w:r w:rsidRPr="00FF674A">
              <w:rPr>
                <w:rFonts w:asciiTheme="minorHAnsi" w:hAnsiTheme="minorHAnsi"/>
                <w:sz w:val="22"/>
                <w:szCs w:val="22"/>
                <w:lang w:eastAsia="en-CA"/>
              </w:rPr>
              <w:t>{</w:t>
            </w:r>
          </w:p>
          <w:p w14:paraId="63F3CD88" w14:textId="77777777" w:rsidR="004068CD" w:rsidRPr="00FF674A" w:rsidRDefault="004068CD" w:rsidP="004068CD">
            <w:pPr>
              <w:ind w:left="1800"/>
              <w:rPr>
                <w:rFonts w:asciiTheme="minorHAnsi" w:hAnsiTheme="minorHAnsi"/>
                <w:sz w:val="22"/>
                <w:szCs w:val="22"/>
                <w:lang w:eastAsia="en-CA"/>
              </w:rPr>
            </w:pPr>
            <w:r w:rsidRPr="00FF674A">
              <w:rPr>
                <w:rFonts w:asciiTheme="minorHAnsi" w:hAnsiTheme="minorHAnsi"/>
                <w:sz w:val="22"/>
                <w:szCs w:val="22"/>
                <w:lang w:eastAsia="en-CA"/>
              </w:rPr>
              <w:t xml:space="preserve">Service.Type = CTSRV </w:t>
            </w:r>
          </w:p>
          <w:p w14:paraId="1B20BD8A" w14:textId="77777777" w:rsidR="004068CD" w:rsidRPr="00FF674A" w:rsidRDefault="004068CD" w:rsidP="004068CD">
            <w:pPr>
              <w:ind w:left="1800"/>
              <w:rPr>
                <w:rFonts w:asciiTheme="minorHAnsi" w:hAnsiTheme="minorHAnsi"/>
                <w:sz w:val="22"/>
                <w:szCs w:val="22"/>
                <w:lang w:eastAsia="en-CA"/>
              </w:rPr>
            </w:pPr>
            <w:r w:rsidRPr="00FF674A">
              <w:rPr>
                <w:rFonts w:asciiTheme="minorHAnsi" w:hAnsiTheme="minorHAnsi"/>
                <w:sz w:val="22"/>
                <w:szCs w:val="22"/>
                <w:lang w:eastAsia="en-CA"/>
              </w:rPr>
              <w:t>AND</w:t>
            </w:r>
          </w:p>
          <w:p w14:paraId="52141685" w14:textId="77777777" w:rsidR="004068CD" w:rsidRPr="00FF674A" w:rsidRDefault="004068CD" w:rsidP="004068CD">
            <w:pPr>
              <w:ind w:left="1800"/>
              <w:rPr>
                <w:rFonts w:asciiTheme="minorHAnsi" w:hAnsiTheme="minorHAnsi"/>
                <w:sz w:val="22"/>
                <w:szCs w:val="22"/>
                <w:lang w:eastAsia="en-CA"/>
              </w:rPr>
            </w:pPr>
            <w:r w:rsidRPr="00FF674A">
              <w:rPr>
                <w:rFonts w:asciiTheme="minorHAnsi" w:hAnsiTheme="minorHAnsi"/>
                <w:sz w:val="22"/>
                <w:szCs w:val="22"/>
                <w:lang w:eastAsia="en-CA"/>
              </w:rPr>
              <w:t>Year(Service.TargetDate) = ValidationYear</w:t>
            </w:r>
          </w:p>
          <w:p w14:paraId="67B0DFC7" w14:textId="77777777" w:rsidR="004068CD" w:rsidRPr="00FF674A" w:rsidRDefault="004068CD" w:rsidP="004068CD">
            <w:pPr>
              <w:ind w:left="1080"/>
              <w:rPr>
                <w:rFonts w:asciiTheme="minorHAnsi" w:hAnsiTheme="minorHAnsi"/>
                <w:sz w:val="22"/>
                <w:szCs w:val="22"/>
                <w:lang w:val="en-US" w:eastAsia="en-CA"/>
              </w:rPr>
            </w:pPr>
            <w:r w:rsidRPr="00FF674A">
              <w:rPr>
                <w:rFonts w:asciiTheme="minorHAnsi" w:hAnsiTheme="minorHAnsi"/>
                <w:sz w:val="22"/>
                <w:szCs w:val="22"/>
                <w:lang w:val="en-US" w:eastAsia="en-CA"/>
              </w:rPr>
              <w:t>}</w:t>
            </w:r>
          </w:p>
          <w:p w14:paraId="0785D1FA" w14:textId="77777777" w:rsidR="004068CD" w:rsidRPr="00FF674A" w:rsidRDefault="004068CD" w:rsidP="004068CD">
            <w:pPr>
              <w:ind w:left="360"/>
              <w:rPr>
                <w:rFonts w:asciiTheme="minorHAnsi" w:hAnsiTheme="minorHAnsi"/>
                <w:sz w:val="22"/>
                <w:szCs w:val="22"/>
                <w:lang w:eastAsia="en-CA"/>
              </w:rPr>
            </w:pPr>
          </w:p>
          <w:p w14:paraId="33D520E3" w14:textId="77777777" w:rsidR="004068CD" w:rsidRPr="00FF674A" w:rsidRDefault="004068CD" w:rsidP="004068CD">
            <w:pPr>
              <w:ind w:left="360"/>
              <w:rPr>
                <w:rFonts w:asciiTheme="minorHAnsi" w:hAnsiTheme="minorHAnsi"/>
                <w:sz w:val="22"/>
                <w:szCs w:val="22"/>
                <w:lang w:val="en-US" w:eastAsia="en-CA"/>
              </w:rPr>
            </w:pPr>
          </w:p>
          <w:p w14:paraId="125B7FBB" w14:textId="77777777" w:rsidR="004068CD" w:rsidRPr="00FF674A" w:rsidRDefault="004068CD" w:rsidP="008D6CBB">
            <w:pPr>
              <w:pStyle w:val="ListParagraph"/>
              <w:numPr>
                <w:ilvl w:val="0"/>
                <w:numId w:val="39"/>
              </w:numPr>
              <w:ind w:left="819"/>
              <w:rPr>
                <w:rFonts w:asciiTheme="minorHAnsi" w:hAnsiTheme="minorHAnsi"/>
                <w:color w:val="auto"/>
                <w:sz w:val="22"/>
                <w:szCs w:val="22"/>
                <w:lang w:eastAsia="en-CA"/>
              </w:rPr>
            </w:pPr>
            <w:r w:rsidRPr="00FF674A">
              <w:rPr>
                <w:rFonts w:asciiTheme="minorHAnsi" w:hAnsiTheme="minorHAnsi"/>
                <w:color w:val="auto"/>
                <w:sz w:val="22"/>
                <w:szCs w:val="22"/>
                <w:lang w:eastAsia="en-CA"/>
              </w:rPr>
              <w:t>Identify all Service Break and Part-Time periods that occurred during the year:</w:t>
            </w:r>
          </w:p>
          <w:p w14:paraId="5B3FE58D" w14:textId="77777777" w:rsidR="004068CD" w:rsidRPr="00FF674A" w:rsidRDefault="004068CD" w:rsidP="004068CD">
            <w:pPr>
              <w:pStyle w:val="ListParagraph"/>
              <w:ind w:left="1080"/>
              <w:rPr>
                <w:rFonts w:asciiTheme="minorHAnsi" w:hAnsiTheme="minorHAnsi"/>
                <w:color w:val="auto"/>
                <w:sz w:val="22"/>
                <w:szCs w:val="22"/>
                <w:lang w:eastAsia="en-CA"/>
              </w:rPr>
            </w:pPr>
          </w:p>
          <w:p w14:paraId="3D562A0A" w14:textId="77777777" w:rsidR="004068CD" w:rsidRPr="00FF674A" w:rsidRDefault="004068CD" w:rsidP="004068CD">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Create a temporary array “IdentifiedBreaks” containing, for all identified records, the following information :</w:t>
            </w:r>
          </w:p>
          <w:p w14:paraId="2D9796FA" w14:textId="77777777" w:rsidR="004068CD" w:rsidRPr="00FF674A" w:rsidRDefault="004068CD" w:rsidP="008D6CBB">
            <w:pPr>
              <w:pStyle w:val="ListParagraph"/>
              <w:numPr>
                <w:ilvl w:val="0"/>
                <w:numId w:val="11"/>
              </w:numPr>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ServiceBreak.StartDate</w:t>
            </w:r>
          </w:p>
          <w:p w14:paraId="2B87CA64" w14:textId="77777777" w:rsidR="004068CD" w:rsidRPr="00FF674A" w:rsidRDefault="004068CD" w:rsidP="008D6CBB">
            <w:pPr>
              <w:pStyle w:val="ListParagraph"/>
              <w:numPr>
                <w:ilvl w:val="0"/>
                <w:numId w:val="11"/>
              </w:numPr>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ServiceBreak.EndDate</w:t>
            </w:r>
          </w:p>
          <w:p w14:paraId="136C2271" w14:textId="77777777" w:rsidR="004068CD" w:rsidRPr="00FF674A" w:rsidRDefault="004068CD" w:rsidP="004068CD">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Consider all ServiceBreak records where :</w:t>
            </w:r>
          </w:p>
          <w:p w14:paraId="367200CC" w14:textId="77777777" w:rsidR="004068CD" w:rsidRPr="00FF674A" w:rsidRDefault="004068CD" w:rsidP="004068CD">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w:t>
            </w:r>
          </w:p>
          <w:p w14:paraId="4E957158" w14:textId="32021A34" w:rsidR="004068CD" w:rsidRPr="00FF674A" w:rsidRDefault="004068CD" w:rsidP="004068CD">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ServiceBreak.Type IN (PAR, LTD, NCH, NCF, NCP, NCS, NCR, NCE, NCO, NCU</w:t>
            </w:r>
            <w:r>
              <w:rPr>
                <w:rFonts w:asciiTheme="minorHAnsi" w:hAnsiTheme="minorHAnsi"/>
                <w:color w:val="auto"/>
                <w:sz w:val="22"/>
                <w:szCs w:val="22"/>
                <w:lang w:eastAsia="en-CA"/>
              </w:rPr>
              <w:t>, NCM</w:t>
            </w:r>
            <w:r w:rsidR="00EB44FA">
              <w:rPr>
                <w:rFonts w:asciiTheme="minorHAnsi" w:hAnsiTheme="minorHAnsi"/>
                <w:color w:val="auto"/>
                <w:sz w:val="22"/>
                <w:szCs w:val="22"/>
                <w:lang w:eastAsia="en-CA"/>
              </w:rPr>
              <w:t>,</w:t>
            </w:r>
            <w:r w:rsidR="00073F61">
              <w:rPr>
                <w:rFonts w:asciiTheme="minorHAnsi" w:hAnsiTheme="minorHAnsi"/>
                <w:color w:val="auto"/>
                <w:sz w:val="22"/>
                <w:szCs w:val="22"/>
                <w:lang w:eastAsia="en-CA"/>
              </w:rPr>
              <w:t>WSN, WSO, PTW, NCD)</w:t>
            </w:r>
          </w:p>
          <w:p w14:paraId="562A11A3" w14:textId="77777777" w:rsidR="004068CD" w:rsidRPr="00FF674A" w:rsidRDefault="004068CD" w:rsidP="004068CD">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AND</w:t>
            </w:r>
          </w:p>
          <w:p w14:paraId="26F37DCC" w14:textId="77777777" w:rsidR="004068CD" w:rsidRPr="00FF674A" w:rsidRDefault="004068CD" w:rsidP="004068CD">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ServiceBreak.StartDate &lt;= ValidationYear-12-31</w:t>
            </w:r>
          </w:p>
          <w:p w14:paraId="662DBDF2" w14:textId="77777777" w:rsidR="004068CD" w:rsidRPr="00FF674A" w:rsidRDefault="004068CD" w:rsidP="004068CD">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AND</w:t>
            </w:r>
          </w:p>
          <w:p w14:paraId="03DCC7A8" w14:textId="77777777" w:rsidR="004068CD" w:rsidRPr="00FF674A" w:rsidRDefault="004068CD" w:rsidP="004068CD">
            <w:pPr>
              <w:pStyle w:val="ListParagraph"/>
              <w:ind w:left="1800"/>
              <w:rPr>
                <w:rFonts w:asciiTheme="minorHAnsi" w:hAnsiTheme="minorHAnsi"/>
                <w:color w:val="auto"/>
                <w:sz w:val="22"/>
                <w:szCs w:val="22"/>
                <w:lang w:eastAsia="en-CA"/>
              </w:rPr>
            </w:pPr>
            <w:r w:rsidRPr="00FF674A">
              <w:rPr>
                <w:rFonts w:asciiTheme="minorHAnsi" w:hAnsiTheme="minorHAnsi"/>
                <w:color w:val="auto"/>
                <w:sz w:val="22"/>
                <w:szCs w:val="22"/>
                <w:lang w:eastAsia="en-CA"/>
              </w:rPr>
              <w:t>ServiceBreak.EndDate &gt; ValidationYear-01-01</w:t>
            </w:r>
          </w:p>
          <w:p w14:paraId="47E42A3C" w14:textId="77777777" w:rsidR="004068CD" w:rsidRPr="00FF674A" w:rsidRDefault="004068CD" w:rsidP="004068CD">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w:t>
            </w:r>
          </w:p>
          <w:p w14:paraId="17350E1A" w14:textId="77777777" w:rsidR="004068CD" w:rsidRPr="00FF674A" w:rsidRDefault="004068CD" w:rsidP="004068CD">
            <w:pPr>
              <w:pStyle w:val="ListParagraph"/>
              <w:ind w:left="1080"/>
              <w:rPr>
                <w:rFonts w:asciiTheme="minorHAnsi" w:hAnsiTheme="minorHAnsi"/>
                <w:color w:val="auto"/>
                <w:sz w:val="22"/>
                <w:szCs w:val="22"/>
                <w:lang w:eastAsia="en-CA"/>
              </w:rPr>
            </w:pPr>
          </w:p>
          <w:p w14:paraId="696AA7CD" w14:textId="77777777" w:rsidR="004068CD" w:rsidRPr="00FF674A" w:rsidRDefault="004068CD" w:rsidP="008D6CBB">
            <w:pPr>
              <w:pStyle w:val="ListParagraph"/>
              <w:numPr>
                <w:ilvl w:val="0"/>
                <w:numId w:val="39"/>
              </w:numPr>
              <w:ind w:left="819"/>
              <w:rPr>
                <w:rFonts w:asciiTheme="minorHAnsi" w:hAnsiTheme="minorHAnsi"/>
                <w:color w:val="auto"/>
                <w:sz w:val="22"/>
                <w:szCs w:val="22"/>
                <w:lang w:eastAsia="en-CA"/>
              </w:rPr>
            </w:pPr>
            <w:r w:rsidRPr="00FF674A">
              <w:rPr>
                <w:rFonts w:asciiTheme="minorHAnsi" w:hAnsiTheme="minorHAnsi"/>
                <w:color w:val="auto"/>
                <w:sz w:val="22"/>
                <w:szCs w:val="22"/>
                <w:lang w:eastAsia="en-CA"/>
              </w:rPr>
              <w:t>Trim any excess periods from the identified array: duplicates and/or dates that are out-of-range:</w:t>
            </w:r>
          </w:p>
          <w:p w14:paraId="3BB451B1" w14:textId="77777777" w:rsidR="004068CD" w:rsidRDefault="004068CD" w:rsidP="004068CD">
            <w:pPr>
              <w:ind w:left="1080"/>
              <w:rPr>
                <w:rFonts w:asciiTheme="minorHAnsi" w:hAnsiTheme="minorHAnsi"/>
                <w:sz w:val="22"/>
                <w:szCs w:val="22"/>
                <w:lang w:eastAsia="en-CA"/>
              </w:rPr>
            </w:pPr>
            <w:r>
              <w:rPr>
                <w:rFonts w:asciiTheme="minorHAnsi" w:hAnsiTheme="minorHAnsi"/>
                <w:sz w:val="22"/>
                <w:szCs w:val="22"/>
                <w:lang w:eastAsia="en-CA"/>
              </w:rPr>
              <w:t>For each i record in IdentifiedBreaks from 1st to Last</w:t>
            </w:r>
          </w:p>
          <w:p w14:paraId="0FAED490" w14:textId="77777777" w:rsidR="004068CD" w:rsidRDefault="004068CD" w:rsidP="004068CD">
            <w:pPr>
              <w:ind w:left="1080"/>
              <w:rPr>
                <w:rFonts w:asciiTheme="minorHAnsi" w:hAnsiTheme="minorHAnsi"/>
                <w:sz w:val="22"/>
                <w:szCs w:val="22"/>
                <w:lang w:eastAsia="en-CA"/>
              </w:rPr>
            </w:pPr>
            <w:r>
              <w:rPr>
                <w:rFonts w:asciiTheme="minorHAnsi" w:hAnsiTheme="minorHAnsi"/>
                <w:sz w:val="22"/>
                <w:szCs w:val="22"/>
                <w:lang w:eastAsia="en-CA"/>
              </w:rPr>
              <w:t>{</w:t>
            </w:r>
          </w:p>
          <w:p w14:paraId="411D42F2" w14:textId="77777777" w:rsidR="004068CD" w:rsidRDefault="004068CD" w:rsidP="004068CD">
            <w:pPr>
              <w:ind w:left="1440"/>
              <w:rPr>
                <w:rFonts w:asciiTheme="minorHAnsi" w:hAnsiTheme="minorHAnsi"/>
                <w:sz w:val="22"/>
                <w:szCs w:val="22"/>
                <w:lang w:eastAsia="en-CA"/>
              </w:rPr>
            </w:pPr>
            <w:r>
              <w:rPr>
                <w:rFonts w:asciiTheme="minorHAnsi" w:hAnsiTheme="minorHAnsi"/>
                <w:sz w:val="22"/>
                <w:szCs w:val="22"/>
                <w:lang w:eastAsia="en-CA"/>
              </w:rPr>
              <w:t>i.StartDate = MAX(i.StartDate; ValidationYear-01-01)</w:t>
            </w:r>
          </w:p>
          <w:p w14:paraId="1A9E2551" w14:textId="77777777" w:rsidR="004068CD" w:rsidRDefault="004068CD" w:rsidP="004068CD">
            <w:pPr>
              <w:ind w:left="1440"/>
              <w:rPr>
                <w:rFonts w:asciiTheme="minorHAnsi" w:hAnsiTheme="minorHAnsi"/>
                <w:sz w:val="22"/>
                <w:szCs w:val="22"/>
                <w:lang w:eastAsia="en-CA"/>
              </w:rPr>
            </w:pPr>
            <w:r>
              <w:rPr>
                <w:rFonts w:asciiTheme="minorHAnsi" w:hAnsiTheme="minorHAnsi"/>
                <w:sz w:val="22"/>
                <w:szCs w:val="22"/>
                <w:lang w:eastAsia="en-CA"/>
              </w:rPr>
              <w:t>i.EndDate = MIN(i.EndDate; (ValidationYear + 1)-01-01)</w:t>
            </w:r>
          </w:p>
          <w:p w14:paraId="400A6161" w14:textId="77777777" w:rsidR="004068CD" w:rsidRDefault="004068CD" w:rsidP="004068CD">
            <w:pPr>
              <w:ind w:left="1440"/>
              <w:rPr>
                <w:rFonts w:asciiTheme="minorHAnsi" w:hAnsiTheme="minorHAnsi"/>
                <w:sz w:val="22"/>
                <w:szCs w:val="22"/>
                <w:lang w:eastAsia="en-CA"/>
              </w:rPr>
            </w:pPr>
          </w:p>
          <w:p w14:paraId="69468E9E" w14:textId="77777777" w:rsidR="004068CD" w:rsidRDefault="004068CD" w:rsidP="004068CD">
            <w:pPr>
              <w:ind w:left="1440"/>
              <w:rPr>
                <w:rFonts w:asciiTheme="minorHAnsi" w:hAnsiTheme="minorHAnsi"/>
                <w:sz w:val="22"/>
                <w:szCs w:val="22"/>
                <w:lang w:eastAsia="en-CA"/>
              </w:rPr>
            </w:pPr>
            <w:r>
              <w:rPr>
                <w:rFonts w:asciiTheme="minorHAnsi" w:hAnsiTheme="minorHAnsi"/>
                <w:sz w:val="22"/>
                <w:szCs w:val="22"/>
                <w:lang w:eastAsia="en-CA"/>
              </w:rPr>
              <w:t>For each additional j record in IdenfiedBreaks from (i+1)th  to Last</w:t>
            </w:r>
          </w:p>
          <w:p w14:paraId="52DA2F12" w14:textId="77777777" w:rsidR="004068CD" w:rsidRDefault="004068CD" w:rsidP="004068CD">
            <w:pPr>
              <w:ind w:left="1440"/>
              <w:rPr>
                <w:rFonts w:asciiTheme="minorHAnsi" w:hAnsiTheme="minorHAnsi"/>
                <w:sz w:val="22"/>
                <w:szCs w:val="22"/>
                <w:lang w:eastAsia="en-CA"/>
              </w:rPr>
            </w:pPr>
            <w:r>
              <w:rPr>
                <w:rFonts w:asciiTheme="minorHAnsi" w:hAnsiTheme="minorHAnsi"/>
                <w:sz w:val="22"/>
                <w:szCs w:val="22"/>
                <w:lang w:eastAsia="en-CA"/>
              </w:rPr>
              <w:t>{</w:t>
            </w:r>
          </w:p>
          <w:p w14:paraId="174CA00E" w14:textId="77777777" w:rsidR="004068CD" w:rsidRDefault="004068CD" w:rsidP="004068CD">
            <w:pPr>
              <w:ind w:left="2160"/>
              <w:rPr>
                <w:rFonts w:asciiTheme="minorHAnsi" w:hAnsiTheme="minorHAnsi"/>
                <w:sz w:val="22"/>
                <w:szCs w:val="22"/>
                <w:lang w:eastAsia="en-CA"/>
              </w:rPr>
            </w:pPr>
            <w:r>
              <w:rPr>
                <w:rFonts w:asciiTheme="minorHAnsi" w:hAnsiTheme="minorHAnsi"/>
                <w:sz w:val="22"/>
                <w:szCs w:val="22"/>
                <w:lang w:eastAsia="en-CA"/>
              </w:rPr>
              <w:t>If (j.StartDate &gt;= i.StartDate AND j.StartDate &lt;= i.EndDate)</w:t>
            </w:r>
          </w:p>
          <w:p w14:paraId="71A4FCBE" w14:textId="77777777" w:rsidR="004068CD" w:rsidRDefault="004068CD" w:rsidP="004068CD">
            <w:pPr>
              <w:ind w:left="2160"/>
              <w:rPr>
                <w:rFonts w:asciiTheme="minorHAnsi" w:hAnsiTheme="minorHAnsi"/>
                <w:sz w:val="22"/>
                <w:szCs w:val="22"/>
                <w:lang w:eastAsia="en-CA"/>
              </w:rPr>
            </w:pPr>
            <w:r>
              <w:rPr>
                <w:rFonts w:asciiTheme="minorHAnsi" w:hAnsiTheme="minorHAnsi"/>
                <w:sz w:val="22"/>
                <w:szCs w:val="22"/>
                <w:lang w:eastAsia="en-CA"/>
              </w:rPr>
              <w:t>{</w:t>
            </w:r>
          </w:p>
          <w:p w14:paraId="6181060C" w14:textId="77777777" w:rsidR="004068CD" w:rsidRDefault="004068CD" w:rsidP="004068CD">
            <w:pPr>
              <w:ind w:left="2880"/>
              <w:rPr>
                <w:rFonts w:asciiTheme="minorHAnsi" w:hAnsiTheme="minorHAnsi"/>
                <w:sz w:val="22"/>
                <w:szCs w:val="22"/>
                <w:lang w:eastAsia="en-CA"/>
              </w:rPr>
            </w:pPr>
            <w:r>
              <w:rPr>
                <w:rFonts w:asciiTheme="minorHAnsi" w:hAnsiTheme="minorHAnsi"/>
                <w:sz w:val="22"/>
                <w:szCs w:val="22"/>
                <w:lang w:eastAsia="en-CA"/>
              </w:rPr>
              <w:t>If (j.EndDate &lt;= i.EndDate)</w:t>
            </w:r>
          </w:p>
          <w:p w14:paraId="2DD1F252" w14:textId="77777777" w:rsidR="004068CD" w:rsidRDefault="004068CD" w:rsidP="004068CD">
            <w:pPr>
              <w:ind w:left="2880"/>
              <w:rPr>
                <w:rFonts w:asciiTheme="minorHAnsi" w:hAnsiTheme="minorHAnsi"/>
                <w:sz w:val="22"/>
                <w:szCs w:val="22"/>
                <w:lang w:eastAsia="en-CA"/>
              </w:rPr>
            </w:pPr>
            <w:r>
              <w:rPr>
                <w:rFonts w:asciiTheme="minorHAnsi" w:hAnsiTheme="minorHAnsi"/>
                <w:sz w:val="22"/>
                <w:szCs w:val="22"/>
                <w:lang w:eastAsia="en-CA"/>
              </w:rPr>
              <w:t>{</w:t>
            </w:r>
          </w:p>
          <w:p w14:paraId="6A4A0635" w14:textId="77777777" w:rsidR="004068CD" w:rsidRDefault="004068CD" w:rsidP="004068CD">
            <w:pPr>
              <w:ind w:left="3600"/>
              <w:rPr>
                <w:rFonts w:asciiTheme="minorHAnsi" w:hAnsiTheme="minorHAnsi"/>
                <w:sz w:val="22"/>
                <w:szCs w:val="22"/>
                <w:lang w:eastAsia="en-CA"/>
              </w:rPr>
            </w:pPr>
            <w:r>
              <w:rPr>
                <w:rFonts w:asciiTheme="minorHAnsi" w:hAnsiTheme="minorHAnsi"/>
                <w:sz w:val="22"/>
                <w:szCs w:val="22"/>
                <w:lang w:eastAsia="en-CA"/>
              </w:rPr>
              <w:t xml:space="preserve">j.EndDate = j.StartDate </w:t>
            </w:r>
          </w:p>
          <w:p w14:paraId="34DD17F7" w14:textId="77777777" w:rsidR="004068CD" w:rsidRDefault="004068CD" w:rsidP="004068CD">
            <w:pPr>
              <w:ind w:left="2880"/>
              <w:rPr>
                <w:rFonts w:asciiTheme="minorHAnsi" w:hAnsiTheme="minorHAnsi"/>
                <w:sz w:val="22"/>
                <w:szCs w:val="22"/>
                <w:lang w:eastAsia="en-CA"/>
              </w:rPr>
            </w:pPr>
            <w:r>
              <w:rPr>
                <w:rFonts w:asciiTheme="minorHAnsi" w:hAnsiTheme="minorHAnsi"/>
                <w:sz w:val="22"/>
                <w:szCs w:val="22"/>
                <w:lang w:eastAsia="en-CA"/>
              </w:rPr>
              <w:t>}</w:t>
            </w:r>
          </w:p>
          <w:p w14:paraId="20ED2A1C" w14:textId="77777777" w:rsidR="004068CD" w:rsidRDefault="004068CD" w:rsidP="004068CD">
            <w:pPr>
              <w:ind w:left="2880"/>
              <w:rPr>
                <w:rFonts w:asciiTheme="minorHAnsi" w:hAnsiTheme="minorHAnsi"/>
                <w:sz w:val="22"/>
                <w:szCs w:val="22"/>
                <w:lang w:eastAsia="en-CA"/>
              </w:rPr>
            </w:pPr>
            <w:r>
              <w:rPr>
                <w:rFonts w:asciiTheme="minorHAnsi" w:hAnsiTheme="minorHAnsi"/>
                <w:sz w:val="22"/>
                <w:szCs w:val="22"/>
                <w:lang w:eastAsia="en-CA"/>
              </w:rPr>
              <w:t>Else</w:t>
            </w:r>
          </w:p>
          <w:p w14:paraId="457543AC" w14:textId="77777777" w:rsidR="004068CD" w:rsidRDefault="004068CD" w:rsidP="004068CD">
            <w:pPr>
              <w:ind w:left="2880"/>
              <w:rPr>
                <w:rFonts w:asciiTheme="minorHAnsi" w:hAnsiTheme="minorHAnsi"/>
                <w:sz w:val="22"/>
                <w:szCs w:val="22"/>
                <w:lang w:eastAsia="en-CA"/>
              </w:rPr>
            </w:pPr>
            <w:r>
              <w:rPr>
                <w:rFonts w:asciiTheme="minorHAnsi" w:hAnsiTheme="minorHAnsi"/>
                <w:sz w:val="22"/>
                <w:szCs w:val="22"/>
                <w:lang w:eastAsia="en-CA"/>
              </w:rPr>
              <w:t>{</w:t>
            </w:r>
          </w:p>
          <w:p w14:paraId="3EB1EC9C" w14:textId="77777777" w:rsidR="004068CD" w:rsidRDefault="004068CD" w:rsidP="004068CD">
            <w:pPr>
              <w:ind w:left="3600"/>
              <w:rPr>
                <w:rFonts w:asciiTheme="minorHAnsi" w:hAnsiTheme="minorHAnsi"/>
                <w:sz w:val="22"/>
                <w:szCs w:val="22"/>
                <w:lang w:eastAsia="en-CA"/>
              </w:rPr>
            </w:pPr>
            <w:r>
              <w:rPr>
                <w:rFonts w:asciiTheme="minorHAnsi" w:hAnsiTheme="minorHAnsi"/>
                <w:sz w:val="22"/>
                <w:szCs w:val="22"/>
                <w:lang w:eastAsia="en-CA"/>
              </w:rPr>
              <w:t>i.EndDate = j.StartDate</w:t>
            </w:r>
          </w:p>
          <w:p w14:paraId="4ACEEF51" w14:textId="77777777" w:rsidR="004068CD" w:rsidRDefault="004068CD" w:rsidP="004068CD">
            <w:pPr>
              <w:ind w:left="2880"/>
              <w:rPr>
                <w:rFonts w:asciiTheme="minorHAnsi" w:hAnsiTheme="minorHAnsi"/>
                <w:sz w:val="22"/>
                <w:szCs w:val="22"/>
                <w:lang w:eastAsia="en-CA"/>
              </w:rPr>
            </w:pPr>
            <w:r>
              <w:rPr>
                <w:rFonts w:asciiTheme="minorHAnsi" w:hAnsiTheme="minorHAnsi"/>
                <w:sz w:val="22"/>
                <w:szCs w:val="22"/>
                <w:lang w:eastAsia="en-CA"/>
              </w:rPr>
              <w:t>}</w:t>
            </w:r>
          </w:p>
          <w:p w14:paraId="7FBFDDAC" w14:textId="77777777" w:rsidR="004068CD" w:rsidRDefault="004068CD" w:rsidP="004068CD">
            <w:pPr>
              <w:ind w:left="2160"/>
              <w:rPr>
                <w:rFonts w:asciiTheme="minorHAnsi" w:hAnsiTheme="minorHAnsi"/>
                <w:sz w:val="22"/>
                <w:szCs w:val="22"/>
                <w:lang w:eastAsia="en-CA"/>
              </w:rPr>
            </w:pPr>
            <w:r>
              <w:rPr>
                <w:rFonts w:asciiTheme="minorHAnsi" w:hAnsiTheme="minorHAnsi"/>
                <w:sz w:val="22"/>
                <w:szCs w:val="22"/>
                <w:lang w:eastAsia="en-CA"/>
              </w:rPr>
              <w:t>}</w:t>
            </w:r>
          </w:p>
          <w:p w14:paraId="7EA81B39" w14:textId="77777777" w:rsidR="004068CD" w:rsidRDefault="004068CD" w:rsidP="004068CD">
            <w:pPr>
              <w:ind w:left="2160"/>
              <w:rPr>
                <w:rFonts w:asciiTheme="minorHAnsi" w:hAnsiTheme="minorHAnsi"/>
                <w:sz w:val="22"/>
                <w:szCs w:val="22"/>
                <w:lang w:eastAsia="en-CA"/>
              </w:rPr>
            </w:pPr>
            <w:r>
              <w:rPr>
                <w:rFonts w:asciiTheme="minorHAnsi" w:hAnsiTheme="minorHAnsi"/>
                <w:sz w:val="22"/>
                <w:szCs w:val="22"/>
                <w:lang w:eastAsia="en-CA"/>
              </w:rPr>
              <w:t>Else</w:t>
            </w:r>
          </w:p>
          <w:p w14:paraId="122950C5" w14:textId="77777777" w:rsidR="004068CD" w:rsidRDefault="004068CD" w:rsidP="004068CD">
            <w:pPr>
              <w:ind w:left="2160"/>
              <w:rPr>
                <w:rFonts w:asciiTheme="minorHAnsi" w:hAnsiTheme="minorHAnsi"/>
                <w:sz w:val="22"/>
                <w:szCs w:val="22"/>
                <w:lang w:eastAsia="en-CA"/>
              </w:rPr>
            </w:pPr>
            <w:r>
              <w:rPr>
                <w:rFonts w:asciiTheme="minorHAnsi" w:hAnsiTheme="minorHAnsi"/>
                <w:sz w:val="22"/>
                <w:szCs w:val="22"/>
                <w:lang w:eastAsia="en-CA"/>
              </w:rPr>
              <w:t>{</w:t>
            </w:r>
          </w:p>
          <w:p w14:paraId="560C612B" w14:textId="77777777" w:rsidR="004068CD" w:rsidRDefault="004068CD" w:rsidP="004068CD">
            <w:pPr>
              <w:ind w:left="2880"/>
              <w:rPr>
                <w:rFonts w:asciiTheme="minorHAnsi" w:hAnsiTheme="minorHAnsi"/>
                <w:sz w:val="22"/>
                <w:szCs w:val="22"/>
                <w:lang w:eastAsia="en-CA"/>
              </w:rPr>
            </w:pPr>
            <w:r>
              <w:rPr>
                <w:rFonts w:asciiTheme="minorHAnsi" w:hAnsiTheme="minorHAnsi"/>
                <w:sz w:val="22"/>
                <w:szCs w:val="22"/>
                <w:lang w:eastAsia="en-CA"/>
              </w:rPr>
              <w:t>If (j.EndDate &gt;= i.StartDate AND j.EndDate &lt;= i.EndDate)</w:t>
            </w:r>
          </w:p>
          <w:p w14:paraId="33F89307" w14:textId="77777777" w:rsidR="004068CD" w:rsidRDefault="004068CD" w:rsidP="004068CD">
            <w:pPr>
              <w:ind w:left="2880"/>
              <w:rPr>
                <w:rFonts w:asciiTheme="minorHAnsi" w:hAnsiTheme="minorHAnsi"/>
                <w:sz w:val="22"/>
                <w:szCs w:val="22"/>
                <w:lang w:eastAsia="en-CA"/>
              </w:rPr>
            </w:pPr>
            <w:r>
              <w:rPr>
                <w:rFonts w:asciiTheme="minorHAnsi" w:hAnsiTheme="minorHAnsi"/>
                <w:sz w:val="22"/>
                <w:szCs w:val="22"/>
                <w:lang w:eastAsia="en-CA"/>
              </w:rPr>
              <w:t>{</w:t>
            </w:r>
          </w:p>
          <w:p w14:paraId="622D364D" w14:textId="77777777" w:rsidR="004068CD" w:rsidRDefault="004068CD" w:rsidP="004068CD">
            <w:pPr>
              <w:ind w:left="3600"/>
              <w:rPr>
                <w:rFonts w:asciiTheme="minorHAnsi" w:hAnsiTheme="minorHAnsi"/>
                <w:sz w:val="22"/>
                <w:szCs w:val="22"/>
                <w:lang w:eastAsia="en-CA"/>
              </w:rPr>
            </w:pPr>
            <w:r>
              <w:rPr>
                <w:rFonts w:asciiTheme="minorHAnsi" w:hAnsiTheme="minorHAnsi"/>
                <w:sz w:val="22"/>
                <w:szCs w:val="22"/>
                <w:lang w:eastAsia="en-CA"/>
              </w:rPr>
              <w:t>i.StartDate = j.EndDate</w:t>
            </w:r>
          </w:p>
          <w:p w14:paraId="7B89221A" w14:textId="77777777" w:rsidR="004068CD" w:rsidRDefault="004068CD" w:rsidP="004068CD">
            <w:pPr>
              <w:ind w:left="2880"/>
              <w:rPr>
                <w:rFonts w:asciiTheme="minorHAnsi" w:hAnsiTheme="minorHAnsi"/>
                <w:sz w:val="22"/>
                <w:szCs w:val="22"/>
                <w:lang w:eastAsia="en-CA"/>
              </w:rPr>
            </w:pPr>
            <w:r>
              <w:rPr>
                <w:rFonts w:asciiTheme="minorHAnsi" w:hAnsiTheme="minorHAnsi"/>
                <w:sz w:val="22"/>
                <w:szCs w:val="22"/>
                <w:lang w:eastAsia="en-CA"/>
              </w:rPr>
              <w:t>}</w:t>
            </w:r>
          </w:p>
          <w:p w14:paraId="56EE427E" w14:textId="77777777" w:rsidR="004068CD" w:rsidRDefault="004068CD" w:rsidP="004068CD">
            <w:pPr>
              <w:ind w:left="2880"/>
              <w:rPr>
                <w:rFonts w:asciiTheme="minorHAnsi" w:hAnsiTheme="minorHAnsi"/>
                <w:sz w:val="22"/>
                <w:szCs w:val="22"/>
                <w:lang w:eastAsia="en-CA"/>
              </w:rPr>
            </w:pPr>
            <w:r>
              <w:rPr>
                <w:rFonts w:asciiTheme="minorHAnsi" w:hAnsiTheme="minorHAnsi"/>
                <w:sz w:val="22"/>
                <w:szCs w:val="22"/>
                <w:lang w:eastAsia="en-CA"/>
              </w:rPr>
              <w:t>Else If (j.StartDate &lt; i.StartDate AND j.EndDate &gt; i.EndDate)</w:t>
            </w:r>
          </w:p>
          <w:p w14:paraId="0D79D024" w14:textId="77777777" w:rsidR="004068CD" w:rsidRDefault="004068CD" w:rsidP="004068CD">
            <w:pPr>
              <w:ind w:left="2880"/>
              <w:rPr>
                <w:rFonts w:asciiTheme="minorHAnsi" w:hAnsiTheme="minorHAnsi"/>
                <w:sz w:val="22"/>
                <w:szCs w:val="22"/>
                <w:lang w:eastAsia="en-CA"/>
              </w:rPr>
            </w:pPr>
            <w:r>
              <w:rPr>
                <w:rFonts w:asciiTheme="minorHAnsi" w:hAnsiTheme="minorHAnsi"/>
                <w:sz w:val="22"/>
                <w:szCs w:val="22"/>
                <w:lang w:eastAsia="en-CA"/>
              </w:rPr>
              <w:t>{</w:t>
            </w:r>
          </w:p>
          <w:p w14:paraId="1532ABEE" w14:textId="77777777" w:rsidR="004068CD" w:rsidRDefault="004068CD" w:rsidP="004068CD">
            <w:pPr>
              <w:ind w:left="3600"/>
              <w:rPr>
                <w:rFonts w:asciiTheme="minorHAnsi" w:hAnsiTheme="minorHAnsi"/>
                <w:sz w:val="22"/>
                <w:szCs w:val="22"/>
                <w:lang w:eastAsia="en-CA"/>
              </w:rPr>
            </w:pPr>
            <w:r>
              <w:rPr>
                <w:rFonts w:asciiTheme="minorHAnsi" w:hAnsiTheme="minorHAnsi"/>
                <w:sz w:val="22"/>
                <w:szCs w:val="22"/>
                <w:lang w:eastAsia="en-CA"/>
              </w:rPr>
              <w:t xml:space="preserve">i.EndDate = i.StartDate </w:t>
            </w:r>
          </w:p>
          <w:p w14:paraId="53FA7B70" w14:textId="77777777" w:rsidR="004068CD" w:rsidRDefault="004068CD" w:rsidP="004068CD">
            <w:pPr>
              <w:ind w:left="2880"/>
              <w:rPr>
                <w:rFonts w:asciiTheme="minorHAnsi" w:hAnsiTheme="minorHAnsi"/>
                <w:sz w:val="22"/>
                <w:szCs w:val="22"/>
                <w:lang w:eastAsia="en-CA"/>
              </w:rPr>
            </w:pPr>
            <w:r>
              <w:rPr>
                <w:rFonts w:asciiTheme="minorHAnsi" w:hAnsiTheme="minorHAnsi"/>
                <w:sz w:val="22"/>
                <w:szCs w:val="22"/>
                <w:lang w:eastAsia="en-CA"/>
              </w:rPr>
              <w:t>}</w:t>
            </w:r>
          </w:p>
          <w:p w14:paraId="4B5E5772" w14:textId="77777777" w:rsidR="004068CD" w:rsidRDefault="004068CD" w:rsidP="004068CD">
            <w:pPr>
              <w:ind w:left="2160"/>
              <w:rPr>
                <w:rFonts w:asciiTheme="minorHAnsi" w:hAnsiTheme="minorHAnsi"/>
                <w:sz w:val="22"/>
                <w:szCs w:val="22"/>
                <w:lang w:eastAsia="en-CA"/>
              </w:rPr>
            </w:pPr>
          </w:p>
          <w:p w14:paraId="7D4D8F7F" w14:textId="77777777" w:rsidR="004068CD" w:rsidRDefault="004068CD" w:rsidP="004068CD">
            <w:pPr>
              <w:ind w:left="2160"/>
              <w:rPr>
                <w:rFonts w:asciiTheme="minorHAnsi" w:hAnsiTheme="minorHAnsi"/>
                <w:sz w:val="22"/>
                <w:szCs w:val="22"/>
                <w:lang w:eastAsia="en-CA"/>
              </w:rPr>
            </w:pPr>
            <w:r>
              <w:rPr>
                <w:rFonts w:asciiTheme="minorHAnsi" w:hAnsiTheme="minorHAnsi"/>
                <w:sz w:val="22"/>
                <w:szCs w:val="22"/>
                <w:lang w:eastAsia="en-CA"/>
              </w:rPr>
              <w:t>}</w:t>
            </w:r>
          </w:p>
          <w:p w14:paraId="2386E83C" w14:textId="77777777" w:rsidR="004068CD" w:rsidRDefault="004068CD" w:rsidP="004068CD">
            <w:pPr>
              <w:ind w:left="1440"/>
              <w:rPr>
                <w:rFonts w:asciiTheme="minorHAnsi" w:hAnsiTheme="minorHAnsi"/>
                <w:sz w:val="22"/>
                <w:szCs w:val="22"/>
                <w:lang w:eastAsia="en-CA"/>
              </w:rPr>
            </w:pPr>
            <w:r>
              <w:rPr>
                <w:rFonts w:asciiTheme="minorHAnsi" w:hAnsiTheme="minorHAnsi"/>
                <w:sz w:val="22"/>
                <w:szCs w:val="22"/>
                <w:lang w:eastAsia="en-CA"/>
              </w:rPr>
              <w:t>}</w:t>
            </w:r>
          </w:p>
          <w:p w14:paraId="09880B42" w14:textId="77777777" w:rsidR="004068CD" w:rsidRPr="00FF674A" w:rsidRDefault="004068CD" w:rsidP="004068CD">
            <w:pPr>
              <w:ind w:left="1080"/>
              <w:rPr>
                <w:rFonts w:asciiTheme="minorHAnsi" w:hAnsiTheme="minorHAnsi"/>
                <w:sz w:val="22"/>
                <w:szCs w:val="22"/>
                <w:lang w:eastAsia="en-CA"/>
              </w:rPr>
            </w:pPr>
            <w:r>
              <w:rPr>
                <w:rFonts w:asciiTheme="minorHAnsi" w:hAnsiTheme="minorHAnsi"/>
                <w:sz w:val="22"/>
                <w:szCs w:val="22"/>
                <w:lang w:eastAsia="en-CA"/>
              </w:rPr>
              <w:t>}</w:t>
            </w:r>
          </w:p>
          <w:p w14:paraId="4324A510" w14:textId="77777777" w:rsidR="004068CD" w:rsidRPr="00FF674A" w:rsidRDefault="004068CD" w:rsidP="008D6CBB">
            <w:pPr>
              <w:pStyle w:val="ListParagraph"/>
              <w:numPr>
                <w:ilvl w:val="0"/>
                <w:numId w:val="39"/>
              </w:numPr>
              <w:ind w:left="819"/>
              <w:rPr>
                <w:rFonts w:asciiTheme="minorHAnsi" w:hAnsiTheme="minorHAnsi"/>
                <w:color w:val="auto"/>
                <w:sz w:val="22"/>
                <w:szCs w:val="22"/>
                <w:lang w:eastAsia="en-CA"/>
              </w:rPr>
            </w:pPr>
            <w:r w:rsidRPr="00FF674A">
              <w:rPr>
                <w:rFonts w:asciiTheme="minorHAnsi" w:hAnsiTheme="minorHAnsi"/>
                <w:color w:val="auto"/>
                <w:sz w:val="22"/>
                <w:szCs w:val="22"/>
                <w:lang w:eastAsia="en-CA"/>
              </w:rPr>
              <w:t>Calculate the length of all identified breaks:</w:t>
            </w:r>
          </w:p>
          <w:p w14:paraId="6FDD3897" w14:textId="77777777" w:rsidR="004068CD" w:rsidRPr="00FF674A" w:rsidRDefault="004068CD" w:rsidP="004068CD">
            <w:pPr>
              <w:ind w:left="1080"/>
              <w:rPr>
                <w:rFonts w:asciiTheme="minorHAnsi" w:hAnsiTheme="minorHAnsi"/>
                <w:sz w:val="22"/>
                <w:szCs w:val="22"/>
                <w:lang w:eastAsia="en-CA"/>
              </w:rPr>
            </w:pPr>
            <w:r w:rsidRPr="00FF674A">
              <w:rPr>
                <w:rFonts w:asciiTheme="minorHAnsi" w:hAnsiTheme="minorHAnsi"/>
                <w:sz w:val="22"/>
                <w:szCs w:val="22"/>
                <w:lang w:eastAsia="en-CA"/>
              </w:rPr>
              <w:t>CarveOutTotal = 0</w:t>
            </w:r>
          </w:p>
          <w:p w14:paraId="14D0FAA2" w14:textId="77777777" w:rsidR="004068CD" w:rsidRPr="00FF674A" w:rsidRDefault="004068CD" w:rsidP="004068CD">
            <w:pPr>
              <w:ind w:left="1080"/>
              <w:rPr>
                <w:rFonts w:asciiTheme="minorHAnsi" w:hAnsiTheme="minorHAnsi"/>
                <w:sz w:val="22"/>
                <w:szCs w:val="22"/>
                <w:lang w:eastAsia="en-CA"/>
              </w:rPr>
            </w:pPr>
            <w:r w:rsidRPr="00FF674A">
              <w:rPr>
                <w:rFonts w:asciiTheme="minorHAnsi" w:hAnsiTheme="minorHAnsi"/>
                <w:sz w:val="22"/>
                <w:szCs w:val="22"/>
                <w:lang w:eastAsia="en-CA"/>
              </w:rPr>
              <w:t>For each record in IdentifiedBreaks from 1</w:t>
            </w:r>
            <w:r w:rsidRPr="00FF674A">
              <w:rPr>
                <w:rFonts w:asciiTheme="minorHAnsi" w:hAnsiTheme="minorHAnsi"/>
                <w:sz w:val="22"/>
                <w:szCs w:val="22"/>
                <w:vertAlign w:val="superscript"/>
                <w:lang w:eastAsia="en-CA"/>
              </w:rPr>
              <w:t>st</w:t>
            </w:r>
            <w:r w:rsidRPr="00FF674A">
              <w:rPr>
                <w:rFonts w:asciiTheme="minorHAnsi" w:hAnsiTheme="minorHAnsi"/>
                <w:sz w:val="22"/>
                <w:szCs w:val="22"/>
                <w:lang w:eastAsia="en-CA"/>
              </w:rPr>
              <w:t xml:space="preserve"> to Last</w:t>
            </w:r>
          </w:p>
          <w:p w14:paraId="302BE368" w14:textId="77777777" w:rsidR="004068CD" w:rsidRPr="00FF674A" w:rsidRDefault="004068CD" w:rsidP="004068CD">
            <w:pPr>
              <w:ind w:left="1080"/>
              <w:rPr>
                <w:rFonts w:asciiTheme="minorHAnsi" w:hAnsiTheme="minorHAnsi"/>
                <w:sz w:val="22"/>
                <w:szCs w:val="22"/>
                <w:lang w:eastAsia="en-CA"/>
              </w:rPr>
            </w:pPr>
            <w:r w:rsidRPr="00FF674A">
              <w:rPr>
                <w:rFonts w:asciiTheme="minorHAnsi" w:hAnsiTheme="minorHAnsi"/>
                <w:sz w:val="22"/>
                <w:szCs w:val="22"/>
                <w:lang w:eastAsia="en-CA"/>
              </w:rPr>
              <w:t>{</w:t>
            </w:r>
          </w:p>
          <w:p w14:paraId="1EBFDC5C" w14:textId="77777777" w:rsidR="004068CD" w:rsidRPr="00FF674A" w:rsidRDefault="004068CD" w:rsidP="004068CD">
            <w:pPr>
              <w:ind w:left="1800"/>
              <w:rPr>
                <w:rFonts w:asciiTheme="minorHAnsi" w:hAnsiTheme="minorHAnsi"/>
                <w:sz w:val="22"/>
                <w:szCs w:val="22"/>
                <w:lang w:eastAsia="en-CA"/>
              </w:rPr>
            </w:pPr>
            <w:r w:rsidRPr="00FF674A">
              <w:rPr>
                <w:rFonts w:asciiTheme="minorHAnsi" w:hAnsiTheme="minorHAnsi"/>
                <w:sz w:val="22"/>
                <w:szCs w:val="22"/>
                <w:lang w:eastAsia="en-CA"/>
              </w:rPr>
              <w:t>CarveOutTotal = CarveOutTotal + (i.EndDate – i.StartDate)</w:t>
            </w:r>
          </w:p>
          <w:p w14:paraId="41756527" w14:textId="77777777" w:rsidR="004068CD" w:rsidRPr="00FF674A" w:rsidRDefault="004068CD" w:rsidP="004068CD">
            <w:pPr>
              <w:ind w:left="1080"/>
              <w:rPr>
                <w:rFonts w:asciiTheme="minorHAnsi" w:hAnsiTheme="minorHAnsi"/>
                <w:sz w:val="22"/>
                <w:szCs w:val="22"/>
                <w:lang w:eastAsia="en-CA"/>
              </w:rPr>
            </w:pPr>
            <w:r w:rsidRPr="00FF674A">
              <w:rPr>
                <w:rFonts w:asciiTheme="minorHAnsi" w:hAnsiTheme="minorHAnsi"/>
                <w:sz w:val="22"/>
                <w:szCs w:val="22"/>
                <w:lang w:eastAsia="en-CA"/>
              </w:rPr>
              <w:t>}</w:t>
            </w:r>
          </w:p>
          <w:p w14:paraId="4FB657B1" w14:textId="77777777" w:rsidR="004068CD" w:rsidRPr="00FF674A" w:rsidRDefault="004068CD" w:rsidP="004068CD">
            <w:pPr>
              <w:ind w:left="1080"/>
              <w:rPr>
                <w:rFonts w:asciiTheme="minorHAnsi" w:hAnsiTheme="minorHAnsi"/>
                <w:sz w:val="22"/>
                <w:szCs w:val="22"/>
                <w:lang w:eastAsia="en-CA"/>
              </w:rPr>
            </w:pPr>
          </w:p>
          <w:p w14:paraId="214F08EE" w14:textId="77777777" w:rsidR="004068CD" w:rsidRPr="00FF674A" w:rsidRDefault="004068CD" w:rsidP="008D6CBB">
            <w:pPr>
              <w:pStyle w:val="ListParagraph"/>
              <w:numPr>
                <w:ilvl w:val="0"/>
                <w:numId w:val="39"/>
              </w:numPr>
              <w:ind w:left="819"/>
              <w:rPr>
                <w:rFonts w:asciiTheme="minorHAnsi" w:hAnsiTheme="minorHAnsi"/>
                <w:color w:val="auto"/>
                <w:sz w:val="22"/>
                <w:szCs w:val="22"/>
                <w:lang w:eastAsia="en-CA"/>
              </w:rPr>
            </w:pPr>
            <w:r w:rsidRPr="00FF674A">
              <w:rPr>
                <w:rFonts w:asciiTheme="minorHAnsi" w:hAnsiTheme="minorHAnsi"/>
                <w:color w:val="auto"/>
                <w:sz w:val="22"/>
                <w:szCs w:val="22"/>
                <w:lang w:eastAsia="en-CA"/>
              </w:rPr>
              <w:t>Calculated expected Service</w:t>
            </w:r>
          </w:p>
          <w:p w14:paraId="70164DF4" w14:textId="77777777" w:rsidR="004068CD" w:rsidRPr="00FF674A" w:rsidRDefault="004068CD" w:rsidP="004068CD">
            <w:pPr>
              <w:pStyle w:val="ListParagraph"/>
              <w:ind w:left="1080"/>
              <w:rPr>
                <w:rFonts w:asciiTheme="minorHAnsi" w:hAnsiTheme="minorHAnsi"/>
                <w:color w:val="auto"/>
                <w:sz w:val="22"/>
                <w:szCs w:val="22"/>
                <w:lang w:eastAsia="en-CA"/>
              </w:rPr>
            </w:pPr>
          </w:p>
          <w:p w14:paraId="22B96C06" w14:textId="77777777" w:rsidR="004068CD" w:rsidRPr="00FF674A" w:rsidRDefault="004068CD" w:rsidP="004068CD">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TotalYear = (ValidationYear + 1)-01-01 – ValidationYear-01-01</w:t>
            </w:r>
          </w:p>
          <w:p w14:paraId="3E71E8B0" w14:textId="77777777" w:rsidR="004068CD" w:rsidRPr="00FF674A" w:rsidRDefault="004068CD" w:rsidP="004068CD">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 xml:space="preserve">TotalDays = </w:t>
            </w:r>
            <w:r>
              <w:rPr>
                <w:rFonts w:asciiTheme="minorHAnsi" w:hAnsiTheme="minorHAnsi"/>
                <w:color w:val="auto"/>
                <w:sz w:val="22"/>
                <w:szCs w:val="22"/>
                <w:lang w:eastAsia="en-CA"/>
              </w:rPr>
              <w:t>TotalYear</w:t>
            </w:r>
            <w:r w:rsidRPr="00FF674A">
              <w:rPr>
                <w:rFonts w:asciiTheme="minorHAnsi" w:hAnsiTheme="minorHAnsi"/>
                <w:color w:val="auto"/>
                <w:sz w:val="22"/>
                <w:szCs w:val="22"/>
                <w:lang w:eastAsia="en-CA"/>
              </w:rPr>
              <w:t xml:space="preserve"> – CarveOutTotal</w:t>
            </w:r>
          </w:p>
          <w:p w14:paraId="32F87EDB" w14:textId="77777777" w:rsidR="004068CD" w:rsidRPr="00FF674A" w:rsidRDefault="004068CD" w:rsidP="004068CD">
            <w:pPr>
              <w:pStyle w:val="ListParagraph"/>
              <w:ind w:left="1080"/>
              <w:rPr>
                <w:rFonts w:asciiTheme="minorHAnsi" w:hAnsiTheme="minorHAnsi"/>
                <w:color w:val="auto"/>
                <w:sz w:val="22"/>
                <w:szCs w:val="22"/>
                <w:lang w:eastAsia="en-CA"/>
              </w:rPr>
            </w:pPr>
          </w:p>
          <w:p w14:paraId="02276603" w14:textId="77777777" w:rsidR="004068CD" w:rsidRPr="00FF674A" w:rsidRDefault="004068CD" w:rsidP="004068CD">
            <w:pPr>
              <w:pStyle w:val="ListParagraph"/>
              <w:ind w:left="1080"/>
              <w:rPr>
                <w:rFonts w:asciiTheme="minorHAnsi" w:hAnsiTheme="minorHAnsi"/>
                <w:color w:val="auto"/>
                <w:sz w:val="22"/>
                <w:szCs w:val="22"/>
                <w:lang w:eastAsia="en-CA"/>
              </w:rPr>
            </w:pPr>
            <w:r w:rsidRPr="00FF674A">
              <w:rPr>
                <w:rFonts w:asciiTheme="minorHAnsi" w:hAnsiTheme="minorHAnsi"/>
                <w:color w:val="auto"/>
                <w:sz w:val="22"/>
                <w:szCs w:val="22"/>
                <w:lang w:eastAsia="en-CA"/>
              </w:rPr>
              <w:t>ES = ROUNDDOWN((TotalDays / TotalYear) * 52; 2)</w:t>
            </w:r>
          </w:p>
          <w:p w14:paraId="3C813B62" w14:textId="77777777" w:rsidR="004068CD" w:rsidRPr="00FF674A" w:rsidRDefault="004068CD" w:rsidP="004068CD">
            <w:pPr>
              <w:pStyle w:val="ListParagraph"/>
              <w:ind w:left="1080"/>
              <w:rPr>
                <w:rFonts w:asciiTheme="minorHAnsi" w:hAnsiTheme="minorHAnsi"/>
                <w:color w:val="auto"/>
                <w:sz w:val="22"/>
                <w:szCs w:val="22"/>
                <w:lang w:eastAsia="en-CA"/>
              </w:rPr>
            </w:pPr>
          </w:p>
          <w:p w14:paraId="44D00495" w14:textId="77777777" w:rsidR="004068CD" w:rsidRPr="00FF674A" w:rsidRDefault="004068CD" w:rsidP="004068CD">
            <w:pPr>
              <w:pStyle w:val="ListParagraph"/>
              <w:ind w:left="1080"/>
              <w:rPr>
                <w:rFonts w:asciiTheme="minorHAnsi" w:hAnsiTheme="minorHAnsi"/>
                <w:color w:val="auto"/>
                <w:sz w:val="22"/>
                <w:szCs w:val="22"/>
                <w:lang w:eastAsia="en-CA"/>
              </w:rPr>
            </w:pPr>
          </w:p>
          <w:p w14:paraId="7B4C9AC6" w14:textId="77777777" w:rsidR="004068CD" w:rsidRPr="00FF674A" w:rsidRDefault="004068CD" w:rsidP="008D6CBB">
            <w:pPr>
              <w:pStyle w:val="ListParagraph"/>
              <w:numPr>
                <w:ilvl w:val="0"/>
                <w:numId w:val="39"/>
              </w:numPr>
              <w:ind w:left="819"/>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Perform Validation</w:t>
            </w:r>
          </w:p>
          <w:p w14:paraId="44DA852E" w14:textId="77777777" w:rsidR="004068CD" w:rsidRPr="00FF674A" w:rsidRDefault="004068CD" w:rsidP="004068CD">
            <w:pPr>
              <w:pStyle w:val="ListParagraph"/>
              <w:ind w:left="1080"/>
              <w:rPr>
                <w:rFonts w:asciiTheme="minorHAnsi" w:hAnsiTheme="minorHAnsi"/>
                <w:color w:val="auto"/>
                <w:sz w:val="22"/>
                <w:szCs w:val="22"/>
                <w:lang w:val="en-US" w:eastAsia="en-CA"/>
              </w:rPr>
            </w:pPr>
          </w:p>
          <w:p w14:paraId="0E341B18" w14:textId="77777777" w:rsidR="004068CD" w:rsidRPr="00FF674A" w:rsidRDefault="004068CD" w:rsidP="004068CD">
            <w:pPr>
              <w:pStyle w:val="ListParagraph"/>
              <w:ind w:left="1080"/>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If (</w:t>
            </w:r>
            <w:r>
              <w:rPr>
                <w:rFonts w:asciiTheme="minorHAnsi" w:hAnsiTheme="minorHAnsi"/>
                <w:color w:val="auto"/>
                <w:sz w:val="22"/>
                <w:szCs w:val="22"/>
                <w:lang w:val="en-US" w:eastAsia="en-CA"/>
              </w:rPr>
              <w:t>(</w:t>
            </w:r>
            <w:r w:rsidRPr="00FF674A">
              <w:rPr>
                <w:rFonts w:asciiTheme="minorHAnsi" w:hAnsiTheme="minorHAnsi"/>
                <w:color w:val="auto"/>
                <w:sz w:val="22"/>
                <w:szCs w:val="22"/>
                <w:lang w:val="en-US" w:eastAsia="en-CA"/>
              </w:rPr>
              <w:t>RS</w:t>
            </w:r>
            <w:r>
              <w:rPr>
                <w:rFonts w:asciiTheme="minorHAnsi" w:hAnsiTheme="minorHAnsi"/>
                <w:color w:val="auto"/>
                <w:sz w:val="22"/>
                <w:szCs w:val="22"/>
                <w:lang w:val="en-US" w:eastAsia="en-CA"/>
              </w:rPr>
              <w:t xml:space="preserve"> </w:t>
            </w:r>
            <w:r>
              <w:rPr>
                <w:rFonts w:asciiTheme="minorHAnsi" w:hAnsiTheme="minorHAnsi"/>
                <w:sz w:val="22"/>
                <w:szCs w:val="22"/>
              </w:rPr>
              <w:t>&lt;</w:t>
            </w:r>
            <w:r w:rsidRPr="004710EB">
              <w:rPr>
                <w:rFonts w:asciiTheme="minorHAnsi" w:hAnsiTheme="minorHAnsi"/>
                <w:sz w:val="22"/>
                <w:szCs w:val="22"/>
              </w:rPr>
              <w:t xml:space="preserve"> </w:t>
            </w:r>
            <w:r>
              <w:rPr>
                <w:rFonts w:asciiTheme="minorHAnsi" w:hAnsiTheme="minorHAnsi"/>
                <w:sz w:val="22"/>
                <w:szCs w:val="22"/>
              </w:rPr>
              <w:t xml:space="preserve">ES) </w:t>
            </w:r>
            <w:r w:rsidRPr="004710EB">
              <w:rPr>
                <w:rFonts w:asciiTheme="minorHAnsi" w:hAnsiTheme="minorHAnsi"/>
                <w:sz w:val="22"/>
                <w:szCs w:val="22"/>
              </w:rPr>
              <w:t xml:space="preserve">AND </w:t>
            </w:r>
            <w:r>
              <w:rPr>
                <w:rFonts w:asciiTheme="minorHAnsi" w:hAnsiTheme="minorHAnsi"/>
                <w:sz w:val="22"/>
                <w:szCs w:val="22"/>
              </w:rPr>
              <w:t>(</w:t>
            </w:r>
            <w:r w:rsidRPr="004710EB">
              <w:rPr>
                <w:rFonts w:asciiTheme="minorHAnsi" w:hAnsiTheme="minorHAnsi"/>
                <w:sz w:val="22"/>
                <w:szCs w:val="22"/>
              </w:rPr>
              <w:t>RS</w:t>
            </w:r>
            <w:r w:rsidRPr="004710EB">
              <w:rPr>
                <w:rFonts w:asciiTheme="minorHAnsi" w:hAnsiTheme="minorHAnsi"/>
                <w:color w:val="auto"/>
                <w:sz w:val="22"/>
                <w:szCs w:val="22"/>
                <w:lang w:val="en-US" w:eastAsia="en-CA"/>
              </w:rPr>
              <w:t xml:space="preserve"> </w:t>
            </w:r>
            <w:r w:rsidRPr="004710EB">
              <w:rPr>
                <w:rFonts w:asciiTheme="minorHAnsi" w:hAnsiTheme="minorHAnsi"/>
                <w:sz w:val="22"/>
                <w:szCs w:val="22"/>
              </w:rPr>
              <w:t>≥</w:t>
            </w:r>
            <w:r>
              <w:t xml:space="preserve"> </w:t>
            </w:r>
            <w:r w:rsidRPr="00FF674A">
              <w:rPr>
                <w:rFonts w:asciiTheme="minorHAnsi" w:hAnsiTheme="minorHAnsi"/>
                <w:color w:val="auto"/>
                <w:sz w:val="22"/>
                <w:szCs w:val="22"/>
                <w:lang w:val="en-US" w:eastAsia="en-CA"/>
              </w:rPr>
              <w:t>ES + ServiceTolerance)</w:t>
            </w:r>
            <w:r>
              <w:rPr>
                <w:rFonts w:asciiTheme="minorHAnsi" w:hAnsiTheme="minorHAnsi"/>
                <w:color w:val="auto"/>
                <w:sz w:val="22"/>
                <w:szCs w:val="22"/>
                <w:lang w:val="en-US" w:eastAsia="en-CA"/>
              </w:rPr>
              <w:t>)</w:t>
            </w:r>
          </w:p>
          <w:p w14:paraId="000011FC" w14:textId="77777777" w:rsidR="004068CD" w:rsidRPr="00FF674A" w:rsidRDefault="004068CD" w:rsidP="004068CD">
            <w:pPr>
              <w:pStyle w:val="ListParagraph"/>
              <w:ind w:left="1080"/>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w:t>
            </w:r>
          </w:p>
          <w:p w14:paraId="1DBE8EBF" w14:textId="77777777" w:rsidR="004068CD" w:rsidRPr="00FF674A" w:rsidRDefault="004068CD" w:rsidP="004068CD">
            <w:pPr>
              <w:pStyle w:val="ListParagraph"/>
              <w:ind w:left="1800"/>
              <w:rPr>
                <w:rFonts w:asciiTheme="minorHAnsi" w:hAnsiTheme="minorHAnsi"/>
                <w:color w:val="auto"/>
                <w:sz w:val="22"/>
                <w:szCs w:val="22"/>
                <w:lang w:val="en-US" w:eastAsia="en-CA"/>
              </w:rPr>
            </w:pPr>
            <w:r w:rsidRPr="00FF674A">
              <w:rPr>
                <w:rFonts w:asciiTheme="minorHAnsi" w:hAnsiTheme="minorHAnsi"/>
                <w:color w:val="auto"/>
                <w:sz w:val="22"/>
                <w:szCs w:val="22"/>
                <w:lang w:val="en-US" w:eastAsia="en-CA"/>
              </w:rPr>
              <w:t>Generate an error</w:t>
            </w:r>
          </w:p>
          <w:p w14:paraId="3276F095" w14:textId="77777777" w:rsidR="004068CD" w:rsidRDefault="004068CD" w:rsidP="004068CD">
            <w:pPr>
              <w:ind w:left="1080"/>
              <w:rPr>
                <w:rFonts w:asciiTheme="minorHAnsi" w:hAnsiTheme="minorHAnsi"/>
                <w:sz w:val="22"/>
                <w:szCs w:val="22"/>
                <w:lang w:val="en-US" w:eastAsia="en-CA"/>
              </w:rPr>
            </w:pPr>
            <w:r w:rsidRPr="00FF674A">
              <w:rPr>
                <w:rFonts w:asciiTheme="minorHAnsi" w:hAnsiTheme="minorHAnsi"/>
                <w:sz w:val="22"/>
                <w:szCs w:val="22"/>
                <w:lang w:val="en-US" w:eastAsia="en-CA"/>
              </w:rPr>
              <w:t>}</w:t>
            </w:r>
          </w:p>
          <w:p w14:paraId="638EE557" w14:textId="7FCBE197" w:rsidR="004068CD" w:rsidRPr="00500423" w:rsidRDefault="004068CD" w:rsidP="00877A5F">
            <w:pPr>
              <w:ind w:left="1080"/>
              <w:rPr>
                <w:rFonts w:asciiTheme="minorHAnsi" w:hAnsiTheme="minorHAnsi"/>
                <w:sz w:val="22"/>
                <w:szCs w:val="22"/>
                <w:lang w:val="en-US" w:eastAsia="en-CA"/>
              </w:rPr>
            </w:pPr>
          </w:p>
        </w:tc>
      </w:tr>
      <w:tr w:rsidR="004068CD" w:rsidRPr="00A6270A" w14:paraId="3C90FF2C"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5A74F77"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EA0740E" w14:textId="5C4DBC98" w:rsidR="004068CD" w:rsidRPr="00BA72D4" w:rsidRDefault="004068CD" w:rsidP="00877A5F">
            <w:pPr>
              <w:pStyle w:val="NormalWeb"/>
              <w:spacing w:line="276" w:lineRule="auto"/>
              <w:rPr>
                <w:rFonts w:asciiTheme="minorHAnsi" w:hAnsiTheme="minorHAnsi"/>
                <w:color w:val="000000"/>
                <w:sz w:val="22"/>
                <w:szCs w:val="22"/>
                <w:lang w:val="en-US"/>
              </w:rPr>
            </w:pPr>
            <w:r>
              <w:rPr>
                <w:rFonts w:asciiTheme="minorHAnsi" w:hAnsiTheme="minorHAnsi"/>
                <w:color w:val="000000"/>
                <w:sz w:val="22"/>
                <w:szCs w:val="22"/>
                <w:lang w:val="en-US"/>
              </w:rPr>
              <w:t>-1 weeks</w:t>
            </w:r>
          </w:p>
        </w:tc>
      </w:tr>
      <w:tr w:rsidR="004068CD" w:rsidRPr="00A6270A" w14:paraId="4AC385F4"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19A1CC5"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304E669E" w14:textId="0C1CA926" w:rsidR="004068CD" w:rsidRPr="00BA72D4" w:rsidRDefault="004068CD" w:rsidP="00877A5F">
            <w:pPr>
              <w:pStyle w:val="NormalWeb"/>
              <w:spacing w:line="276" w:lineRule="auto"/>
              <w:rPr>
                <w:rFonts w:asciiTheme="minorHAnsi" w:hAnsiTheme="minorHAnsi"/>
                <w:color w:val="000000"/>
                <w:sz w:val="22"/>
                <w:szCs w:val="22"/>
                <w:lang w:val="en-CA"/>
              </w:rPr>
            </w:pPr>
            <w:r w:rsidRPr="004710EB">
              <w:rPr>
                <w:rFonts w:asciiTheme="minorHAnsi" w:hAnsiTheme="minorHAnsi"/>
                <w:color w:val="000000"/>
                <w:sz w:val="22"/>
                <w:szCs w:val="22"/>
                <w:lang w:val="en-US"/>
              </w:rPr>
              <w:t>The Weeks reported for {</w:t>
            </w:r>
            <w:r>
              <w:rPr>
                <w:rFonts w:asciiTheme="minorHAnsi" w:hAnsiTheme="minorHAnsi"/>
                <w:color w:val="000000"/>
                <w:sz w:val="22"/>
                <w:szCs w:val="22"/>
                <w:lang w:val="en-US"/>
              </w:rPr>
              <w:t>2</w:t>
            </w:r>
            <w:r w:rsidRPr="004710EB">
              <w:rPr>
                <w:rFonts w:asciiTheme="minorHAnsi" w:hAnsiTheme="minorHAnsi"/>
                <w:color w:val="000000"/>
                <w:sz w:val="22"/>
                <w:szCs w:val="22"/>
                <w:lang w:val="en-US"/>
              </w:rPr>
              <w:t xml:space="preserve">} should be </w:t>
            </w:r>
            <w:r>
              <w:rPr>
                <w:rFonts w:asciiTheme="minorHAnsi" w:hAnsiTheme="minorHAnsi"/>
                <w:color w:val="000000"/>
                <w:sz w:val="22"/>
                <w:szCs w:val="22"/>
                <w:lang w:val="en-US"/>
              </w:rPr>
              <w:t xml:space="preserve">adjusted </w:t>
            </w:r>
            <w:r w:rsidRPr="004710EB">
              <w:rPr>
                <w:rFonts w:asciiTheme="minorHAnsi" w:hAnsiTheme="minorHAnsi"/>
                <w:color w:val="000000"/>
                <w:sz w:val="22"/>
                <w:szCs w:val="22"/>
                <w:lang w:val="en-US"/>
              </w:rPr>
              <w:t>to {</w:t>
            </w:r>
            <w:r>
              <w:rPr>
                <w:rFonts w:asciiTheme="minorHAnsi" w:hAnsiTheme="minorHAnsi"/>
                <w:color w:val="000000"/>
                <w:sz w:val="22"/>
                <w:szCs w:val="22"/>
                <w:lang w:val="en-US"/>
              </w:rPr>
              <w:t>3</w:t>
            </w:r>
            <w:r w:rsidRPr="004710EB">
              <w:rPr>
                <w:rFonts w:asciiTheme="minorHAnsi" w:hAnsiTheme="minorHAnsi"/>
                <w:color w:val="000000"/>
                <w:sz w:val="22"/>
                <w:szCs w:val="22"/>
                <w:lang w:val="en-US"/>
              </w:rPr>
              <w:t xml:space="preserve">}. Contributions may not need to be adjusted if reported correctly.  </w:t>
            </w:r>
          </w:p>
        </w:tc>
      </w:tr>
      <w:tr w:rsidR="004068CD" w:rsidRPr="00A6270A" w14:paraId="70FE9990"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9F6B137"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Portal Message</w:t>
            </w:r>
          </w:p>
          <w:p w14:paraId="17F96113"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101113A" w14:textId="1BE4F36F" w:rsidR="004068CD" w:rsidRPr="009161A9" w:rsidRDefault="004068CD" w:rsidP="00877A5F">
            <w:pPr>
              <w:spacing w:before="60" w:after="60"/>
              <w:ind w:left="0"/>
              <w:rPr>
                <w:rFonts w:asciiTheme="minorHAnsi" w:hAnsiTheme="minorHAnsi"/>
                <w:sz w:val="22"/>
                <w:szCs w:val="22"/>
                <w:lang w:val="en-US"/>
              </w:rPr>
            </w:pPr>
            <w:r w:rsidRPr="004710EB">
              <w:rPr>
                <w:rFonts w:asciiTheme="minorHAnsi" w:hAnsiTheme="minorHAnsi"/>
                <w:sz w:val="22"/>
                <w:szCs w:val="22"/>
                <w:lang w:val="en-US"/>
              </w:rPr>
              <w:t>T</w:t>
            </w:r>
            <w:r>
              <w:rPr>
                <w:rFonts w:asciiTheme="minorHAnsi" w:hAnsiTheme="minorHAnsi"/>
                <w:sz w:val="22"/>
                <w:szCs w:val="22"/>
                <w:lang w:val="en-US"/>
              </w:rPr>
              <w:t>he Weeks reported for Reporting Year should be adjusted to Minimum Possible Service</w:t>
            </w:r>
            <w:r w:rsidRPr="004710EB">
              <w:rPr>
                <w:rFonts w:asciiTheme="minorHAnsi" w:hAnsiTheme="minorHAnsi"/>
                <w:sz w:val="22"/>
                <w:szCs w:val="22"/>
                <w:lang w:val="en-US"/>
              </w:rPr>
              <w:t xml:space="preserve">. Contributions may not need to be adjusted if reported correctly.  </w:t>
            </w:r>
          </w:p>
        </w:tc>
      </w:tr>
      <w:tr w:rsidR="004068CD" w:rsidRPr="00A6270A" w14:paraId="241EB681"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40134EC" w14:textId="494C3B8B"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Auto Correct</w:t>
            </w:r>
          </w:p>
        </w:tc>
        <w:tc>
          <w:tcPr>
            <w:tcW w:w="8448" w:type="dxa"/>
            <w:tcBorders>
              <w:top w:val="single" w:sz="4" w:space="0" w:color="auto"/>
              <w:left w:val="single" w:sz="4" w:space="0" w:color="auto"/>
              <w:bottom w:val="single" w:sz="4" w:space="0" w:color="auto"/>
              <w:right w:val="single" w:sz="4" w:space="0" w:color="auto"/>
            </w:tcBorders>
            <w:vAlign w:val="center"/>
          </w:tcPr>
          <w:p w14:paraId="2D5800AD" w14:textId="15AF9CAF" w:rsidR="004068CD" w:rsidRPr="004710EB" w:rsidRDefault="004068CD" w:rsidP="00877A5F">
            <w:pPr>
              <w:spacing w:before="60" w:after="60"/>
              <w:ind w:left="0"/>
              <w:rPr>
                <w:rFonts w:asciiTheme="minorHAnsi" w:hAnsiTheme="minorHAnsi"/>
                <w:sz w:val="22"/>
                <w:szCs w:val="22"/>
                <w:lang w:val="en-US"/>
              </w:rPr>
            </w:pPr>
            <w:r w:rsidRPr="00907E5A">
              <w:rPr>
                <w:rFonts w:asciiTheme="minorHAnsi" w:hAnsiTheme="minorHAnsi" w:cs="Calibri"/>
                <w:sz w:val="22"/>
                <w:szCs w:val="22"/>
              </w:rPr>
              <w:t xml:space="preserve">Calculated Amount = {3} </w:t>
            </w:r>
            <w:r w:rsidRPr="00907E5A">
              <w:rPr>
                <w:rFonts w:asciiTheme="minorHAnsi" w:hAnsiTheme="minorHAnsi"/>
                <w:sz w:val="22"/>
                <w:szCs w:val="22"/>
                <w:lang w:eastAsia="en-CA"/>
              </w:rPr>
              <w:t xml:space="preserve">– Ariel.Service (Type=CTSRV for applicable Validation Year) </w:t>
            </w:r>
            <w:r w:rsidRPr="00907E5A">
              <w:rPr>
                <w:rFonts w:asciiTheme="minorHAnsi" w:hAnsiTheme="minorHAnsi" w:cs="Calibri"/>
                <w:sz w:val="22"/>
                <w:szCs w:val="22"/>
              </w:rPr>
              <w:t xml:space="preserve"> </w:t>
            </w:r>
          </w:p>
        </w:tc>
      </w:tr>
      <w:tr w:rsidR="004068CD" w:rsidRPr="0085712F" w14:paraId="59DD69FB"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2560BB1" w14:textId="77777777" w:rsidR="004068CD" w:rsidRPr="0085712F" w:rsidRDefault="004068CD" w:rsidP="00877A5F">
            <w:pPr>
              <w:spacing w:before="60" w:after="60"/>
              <w:ind w:left="0"/>
              <w:rPr>
                <w:rFonts w:asciiTheme="minorHAnsi" w:hAnsiTheme="minorHAnsi"/>
                <w:sz w:val="22"/>
                <w:szCs w:val="22"/>
                <w:lang w:eastAsia="en-CA"/>
              </w:rPr>
            </w:pPr>
            <w:r>
              <w:rPr>
                <w:rFonts w:asciiTheme="minorHAnsi" w:hAnsiTheme="minorHAnsi" w:cs="Calibri"/>
                <w:b/>
                <w:color w:val="FFFFFF"/>
                <w:sz w:val="22"/>
                <w:szCs w:val="22"/>
                <w:lang w:eastAsia="en-CA"/>
              </w:rPr>
              <w:t xml:space="preserve">Message </w:t>
            </w:r>
            <w:r w:rsidRPr="0085712F">
              <w:rPr>
                <w:rFonts w:asciiTheme="minorHAnsi"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B054B85" w14:textId="77777777" w:rsidR="004068CD" w:rsidRDefault="004068CD" w:rsidP="004068CD">
            <w:pPr>
              <w:spacing w:before="60" w:after="60"/>
              <w:ind w:left="0"/>
              <w:rPr>
                <w:rFonts w:asciiTheme="minorHAnsi" w:hAnsiTheme="minorHAnsi" w:cs="Calibri"/>
                <w:sz w:val="22"/>
                <w:szCs w:val="22"/>
              </w:rPr>
            </w:pPr>
            <w:r>
              <w:rPr>
                <w:rFonts w:asciiTheme="minorHAnsi" w:hAnsiTheme="minorHAnsi" w:cs="Calibri"/>
                <w:sz w:val="22"/>
                <w:szCs w:val="22"/>
              </w:rPr>
              <w:t xml:space="preserve">2: </w:t>
            </w:r>
            <w:r w:rsidRPr="00FF674A">
              <w:rPr>
                <w:rFonts w:asciiTheme="minorHAnsi" w:hAnsiTheme="minorHAnsi"/>
                <w:sz w:val="22"/>
                <w:szCs w:val="22"/>
                <w:lang w:val="en-US" w:eastAsia="en-CA"/>
              </w:rPr>
              <w:t>ValidationYear</w:t>
            </w:r>
          </w:p>
          <w:p w14:paraId="552F0AD3" w14:textId="77777777" w:rsidR="004068CD" w:rsidRDefault="004068CD" w:rsidP="004068CD">
            <w:pPr>
              <w:spacing w:before="60" w:after="60"/>
              <w:ind w:left="0"/>
              <w:rPr>
                <w:rFonts w:asciiTheme="minorHAnsi" w:hAnsiTheme="minorHAnsi" w:cs="Calibri"/>
                <w:sz w:val="22"/>
                <w:szCs w:val="22"/>
              </w:rPr>
            </w:pPr>
            <w:r>
              <w:rPr>
                <w:rFonts w:asciiTheme="minorHAnsi" w:hAnsiTheme="minorHAnsi" w:cs="Calibri"/>
                <w:sz w:val="22"/>
                <w:szCs w:val="22"/>
              </w:rPr>
              <w:t>3: ES</w:t>
            </w:r>
          </w:p>
          <w:p w14:paraId="08BF34DF" w14:textId="77777777" w:rsidR="004068CD" w:rsidRPr="00907E5A" w:rsidRDefault="004068CD" w:rsidP="004068CD">
            <w:pPr>
              <w:spacing w:before="60" w:after="60"/>
              <w:ind w:left="0"/>
              <w:rPr>
                <w:rFonts w:asciiTheme="minorHAnsi" w:hAnsiTheme="minorHAnsi" w:cs="Calibri"/>
                <w:sz w:val="22"/>
                <w:szCs w:val="22"/>
              </w:rPr>
            </w:pPr>
            <w:r w:rsidRPr="00907E5A">
              <w:rPr>
                <w:rFonts w:asciiTheme="minorHAnsi" w:hAnsiTheme="minorHAnsi" w:cs="Calibri"/>
                <w:sz w:val="22"/>
                <w:szCs w:val="22"/>
              </w:rPr>
              <w:t>Where Validation Year is</w:t>
            </w:r>
          </w:p>
          <w:p w14:paraId="2A5BF7ED" w14:textId="77777777" w:rsidR="004068CD" w:rsidRPr="00907E5A" w:rsidRDefault="004068CD" w:rsidP="004068CD">
            <w:pPr>
              <w:spacing w:before="60" w:after="60"/>
              <w:ind w:left="0"/>
              <w:rPr>
                <w:rFonts w:asciiTheme="minorHAnsi" w:hAnsiTheme="minorHAnsi" w:cs="Calibri"/>
                <w:sz w:val="22"/>
                <w:szCs w:val="22"/>
              </w:rPr>
            </w:pPr>
            <w:r w:rsidRPr="00907E5A">
              <w:rPr>
                <w:rFonts w:asciiTheme="minorHAnsi" w:hAnsiTheme="minorHAnsi" w:cs="Calibri"/>
                <w:sz w:val="22"/>
                <w:szCs w:val="22"/>
              </w:rPr>
              <w:t>For MDC Core Data = YYYY of Collect Start Date</w:t>
            </w:r>
          </w:p>
          <w:p w14:paraId="2542F952" w14:textId="77777777" w:rsidR="004068CD" w:rsidRPr="00907E5A" w:rsidRDefault="004068CD" w:rsidP="004068CD">
            <w:pPr>
              <w:spacing w:before="60" w:after="60"/>
              <w:ind w:left="0"/>
              <w:rPr>
                <w:rFonts w:asciiTheme="minorHAnsi" w:hAnsiTheme="minorHAnsi" w:cs="Calibri"/>
                <w:sz w:val="22"/>
                <w:szCs w:val="22"/>
              </w:rPr>
            </w:pPr>
            <w:r w:rsidRPr="00907E5A">
              <w:rPr>
                <w:rFonts w:asciiTheme="minorHAnsi" w:hAnsiTheme="minorHAnsi" w:cs="Calibri"/>
                <w:sz w:val="22"/>
                <w:szCs w:val="22"/>
              </w:rPr>
              <w:t>For Events Current Year = YYYY of File.EmploymentEndDate(TERFIN or RETFIN) or File.DeathDate (DECFIN)</w:t>
            </w:r>
          </w:p>
          <w:p w14:paraId="48ED7CE6" w14:textId="15637770" w:rsidR="004068CD" w:rsidRPr="009C43D2" w:rsidRDefault="004068CD" w:rsidP="004068CD">
            <w:pPr>
              <w:spacing w:before="60" w:after="60"/>
              <w:ind w:left="0"/>
              <w:rPr>
                <w:rFonts w:asciiTheme="minorHAnsi" w:hAnsiTheme="minorHAnsi" w:cs="Calibri"/>
                <w:sz w:val="22"/>
                <w:szCs w:val="22"/>
              </w:rPr>
            </w:pPr>
            <w:r w:rsidRPr="00907E5A">
              <w:rPr>
                <w:rFonts w:asciiTheme="minorHAnsi" w:hAnsiTheme="minorHAnsi" w:cs="Calibri"/>
                <w:sz w:val="22"/>
                <w:szCs w:val="22"/>
              </w:rPr>
              <w:t>For Events Previous Year = YYYY of File.EmploymentEndDate – 1 (TERFIN or RETFIN) or File.DeathDate - 1 (DECFIN)</w:t>
            </w:r>
          </w:p>
        </w:tc>
      </w:tr>
      <w:tr w:rsidR="004068CD" w:rsidRPr="00BA72D4" w14:paraId="3A34CCE7"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106691" w14:textId="16A59196"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1C3BB8FF" w14:textId="68CEEEE6" w:rsidR="004068CD" w:rsidRPr="00AE47E5" w:rsidRDefault="004068CD" w:rsidP="004068CD">
            <w:pPr>
              <w:spacing w:before="60" w:after="60"/>
              <w:ind w:left="0"/>
              <w:rPr>
                <w:rFonts w:asciiTheme="minorHAnsi" w:hAnsiTheme="minorHAnsi"/>
                <w:sz w:val="22"/>
                <w:szCs w:val="22"/>
                <w:lang w:val="en-US" w:eastAsia="en-CA"/>
              </w:rPr>
            </w:pPr>
            <w:r>
              <w:rPr>
                <w:rFonts w:asciiTheme="minorHAnsi" w:hAnsiTheme="minorHAnsi"/>
                <w:sz w:val="22"/>
                <w:szCs w:val="22"/>
                <w:lang w:val="en-US" w:eastAsia="en-CA"/>
              </w:rPr>
              <w:t>N/A</w:t>
            </w:r>
          </w:p>
        </w:tc>
      </w:tr>
      <w:tr w:rsidR="004068CD" w:rsidRPr="00BA72D4" w14:paraId="68CA98A3"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E37A7A4" w14:textId="77777777" w:rsidR="004068CD" w:rsidRPr="0085712F" w:rsidRDefault="004068CD" w:rsidP="00877A5F">
            <w:pPr>
              <w:spacing w:before="60" w:after="60"/>
              <w:ind w:left="0"/>
              <w:rPr>
                <w:rFonts w:asciiTheme="minorHAnsi" w:hAnsiTheme="minorHAnsi"/>
                <w:sz w:val="22"/>
                <w:szCs w:val="22"/>
                <w:lang w:eastAsia="en-CA"/>
              </w:rPr>
            </w:pPr>
            <w:r>
              <w:rPr>
                <w:rFonts w:asciiTheme="minorHAnsi"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826EFCE" w14:textId="77777777" w:rsidR="004068CD" w:rsidRPr="00AE47E5" w:rsidRDefault="004068CD" w:rsidP="00877A5F">
            <w:pPr>
              <w:spacing w:before="60" w:after="60"/>
              <w:rPr>
                <w:rFonts w:asciiTheme="minorHAnsi" w:hAnsiTheme="minorHAnsi"/>
                <w:sz w:val="22"/>
                <w:szCs w:val="22"/>
                <w:lang w:val="en-US" w:eastAsia="en-CA"/>
              </w:rPr>
            </w:pPr>
          </w:p>
        </w:tc>
      </w:tr>
      <w:tr w:rsidR="004068CD" w:rsidRPr="00BA72D4" w14:paraId="45DF12DD" w14:textId="77777777" w:rsidTr="00877A5F">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F4E8726"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Updates</w:t>
            </w:r>
          </w:p>
          <w:p w14:paraId="42A37FCA" w14:textId="77777777" w:rsidR="004068CD" w:rsidRDefault="004068CD" w:rsidP="00877A5F">
            <w:pPr>
              <w:spacing w:before="60" w:after="60"/>
              <w:ind w:left="0"/>
              <w:rPr>
                <w:rFonts w:asciiTheme="minorHAnsi" w:hAnsiTheme="minorHAnsi" w:cs="Calibri"/>
                <w:b/>
                <w:color w:val="FFFFFF"/>
                <w:sz w:val="22"/>
                <w:szCs w:val="22"/>
                <w:lang w:eastAsia="en-CA"/>
              </w:rPr>
            </w:pPr>
            <w:r>
              <w:rPr>
                <w:rFonts w:asciiTheme="minorHAnsi"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575EFB2" w14:textId="77777777" w:rsidR="00EB44FA" w:rsidRDefault="00EB44FA" w:rsidP="00EB44FA">
            <w:pPr>
              <w:spacing w:before="60" w:after="60"/>
              <w:ind w:left="0"/>
              <w:rPr>
                <w:rFonts w:asciiTheme="minorHAnsi" w:hAnsiTheme="minorHAnsi"/>
                <w:sz w:val="22"/>
                <w:szCs w:val="22"/>
                <w:lang w:val="en-US"/>
              </w:rPr>
            </w:pPr>
            <w:r>
              <w:rPr>
                <w:rFonts w:asciiTheme="minorHAnsi" w:hAnsiTheme="minorHAnsi"/>
                <w:sz w:val="22"/>
                <w:szCs w:val="22"/>
                <w:lang w:val="en-US"/>
              </w:rPr>
              <w:t>CS 20171219:</w:t>
            </w:r>
          </w:p>
          <w:p w14:paraId="58794FD6" w14:textId="3D4EE261" w:rsidR="00EB44FA" w:rsidRPr="006771C7" w:rsidRDefault="00EB44FA"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In R15: codes WSN, WSO, PTW, NCD added to carve-out breaks</w:t>
            </w:r>
            <w:r w:rsidR="00BC42B1">
              <w:rPr>
                <w:rFonts w:asciiTheme="minorHAnsi" w:hAnsiTheme="minorHAnsi"/>
                <w:sz w:val="22"/>
                <w:szCs w:val="22"/>
                <w:lang w:val="en-US"/>
              </w:rPr>
              <w:t xml:space="preserve"> </w:t>
            </w:r>
          </w:p>
          <w:p w14:paraId="40F8AC38" w14:textId="77777777" w:rsidR="00EB44FA" w:rsidRPr="00BB0FE1" w:rsidRDefault="00EB44FA"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eastAsia="en-CA"/>
              </w:rPr>
              <w:t>HOOPP to provide sign-off so updates can be made in R15</w:t>
            </w:r>
          </w:p>
          <w:p w14:paraId="45A426EB" w14:textId="77777777" w:rsidR="00EB44FA" w:rsidRDefault="00EB44FA" w:rsidP="00877A5F">
            <w:pPr>
              <w:spacing w:before="60" w:after="60"/>
              <w:ind w:left="0"/>
              <w:rPr>
                <w:rFonts w:asciiTheme="minorHAnsi" w:hAnsiTheme="minorHAnsi"/>
                <w:sz w:val="22"/>
                <w:szCs w:val="22"/>
                <w:lang w:val="en-US"/>
              </w:rPr>
            </w:pPr>
          </w:p>
          <w:p w14:paraId="156A5110" w14:textId="77777777" w:rsidR="004068CD" w:rsidRDefault="004068CD" w:rsidP="00877A5F">
            <w:pPr>
              <w:spacing w:before="60" w:after="60"/>
              <w:ind w:left="0"/>
              <w:rPr>
                <w:rFonts w:asciiTheme="minorHAnsi" w:hAnsiTheme="minorHAnsi"/>
                <w:sz w:val="22"/>
                <w:szCs w:val="22"/>
                <w:lang w:val="en-US"/>
              </w:rPr>
            </w:pPr>
            <w:r>
              <w:rPr>
                <w:rFonts w:asciiTheme="minorHAnsi" w:hAnsiTheme="minorHAnsi"/>
                <w:sz w:val="22"/>
                <w:szCs w:val="22"/>
                <w:lang w:val="en-US"/>
              </w:rPr>
              <w:t>CS 20171206:</w:t>
            </w:r>
          </w:p>
          <w:p w14:paraId="547C51B6" w14:textId="4057938D" w:rsidR="004068CD" w:rsidRDefault="004068CD"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Brought B185 into Full Office Spec due to correction to be made in calculated amount of Auto Correct</w:t>
            </w:r>
          </w:p>
          <w:p w14:paraId="7AC4594B" w14:textId="7860CF1A" w:rsidR="004068CD" w:rsidRPr="004068CD" w:rsidRDefault="004068CD"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Added section Auto Correct to clarify modification that is required to HOOPP calculated amount for batch correction tool in R14.4.</w:t>
            </w:r>
          </w:p>
          <w:p w14:paraId="5DC4EDE9" w14:textId="77777777" w:rsidR="00073F61" w:rsidRPr="00047FE3" w:rsidRDefault="004068CD" w:rsidP="008D6CBB">
            <w:pPr>
              <w:pStyle w:val="ListParagraph"/>
              <w:numPr>
                <w:ilvl w:val="0"/>
                <w:numId w:val="8"/>
              </w:numPr>
              <w:spacing w:before="60" w:after="60"/>
              <w:rPr>
                <w:rFonts w:asciiTheme="minorHAnsi" w:hAnsiTheme="minorHAnsi"/>
                <w:sz w:val="22"/>
                <w:szCs w:val="22"/>
                <w:lang w:val="en-US"/>
              </w:rPr>
            </w:pPr>
            <w:r>
              <w:rPr>
                <w:rFonts w:asciiTheme="minorHAnsi" w:hAnsiTheme="minorHAnsi"/>
                <w:sz w:val="22"/>
                <w:szCs w:val="22"/>
                <w:lang w:val="en-US"/>
              </w:rPr>
              <w:t xml:space="preserve">Modified the Validation Logic for </w:t>
            </w:r>
            <w:r w:rsidRPr="00FF674A">
              <w:rPr>
                <w:rFonts w:asciiTheme="minorHAnsi" w:hAnsiTheme="minorHAnsi"/>
                <w:sz w:val="22"/>
                <w:szCs w:val="22"/>
                <w:lang w:val="en-US" w:eastAsia="en-CA"/>
              </w:rPr>
              <w:t xml:space="preserve">ValidationYear </w:t>
            </w:r>
            <w:r w:rsidR="00073F61">
              <w:rPr>
                <w:rFonts w:asciiTheme="minorHAnsi" w:hAnsiTheme="minorHAnsi"/>
                <w:sz w:val="22"/>
                <w:szCs w:val="22"/>
                <w:lang w:val="en-US"/>
              </w:rPr>
              <w:t>because it must be different depending on the collect type.</w:t>
            </w:r>
          </w:p>
          <w:p w14:paraId="2AEFA022" w14:textId="006B52E6" w:rsidR="004068CD" w:rsidRPr="004068CD" w:rsidRDefault="004068CD" w:rsidP="008D6CBB">
            <w:pPr>
              <w:pStyle w:val="ListParagraph"/>
              <w:numPr>
                <w:ilvl w:val="0"/>
                <w:numId w:val="8"/>
              </w:numPr>
              <w:spacing w:before="60" w:after="60"/>
              <w:rPr>
                <w:rFonts w:asciiTheme="minorHAnsi" w:hAnsiTheme="minorHAnsi"/>
                <w:sz w:val="22"/>
                <w:szCs w:val="22"/>
                <w:lang w:val="en-US"/>
              </w:rPr>
            </w:pPr>
            <w:r w:rsidRPr="0008134F">
              <w:rPr>
                <w:rFonts w:asciiTheme="minorHAnsi" w:hAnsiTheme="minorHAnsi"/>
                <w:sz w:val="22"/>
                <w:szCs w:val="22"/>
                <w:lang w:val="en-US"/>
              </w:rPr>
              <w:t>Added clarification in message parameters for Validation Year</w:t>
            </w:r>
          </w:p>
        </w:tc>
      </w:tr>
    </w:tbl>
    <w:p w14:paraId="575152D0" w14:textId="77777777" w:rsidR="004068CD" w:rsidRPr="004068CD" w:rsidRDefault="004068CD" w:rsidP="004068CD"/>
    <w:p w14:paraId="71878516" w14:textId="77777777" w:rsidR="00B1488D" w:rsidRDefault="00B1488D">
      <w:pPr>
        <w:spacing w:before="0" w:after="0" w:line="240" w:lineRule="auto"/>
        <w:ind w:left="0"/>
      </w:pPr>
      <w:r>
        <w:br w:type="page"/>
      </w:r>
    </w:p>
    <w:p w14:paraId="083901ED" w14:textId="77777777" w:rsidR="007D0E83" w:rsidRPr="006B06A8" w:rsidRDefault="007D0E83" w:rsidP="007D0E83">
      <w:pPr>
        <w:pStyle w:val="Heading3"/>
      </w:pPr>
      <w:r w:rsidRPr="006B06A8">
        <w:t xml:space="preserve">Validation – </w:t>
      </w:r>
      <w:r>
        <w:t>Service Shortfall for Members Enrolled Full-Year</w:t>
      </w:r>
    </w:p>
    <w:p w14:paraId="3B4651B8" w14:textId="77777777" w:rsidR="00AF4ECB" w:rsidRPr="007D0E83" w:rsidRDefault="00AF4ECB" w:rsidP="00AF4ECB"/>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F4ECB" w14:paraId="4B8C4E6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3B9D005"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A6E10EE" w14:textId="2249BB4B" w:rsidR="00AF4ECB" w:rsidRPr="00AF4250" w:rsidRDefault="007D0E83" w:rsidP="000836DD">
            <w:pPr>
              <w:pStyle w:val="Heading1"/>
              <w:rPr>
                <w:lang w:val="en-US"/>
              </w:rPr>
            </w:pPr>
            <w:bookmarkStart w:id="735" w:name="_Toc43372931"/>
            <w:r w:rsidRPr="0070757A">
              <w:rPr>
                <w:rFonts w:cs="Calibri"/>
              </w:rPr>
              <w:t>B186a_Message</w:t>
            </w:r>
            <w:bookmarkEnd w:id="735"/>
          </w:p>
        </w:tc>
      </w:tr>
      <w:tr w:rsidR="00AF4ECB" w14:paraId="04B1491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A7C9DC"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FF7E8F9" w14:textId="1C60DEFD" w:rsidR="00AF4ECB" w:rsidRDefault="007D0E83" w:rsidP="007D0E83">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573</w:t>
            </w:r>
          </w:p>
        </w:tc>
      </w:tr>
      <w:tr w:rsidR="00AF4ECB" w14:paraId="3D9F8790"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04DA66A"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DF5E6AE" w14:textId="3EC78F2A" w:rsidR="00AF4ECB" w:rsidRDefault="00466162"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AF4ECB" w14:paraId="50EC1CB7"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C207DCC"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586D6D2" w14:textId="77777777" w:rsidR="00AF4ECB" w:rsidRDefault="00AF4ECB"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47172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F4ECB" w14:paraId="46F1603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D167E03"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2ECF14A" w14:textId="693ED7B4" w:rsidR="00AF4ECB" w:rsidRPr="00CC320A" w:rsidRDefault="007D0E83" w:rsidP="000836DD">
            <w:pPr>
              <w:spacing w:before="60" w:after="60" w:line="240" w:lineRule="auto"/>
              <w:ind w:left="0"/>
              <w:rPr>
                <w:rFonts w:asciiTheme="minorHAnsi" w:eastAsia="Times New Roman" w:hAnsiTheme="minorHAnsi" w:cs="Calibri"/>
                <w:color w:val="auto"/>
                <w:sz w:val="22"/>
                <w:szCs w:val="22"/>
                <w:lang w:eastAsia="en-CA"/>
              </w:rPr>
            </w:pPr>
            <w:r w:rsidRPr="00625AEC">
              <w:rPr>
                <w:rFonts w:asciiTheme="minorHAnsi" w:hAnsiTheme="minorHAnsi" w:cs="Calibri"/>
                <w:sz w:val="22"/>
                <w:szCs w:val="22"/>
                <w:lang w:eastAsia="en-CA"/>
              </w:rPr>
              <w:t>CoreData (MDC), Events (Final Data)</w:t>
            </w:r>
          </w:p>
        </w:tc>
      </w:tr>
      <w:tr w:rsidR="00AF4ECB" w14:paraId="1B24C85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0466D6"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4E9DF36" w14:textId="75262C42" w:rsidR="00AF4ECB" w:rsidRDefault="00EF6CFE"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AF4ECB" w14:paraId="1EBBE27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D25EA59"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29C3C22" w14:textId="77777777" w:rsidR="00AF4ECB" w:rsidRPr="00B464B9" w:rsidRDefault="00AF4ECB" w:rsidP="000836DD">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F4ECB" w:rsidRPr="00A61AB1" w14:paraId="3FD77A4C"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8EB70E1"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B56416D"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718DCB2" w14:textId="724D57A1" w:rsidR="00AF4ECB" w:rsidRPr="00C301FC" w:rsidRDefault="00EF6CFE" w:rsidP="000836DD">
            <w:pPr>
              <w:ind w:left="0"/>
              <w:rPr>
                <w:rFonts w:asciiTheme="minorHAnsi" w:hAnsiTheme="minorHAnsi"/>
                <w:sz w:val="22"/>
                <w:szCs w:val="22"/>
                <w:lang w:val="en-US" w:eastAsia="en-CA"/>
              </w:rPr>
            </w:pPr>
            <w:r w:rsidRPr="00AE47E5">
              <w:rPr>
                <w:rFonts w:asciiTheme="minorHAnsi" w:hAnsiTheme="minorHAnsi"/>
                <w:sz w:val="22"/>
                <w:szCs w:val="22"/>
                <w:lang w:val="en-US" w:eastAsia="en-CA"/>
              </w:rPr>
              <w:t>Specific validation to verify that Reported service cannot be less than the Full-Year Enrolment minimum plus the Full-Year enrolment tolerance.</w:t>
            </w:r>
          </w:p>
        </w:tc>
      </w:tr>
      <w:tr w:rsidR="00AF4ECB" w:rsidRPr="009151F9" w14:paraId="24788ED4"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87B8316"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0C0D59A" w14:textId="77777777" w:rsidR="00D73F53" w:rsidRPr="00D73F53" w:rsidRDefault="00D73F53" w:rsidP="00D73F53">
            <w:pPr>
              <w:ind w:left="0"/>
              <w:rPr>
                <w:rFonts w:asciiTheme="minorHAnsi" w:hAnsiTheme="minorHAnsi"/>
                <w:sz w:val="22"/>
                <w:szCs w:val="22"/>
                <w:lang w:eastAsia="en-CA"/>
              </w:rPr>
            </w:pPr>
          </w:p>
          <w:p w14:paraId="10CF4280"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1-</w:t>
            </w:r>
            <w:r w:rsidRPr="00D73F53">
              <w:rPr>
                <w:rFonts w:asciiTheme="minorHAnsi" w:hAnsiTheme="minorHAnsi"/>
                <w:sz w:val="22"/>
                <w:szCs w:val="22"/>
                <w:lang w:eastAsia="en-CA"/>
              </w:rPr>
              <w:tab/>
              <w:t>Set applicable Tolerance</w:t>
            </w:r>
          </w:p>
          <w:p w14:paraId="7A36DBE6"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ServiceTolerance = -1</w:t>
            </w:r>
          </w:p>
          <w:p w14:paraId="259EF7A0" w14:textId="77777777" w:rsidR="00D73F53" w:rsidRPr="00D73F53" w:rsidRDefault="00D73F53" w:rsidP="00D73F53">
            <w:pPr>
              <w:ind w:left="0"/>
              <w:rPr>
                <w:rFonts w:asciiTheme="minorHAnsi" w:hAnsiTheme="minorHAnsi"/>
                <w:sz w:val="22"/>
                <w:szCs w:val="22"/>
                <w:lang w:eastAsia="en-CA"/>
              </w:rPr>
            </w:pPr>
          </w:p>
          <w:p w14:paraId="5E8E6C58"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2-</w:t>
            </w:r>
            <w:r w:rsidRPr="00D73F53">
              <w:rPr>
                <w:rFonts w:asciiTheme="minorHAnsi" w:hAnsiTheme="minorHAnsi"/>
                <w:sz w:val="22"/>
                <w:szCs w:val="22"/>
                <w:lang w:eastAsia="en-CA"/>
              </w:rPr>
              <w:tab/>
              <w:t>Confirm Years validation is applicable for:</w:t>
            </w:r>
          </w:p>
          <w:p w14:paraId="18DF6727"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ValidationYear = Year(ExecutionParameters.StartDate)</w:t>
            </w:r>
          </w:p>
          <w:p w14:paraId="4D850E52" w14:textId="77777777" w:rsidR="00D73F53" w:rsidRPr="00D73F53" w:rsidRDefault="00D73F53" w:rsidP="00D73F53">
            <w:pPr>
              <w:ind w:left="0"/>
              <w:rPr>
                <w:rFonts w:asciiTheme="minorHAnsi" w:hAnsiTheme="minorHAnsi"/>
                <w:sz w:val="22"/>
                <w:szCs w:val="22"/>
                <w:lang w:eastAsia="en-CA"/>
              </w:rPr>
            </w:pPr>
          </w:p>
          <w:p w14:paraId="048340C0"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3-</w:t>
            </w:r>
            <w:r w:rsidRPr="00D73F53">
              <w:rPr>
                <w:rFonts w:asciiTheme="minorHAnsi" w:hAnsiTheme="minorHAnsi"/>
                <w:sz w:val="22"/>
                <w:szCs w:val="22"/>
                <w:lang w:eastAsia="en-CA"/>
              </w:rPr>
              <w:tab/>
              <w:t>Confirm member has been enrolled for the EntireYear</w:t>
            </w:r>
          </w:p>
          <w:p w14:paraId="3A57BAE0"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Ariel.Employment.PermanencyDate &lt;= ValidationYear-01-01</w:t>
            </w:r>
          </w:p>
          <w:p w14:paraId="52A8F4E5"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AND</w:t>
            </w:r>
          </w:p>
          <w:p w14:paraId="36C7E702"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 xml:space="preserve">{ </w:t>
            </w:r>
          </w:p>
          <w:p w14:paraId="2DF60E32"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File.TerminationDate is null</w:t>
            </w:r>
          </w:p>
          <w:p w14:paraId="538B5F2B"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OR</w:t>
            </w:r>
          </w:p>
          <w:p w14:paraId="24CEC7A5"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File.TerminationDate &gt;= ValidationYear-12-31</w:t>
            </w:r>
          </w:p>
          <w:p w14:paraId="2BCDC24F"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0FA4217A" w14:textId="77777777" w:rsidR="00D73F53" w:rsidRPr="00D73F53" w:rsidRDefault="00D73F53" w:rsidP="00D73F53">
            <w:pPr>
              <w:ind w:left="0"/>
              <w:rPr>
                <w:rFonts w:asciiTheme="minorHAnsi" w:hAnsiTheme="minorHAnsi"/>
                <w:sz w:val="22"/>
                <w:szCs w:val="22"/>
                <w:lang w:eastAsia="en-CA"/>
              </w:rPr>
            </w:pPr>
          </w:p>
          <w:p w14:paraId="26A4F174"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4-</w:t>
            </w:r>
            <w:r w:rsidRPr="00D73F53">
              <w:rPr>
                <w:rFonts w:asciiTheme="minorHAnsi" w:hAnsiTheme="minorHAnsi"/>
                <w:sz w:val="22"/>
                <w:szCs w:val="22"/>
                <w:lang w:eastAsia="en-CA"/>
              </w:rPr>
              <w:tab/>
              <w:t>Calculate Reported Service for the Reporting Year (File + Ariel) {</w:t>
            </w:r>
          </w:p>
          <w:p w14:paraId="20CFC875"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RS = SUM of Service.Service from all Service records (in Ariel or created by the Data Import) where :</w:t>
            </w:r>
          </w:p>
          <w:p w14:paraId="5E49F7C2"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56B2C3B6"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 xml:space="preserve">Service.Type = CTSRV </w:t>
            </w:r>
          </w:p>
          <w:p w14:paraId="230B0F16"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AND</w:t>
            </w:r>
          </w:p>
          <w:p w14:paraId="7A4E7D08"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Year(Service.TargetDate) = ValidationYear</w:t>
            </w:r>
          </w:p>
          <w:p w14:paraId="301F8508"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443F57C0" w14:textId="77777777" w:rsidR="00D73F53" w:rsidRPr="00D73F53" w:rsidRDefault="00D73F53" w:rsidP="00D73F53">
            <w:pPr>
              <w:ind w:left="0"/>
              <w:rPr>
                <w:rFonts w:asciiTheme="minorHAnsi" w:hAnsiTheme="minorHAnsi"/>
                <w:sz w:val="22"/>
                <w:szCs w:val="22"/>
                <w:lang w:eastAsia="en-CA"/>
              </w:rPr>
            </w:pPr>
          </w:p>
          <w:p w14:paraId="4D164467" w14:textId="77777777" w:rsidR="00D73F53" w:rsidRPr="00D73F53" w:rsidRDefault="00D73F53" w:rsidP="00D73F53">
            <w:pPr>
              <w:ind w:left="0"/>
              <w:rPr>
                <w:rFonts w:asciiTheme="minorHAnsi" w:hAnsiTheme="minorHAnsi"/>
                <w:sz w:val="22"/>
                <w:szCs w:val="22"/>
                <w:lang w:eastAsia="en-CA"/>
              </w:rPr>
            </w:pPr>
          </w:p>
          <w:p w14:paraId="6A4B1395"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5-</w:t>
            </w:r>
            <w:r w:rsidRPr="00D73F53">
              <w:rPr>
                <w:rFonts w:asciiTheme="minorHAnsi" w:hAnsiTheme="minorHAnsi"/>
                <w:sz w:val="22"/>
                <w:szCs w:val="22"/>
                <w:lang w:eastAsia="en-CA"/>
              </w:rPr>
              <w:tab/>
              <w:t>Identify all Service Break and Part-Time periods that occurred during the year:</w:t>
            </w:r>
          </w:p>
          <w:p w14:paraId="5D3B381C" w14:textId="77777777" w:rsidR="00D73F53" w:rsidRPr="00D73F53" w:rsidRDefault="00D73F53" w:rsidP="00D73F53">
            <w:pPr>
              <w:ind w:left="0"/>
              <w:rPr>
                <w:rFonts w:asciiTheme="minorHAnsi" w:hAnsiTheme="minorHAnsi"/>
                <w:sz w:val="22"/>
                <w:szCs w:val="22"/>
                <w:lang w:eastAsia="en-CA"/>
              </w:rPr>
            </w:pPr>
          </w:p>
          <w:p w14:paraId="43E4631D"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Create a temporary array “IdentifiedBreaks” containing, for all identified records, the following information :</w:t>
            </w:r>
          </w:p>
          <w:p w14:paraId="2BBB1A51"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r w:rsidRPr="00D73F53">
              <w:rPr>
                <w:rFonts w:asciiTheme="minorHAnsi" w:hAnsiTheme="minorHAnsi"/>
                <w:sz w:val="22"/>
                <w:szCs w:val="22"/>
                <w:lang w:eastAsia="en-CA"/>
              </w:rPr>
              <w:tab/>
              <w:t>ServiceBreak.StartDate</w:t>
            </w:r>
          </w:p>
          <w:p w14:paraId="43ED538B"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r w:rsidRPr="00D73F53">
              <w:rPr>
                <w:rFonts w:asciiTheme="minorHAnsi" w:hAnsiTheme="minorHAnsi"/>
                <w:sz w:val="22"/>
                <w:szCs w:val="22"/>
                <w:lang w:eastAsia="en-CA"/>
              </w:rPr>
              <w:tab/>
              <w:t>ServiceBreak.EndDate</w:t>
            </w:r>
          </w:p>
          <w:p w14:paraId="02AAC53B"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Consider all ServiceBreak records where :</w:t>
            </w:r>
          </w:p>
          <w:p w14:paraId="6C5D11B7"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497D9CE8" w14:textId="47547CC2"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ServiceBreak.Type IN (PAR, LTD, NCH, NCF, NCP, NCS, NCR, NCE, NCO, NCU , NCM</w:t>
            </w:r>
            <w:r w:rsidR="00D63CA2">
              <w:rPr>
                <w:rFonts w:asciiTheme="minorHAnsi" w:hAnsiTheme="minorHAnsi"/>
                <w:sz w:val="22"/>
                <w:szCs w:val="22"/>
                <w:lang w:eastAsia="en-CA"/>
              </w:rPr>
              <w:t>, WSN, WSO, PTW, NCD</w:t>
            </w:r>
            <w:r w:rsidRPr="00D73F53">
              <w:rPr>
                <w:rFonts w:asciiTheme="minorHAnsi" w:hAnsiTheme="minorHAnsi"/>
                <w:sz w:val="22"/>
                <w:szCs w:val="22"/>
                <w:lang w:eastAsia="en-CA"/>
              </w:rPr>
              <w:t>)</w:t>
            </w:r>
          </w:p>
          <w:p w14:paraId="72F951C3"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AND</w:t>
            </w:r>
          </w:p>
          <w:p w14:paraId="61C28BBE"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ServiceBreak.StartDate &lt;= ValidationYear-12-31</w:t>
            </w:r>
          </w:p>
          <w:p w14:paraId="7F77D30F"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AND</w:t>
            </w:r>
          </w:p>
          <w:p w14:paraId="32E8DAE4"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ServiceBreak.EndDate &gt; ValidationYear-01-01</w:t>
            </w:r>
          </w:p>
          <w:p w14:paraId="2A221ACC"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796ABFE6" w14:textId="77777777" w:rsidR="00D73F53" w:rsidRPr="00D73F53" w:rsidRDefault="00D73F53" w:rsidP="00D73F53">
            <w:pPr>
              <w:ind w:left="0"/>
              <w:rPr>
                <w:rFonts w:asciiTheme="minorHAnsi" w:hAnsiTheme="minorHAnsi"/>
                <w:sz w:val="22"/>
                <w:szCs w:val="22"/>
                <w:lang w:eastAsia="en-CA"/>
              </w:rPr>
            </w:pPr>
          </w:p>
          <w:p w14:paraId="0F50D8D0"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6-</w:t>
            </w:r>
            <w:r w:rsidRPr="00D73F53">
              <w:rPr>
                <w:rFonts w:asciiTheme="minorHAnsi" w:hAnsiTheme="minorHAnsi"/>
                <w:sz w:val="22"/>
                <w:szCs w:val="22"/>
                <w:lang w:eastAsia="en-CA"/>
              </w:rPr>
              <w:tab/>
              <w:t>Trim any excess periods from the identified array: duplicates and/or dates that are out-of-range:</w:t>
            </w:r>
          </w:p>
          <w:p w14:paraId="2B9A5996"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For each i record in IdentifiedBreaks from 1st to Last</w:t>
            </w:r>
          </w:p>
          <w:p w14:paraId="5B6BA7E8"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4C155602"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i.StartDate = MAX(i.StartDate; ValidationYear-01-01)</w:t>
            </w:r>
          </w:p>
          <w:p w14:paraId="699165B0"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i.EndDate = MIN(i.EndDate; (ValidationYear + 1)-01-01)</w:t>
            </w:r>
          </w:p>
          <w:p w14:paraId="09F6FE69" w14:textId="77777777" w:rsidR="00D73F53" w:rsidRPr="00D73F53" w:rsidRDefault="00D73F53" w:rsidP="00D73F53">
            <w:pPr>
              <w:ind w:left="0"/>
              <w:rPr>
                <w:rFonts w:asciiTheme="minorHAnsi" w:hAnsiTheme="minorHAnsi"/>
                <w:sz w:val="22"/>
                <w:szCs w:val="22"/>
                <w:lang w:eastAsia="en-CA"/>
              </w:rPr>
            </w:pPr>
          </w:p>
          <w:p w14:paraId="638AC414"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For each additional j record in IdenfiedBreaks from (i+1)th  to Last</w:t>
            </w:r>
          </w:p>
          <w:p w14:paraId="5D912D79"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258A5E9D"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If (j.StartDate &gt;= i.StartDate AND j.StartDate &lt;= i.EndDate)</w:t>
            </w:r>
          </w:p>
          <w:p w14:paraId="485C76D7"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1E47ECBA"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If (j.EndDate &lt;= i.EndDate)</w:t>
            </w:r>
          </w:p>
          <w:p w14:paraId="48514E26"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722FD295"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 xml:space="preserve">j.EndDate = j.StartDate </w:t>
            </w:r>
          </w:p>
          <w:p w14:paraId="2FAE829C"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54D5647A"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Else</w:t>
            </w:r>
          </w:p>
          <w:p w14:paraId="197C72F1"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56523A20"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i.EndDate = j.StartDate</w:t>
            </w:r>
          </w:p>
          <w:p w14:paraId="2B8CCEC5"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53E519AE"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1717184E"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Else</w:t>
            </w:r>
          </w:p>
          <w:p w14:paraId="6C0C37FB"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2BCC9B9C"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If (j.EndDate &gt;= i.StartDate AND j.EndDate &lt;= i.EndDate)</w:t>
            </w:r>
          </w:p>
          <w:p w14:paraId="637A7A39"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6CAFD2A4"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i.StartDate = j.EndDate</w:t>
            </w:r>
          </w:p>
          <w:p w14:paraId="3030DA09"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5D2959DE"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Else If (j.StartDate &lt; i.StartDate AND j.EndDate &gt; i.EndDate)</w:t>
            </w:r>
          </w:p>
          <w:p w14:paraId="1669883F"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699C9042"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 xml:space="preserve">i.EndDate = i.StartDate </w:t>
            </w:r>
          </w:p>
          <w:p w14:paraId="365716BC"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460FED35" w14:textId="77777777" w:rsidR="00D73F53" w:rsidRPr="00D73F53" w:rsidRDefault="00D73F53" w:rsidP="00D73F53">
            <w:pPr>
              <w:ind w:left="0"/>
              <w:rPr>
                <w:rFonts w:asciiTheme="minorHAnsi" w:hAnsiTheme="minorHAnsi"/>
                <w:sz w:val="22"/>
                <w:szCs w:val="22"/>
                <w:lang w:eastAsia="en-CA"/>
              </w:rPr>
            </w:pPr>
          </w:p>
          <w:p w14:paraId="6C0BEBF5"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206810D0"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5359CA50"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36B3353B"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7-</w:t>
            </w:r>
            <w:r w:rsidRPr="00D73F53">
              <w:rPr>
                <w:rFonts w:asciiTheme="minorHAnsi" w:hAnsiTheme="minorHAnsi"/>
                <w:sz w:val="22"/>
                <w:szCs w:val="22"/>
                <w:lang w:eastAsia="en-CA"/>
              </w:rPr>
              <w:tab/>
              <w:t>Calculate the length of all identified breaks:</w:t>
            </w:r>
          </w:p>
          <w:p w14:paraId="140DEDEE"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CarveOutTotal = 0</w:t>
            </w:r>
          </w:p>
          <w:p w14:paraId="756D8099"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For each record in IdentifiedBreaks from 1st to Last</w:t>
            </w:r>
          </w:p>
          <w:p w14:paraId="04EB762E"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58217B48"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CarveOutTotal = CarveOutTotal + (i.EndDate – i.StartDate)</w:t>
            </w:r>
          </w:p>
          <w:p w14:paraId="17835851"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24DFE921" w14:textId="77777777" w:rsidR="00D73F53" w:rsidRPr="00D73F53" w:rsidRDefault="00D73F53" w:rsidP="00D73F53">
            <w:pPr>
              <w:ind w:left="0"/>
              <w:rPr>
                <w:rFonts w:asciiTheme="minorHAnsi" w:hAnsiTheme="minorHAnsi"/>
                <w:sz w:val="22"/>
                <w:szCs w:val="22"/>
                <w:lang w:eastAsia="en-CA"/>
              </w:rPr>
            </w:pPr>
          </w:p>
          <w:p w14:paraId="3CFF5854"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8-</w:t>
            </w:r>
            <w:r w:rsidRPr="00D73F53">
              <w:rPr>
                <w:rFonts w:asciiTheme="minorHAnsi" w:hAnsiTheme="minorHAnsi"/>
                <w:sz w:val="22"/>
                <w:szCs w:val="22"/>
                <w:lang w:eastAsia="en-CA"/>
              </w:rPr>
              <w:tab/>
              <w:t>Calculated expected Service</w:t>
            </w:r>
          </w:p>
          <w:p w14:paraId="2AEC50FB" w14:textId="77777777" w:rsidR="00D73F53" w:rsidRPr="00D73F53" w:rsidRDefault="00D73F53" w:rsidP="00D73F53">
            <w:pPr>
              <w:ind w:left="0"/>
              <w:rPr>
                <w:rFonts w:asciiTheme="minorHAnsi" w:hAnsiTheme="minorHAnsi"/>
                <w:sz w:val="22"/>
                <w:szCs w:val="22"/>
                <w:lang w:eastAsia="en-CA"/>
              </w:rPr>
            </w:pPr>
          </w:p>
          <w:p w14:paraId="46EB6514"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TotalYear = (ValidationYear + 1)-01-01 – ValidationYear-01-01</w:t>
            </w:r>
          </w:p>
          <w:p w14:paraId="4F919D6F"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TotalDays = TotalYear – CarveOutTotal</w:t>
            </w:r>
          </w:p>
          <w:p w14:paraId="20519E1E" w14:textId="77777777" w:rsidR="00D73F53" w:rsidRPr="00D73F53" w:rsidRDefault="00D73F53" w:rsidP="00D73F53">
            <w:pPr>
              <w:ind w:left="0"/>
              <w:rPr>
                <w:rFonts w:asciiTheme="minorHAnsi" w:hAnsiTheme="minorHAnsi"/>
                <w:sz w:val="22"/>
                <w:szCs w:val="22"/>
                <w:lang w:eastAsia="en-CA"/>
              </w:rPr>
            </w:pPr>
          </w:p>
          <w:p w14:paraId="762BA2DC"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ES = ROUNDDOWN((TotalDays / TotalYear) * 52; 2)</w:t>
            </w:r>
          </w:p>
          <w:p w14:paraId="0313DA72" w14:textId="77777777" w:rsidR="00D73F53" w:rsidRPr="00D73F53" w:rsidRDefault="00D73F53" w:rsidP="00D73F53">
            <w:pPr>
              <w:ind w:left="0"/>
              <w:rPr>
                <w:rFonts w:asciiTheme="minorHAnsi" w:hAnsiTheme="minorHAnsi"/>
                <w:sz w:val="22"/>
                <w:szCs w:val="22"/>
                <w:lang w:eastAsia="en-CA"/>
              </w:rPr>
            </w:pPr>
          </w:p>
          <w:p w14:paraId="2BAFF918" w14:textId="77777777" w:rsidR="00D73F53" w:rsidRPr="00D73F53" w:rsidRDefault="00D73F53" w:rsidP="00D73F53">
            <w:pPr>
              <w:ind w:left="0"/>
              <w:rPr>
                <w:rFonts w:asciiTheme="minorHAnsi" w:hAnsiTheme="minorHAnsi"/>
                <w:sz w:val="22"/>
                <w:szCs w:val="22"/>
                <w:lang w:eastAsia="en-CA"/>
              </w:rPr>
            </w:pPr>
          </w:p>
          <w:p w14:paraId="18F3D19C"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9-</w:t>
            </w:r>
            <w:r w:rsidRPr="00D73F53">
              <w:rPr>
                <w:rFonts w:asciiTheme="minorHAnsi" w:hAnsiTheme="minorHAnsi"/>
                <w:sz w:val="22"/>
                <w:szCs w:val="22"/>
                <w:lang w:eastAsia="en-CA"/>
              </w:rPr>
              <w:tab/>
              <w:t>Perform Validation</w:t>
            </w:r>
          </w:p>
          <w:p w14:paraId="5CBD0784" w14:textId="77777777" w:rsidR="00D73F53" w:rsidRPr="00D73F53" w:rsidRDefault="00D73F53" w:rsidP="00D73F53">
            <w:pPr>
              <w:ind w:left="0"/>
              <w:rPr>
                <w:rFonts w:asciiTheme="minorHAnsi" w:hAnsiTheme="minorHAnsi"/>
                <w:sz w:val="22"/>
                <w:szCs w:val="22"/>
                <w:lang w:eastAsia="en-CA"/>
              </w:rPr>
            </w:pPr>
          </w:p>
          <w:p w14:paraId="5AD6357C" w14:textId="06004559"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 xml:space="preserve">If (RS  &lt;   </w:t>
            </w:r>
            <w:r w:rsidR="00B15AEE">
              <w:rPr>
                <w:rFonts w:asciiTheme="minorHAnsi" w:hAnsiTheme="minorHAnsi"/>
                <w:sz w:val="22"/>
                <w:szCs w:val="22"/>
                <w:lang w:eastAsia="en-CA"/>
              </w:rPr>
              <w:t>MinimumService</w:t>
            </w:r>
            <w:r w:rsidR="00B15AEE" w:rsidRPr="00C13F2C">
              <w:rPr>
                <w:rFonts w:asciiTheme="minorHAnsi" w:hAnsiTheme="minorHAnsi"/>
                <w:sz w:val="22"/>
                <w:szCs w:val="22"/>
                <w:vertAlign w:val="superscript"/>
                <w:lang w:eastAsia="en-CA"/>
              </w:rPr>
              <w:t>1</w:t>
            </w:r>
            <w:r w:rsidRPr="00D73F53">
              <w:rPr>
                <w:rFonts w:asciiTheme="minorHAnsi" w:hAnsiTheme="minorHAnsi"/>
                <w:sz w:val="22"/>
                <w:szCs w:val="22"/>
                <w:lang w:eastAsia="en-CA"/>
              </w:rPr>
              <w:t>)</w:t>
            </w:r>
          </w:p>
          <w:p w14:paraId="66CEAA6A"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216C9294"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Generate an error</w:t>
            </w:r>
          </w:p>
          <w:p w14:paraId="5D400B16" w14:textId="77777777" w:rsidR="00D73F53" w:rsidRPr="00D73F53" w:rsidRDefault="00D73F53" w:rsidP="00D73F53">
            <w:pPr>
              <w:ind w:left="0"/>
              <w:rPr>
                <w:rFonts w:asciiTheme="minorHAnsi" w:hAnsiTheme="minorHAnsi"/>
                <w:sz w:val="22"/>
                <w:szCs w:val="22"/>
                <w:lang w:eastAsia="en-CA"/>
              </w:rPr>
            </w:pPr>
            <w:r w:rsidRPr="00D73F53">
              <w:rPr>
                <w:rFonts w:asciiTheme="minorHAnsi" w:hAnsiTheme="minorHAnsi"/>
                <w:sz w:val="22"/>
                <w:szCs w:val="22"/>
                <w:lang w:eastAsia="en-CA"/>
              </w:rPr>
              <w:t>}</w:t>
            </w:r>
          </w:p>
          <w:p w14:paraId="47C8F435" w14:textId="77777777" w:rsidR="000836DD" w:rsidRDefault="000836DD" w:rsidP="00CB6943">
            <w:pPr>
              <w:ind w:left="0"/>
              <w:rPr>
                <w:rFonts w:asciiTheme="minorHAnsi" w:hAnsiTheme="minorHAnsi"/>
                <w:sz w:val="22"/>
                <w:szCs w:val="22"/>
                <w:lang w:eastAsia="en-CA"/>
              </w:rPr>
            </w:pPr>
          </w:p>
          <w:p w14:paraId="4C03C7E5" w14:textId="31E86A97" w:rsidR="00B15AEE" w:rsidRDefault="00B15AEE" w:rsidP="00CB6943">
            <w:pPr>
              <w:ind w:left="0"/>
              <w:rPr>
                <w:rFonts w:asciiTheme="minorHAnsi" w:hAnsiTheme="minorHAnsi"/>
                <w:sz w:val="22"/>
                <w:szCs w:val="22"/>
                <w:lang w:eastAsia="en-CA"/>
              </w:rPr>
            </w:pPr>
            <w:r>
              <w:rPr>
                <w:rFonts w:asciiTheme="minorHAnsi" w:hAnsiTheme="minorHAnsi"/>
                <w:sz w:val="22"/>
                <w:szCs w:val="22"/>
                <w:lang w:eastAsia="en-CA"/>
              </w:rPr>
              <w:t>1 – MinimumService is defined as follows:</w:t>
            </w:r>
          </w:p>
          <w:p w14:paraId="5D91B2B7" w14:textId="3D4481F2" w:rsidR="00B15AEE" w:rsidRDefault="00B15AEE" w:rsidP="00C13F2C">
            <w:pPr>
              <w:pStyle w:val="ListParagraph"/>
              <w:numPr>
                <w:ilvl w:val="0"/>
                <w:numId w:val="96"/>
              </w:numPr>
              <w:rPr>
                <w:rFonts w:asciiTheme="minorHAnsi" w:hAnsiTheme="minorHAnsi"/>
                <w:sz w:val="22"/>
                <w:szCs w:val="22"/>
                <w:lang w:eastAsia="en-CA"/>
              </w:rPr>
            </w:pPr>
            <w:r w:rsidRPr="00C13F2C">
              <w:rPr>
                <w:rFonts w:asciiTheme="minorHAnsi" w:hAnsiTheme="minorHAnsi"/>
                <w:sz w:val="22"/>
                <w:szCs w:val="22"/>
                <w:lang w:eastAsia="en-CA"/>
              </w:rPr>
              <w:t>For CoreData</w:t>
            </w:r>
            <w:r>
              <w:rPr>
                <w:rFonts w:asciiTheme="minorHAnsi" w:hAnsiTheme="minorHAnsi"/>
                <w:sz w:val="22"/>
                <w:szCs w:val="22"/>
                <w:lang w:eastAsia="en-CA"/>
              </w:rPr>
              <w:t xml:space="preserve"> (MDC) </w:t>
            </w:r>
            <w:r w:rsidRPr="00C13F2C">
              <w:rPr>
                <w:rFonts w:asciiTheme="minorHAnsi" w:hAnsiTheme="minorHAnsi"/>
                <w:sz w:val="22"/>
                <w:szCs w:val="22"/>
                <w:lang w:eastAsia="en-CA"/>
              </w:rPr>
              <w:t>: MinimumService = 0.65 * ES</w:t>
            </w:r>
          </w:p>
          <w:p w14:paraId="6BF155E1" w14:textId="3EB61892" w:rsidR="00B15AEE" w:rsidRPr="00411EBD" w:rsidRDefault="00B15AEE" w:rsidP="00C13F2C">
            <w:pPr>
              <w:pStyle w:val="ListParagraph"/>
              <w:numPr>
                <w:ilvl w:val="0"/>
                <w:numId w:val="96"/>
              </w:numPr>
              <w:rPr>
                <w:rFonts w:asciiTheme="minorHAnsi" w:hAnsiTheme="minorHAnsi"/>
                <w:sz w:val="22"/>
                <w:szCs w:val="22"/>
                <w:lang w:eastAsia="en-CA"/>
              </w:rPr>
            </w:pPr>
            <w:r>
              <w:rPr>
                <w:rFonts w:asciiTheme="minorHAnsi" w:hAnsiTheme="minorHAnsi"/>
                <w:sz w:val="22"/>
                <w:szCs w:val="22"/>
                <w:lang w:eastAsia="en-CA"/>
              </w:rPr>
              <w:t>For Events (Final Data) : MinimumService = ES</w:t>
            </w:r>
            <w:r w:rsidR="00E36441">
              <w:rPr>
                <w:rFonts w:asciiTheme="minorHAnsi" w:hAnsiTheme="minorHAnsi"/>
                <w:sz w:val="22"/>
                <w:szCs w:val="22"/>
                <w:lang w:eastAsia="en-CA"/>
              </w:rPr>
              <w:t xml:space="preserve"> + Tolerance (-1)</w:t>
            </w:r>
          </w:p>
        </w:tc>
      </w:tr>
      <w:tr w:rsidR="00AF4ECB" w:rsidRPr="00A61AB1" w14:paraId="616934EF"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0C18AF" w14:textId="398204ED"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B1BB7DC" w14:textId="556550AE" w:rsidR="00AF4ECB" w:rsidRPr="00236693" w:rsidRDefault="00E36441" w:rsidP="000836DD">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Tolerance = -1</w:t>
            </w:r>
          </w:p>
        </w:tc>
      </w:tr>
      <w:tr w:rsidR="00AF4ECB" w:rsidRPr="00A61AB1" w14:paraId="512172EE"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C208FA4"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8333FC0" w14:textId="70221977" w:rsidR="00AF4ECB" w:rsidRPr="00A72B28" w:rsidRDefault="004D003A" w:rsidP="009D635C">
            <w:pPr>
              <w:pStyle w:val="NormalWeb"/>
              <w:spacing w:line="276" w:lineRule="auto"/>
              <w:rPr>
                <w:rFonts w:asciiTheme="minorHAnsi" w:hAnsiTheme="minorHAnsi"/>
                <w:color w:val="000000"/>
                <w:sz w:val="22"/>
                <w:szCs w:val="22"/>
                <w:lang w:val="en-CA"/>
              </w:rPr>
            </w:pPr>
            <w:r w:rsidRPr="003743CE">
              <w:rPr>
                <w:rFonts w:asciiTheme="minorHAnsi" w:hAnsiTheme="minorHAnsi"/>
                <w:color w:val="000000"/>
                <w:sz w:val="22"/>
                <w:szCs w:val="22"/>
                <w:lang w:val="en-US"/>
              </w:rPr>
              <w:t xml:space="preserve">Total weeks reported for </w:t>
            </w:r>
            <w:r>
              <w:rPr>
                <w:rFonts w:asciiTheme="minorHAnsi" w:hAnsiTheme="minorHAnsi"/>
                <w:color w:val="000000"/>
                <w:sz w:val="22"/>
                <w:szCs w:val="22"/>
                <w:lang w:val="en-US"/>
              </w:rPr>
              <w:t>{2</w:t>
            </w:r>
            <w:r w:rsidRPr="003743CE">
              <w:rPr>
                <w:rFonts w:asciiTheme="minorHAnsi" w:hAnsiTheme="minorHAnsi"/>
                <w:color w:val="000000"/>
                <w:sz w:val="22"/>
                <w:szCs w:val="22"/>
                <w:lang w:val="en-US"/>
              </w:rPr>
              <w:t>} plus weeks previously reported are les</w:t>
            </w:r>
            <w:r>
              <w:rPr>
                <w:rFonts w:asciiTheme="minorHAnsi" w:hAnsiTheme="minorHAnsi"/>
                <w:color w:val="000000"/>
                <w:sz w:val="22"/>
                <w:szCs w:val="22"/>
                <w:lang w:val="en-US"/>
              </w:rPr>
              <w:t xml:space="preserve">s than </w:t>
            </w:r>
            <w:r w:rsidRPr="003743CE">
              <w:rPr>
                <w:rFonts w:asciiTheme="minorHAnsi" w:hAnsiTheme="minorHAnsi"/>
                <w:color w:val="000000"/>
                <w:sz w:val="22"/>
                <w:szCs w:val="22"/>
                <w:lang w:val="en-US"/>
              </w:rPr>
              <w:t>minimum weeks that should be reported.</w:t>
            </w:r>
            <w:r>
              <w:rPr>
                <w:rFonts w:asciiTheme="minorHAnsi" w:hAnsiTheme="minorHAnsi"/>
                <w:color w:val="000000"/>
                <w:sz w:val="22"/>
                <w:szCs w:val="22"/>
                <w:lang w:val="en-US"/>
              </w:rPr>
              <w:t xml:space="preserve"> </w:t>
            </w:r>
            <w:r w:rsidRPr="003743CE">
              <w:rPr>
                <w:rFonts w:asciiTheme="minorHAnsi" w:hAnsiTheme="minorHAnsi"/>
                <w:color w:val="000000"/>
                <w:sz w:val="22"/>
                <w:szCs w:val="22"/>
                <w:lang w:val="en-US"/>
              </w:rPr>
              <w:t>Please review the member's record for unreported leaves or status changes.</w:t>
            </w:r>
          </w:p>
        </w:tc>
      </w:tr>
      <w:tr w:rsidR="00AF4ECB" w:rsidRPr="00A61AB1" w14:paraId="354AD8DB"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42E78F"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0BA1D49"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F02462C" w14:textId="6B03031C" w:rsidR="00AF4ECB" w:rsidRPr="00B464B9" w:rsidRDefault="004D003A" w:rsidP="000836DD">
            <w:pPr>
              <w:spacing w:before="60" w:after="60"/>
              <w:ind w:left="0"/>
              <w:rPr>
                <w:rFonts w:asciiTheme="minorHAnsi" w:hAnsiTheme="minorHAnsi"/>
                <w:sz w:val="22"/>
                <w:szCs w:val="22"/>
                <w:lang w:eastAsia="en-CA"/>
              </w:rPr>
            </w:pPr>
            <w:r>
              <w:rPr>
                <w:rFonts w:asciiTheme="minorHAnsi" w:hAnsiTheme="minorHAnsi"/>
                <w:sz w:val="22"/>
                <w:szCs w:val="22"/>
                <w:lang w:val="en-US"/>
              </w:rPr>
              <w:t>Total weeks reported for Reporting Year</w:t>
            </w:r>
            <w:r w:rsidRPr="003743CE">
              <w:rPr>
                <w:rFonts w:asciiTheme="minorHAnsi" w:hAnsiTheme="minorHAnsi"/>
                <w:sz w:val="22"/>
                <w:szCs w:val="22"/>
                <w:lang w:val="en-US"/>
              </w:rPr>
              <w:t xml:space="preserve"> plus weeks previously re</w:t>
            </w:r>
            <w:r>
              <w:rPr>
                <w:rFonts w:asciiTheme="minorHAnsi" w:hAnsiTheme="minorHAnsi"/>
                <w:sz w:val="22"/>
                <w:szCs w:val="22"/>
                <w:lang w:val="en-US"/>
              </w:rPr>
              <w:t xml:space="preserve">ported are less than </w:t>
            </w:r>
            <w:r w:rsidRPr="003743CE">
              <w:rPr>
                <w:rFonts w:asciiTheme="minorHAnsi" w:hAnsiTheme="minorHAnsi"/>
                <w:sz w:val="22"/>
                <w:szCs w:val="22"/>
                <w:lang w:val="en-US"/>
              </w:rPr>
              <w:t>minimum weeks that should be reported.</w:t>
            </w:r>
            <w:r>
              <w:rPr>
                <w:rFonts w:asciiTheme="minorHAnsi" w:hAnsiTheme="minorHAnsi"/>
                <w:sz w:val="22"/>
                <w:szCs w:val="22"/>
                <w:lang w:val="en-US"/>
              </w:rPr>
              <w:t xml:space="preserve"> </w:t>
            </w:r>
            <w:r w:rsidRPr="003743CE">
              <w:rPr>
                <w:rFonts w:asciiTheme="minorHAnsi" w:hAnsiTheme="minorHAnsi"/>
                <w:sz w:val="22"/>
                <w:szCs w:val="22"/>
                <w:lang w:val="en-US"/>
              </w:rPr>
              <w:t>Please review the member's record for unreported leaves or status changes.</w:t>
            </w:r>
          </w:p>
        </w:tc>
      </w:tr>
      <w:tr w:rsidR="00AF4ECB" w:rsidRPr="0085712F" w14:paraId="05F4B1A6"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36E1F5B" w14:textId="77777777" w:rsidR="00AF4ECB" w:rsidRPr="0085712F" w:rsidRDefault="00AF4ECB"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0FFF704" w14:textId="77777777" w:rsidR="004D003A" w:rsidRDefault="004D003A" w:rsidP="004D003A">
            <w:pPr>
              <w:spacing w:before="60" w:after="60"/>
              <w:ind w:left="0"/>
              <w:rPr>
                <w:rFonts w:asciiTheme="minorHAnsi" w:hAnsiTheme="minorHAnsi" w:cs="Calibri"/>
                <w:sz w:val="22"/>
                <w:szCs w:val="22"/>
              </w:rPr>
            </w:pPr>
            <w:r>
              <w:rPr>
                <w:rFonts w:asciiTheme="minorHAnsi" w:hAnsiTheme="minorHAnsi" w:cs="Calibri"/>
                <w:sz w:val="22"/>
                <w:szCs w:val="22"/>
              </w:rPr>
              <w:t xml:space="preserve">2: </w:t>
            </w:r>
            <w:r w:rsidRPr="00FF674A">
              <w:rPr>
                <w:rFonts w:asciiTheme="minorHAnsi" w:hAnsiTheme="minorHAnsi"/>
                <w:sz w:val="22"/>
                <w:szCs w:val="22"/>
                <w:lang w:val="en-US" w:eastAsia="en-CA"/>
              </w:rPr>
              <w:t>ValidationYear</w:t>
            </w:r>
          </w:p>
          <w:p w14:paraId="0BB04FDE" w14:textId="06B43138" w:rsidR="00AF4ECB" w:rsidRPr="007112C8" w:rsidRDefault="004D003A" w:rsidP="004D003A">
            <w:pPr>
              <w:ind w:left="0"/>
              <w:rPr>
                <w:rFonts w:asciiTheme="minorHAnsi" w:hAnsiTheme="minorHAnsi"/>
                <w:sz w:val="22"/>
                <w:szCs w:val="22"/>
                <w:lang w:eastAsia="en-CA"/>
              </w:rPr>
            </w:pPr>
            <w:r>
              <w:rPr>
                <w:rFonts w:asciiTheme="minorHAnsi" w:hAnsiTheme="minorHAnsi" w:cs="Calibri"/>
                <w:sz w:val="22"/>
                <w:szCs w:val="22"/>
              </w:rPr>
              <w:t>3: ES</w:t>
            </w:r>
          </w:p>
        </w:tc>
      </w:tr>
      <w:tr w:rsidR="00AF4ECB" w:rsidRPr="0085712F" w14:paraId="749D0412"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74FE80B" w14:textId="77777777" w:rsidR="00AF4ECB" w:rsidRPr="0085712F" w:rsidRDefault="00AF4ECB" w:rsidP="000836DD">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F85A1CC" w14:textId="7638CBE5" w:rsidR="00AF4ECB" w:rsidRPr="006100CE" w:rsidRDefault="00C15B1F" w:rsidP="000836DD">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F4ECB" w:rsidRPr="0085712F" w14:paraId="2FB75383"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B21535" w14:textId="77777777" w:rsidR="00AF4ECB" w:rsidRPr="0085712F"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8E47709" w14:textId="77777777" w:rsidR="00AF4ECB" w:rsidRPr="006100CE" w:rsidRDefault="00AF4ECB" w:rsidP="000836DD">
            <w:pPr>
              <w:spacing w:before="60" w:after="60" w:line="240" w:lineRule="auto"/>
              <w:ind w:left="0"/>
              <w:rPr>
                <w:rFonts w:asciiTheme="minorHAnsi" w:hAnsiTheme="minorHAnsi"/>
                <w:sz w:val="22"/>
                <w:szCs w:val="22"/>
                <w:lang w:eastAsia="en-CA"/>
              </w:rPr>
            </w:pPr>
          </w:p>
        </w:tc>
      </w:tr>
      <w:tr w:rsidR="00AF4ECB" w:rsidRPr="00BD7C56" w14:paraId="22D7CF91"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0B87C2" w14:textId="77777777" w:rsidR="00AF4ECB" w:rsidRDefault="00AF4ECB" w:rsidP="000836DD">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063D5AD" w14:textId="77777777" w:rsidR="00AF4ECB" w:rsidRPr="0085712F" w:rsidRDefault="00AF4ECB" w:rsidP="000836DD">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2A21F8A" w14:textId="20E4B2C4" w:rsidR="009D635C" w:rsidRDefault="009D635C" w:rsidP="009D635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20181016:</w:t>
            </w:r>
          </w:p>
          <w:p w14:paraId="10A0CDAC" w14:textId="3111CE07" w:rsidR="009D635C" w:rsidRPr="00E36441" w:rsidRDefault="009D635C" w:rsidP="009D635C">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Removing parameter ES in the Data Import message. Component </w:t>
            </w:r>
            <w:r>
              <w:t>1171.</w:t>
            </w:r>
          </w:p>
          <w:p w14:paraId="2B181B5A" w14:textId="77777777" w:rsidR="009D635C" w:rsidRDefault="009D635C" w:rsidP="00E36441">
            <w:pPr>
              <w:spacing w:before="60" w:after="60" w:line="240" w:lineRule="auto"/>
              <w:ind w:left="0"/>
              <w:rPr>
                <w:rFonts w:asciiTheme="minorHAnsi" w:hAnsiTheme="minorHAnsi"/>
                <w:sz w:val="22"/>
                <w:szCs w:val="22"/>
                <w:lang w:eastAsia="en-CA"/>
              </w:rPr>
            </w:pPr>
          </w:p>
          <w:p w14:paraId="00B8AC86" w14:textId="1FBCDA86" w:rsidR="00E36441" w:rsidRDefault="00E36441" w:rsidP="00E3644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20180912:</w:t>
            </w:r>
          </w:p>
          <w:p w14:paraId="78158437" w14:textId="3F0C0A88" w:rsidR="00E36441" w:rsidRPr="00E36441" w:rsidRDefault="00E36441" w:rsidP="00E36441">
            <w:pPr>
              <w:pStyle w:val="ListParagraph"/>
              <w:numPr>
                <w:ilvl w:val="0"/>
                <w:numId w:val="8"/>
              </w:numPr>
              <w:spacing w:before="60" w:after="60" w:line="240" w:lineRule="auto"/>
              <w:rPr>
                <w:rFonts w:asciiTheme="minorHAnsi" w:hAnsiTheme="minorHAnsi"/>
                <w:sz w:val="22"/>
                <w:szCs w:val="22"/>
                <w:lang w:eastAsia="en-CA"/>
              </w:rPr>
            </w:pPr>
            <w:r w:rsidRPr="00E36441">
              <w:rPr>
                <w:rFonts w:asciiTheme="minorHAnsi" w:hAnsiTheme="minorHAnsi"/>
                <w:sz w:val="22"/>
                <w:szCs w:val="22"/>
                <w:lang w:eastAsia="en-CA"/>
              </w:rPr>
              <w:t>Addition of Tolerance for Events (Final Data)</w:t>
            </w:r>
          </w:p>
          <w:p w14:paraId="11F0D39D" w14:textId="77777777" w:rsidR="00E36441" w:rsidRDefault="00E36441" w:rsidP="00E36441">
            <w:pPr>
              <w:spacing w:before="60" w:after="60" w:line="240" w:lineRule="auto"/>
              <w:ind w:left="0"/>
              <w:rPr>
                <w:rFonts w:asciiTheme="minorHAnsi" w:hAnsiTheme="minorHAnsi"/>
                <w:sz w:val="22"/>
                <w:szCs w:val="22"/>
                <w:lang w:eastAsia="en-CA"/>
              </w:rPr>
            </w:pPr>
          </w:p>
          <w:p w14:paraId="773B2088" w14:textId="1377DAE7" w:rsidR="007E6679" w:rsidRDefault="007E6679" w:rsidP="00D63CA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JFT 20180824:</w:t>
            </w:r>
          </w:p>
          <w:p w14:paraId="411C8772" w14:textId="642FF4EA" w:rsidR="007E6679" w:rsidRPr="00E8794C" w:rsidRDefault="007E6679" w:rsidP="007E6679">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Addition of a percentage threshold for CoreData (MDC)</w:t>
            </w:r>
          </w:p>
          <w:p w14:paraId="325BE690" w14:textId="77777777" w:rsidR="007E6679" w:rsidRDefault="007E6679" w:rsidP="00D63CA2">
            <w:pPr>
              <w:spacing w:before="60" w:after="60" w:line="240" w:lineRule="auto"/>
              <w:ind w:left="0"/>
              <w:rPr>
                <w:rFonts w:asciiTheme="minorHAnsi" w:hAnsiTheme="minorHAnsi"/>
                <w:sz w:val="22"/>
                <w:szCs w:val="22"/>
                <w:lang w:eastAsia="en-CA"/>
              </w:rPr>
            </w:pPr>
          </w:p>
          <w:p w14:paraId="3A46CEF7" w14:textId="1F8303DA" w:rsidR="00D63CA2" w:rsidRDefault="00D63CA2" w:rsidP="00D63CA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20180717:</w:t>
            </w:r>
          </w:p>
          <w:p w14:paraId="497EA3AF" w14:textId="1E140301" w:rsidR="00D63CA2" w:rsidRPr="00E8794C" w:rsidRDefault="00D63CA2" w:rsidP="00D63CA2">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Updated the list of Service Break Types.</w:t>
            </w:r>
          </w:p>
          <w:p w14:paraId="732A568A" w14:textId="77777777" w:rsidR="00D63CA2" w:rsidRDefault="00D63CA2" w:rsidP="00F93DA0">
            <w:pPr>
              <w:spacing w:before="60" w:after="60" w:line="240" w:lineRule="auto"/>
              <w:ind w:left="0"/>
              <w:rPr>
                <w:rFonts w:asciiTheme="minorHAnsi" w:hAnsiTheme="minorHAnsi"/>
                <w:sz w:val="22"/>
                <w:szCs w:val="22"/>
                <w:lang w:eastAsia="en-CA"/>
              </w:rPr>
            </w:pPr>
          </w:p>
          <w:p w14:paraId="149BACE1"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3343E5F1" w14:textId="77777777" w:rsidR="00F93DA0" w:rsidRPr="00E8794C" w:rsidRDefault="00F93DA0" w:rsidP="00D63CA2">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6DBAF5A8" w14:textId="77777777" w:rsidR="004D003A" w:rsidRDefault="004D003A" w:rsidP="000836DD">
            <w:pPr>
              <w:pStyle w:val="ListParagraph"/>
              <w:spacing w:before="60" w:after="60" w:line="240" w:lineRule="auto"/>
              <w:rPr>
                <w:rFonts w:asciiTheme="minorHAnsi" w:hAnsiTheme="minorHAnsi"/>
                <w:sz w:val="22"/>
                <w:szCs w:val="22"/>
                <w:lang w:eastAsia="en-CA"/>
              </w:rPr>
            </w:pPr>
          </w:p>
          <w:p w14:paraId="11090A2B" w14:textId="386F2D7C" w:rsidR="004D003A" w:rsidRPr="00CB6943" w:rsidRDefault="004D003A" w:rsidP="00CB6943">
            <w:pPr>
              <w:spacing w:before="60" w:after="60" w:line="240" w:lineRule="auto"/>
              <w:ind w:left="0"/>
              <w:rPr>
                <w:rFonts w:asciiTheme="minorHAnsi" w:hAnsiTheme="minorHAnsi"/>
                <w:sz w:val="22"/>
                <w:szCs w:val="22"/>
                <w:lang w:eastAsia="en-CA"/>
              </w:rPr>
            </w:pPr>
            <w:r w:rsidRPr="00CB6943">
              <w:rPr>
                <w:rFonts w:asciiTheme="minorHAnsi" w:hAnsiTheme="minorHAnsi"/>
                <w:sz w:val="22"/>
                <w:szCs w:val="22"/>
                <w:lang w:val="en-US" w:eastAsia="en-CA"/>
              </w:rPr>
              <w:t>Default value for MST = (0) weeks</w:t>
            </w:r>
          </w:p>
        </w:tc>
      </w:tr>
      <w:tr w:rsidR="007E6679" w:rsidRPr="00BD7C56" w14:paraId="470A1A45" w14:textId="77777777" w:rsidTr="000836DD">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6CD57F1" w14:textId="77777777" w:rsidR="007E6679" w:rsidRDefault="007E6679" w:rsidP="000836DD">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7EB37E88" w14:textId="77777777" w:rsidR="007E6679" w:rsidRDefault="007E6679" w:rsidP="00D63CA2">
            <w:pPr>
              <w:spacing w:before="60" w:after="60" w:line="240" w:lineRule="auto"/>
              <w:ind w:left="0"/>
              <w:rPr>
                <w:rFonts w:asciiTheme="minorHAnsi" w:hAnsiTheme="minorHAnsi"/>
                <w:sz w:val="22"/>
                <w:szCs w:val="22"/>
                <w:lang w:eastAsia="en-CA"/>
              </w:rPr>
            </w:pPr>
          </w:p>
        </w:tc>
      </w:tr>
    </w:tbl>
    <w:p w14:paraId="4C42BB82" w14:textId="0B606993" w:rsidR="00AF4ECB" w:rsidRPr="00BD7C56" w:rsidRDefault="00AF4ECB" w:rsidP="00AF4ECB">
      <w:pPr>
        <w:spacing w:before="0" w:after="0" w:line="240" w:lineRule="auto"/>
        <w:ind w:left="0"/>
      </w:pPr>
    </w:p>
    <w:p w14:paraId="62EDF18A" w14:textId="77777777" w:rsidR="005D2C3F" w:rsidRDefault="005D2C3F">
      <w:pPr>
        <w:spacing w:before="0" w:after="0" w:line="240" w:lineRule="auto"/>
        <w:ind w:left="0"/>
      </w:pPr>
      <w:r>
        <w:br w:type="page"/>
      </w:r>
    </w:p>
    <w:p w14:paraId="1E4F0461" w14:textId="77777777" w:rsidR="005D2C3F" w:rsidRPr="00A370C5" w:rsidRDefault="005D2C3F" w:rsidP="005D2C3F">
      <w:pPr>
        <w:pStyle w:val="Heading3"/>
        <w:rPr>
          <w:lang w:val="en-US"/>
        </w:rPr>
      </w:pPr>
      <w:r w:rsidRPr="006B06A8">
        <w:t xml:space="preserve">Validation – </w:t>
      </w:r>
      <w:r w:rsidRPr="00A370C5">
        <w:t>Service Shortfall for M</w:t>
      </w:r>
      <w:r>
        <w:t>em</w:t>
      </w:r>
      <w:r w:rsidRPr="00A370C5">
        <w:t>b</w:t>
      </w:r>
      <w:r>
        <w:t>e</w:t>
      </w:r>
      <w:r w:rsidRPr="00A370C5">
        <w:t>rs Enrolled Mid-Year</w:t>
      </w:r>
    </w:p>
    <w:p w14:paraId="210D01D2" w14:textId="77777777" w:rsidR="005D2C3F" w:rsidRPr="005D2C3F" w:rsidRDefault="005D2C3F" w:rsidP="005D2C3F">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D2C3F" w14:paraId="10AFEBF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0BA4B7"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8BAC8A3" w14:textId="221B77CA" w:rsidR="005D2C3F" w:rsidRPr="00AF4250" w:rsidRDefault="005D2C3F" w:rsidP="006C3851">
            <w:pPr>
              <w:pStyle w:val="Heading1"/>
              <w:rPr>
                <w:lang w:val="en-US"/>
              </w:rPr>
            </w:pPr>
            <w:bookmarkStart w:id="736" w:name="_Toc43372932"/>
            <w:r w:rsidRPr="00960113">
              <w:rPr>
                <w:rFonts w:cs="Calibri"/>
              </w:rPr>
              <w:t>B186b_Message</w:t>
            </w:r>
            <w:bookmarkEnd w:id="736"/>
          </w:p>
        </w:tc>
      </w:tr>
      <w:tr w:rsidR="005D2C3F" w14:paraId="45B0FE8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7FCE30F"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4B9F9F59" w14:textId="330AE4D4" w:rsidR="005D2C3F" w:rsidRDefault="005D2C3F"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3466</w:t>
            </w:r>
          </w:p>
        </w:tc>
      </w:tr>
      <w:tr w:rsidR="005D2C3F" w14:paraId="632FFA47"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2229D00"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4EDD5CC" w14:textId="48D41A79" w:rsidR="005D2C3F" w:rsidRDefault="00067142"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5D2C3F" w14:paraId="39DC9F05"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2A169B5"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5611E85" w14:textId="77777777" w:rsidR="005D2C3F" w:rsidRDefault="005D2C3F"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47172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5D2C3F" w14:paraId="304C996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FCD6053"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4F5445D" w14:textId="77777777" w:rsidR="005D2C3F" w:rsidRPr="00CC320A" w:rsidRDefault="005D2C3F" w:rsidP="006C3851">
            <w:pPr>
              <w:spacing w:before="60" w:after="60" w:line="240" w:lineRule="auto"/>
              <w:ind w:left="0"/>
              <w:rPr>
                <w:rFonts w:asciiTheme="minorHAnsi" w:eastAsia="Times New Roman" w:hAnsiTheme="minorHAnsi" w:cs="Calibri"/>
                <w:color w:val="auto"/>
                <w:sz w:val="22"/>
                <w:szCs w:val="22"/>
                <w:lang w:eastAsia="en-CA"/>
              </w:rPr>
            </w:pPr>
            <w:r w:rsidRPr="00625AEC">
              <w:rPr>
                <w:rFonts w:asciiTheme="minorHAnsi" w:hAnsiTheme="minorHAnsi" w:cs="Calibri"/>
                <w:sz w:val="22"/>
                <w:szCs w:val="22"/>
                <w:lang w:eastAsia="en-CA"/>
              </w:rPr>
              <w:t>CoreData (MDC), Events (Final Data)</w:t>
            </w:r>
          </w:p>
        </w:tc>
      </w:tr>
      <w:tr w:rsidR="005D2C3F" w14:paraId="5C48EAF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5A6A4D2"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50DC4EF" w14:textId="77777777" w:rsidR="005D2C3F" w:rsidRDefault="005D2C3F"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5D2C3F" w14:paraId="2C8FC640"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46A5C38"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F60B86C" w14:textId="77777777" w:rsidR="005D2C3F" w:rsidRPr="00B464B9" w:rsidRDefault="005D2C3F"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5D2C3F" w:rsidRPr="00A61AB1" w14:paraId="144C861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B555E0"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1AC36F0"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6C45061" w14:textId="6A9DB162" w:rsidR="005D2C3F" w:rsidRPr="00C301FC" w:rsidRDefault="005D2C3F" w:rsidP="006C3851">
            <w:pPr>
              <w:ind w:left="0"/>
              <w:rPr>
                <w:rFonts w:asciiTheme="minorHAnsi" w:hAnsiTheme="minorHAnsi"/>
                <w:sz w:val="22"/>
                <w:szCs w:val="22"/>
                <w:lang w:val="en-US" w:eastAsia="en-CA"/>
              </w:rPr>
            </w:pPr>
            <w:r w:rsidRPr="00AE47E5">
              <w:rPr>
                <w:rFonts w:asciiTheme="minorHAnsi" w:hAnsiTheme="minorHAnsi"/>
                <w:sz w:val="22"/>
                <w:szCs w:val="22"/>
                <w:lang w:val="en-US" w:eastAsia="en-CA"/>
              </w:rPr>
              <w:t xml:space="preserve">Specific validation to verify that Reported service cannot be less than the </w:t>
            </w:r>
            <w:r>
              <w:rPr>
                <w:rFonts w:asciiTheme="minorHAnsi" w:hAnsiTheme="minorHAnsi"/>
                <w:sz w:val="22"/>
                <w:szCs w:val="22"/>
                <w:lang w:val="en-US" w:eastAsia="en-CA"/>
              </w:rPr>
              <w:t>Mid</w:t>
            </w:r>
            <w:r w:rsidRPr="00AE47E5">
              <w:rPr>
                <w:rFonts w:asciiTheme="minorHAnsi" w:hAnsiTheme="minorHAnsi"/>
                <w:sz w:val="22"/>
                <w:szCs w:val="22"/>
                <w:lang w:val="en-US" w:eastAsia="en-CA"/>
              </w:rPr>
              <w:t>-Year Enrol</w:t>
            </w:r>
            <w:r>
              <w:rPr>
                <w:rFonts w:asciiTheme="minorHAnsi" w:hAnsiTheme="minorHAnsi"/>
                <w:sz w:val="22"/>
                <w:szCs w:val="22"/>
                <w:lang w:val="en-US" w:eastAsia="en-CA"/>
              </w:rPr>
              <w:t>ment minimum plus the Mid</w:t>
            </w:r>
            <w:r w:rsidRPr="00AE47E5">
              <w:rPr>
                <w:rFonts w:asciiTheme="minorHAnsi" w:hAnsiTheme="minorHAnsi"/>
                <w:sz w:val="22"/>
                <w:szCs w:val="22"/>
                <w:lang w:val="en-US" w:eastAsia="en-CA"/>
              </w:rPr>
              <w:t>-Year enrolment tolerance.</w:t>
            </w:r>
          </w:p>
        </w:tc>
      </w:tr>
      <w:tr w:rsidR="005D2C3F" w:rsidRPr="009151F9" w14:paraId="35CAF1D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6C1B716"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FB94FE2" w14:textId="77777777" w:rsidR="005D2C3F" w:rsidRPr="005D2C3F" w:rsidRDefault="005D2C3F" w:rsidP="005D2C3F">
            <w:pPr>
              <w:ind w:left="0"/>
              <w:rPr>
                <w:rFonts w:asciiTheme="minorHAnsi" w:hAnsiTheme="minorHAnsi"/>
                <w:sz w:val="22"/>
                <w:szCs w:val="22"/>
                <w:lang w:eastAsia="en-CA"/>
              </w:rPr>
            </w:pPr>
          </w:p>
          <w:p w14:paraId="733A6ED6" w14:textId="0C621196" w:rsidR="005D2C3F" w:rsidRPr="005D2C3F" w:rsidRDefault="00DC38BD" w:rsidP="005D2C3F">
            <w:pPr>
              <w:ind w:left="0"/>
              <w:rPr>
                <w:rFonts w:asciiTheme="minorHAnsi" w:hAnsiTheme="minorHAnsi"/>
                <w:sz w:val="22"/>
                <w:szCs w:val="22"/>
                <w:lang w:eastAsia="en-CA"/>
              </w:rPr>
            </w:pPr>
            <w:r>
              <w:rPr>
                <w:rFonts w:asciiTheme="minorHAnsi" w:hAnsiTheme="minorHAnsi"/>
                <w:sz w:val="22"/>
                <w:szCs w:val="22"/>
                <w:lang w:eastAsia="en-CA"/>
              </w:rPr>
              <w:t>1</w:t>
            </w:r>
            <w:r w:rsidR="005D2C3F" w:rsidRPr="005D2C3F">
              <w:rPr>
                <w:rFonts w:asciiTheme="minorHAnsi" w:hAnsiTheme="minorHAnsi"/>
                <w:sz w:val="22"/>
                <w:szCs w:val="22"/>
                <w:lang w:eastAsia="en-CA"/>
              </w:rPr>
              <w:t>-</w:t>
            </w:r>
            <w:r w:rsidR="005D2C3F" w:rsidRPr="005D2C3F">
              <w:rPr>
                <w:rFonts w:asciiTheme="minorHAnsi" w:hAnsiTheme="minorHAnsi"/>
                <w:sz w:val="22"/>
                <w:szCs w:val="22"/>
                <w:lang w:eastAsia="en-CA"/>
              </w:rPr>
              <w:tab/>
              <w:t>Confirm Years validation is applicable for:</w:t>
            </w:r>
          </w:p>
          <w:p w14:paraId="23BAEA80"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ValidationYear = Year(ExecutionParameters.StartDate)</w:t>
            </w:r>
          </w:p>
          <w:p w14:paraId="54C2F38F" w14:textId="77777777" w:rsidR="005D2C3F" w:rsidRPr="005D2C3F" w:rsidRDefault="005D2C3F" w:rsidP="005D2C3F">
            <w:pPr>
              <w:ind w:left="0"/>
              <w:rPr>
                <w:rFonts w:asciiTheme="minorHAnsi" w:hAnsiTheme="minorHAnsi"/>
                <w:sz w:val="22"/>
                <w:szCs w:val="22"/>
                <w:lang w:eastAsia="en-CA"/>
              </w:rPr>
            </w:pPr>
          </w:p>
          <w:p w14:paraId="5606A497" w14:textId="29495B58" w:rsidR="005D2C3F" w:rsidRPr="005D2C3F" w:rsidRDefault="00DC38BD" w:rsidP="005D2C3F">
            <w:pPr>
              <w:ind w:left="0"/>
              <w:rPr>
                <w:rFonts w:asciiTheme="minorHAnsi" w:hAnsiTheme="minorHAnsi"/>
                <w:sz w:val="22"/>
                <w:szCs w:val="22"/>
                <w:lang w:eastAsia="en-CA"/>
              </w:rPr>
            </w:pPr>
            <w:r>
              <w:rPr>
                <w:rFonts w:asciiTheme="minorHAnsi" w:hAnsiTheme="minorHAnsi"/>
                <w:sz w:val="22"/>
                <w:szCs w:val="22"/>
                <w:lang w:eastAsia="en-CA"/>
              </w:rPr>
              <w:t>2</w:t>
            </w:r>
            <w:r w:rsidR="005D2C3F" w:rsidRPr="005D2C3F">
              <w:rPr>
                <w:rFonts w:asciiTheme="minorHAnsi" w:hAnsiTheme="minorHAnsi"/>
                <w:sz w:val="22"/>
                <w:szCs w:val="22"/>
                <w:lang w:eastAsia="en-CA"/>
              </w:rPr>
              <w:t>-</w:t>
            </w:r>
            <w:r w:rsidR="005D2C3F" w:rsidRPr="005D2C3F">
              <w:rPr>
                <w:rFonts w:asciiTheme="minorHAnsi" w:hAnsiTheme="minorHAnsi"/>
                <w:sz w:val="22"/>
                <w:szCs w:val="22"/>
                <w:lang w:eastAsia="en-CA"/>
              </w:rPr>
              <w:tab/>
              <w:t>Set Work year start and end dates</w:t>
            </w:r>
          </w:p>
          <w:p w14:paraId="57E5276B"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YearStart = MAX(ValidationYear-01-01; Ariel.Employment.PermanencyDate)</w:t>
            </w:r>
          </w:p>
          <w:p w14:paraId="0D2629A9"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YearEnd = MIN(ValidationYear-12-31; Ariel.Employment.TerminationDate)</w:t>
            </w:r>
          </w:p>
          <w:p w14:paraId="0C19008E" w14:textId="7E420D1E" w:rsidR="005D2C3F" w:rsidRPr="005D2C3F" w:rsidRDefault="00DC38BD" w:rsidP="005D2C3F">
            <w:pPr>
              <w:ind w:left="0"/>
              <w:rPr>
                <w:rFonts w:asciiTheme="minorHAnsi" w:hAnsiTheme="minorHAnsi"/>
                <w:sz w:val="22"/>
                <w:szCs w:val="22"/>
                <w:lang w:eastAsia="en-CA"/>
              </w:rPr>
            </w:pPr>
            <w:r>
              <w:rPr>
                <w:rFonts w:asciiTheme="minorHAnsi" w:hAnsiTheme="minorHAnsi"/>
                <w:sz w:val="22"/>
                <w:szCs w:val="22"/>
                <w:lang w:eastAsia="en-CA"/>
              </w:rPr>
              <w:t>3</w:t>
            </w:r>
            <w:r w:rsidR="005D2C3F" w:rsidRPr="005D2C3F">
              <w:rPr>
                <w:rFonts w:asciiTheme="minorHAnsi" w:hAnsiTheme="minorHAnsi"/>
                <w:sz w:val="22"/>
                <w:szCs w:val="22"/>
                <w:lang w:eastAsia="en-CA"/>
              </w:rPr>
              <w:t>-</w:t>
            </w:r>
            <w:r w:rsidR="005D2C3F" w:rsidRPr="005D2C3F">
              <w:rPr>
                <w:rFonts w:asciiTheme="minorHAnsi" w:hAnsiTheme="minorHAnsi"/>
                <w:sz w:val="22"/>
                <w:szCs w:val="22"/>
                <w:lang w:eastAsia="en-CA"/>
              </w:rPr>
              <w:tab/>
              <w:t xml:space="preserve">Confirm member has been enrolled mid-Year </w:t>
            </w:r>
          </w:p>
          <w:p w14:paraId="3636F7FE"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Ariel.Employment.PermanencyDate &gt; ValidationYear-01-01</w:t>
            </w:r>
          </w:p>
          <w:p w14:paraId="75D48BC9"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AND</w:t>
            </w:r>
          </w:p>
          <w:p w14:paraId="760386EB"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 xml:space="preserve">{ </w:t>
            </w:r>
          </w:p>
          <w:p w14:paraId="005BCA9A"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File.TerminationDate is null</w:t>
            </w:r>
          </w:p>
          <w:p w14:paraId="5C7838B4"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OR</w:t>
            </w:r>
          </w:p>
          <w:p w14:paraId="0B244B87"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File.TerminationDate &gt;= ValidationYear-12-31</w:t>
            </w:r>
          </w:p>
          <w:p w14:paraId="0A723EC1"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5BDE3B3E" w14:textId="77777777" w:rsidR="005D2C3F" w:rsidRPr="005D2C3F" w:rsidRDefault="005D2C3F" w:rsidP="005D2C3F">
            <w:pPr>
              <w:ind w:left="0"/>
              <w:rPr>
                <w:rFonts w:asciiTheme="minorHAnsi" w:hAnsiTheme="minorHAnsi"/>
                <w:sz w:val="22"/>
                <w:szCs w:val="22"/>
                <w:lang w:eastAsia="en-CA"/>
              </w:rPr>
            </w:pPr>
          </w:p>
          <w:p w14:paraId="77939E26" w14:textId="46FE230C" w:rsidR="005D2C3F" w:rsidRPr="005D2C3F" w:rsidRDefault="00DC38BD" w:rsidP="005D2C3F">
            <w:pPr>
              <w:ind w:left="0"/>
              <w:rPr>
                <w:rFonts w:asciiTheme="minorHAnsi" w:hAnsiTheme="minorHAnsi"/>
                <w:sz w:val="22"/>
                <w:szCs w:val="22"/>
                <w:lang w:eastAsia="en-CA"/>
              </w:rPr>
            </w:pPr>
            <w:r>
              <w:rPr>
                <w:rFonts w:asciiTheme="minorHAnsi" w:hAnsiTheme="minorHAnsi"/>
                <w:sz w:val="22"/>
                <w:szCs w:val="22"/>
                <w:lang w:eastAsia="en-CA"/>
              </w:rPr>
              <w:t>4</w:t>
            </w:r>
            <w:r w:rsidR="005D2C3F" w:rsidRPr="005D2C3F">
              <w:rPr>
                <w:rFonts w:asciiTheme="minorHAnsi" w:hAnsiTheme="minorHAnsi"/>
                <w:sz w:val="22"/>
                <w:szCs w:val="22"/>
                <w:lang w:eastAsia="en-CA"/>
              </w:rPr>
              <w:t>-</w:t>
            </w:r>
            <w:r w:rsidR="005D2C3F" w:rsidRPr="005D2C3F">
              <w:rPr>
                <w:rFonts w:asciiTheme="minorHAnsi" w:hAnsiTheme="minorHAnsi"/>
                <w:sz w:val="22"/>
                <w:szCs w:val="22"/>
                <w:lang w:eastAsia="en-CA"/>
              </w:rPr>
              <w:tab/>
              <w:t>Calculate Reported Service for the Reporting Year (File + Ariel) {</w:t>
            </w:r>
          </w:p>
          <w:p w14:paraId="752715D5"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RS = SUM of Service.Service from all Service records (in Ariel or created by the Data Import) where :</w:t>
            </w:r>
          </w:p>
          <w:p w14:paraId="777D7A4C"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23C9A16F"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 xml:space="preserve">Service.Type = CTSRV </w:t>
            </w:r>
          </w:p>
          <w:p w14:paraId="0942E17D"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AND</w:t>
            </w:r>
          </w:p>
          <w:p w14:paraId="65D13ACB"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Year(Service.TargetDate) = ValidationYear</w:t>
            </w:r>
          </w:p>
          <w:p w14:paraId="26C97B67"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1A8FE959" w14:textId="77777777" w:rsidR="005D2C3F" w:rsidRPr="005D2C3F" w:rsidRDefault="005D2C3F" w:rsidP="005D2C3F">
            <w:pPr>
              <w:ind w:left="0"/>
              <w:rPr>
                <w:rFonts w:asciiTheme="minorHAnsi" w:hAnsiTheme="minorHAnsi"/>
                <w:sz w:val="22"/>
                <w:szCs w:val="22"/>
                <w:lang w:eastAsia="en-CA"/>
              </w:rPr>
            </w:pPr>
          </w:p>
          <w:p w14:paraId="1DF7C763" w14:textId="1E93539C" w:rsidR="005D2C3F" w:rsidRPr="005D2C3F" w:rsidRDefault="00DC38BD" w:rsidP="005D2C3F">
            <w:pPr>
              <w:ind w:left="0"/>
              <w:rPr>
                <w:rFonts w:asciiTheme="minorHAnsi" w:hAnsiTheme="minorHAnsi"/>
                <w:sz w:val="22"/>
                <w:szCs w:val="22"/>
                <w:lang w:eastAsia="en-CA"/>
              </w:rPr>
            </w:pPr>
            <w:r>
              <w:rPr>
                <w:rFonts w:asciiTheme="minorHAnsi" w:hAnsiTheme="minorHAnsi"/>
                <w:sz w:val="22"/>
                <w:szCs w:val="22"/>
                <w:lang w:eastAsia="en-CA"/>
              </w:rPr>
              <w:t>5</w:t>
            </w:r>
            <w:r w:rsidR="005D2C3F" w:rsidRPr="005D2C3F">
              <w:rPr>
                <w:rFonts w:asciiTheme="minorHAnsi" w:hAnsiTheme="minorHAnsi"/>
                <w:sz w:val="22"/>
                <w:szCs w:val="22"/>
                <w:lang w:eastAsia="en-CA"/>
              </w:rPr>
              <w:t>-</w:t>
            </w:r>
            <w:r w:rsidR="005D2C3F" w:rsidRPr="005D2C3F">
              <w:rPr>
                <w:rFonts w:asciiTheme="minorHAnsi" w:hAnsiTheme="minorHAnsi"/>
                <w:sz w:val="22"/>
                <w:szCs w:val="22"/>
                <w:lang w:eastAsia="en-CA"/>
              </w:rPr>
              <w:tab/>
              <w:t>Identify all Service Break and Part-Time periods that occurred during the year:</w:t>
            </w:r>
          </w:p>
          <w:p w14:paraId="45A8E274" w14:textId="77777777" w:rsidR="005D2C3F" w:rsidRPr="005D2C3F" w:rsidRDefault="005D2C3F" w:rsidP="005D2C3F">
            <w:pPr>
              <w:ind w:left="0"/>
              <w:rPr>
                <w:rFonts w:asciiTheme="minorHAnsi" w:hAnsiTheme="minorHAnsi"/>
                <w:sz w:val="22"/>
                <w:szCs w:val="22"/>
                <w:lang w:eastAsia="en-CA"/>
              </w:rPr>
            </w:pPr>
          </w:p>
          <w:p w14:paraId="7B044C89"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Create a temporary array “IdentifiedBreaks” containing, for all identified records, the following information :</w:t>
            </w:r>
          </w:p>
          <w:p w14:paraId="6EF92026"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r w:rsidRPr="005D2C3F">
              <w:rPr>
                <w:rFonts w:asciiTheme="minorHAnsi" w:hAnsiTheme="minorHAnsi"/>
                <w:sz w:val="22"/>
                <w:szCs w:val="22"/>
                <w:lang w:eastAsia="en-CA"/>
              </w:rPr>
              <w:tab/>
              <w:t>ServiceBreak.StartDate</w:t>
            </w:r>
          </w:p>
          <w:p w14:paraId="66533FB9"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r w:rsidRPr="005D2C3F">
              <w:rPr>
                <w:rFonts w:asciiTheme="minorHAnsi" w:hAnsiTheme="minorHAnsi"/>
                <w:sz w:val="22"/>
                <w:szCs w:val="22"/>
                <w:lang w:eastAsia="en-CA"/>
              </w:rPr>
              <w:tab/>
              <w:t>ServiceBreak.EndDate</w:t>
            </w:r>
          </w:p>
          <w:p w14:paraId="22C08808"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Consider all ServiceBreak records where :</w:t>
            </w:r>
          </w:p>
          <w:p w14:paraId="4F2F5CFE"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670F5E0E" w14:textId="2F8E916F"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ServiceBreak.Type IN (PAR, LTD, NCH, NCF, NCP, NCS, NCR, NCE, NCO, NCU , NCM</w:t>
            </w:r>
            <w:r w:rsidR="00D63CA2">
              <w:rPr>
                <w:rFonts w:asciiTheme="minorHAnsi" w:hAnsiTheme="minorHAnsi"/>
                <w:sz w:val="22"/>
                <w:szCs w:val="22"/>
                <w:lang w:eastAsia="en-CA"/>
              </w:rPr>
              <w:t>, WSN, WSO, PTW, NCD</w:t>
            </w:r>
            <w:r w:rsidRPr="005D2C3F">
              <w:rPr>
                <w:rFonts w:asciiTheme="minorHAnsi" w:hAnsiTheme="minorHAnsi"/>
                <w:sz w:val="22"/>
                <w:szCs w:val="22"/>
                <w:lang w:eastAsia="en-CA"/>
              </w:rPr>
              <w:t>)</w:t>
            </w:r>
          </w:p>
          <w:p w14:paraId="53981A7F"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AND</w:t>
            </w:r>
          </w:p>
          <w:p w14:paraId="0D3D6B0F"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ServiceBreak.StartDate &lt;= YearEnd</w:t>
            </w:r>
          </w:p>
          <w:p w14:paraId="0840C7AA"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AND</w:t>
            </w:r>
          </w:p>
          <w:p w14:paraId="3838747D"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ServiceBreak.EndDate &gt; YearStart</w:t>
            </w:r>
          </w:p>
          <w:p w14:paraId="68D9ADEF"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01F29174" w14:textId="77777777" w:rsidR="005D2C3F" w:rsidRPr="005D2C3F" w:rsidRDefault="005D2C3F" w:rsidP="005D2C3F">
            <w:pPr>
              <w:ind w:left="0"/>
              <w:rPr>
                <w:rFonts w:asciiTheme="minorHAnsi" w:hAnsiTheme="minorHAnsi"/>
                <w:sz w:val="22"/>
                <w:szCs w:val="22"/>
                <w:lang w:eastAsia="en-CA"/>
              </w:rPr>
            </w:pPr>
          </w:p>
          <w:p w14:paraId="51C2CAA2" w14:textId="14FB4FC1" w:rsidR="005D2C3F" w:rsidRPr="005D2C3F" w:rsidRDefault="00DC38BD" w:rsidP="005D2C3F">
            <w:pPr>
              <w:ind w:left="0"/>
              <w:rPr>
                <w:rFonts w:asciiTheme="minorHAnsi" w:hAnsiTheme="minorHAnsi"/>
                <w:sz w:val="22"/>
                <w:szCs w:val="22"/>
                <w:lang w:eastAsia="en-CA"/>
              </w:rPr>
            </w:pPr>
            <w:r>
              <w:rPr>
                <w:rFonts w:asciiTheme="minorHAnsi" w:hAnsiTheme="minorHAnsi"/>
                <w:sz w:val="22"/>
                <w:szCs w:val="22"/>
                <w:lang w:eastAsia="en-CA"/>
              </w:rPr>
              <w:t>6</w:t>
            </w:r>
            <w:r w:rsidR="005D2C3F" w:rsidRPr="005D2C3F">
              <w:rPr>
                <w:rFonts w:asciiTheme="minorHAnsi" w:hAnsiTheme="minorHAnsi"/>
                <w:sz w:val="22"/>
                <w:szCs w:val="22"/>
                <w:lang w:eastAsia="en-CA"/>
              </w:rPr>
              <w:t>-</w:t>
            </w:r>
            <w:r w:rsidR="005D2C3F" w:rsidRPr="005D2C3F">
              <w:rPr>
                <w:rFonts w:asciiTheme="minorHAnsi" w:hAnsiTheme="minorHAnsi"/>
                <w:sz w:val="22"/>
                <w:szCs w:val="22"/>
                <w:lang w:eastAsia="en-CA"/>
              </w:rPr>
              <w:tab/>
              <w:t>Trim any excess periods from the identified array: duplicates and/or dates that are out-of-range:</w:t>
            </w:r>
          </w:p>
          <w:p w14:paraId="38E48B3C"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For each i record in IdentifiedBreaks from 1st to Last</w:t>
            </w:r>
          </w:p>
          <w:p w14:paraId="32BE5A3C"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4B9876AE"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i.StartDate = MAX(i.StartDate; ValidationYear-01-01)</w:t>
            </w:r>
          </w:p>
          <w:p w14:paraId="330DC49B"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i.EndDate = MIN(i.EndDate; (ValidationYear + 1)-01-01)</w:t>
            </w:r>
          </w:p>
          <w:p w14:paraId="323C4E85" w14:textId="77777777" w:rsidR="005D2C3F" w:rsidRPr="005D2C3F" w:rsidRDefault="005D2C3F" w:rsidP="005D2C3F">
            <w:pPr>
              <w:ind w:left="0"/>
              <w:rPr>
                <w:rFonts w:asciiTheme="minorHAnsi" w:hAnsiTheme="minorHAnsi"/>
                <w:sz w:val="22"/>
                <w:szCs w:val="22"/>
                <w:lang w:eastAsia="en-CA"/>
              </w:rPr>
            </w:pPr>
          </w:p>
          <w:p w14:paraId="4E9D007C"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For each additional j record in IdenfiedBreaks from (i+1)th  to Last</w:t>
            </w:r>
          </w:p>
          <w:p w14:paraId="7828696A"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4160F594"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If (j.StartDate &gt;= i.StartDate AND j.StartDate &lt;= i.EndDate)</w:t>
            </w:r>
          </w:p>
          <w:p w14:paraId="3FBA0229"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5DF1BF1A"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If (j.EndDate &lt;= i.EndDate)</w:t>
            </w:r>
          </w:p>
          <w:p w14:paraId="1E3D2AFA"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2BA68D31"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 xml:space="preserve">j.EndDate = j.StartDate </w:t>
            </w:r>
          </w:p>
          <w:p w14:paraId="2F835882"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5CE7468C"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Else</w:t>
            </w:r>
          </w:p>
          <w:p w14:paraId="2F8A421A"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66169FBB"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i.EndDate = j.StartDate</w:t>
            </w:r>
          </w:p>
          <w:p w14:paraId="0CFAC34C"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0B22DF7A"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53E40CE2"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Else</w:t>
            </w:r>
          </w:p>
          <w:p w14:paraId="6ECF1177"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18DDFA7E"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If (j.EndDate &gt;= i.StartDate AND j.EndDate &lt;= i.EndDate)</w:t>
            </w:r>
          </w:p>
          <w:p w14:paraId="16DF7BC8"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169C707D"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i.StartDate = j.EndDate</w:t>
            </w:r>
          </w:p>
          <w:p w14:paraId="0A94342B"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72A21768"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Else If (j.StartDate &lt; i.StartDate AND j.EndDate &gt; i.EndDate)</w:t>
            </w:r>
          </w:p>
          <w:p w14:paraId="4F68DD0D"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04F527B3"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 xml:space="preserve">i.EndDate = i.StartDate </w:t>
            </w:r>
          </w:p>
          <w:p w14:paraId="4C00A7B0"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502DE47A"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0BA2F87C"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06237090"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18A1EAAE" w14:textId="082F6EEA" w:rsidR="005D2C3F" w:rsidRPr="005D2C3F" w:rsidRDefault="00DC38BD" w:rsidP="005D2C3F">
            <w:pPr>
              <w:ind w:left="0"/>
              <w:rPr>
                <w:rFonts w:asciiTheme="minorHAnsi" w:hAnsiTheme="minorHAnsi"/>
                <w:sz w:val="22"/>
                <w:szCs w:val="22"/>
                <w:lang w:eastAsia="en-CA"/>
              </w:rPr>
            </w:pPr>
            <w:r>
              <w:rPr>
                <w:rFonts w:asciiTheme="minorHAnsi" w:hAnsiTheme="minorHAnsi"/>
                <w:sz w:val="22"/>
                <w:szCs w:val="22"/>
                <w:lang w:eastAsia="en-CA"/>
              </w:rPr>
              <w:t>7</w:t>
            </w:r>
            <w:r w:rsidR="005D2C3F" w:rsidRPr="005D2C3F">
              <w:rPr>
                <w:rFonts w:asciiTheme="minorHAnsi" w:hAnsiTheme="minorHAnsi"/>
                <w:sz w:val="22"/>
                <w:szCs w:val="22"/>
                <w:lang w:eastAsia="en-CA"/>
              </w:rPr>
              <w:t>-</w:t>
            </w:r>
            <w:r w:rsidR="005D2C3F" w:rsidRPr="005D2C3F">
              <w:rPr>
                <w:rFonts w:asciiTheme="minorHAnsi" w:hAnsiTheme="minorHAnsi"/>
                <w:sz w:val="22"/>
                <w:szCs w:val="22"/>
                <w:lang w:eastAsia="en-CA"/>
              </w:rPr>
              <w:tab/>
              <w:t>Calculate the length of all identified breaks:</w:t>
            </w:r>
          </w:p>
          <w:p w14:paraId="16B4C8B1"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CarveOutTotal = 0</w:t>
            </w:r>
          </w:p>
          <w:p w14:paraId="3083D99C"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For each record in IdentifiedBreaks from 1st to Last</w:t>
            </w:r>
          </w:p>
          <w:p w14:paraId="4D400F10"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2D8EA70A"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CarveOutTotal = CarveOutTotal + (i.EndDate – i.StartDate)</w:t>
            </w:r>
          </w:p>
          <w:p w14:paraId="54AAF662"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3DBAFFF1" w14:textId="77777777" w:rsidR="005D2C3F" w:rsidRPr="005D2C3F" w:rsidRDefault="005D2C3F" w:rsidP="005D2C3F">
            <w:pPr>
              <w:ind w:left="0"/>
              <w:rPr>
                <w:rFonts w:asciiTheme="minorHAnsi" w:hAnsiTheme="minorHAnsi"/>
                <w:sz w:val="22"/>
                <w:szCs w:val="22"/>
                <w:lang w:eastAsia="en-CA"/>
              </w:rPr>
            </w:pPr>
          </w:p>
          <w:p w14:paraId="49F9A16F" w14:textId="1EBECBA5" w:rsidR="005D2C3F" w:rsidRPr="005D2C3F" w:rsidRDefault="00DC38BD" w:rsidP="005D2C3F">
            <w:pPr>
              <w:ind w:left="0"/>
              <w:rPr>
                <w:rFonts w:asciiTheme="minorHAnsi" w:hAnsiTheme="minorHAnsi"/>
                <w:sz w:val="22"/>
                <w:szCs w:val="22"/>
                <w:lang w:eastAsia="en-CA"/>
              </w:rPr>
            </w:pPr>
            <w:r>
              <w:rPr>
                <w:rFonts w:asciiTheme="minorHAnsi" w:hAnsiTheme="minorHAnsi"/>
                <w:sz w:val="22"/>
                <w:szCs w:val="22"/>
                <w:lang w:eastAsia="en-CA"/>
              </w:rPr>
              <w:t>8</w:t>
            </w:r>
            <w:r w:rsidR="005D2C3F" w:rsidRPr="005D2C3F">
              <w:rPr>
                <w:rFonts w:asciiTheme="minorHAnsi" w:hAnsiTheme="minorHAnsi"/>
                <w:sz w:val="22"/>
                <w:szCs w:val="22"/>
                <w:lang w:eastAsia="en-CA"/>
              </w:rPr>
              <w:t>-</w:t>
            </w:r>
            <w:r w:rsidR="005D2C3F" w:rsidRPr="005D2C3F">
              <w:rPr>
                <w:rFonts w:asciiTheme="minorHAnsi" w:hAnsiTheme="minorHAnsi"/>
                <w:sz w:val="22"/>
                <w:szCs w:val="22"/>
                <w:lang w:eastAsia="en-CA"/>
              </w:rPr>
              <w:tab/>
              <w:t>Calculated expected Service</w:t>
            </w:r>
          </w:p>
          <w:p w14:paraId="08B2F3D9" w14:textId="77777777" w:rsidR="005D2C3F" w:rsidRPr="005D2C3F" w:rsidRDefault="005D2C3F" w:rsidP="005D2C3F">
            <w:pPr>
              <w:ind w:left="0"/>
              <w:rPr>
                <w:rFonts w:asciiTheme="minorHAnsi" w:hAnsiTheme="minorHAnsi"/>
                <w:sz w:val="22"/>
                <w:szCs w:val="22"/>
                <w:lang w:eastAsia="en-CA"/>
              </w:rPr>
            </w:pPr>
          </w:p>
          <w:p w14:paraId="54417B1C"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TotalYear = (ValidationYear-12-31 – ValidationYear-01-01) + 1</w:t>
            </w:r>
          </w:p>
          <w:p w14:paraId="6F1CD29C"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TotalDays = (YearEnd – YearStart + 1) – CarveOutTotal</w:t>
            </w:r>
          </w:p>
          <w:p w14:paraId="3FC8AB06" w14:textId="77777777" w:rsidR="005D2C3F" w:rsidRPr="005D2C3F" w:rsidRDefault="005D2C3F" w:rsidP="005D2C3F">
            <w:pPr>
              <w:ind w:left="0"/>
              <w:rPr>
                <w:rFonts w:asciiTheme="minorHAnsi" w:hAnsiTheme="minorHAnsi"/>
                <w:sz w:val="22"/>
                <w:szCs w:val="22"/>
                <w:lang w:eastAsia="en-CA"/>
              </w:rPr>
            </w:pPr>
          </w:p>
          <w:p w14:paraId="1055E4DE"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ES = ROUNDDOWN((TotalDays / TotalYear) * 52; 2)</w:t>
            </w:r>
          </w:p>
          <w:p w14:paraId="4A39CA67" w14:textId="77777777" w:rsidR="005D2C3F" w:rsidRPr="005D2C3F" w:rsidRDefault="005D2C3F" w:rsidP="005D2C3F">
            <w:pPr>
              <w:ind w:left="0"/>
              <w:rPr>
                <w:rFonts w:asciiTheme="minorHAnsi" w:hAnsiTheme="minorHAnsi"/>
                <w:sz w:val="22"/>
                <w:szCs w:val="22"/>
                <w:lang w:eastAsia="en-CA"/>
              </w:rPr>
            </w:pPr>
          </w:p>
          <w:p w14:paraId="26169C46" w14:textId="77777777" w:rsidR="005D2C3F" w:rsidRPr="005D2C3F" w:rsidRDefault="005D2C3F" w:rsidP="005D2C3F">
            <w:pPr>
              <w:ind w:left="0"/>
              <w:rPr>
                <w:rFonts w:asciiTheme="minorHAnsi" w:hAnsiTheme="minorHAnsi"/>
                <w:sz w:val="22"/>
                <w:szCs w:val="22"/>
                <w:lang w:eastAsia="en-CA"/>
              </w:rPr>
            </w:pPr>
          </w:p>
          <w:p w14:paraId="4C75EE83" w14:textId="18973B1B" w:rsidR="005D2C3F" w:rsidRPr="005D2C3F" w:rsidRDefault="00DC38BD" w:rsidP="005D2C3F">
            <w:pPr>
              <w:ind w:left="0"/>
              <w:rPr>
                <w:rFonts w:asciiTheme="minorHAnsi" w:hAnsiTheme="minorHAnsi"/>
                <w:sz w:val="22"/>
                <w:szCs w:val="22"/>
                <w:lang w:eastAsia="en-CA"/>
              </w:rPr>
            </w:pPr>
            <w:r>
              <w:rPr>
                <w:rFonts w:asciiTheme="minorHAnsi" w:hAnsiTheme="minorHAnsi"/>
                <w:sz w:val="22"/>
                <w:szCs w:val="22"/>
                <w:lang w:eastAsia="en-CA"/>
              </w:rPr>
              <w:t>9</w:t>
            </w:r>
            <w:r w:rsidR="005D2C3F" w:rsidRPr="005D2C3F">
              <w:rPr>
                <w:rFonts w:asciiTheme="minorHAnsi" w:hAnsiTheme="minorHAnsi"/>
                <w:sz w:val="22"/>
                <w:szCs w:val="22"/>
                <w:lang w:eastAsia="en-CA"/>
              </w:rPr>
              <w:t>-</w:t>
            </w:r>
            <w:r w:rsidR="005D2C3F" w:rsidRPr="005D2C3F">
              <w:rPr>
                <w:rFonts w:asciiTheme="minorHAnsi" w:hAnsiTheme="minorHAnsi"/>
                <w:sz w:val="22"/>
                <w:szCs w:val="22"/>
                <w:lang w:eastAsia="en-CA"/>
              </w:rPr>
              <w:tab/>
              <w:t>Perform Validation</w:t>
            </w:r>
          </w:p>
          <w:p w14:paraId="634C038F" w14:textId="77777777" w:rsidR="005D2C3F" w:rsidRPr="005D2C3F" w:rsidRDefault="005D2C3F" w:rsidP="005D2C3F">
            <w:pPr>
              <w:ind w:left="0"/>
              <w:rPr>
                <w:rFonts w:asciiTheme="minorHAnsi" w:hAnsiTheme="minorHAnsi"/>
                <w:sz w:val="22"/>
                <w:szCs w:val="22"/>
                <w:lang w:eastAsia="en-CA"/>
              </w:rPr>
            </w:pPr>
          </w:p>
          <w:p w14:paraId="76317B55" w14:textId="35C22180"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 xml:space="preserve">If (RS &lt; </w:t>
            </w:r>
            <w:r w:rsidR="00B15AEE">
              <w:rPr>
                <w:rFonts w:asciiTheme="minorHAnsi" w:hAnsiTheme="minorHAnsi"/>
                <w:sz w:val="22"/>
                <w:szCs w:val="22"/>
                <w:lang w:eastAsia="en-CA"/>
              </w:rPr>
              <w:t>MinimumService</w:t>
            </w:r>
            <w:r w:rsidR="00B15AEE" w:rsidRPr="00C13F2C">
              <w:rPr>
                <w:rFonts w:asciiTheme="minorHAnsi" w:hAnsiTheme="minorHAnsi"/>
                <w:sz w:val="22"/>
                <w:szCs w:val="22"/>
                <w:vertAlign w:val="superscript"/>
                <w:lang w:eastAsia="en-CA"/>
              </w:rPr>
              <w:t>1</w:t>
            </w:r>
            <w:r w:rsidRPr="005D2C3F">
              <w:rPr>
                <w:rFonts w:asciiTheme="minorHAnsi" w:hAnsiTheme="minorHAnsi"/>
                <w:sz w:val="22"/>
                <w:szCs w:val="22"/>
                <w:lang w:eastAsia="en-CA"/>
              </w:rPr>
              <w:t>)</w:t>
            </w:r>
          </w:p>
          <w:p w14:paraId="63556BC8"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w:t>
            </w:r>
          </w:p>
          <w:p w14:paraId="5F14B3E4" w14:textId="77777777" w:rsidR="005D2C3F" w:rsidRPr="005D2C3F" w:rsidRDefault="005D2C3F" w:rsidP="005D2C3F">
            <w:pPr>
              <w:ind w:left="0"/>
              <w:rPr>
                <w:rFonts w:asciiTheme="minorHAnsi" w:hAnsiTheme="minorHAnsi"/>
                <w:sz w:val="22"/>
                <w:szCs w:val="22"/>
                <w:lang w:eastAsia="en-CA"/>
              </w:rPr>
            </w:pPr>
            <w:r w:rsidRPr="005D2C3F">
              <w:rPr>
                <w:rFonts w:asciiTheme="minorHAnsi" w:hAnsiTheme="minorHAnsi"/>
                <w:sz w:val="22"/>
                <w:szCs w:val="22"/>
                <w:lang w:eastAsia="en-CA"/>
              </w:rPr>
              <w:t>Generate an error</w:t>
            </w:r>
          </w:p>
          <w:p w14:paraId="6099BBCE" w14:textId="75ACE916" w:rsidR="005D2C3F" w:rsidRPr="00D73F53" w:rsidRDefault="005D2C3F" w:rsidP="006C3851">
            <w:pPr>
              <w:ind w:left="0"/>
              <w:rPr>
                <w:rFonts w:asciiTheme="minorHAnsi" w:hAnsiTheme="minorHAnsi"/>
                <w:sz w:val="22"/>
                <w:szCs w:val="22"/>
                <w:lang w:eastAsia="en-CA"/>
              </w:rPr>
            </w:pPr>
            <w:r>
              <w:rPr>
                <w:rFonts w:asciiTheme="minorHAnsi" w:hAnsiTheme="minorHAnsi"/>
                <w:sz w:val="22"/>
                <w:szCs w:val="22"/>
                <w:lang w:eastAsia="en-CA"/>
              </w:rPr>
              <w:t>}</w:t>
            </w:r>
          </w:p>
          <w:p w14:paraId="01812861" w14:textId="77777777" w:rsidR="00B15AEE" w:rsidRDefault="00B15AEE" w:rsidP="00B15AEE">
            <w:pPr>
              <w:ind w:left="0"/>
              <w:rPr>
                <w:rFonts w:asciiTheme="minorHAnsi" w:hAnsiTheme="minorHAnsi"/>
                <w:sz w:val="22"/>
                <w:szCs w:val="22"/>
                <w:lang w:eastAsia="en-CA"/>
              </w:rPr>
            </w:pPr>
          </w:p>
          <w:p w14:paraId="5F7193E8" w14:textId="77777777" w:rsidR="00B15AEE" w:rsidRDefault="00B15AEE" w:rsidP="00B15AEE">
            <w:pPr>
              <w:ind w:left="0"/>
              <w:rPr>
                <w:rFonts w:asciiTheme="minorHAnsi" w:hAnsiTheme="minorHAnsi"/>
                <w:sz w:val="22"/>
                <w:szCs w:val="22"/>
                <w:lang w:eastAsia="en-CA"/>
              </w:rPr>
            </w:pPr>
            <w:r>
              <w:rPr>
                <w:rFonts w:asciiTheme="minorHAnsi" w:hAnsiTheme="minorHAnsi"/>
                <w:sz w:val="22"/>
                <w:szCs w:val="22"/>
                <w:lang w:eastAsia="en-CA"/>
              </w:rPr>
              <w:t>1 – MinimumService is defined as follows:</w:t>
            </w:r>
          </w:p>
          <w:p w14:paraId="610D84D5" w14:textId="467EDF65" w:rsidR="00B15AEE" w:rsidRDefault="00B15AEE" w:rsidP="00C13F2C">
            <w:pPr>
              <w:pStyle w:val="ListParagraph"/>
              <w:numPr>
                <w:ilvl w:val="0"/>
                <w:numId w:val="96"/>
              </w:numPr>
              <w:rPr>
                <w:rFonts w:asciiTheme="minorHAnsi" w:hAnsiTheme="minorHAnsi"/>
                <w:sz w:val="22"/>
                <w:szCs w:val="22"/>
                <w:lang w:eastAsia="en-CA"/>
              </w:rPr>
            </w:pPr>
            <w:r w:rsidRPr="001D5C7A">
              <w:rPr>
                <w:rFonts w:asciiTheme="minorHAnsi" w:hAnsiTheme="minorHAnsi"/>
                <w:sz w:val="22"/>
                <w:szCs w:val="22"/>
                <w:lang w:eastAsia="en-CA"/>
              </w:rPr>
              <w:t>For CoreData</w:t>
            </w:r>
            <w:r>
              <w:rPr>
                <w:rFonts w:asciiTheme="minorHAnsi" w:hAnsiTheme="minorHAnsi"/>
                <w:sz w:val="22"/>
                <w:szCs w:val="22"/>
                <w:lang w:eastAsia="en-CA"/>
              </w:rPr>
              <w:t xml:space="preserve"> (MDC) </w:t>
            </w:r>
            <w:r w:rsidRPr="001D5C7A">
              <w:rPr>
                <w:rFonts w:asciiTheme="minorHAnsi" w:hAnsiTheme="minorHAnsi"/>
                <w:sz w:val="22"/>
                <w:szCs w:val="22"/>
                <w:lang w:eastAsia="en-CA"/>
              </w:rPr>
              <w:t xml:space="preserve">: MinimumService = </w:t>
            </w:r>
            <w:r>
              <w:rPr>
                <w:rFonts w:asciiTheme="minorHAnsi" w:hAnsiTheme="minorHAnsi"/>
                <w:sz w:val="22"/>
                <w:szCs w:val="22"/>
                <w:lang w:eastAsia="en-CA"/>
              </w:rPr>
              <w:t>Minimum[</w:t>
            </w:r>
            <w:r w:rsidRPr="001D5C7A">
              <w:rPr>
                <w:rFonts w:asciiTheme="minorHAnsi" w:hAnsiTheme="minorHAnsi"/>
                <w:sz w:val="22"/>
                <w:szCs w:val="22"/>
                <w:lang w:eastAsia="en-CA"/>
              </w:rPr>
              <w:t>0.65 * ES</w:t>
            </w:r>
            <w:r>
              <w:rPr>
                <w:rFonts w:asciiTheme="minorHAnsi" w:hAnsiTheme="minorHAnsi"/>
                <w:sz w:val="22"/>
                <w:szCs w:val="22"/>
                <w:lang w:eastAsia="en-CA"/>
              </w:rPr>
              <w:t>, ES+Tolerance (-3.42)]</w:t>
            </w:r>
          </w:p>
          <w:p w14:paraId="65DEF787" w14:textId="3A9D3053" w:rsidR="005D2C3F" w:rsidRPr="00411EBD" w:rsidRDefault="00B15AEE" w:rsidP="00C13F2C">
            <w:pPr>
              <w:pStyle w:val="ListParagraph"/>
              <w:numPr>
                <w:ilvl w:val="0"/>
                <w:numId w:val="96"/>
              </w:numPr>
              <w:rPr>
                <w:rFonts w:asciiTheme="minorHAnsi" w:hAnsiTheme="minorHAnsi"/>
                <w:sz w:val="22"/>
                <w:szCs w:val="22"/>
                <w:lang w:eastAsia="en-CA"/>
              </w:rPr>
            </w:pPr>
            <w:r>
              <w:rPr>
                <w:rFonts w:asciiTheme="minorHAnsi" w:hAnsiTheme="minorHAnsi"/>
                <w:sz w:val="22"/>
                <w:szCs w:val="22"/>
                <w:lang w:eastAsia="en-CA"/>
              </w:rPr>
              <w:t>For Events (Final Data) : MinimumService = ES+Tolerance (-3.42)</w:t>
            </w:r>
          </w:p>
        </w:tc>
      </w:tr>
      <w:tr w:rsidR="005D2C3F" w:rsidRPr="00A61AB1" w14:paraId="1ADBC6D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5AC0830"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3C2FFC9" w14:textId="6E7821BD" w:rsidR="005D2C3F" w:rsidRPr="00236693" w:rsidRDefault="005D2C3F"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val="en-US" w:eastAsia="en-CA"/>
              </w:rPr>
              <w:t xml:space="preserve">Tolerance = </w:t>
            </w:r>
            <w:r>
              <w:rPr>
                <w:rFonts w:asciiTheme="minorHAnsi" w:hAnsiTheme="minorHAnsi"/>
                <w:sz w:val="22"/>
                <w:szCs w:val="22"/>
                <w:lang w:eastAsia="en-CA"/>
              </w:rPr>
              <w:t>-3.42</w:t>
            </w:r>
          </w:p>
        </w:tc>
      </w:tr>
      <w:tr w:rsidR="005D2C3F" w:rsidRPr="00A61AB1" w14:paraId="07F1652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C690E6F"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55BA5B8" w14:textId="62D0AC2E" w:rsidR="005D2C3F" w:rsidRPr="00A72B28" w:rsidRDefault="005D2C3F" w:rsidP="009D635C">
            <w:pPr>
              <w:pStyle w:val="NormalWeb"/>
              <w:spacing w:line="276" w:lineRule="auto"/>
              <w:rPr>
                <w:rFonts w:asciiTheme="minorHAnsi" w:hAnsiTheme="minorHAnsi"/>
                <w:color w:val="000000"/>
                <w:sz w:val="22"/>
                <w:szCs w:val="22"/>
                <w:lang w:val="en-CA"/>
              </w:rPr>
            </w:pPr>
            <w:r w:rsidRPr="00B40A48">
              <w:rPr>
                <w:rFonts w:asciiTheme="minorHAnsi" w:hAnsiTheme="minorHAnsi"/>
                <w:color w:val="000000"/>
                <w:sz w:val="22"/>
                <w:szCs w:val="22"/>
                <w:lang w:val="en-US"/>
              </w:rPr>
              <w:t>Total we</w:t>
            </w:r>
            <w:r>
              <w:rPr>
                <w:rFonts w:asciiTheme="minorHAnsi" w:hAnsiTheme="minorHAnsi"/>
                <w:color w:val="000000"/>
                <w:sz w:val="22"/>
                <w:szCs w:val="22"/>
                <w:lang w:val="en-US"/>
              </w:rPr>
              <w:t>eks reported for {2</w:t>
            </w:r>
            <w:r w:rsidRPr="00B40A48">
              <w:rPr>
                <w:rFonts w:asciiTheme="minorHAnsi" w:hAnsiTheme="minorHAnsi"/>
                <w:color w:val="000000"/>
                <w:sz w:val="22"/>
                <w:szCs w:val="22"/>
                <w:lang w:val="en-US"/>
              </w:rPr>
              <w:t>} plus weeks previously r</w:t>
            </w:r>
            <w:r>
              <w:rPr>
                <w:rFonts w:asciiTheme="minorHAnsi" w:hAnsiTheme="minorHAnsi"/>
                <w:color w:val="000000"/>
                <w:sz w:val="22"/>
                <w:szCs w:val="22"/>
                <w:lang w:val="en-US"/>
              </w:rPr>
              <w:t xml:space="preserve">eported are less than </w:t>
            </w:r>
            <w:r w:rsidRPr="00B40A48">
              <w:rPr>
                <w:rFonts w:asciiTheme="minorHAnsi" w:hAnsiTheme="minorHAnsi"/>
                <w:color w:val="000000"/>
                <w:sz w:val="22"/>
                <w:szCs w:val="22"/>
                <w:lang w:val="en-US"/>
              </w:rPr>
              <w:t xml:space="preserve">minimum weeks that should be reported.  Please review the member's record for unreported leaves or status changes.         </w:t>
            </w:r>
          </w:p>
        </w:tc>
      </w:tr>
      <w:tr w:rsidR="005D2C3F" w:rsidRPr="00A61AB1" w14:paraId="45475478"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2C34750"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893AB58"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4211C4B" w14:textId="5D763E5B" w:rsidR="005D2C3F" w:rsidRPr="00B464B9" w:rsidRDefault="005D2C3F" w:rsidP="006C3851">
            <w:pPr>
              <w:spacing w:before="60" w:after="60"/>
              <w:ind w:left="0"/>
              <w:rPr>
                <w:rFonts w:asciiTheme="minorHAnsi" w:hAnsiTheme="minorHAnsi"/>
                <w:sz w:val="22"/>
                <w:szCs w:val="22"/>
                <w:lang w:eastAsia="en-CA"/>
              </w:rPr>
            </w:pPr>
            <w:r w:rsidRPr="00B40A48">
              <w:rPr>
                <w:rFonts w:asciiTheme="minorHAnsi" w:hAnsiTheme="minorHAnsi"/>
                <w:sz w:val="22"/>
                <w:szCs w:val="22"/>
                <w:lang w:val="en-US"/>
              </w:rPr>
              <w:t>Total wee</w:t>
            </w:r>
            <w:r>
              <w:rPr>
                <w:rFonts w:asciiTheme="minorHAnsi" w:hAnsiTheme="minorHAnsi"/>
                <w:sz w:val="22"/>
                <w:szCs w:val="22"/>
                <w:lang w:val="en-US"/>
              </w:rPr>
              <w:t>ks reported for Reporting Year</w:t>
            </w:r>
            <w:r w:rsidRPr="00B40A48">
              <w:rPr>
                <w:rFonts w:asciiTheme="minorHAnsi" w:hAnsiTheme="minorHAnsi"/>
                <w:sz w:val="22"/>
                <w:szCs w:val="22"/>
                <w:lang w:val="en-US"/>
              </w:rPr>
              <w:t xml:space="preserve"> plus weeks pr</w:t>
            </w:r>
            <w:r>
              <w:rPr>
                <w:rFonts w:asciiTheme="minorHAnsi" w:hAnsiTheme="minorHAnsi"/>
                <w:sz w:val="22"/>
                <w:szCs w:val="22"/>
                <w:lang w:val="en-US"/>
              </w:rPr>
              <w:t xml:space="preserve">eviously reported are less than </w:t>
            </w:r>
            <w:r w:rsidRPr="00B40A48">
              <w:rPr>
                <w:rFonts w:asciiTheme="minorHAnsi" w:hAnsiTheme="minorHAnsi"/>
                <w:sz w:val="22"/>
                <w:szCs w:val="22"/>
                <w:lang w:val="en-US"/>
              </w:rPr>
              <w:t xml:space="preserve">minimum weeks that should be reported.  Please review the member's record for unreported leaves or status changes.         </w:t>
            </w:r>
          </w:p>
        </w:tc>
      </w:tr>
      <w:tr w:rsidR="005D2C3F" w:rsidRPr="0085712F" w14:paraId="5B031B4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C8056A9" w14:textId="77777777" w:rsidR="005D2C3F" w:rsidRPr="0085712F" w:rsidRDefault="005D2C3F"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B581ADF" w14:textId="77777777" w:rsidR="005D2C3F" w:rsidRDefault="005D2C3F" w:rsidP="005D2C3F">
            <w:pPr>
              <w:spacing w:before="60" w:after="60"/>
              <w:ind w:left="0"/>
              <w:rPr>
                <w:rFonts w:asciiTheme="minorHAnsi" w:hAnsiTheme="minorHAnsi" w:cs="Calibri"/>
                <w:sz w:val="22"/>
                <w:szCs w:val="22"/>
              </w:rPr>
            </w:pPr>
            <w:r>
              <w:rPr>
                <w:rFonts w:asciiTheme="minorHAnsi" w:hAnsiTheme="minorHAnsi" w:cs="Calibri"/>
                <w:sz w:val="22"/>
                <w:szCs w:val="22"/>
              </w:rPr>
              <w:t xml:space="preserve">2: </w:t>
            </w:r>
            <w:r w:rsidRPr="00FF674A">
              <w:rPr>
                <w:rFonts w:asciiTheme="minorHAnsi" w:hAnsiTheme="minorHAnsi"/>
                <w:sz w:val="22"/>
                <w:szCs w:val="22"/>
                <w:lang w:val="en-US" w:eastAsia="en-CA"/>
              </w:rPr>
              <w:t>ValidationYear</w:t>
            </w:r>
          </w:p>
          <w:p w14:paraId="2D456A13" w14:textId="2E0BCC48" w:rsidR="005D2C3F" w:rsidRPr="007112C8" w:rsidRDefault="005D2C3F" w:rsidP="005D2C3F">
            <w:pPr>
              <w:ind w:left="0"/>
              <w:rPr>
                <w:rFonts w:asciiTheme="minorHAnsi" w:hAnsiTheme="minorHAnsi"/>
                <w:sz w:val="22"/>
                <w:szCs w:val="22"/>
                <w:lang w:eastAsia="en-CA"/>
              </w:rPr>
            </w:pPr>
            <w:r>
              <w:rPr>
                <w:rFonts w:asciiTheme="minorHAnsi" w:hAnsiTheme="minorHAnsi" w:cs="Calibri"/>
                <w:sz w:val="22"/>
                <w:szCs w:val="22"/>
              </w:rPr>
              <w:t>3: ES</w:t>
            </w:r>
          </w:p>
        </w:tc>
      </w:tr>
      <w:tr w:rsidR="005D2C3F" w:rsidRPr="0085712F" w14:paraId="1DB12E5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39DAAB" w14:textId="77777777" w:rsidR="005D2C3F" w:rsidRPr="0085712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386993A" w14:textId="37331F94" w:rsidR="005D2C3F" w:rsidRPr="006100CE" w:rsidRDefault="00C15B1F"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5D2C3F" w:rsidRPr="0085712F" w14:paraId="01245A4A"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4CC65C" w14:textId="77777777" w:rsidR="005D2C3F" w:rsidRPr="0085712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96274B6" w14:textId="77777777" w:rsidR="005D2C3F" w:rsidRPr="006100CE" w:rsidRDefault="005D2C3F" w:rsidP="006C3851">
            <w:pPr>
              <w:spacing w:before="60" w:after="60" w:line="240" w:lineRule="auto"/>
              <w:ind w:left="0"/>
              <w:rPr>
                <w:rFonts w:asciiTheme="minorHAnsi" w:hAnsiTheme="minorHAnsi"/>
                <w:sz w:val="22"/>
                <w:szCs w:val="22"/>
                <w:lang w:eastAsia="en-CA"/>
              </w:rPr>
            </w:pPr>
          </w:p>
        </w:tc>
      </w:tr>
      <w:tr w:rsidR="005D2C3F" w:rsidRPr="00BD7C56" w14:paraId="08A1583A"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AA87922" w14:textId="77777777" w:rsidR="005D2C3F" w:rsidRDefault="005D2C3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C3C0CA8" w14:textId="77777777" w:rsidR="005D2C3F" w:rsidRPr="0085712F" w:rsidRDefault="005D2C3F"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63086AC" w14:textId="77777777" w:rsidR="009D635C" w:rsidRDefault="009D635C" w:rsidP="009D635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20181016:</w:t>
            </w:r>
          </w:p>
          <w:p w14:paraId="6EAB56DD" w14:textId="58591E2D" w:rsidR="009D635C" w:rsidRPr="00E36441" w:rsidRDefault="009D635C" w:rsidP="009D635C">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Removing parameter ES in the Data Import message. Component </w:t>
            </w:r>
            <w:r>
              <w:t>1171.</w:t>
            </w:r>
          </w:p>
          <w:p w14:paraId="1D200E6C" w14:textId="77777777" w:rsidR="009D635C" w:rsidRDefault="009D635C" w:rsidP="007E6679">
            <w:pPr>
              <w:spacing w:before="60" w:after="60" w:line="240" w:lineRule="auto"/>
              <w:ind w:left="0"/>
              <w:rPr>
                <w:rFonts w:asciiTheme="minorHAnsi" w:hAnsiTheme="minorHAnsi"/>
                <w:sz w:val="22"/>
                <w:szCs w:val="22"/>
                <w:lang w:eastAsia="en-CA"/>
              </w:rPr>
            </w:pPr>
          </w:p>
          <w:p w14:paraId="4E2566D3" w14:textId="172FBADA" w:rsidR="00C10CA5" w:rsidRDefault="00C10CA5" w:rsidP="007E667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JFT 20180926:</w:t>
            </w:r>
          </w:p>
          <w:p w14:paraId="750E66DA" w14:textId="63A90748" w:rsidR="00C10CA5" w:rsidRPr="00E8794C" w:rsidRDefault="00C10CA5" w:rsidP="00C10CA5">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Modification to ths validation logic to clarify which tolerance is being applied</w:t>
            </w:r>
          </w:p>
          <w:p w14:paraId="0BE6910F" w14:textId="77777777" w:rsidR="00C10CA5" w:rsidRDefault="00C10CA5" w:rsidP="007E6679">
            <w:pPr>
              <w:spacing w:before="60" w:after="60" w:line="240" w:lineRule="auto"/>
              <w:ind w:left="0"/>
              <w:rPr>
                <w:rFonts w:asciiTheme="minorHAnsi" w:hAnsiTheme="minorHAnsi"/>
                <w:sz w:val="22"/>
                <w:szCs w:val="22"/>
                <w:lang w:eastAsia="en-CA"/>
              </w:rPr>
            </w:pPr>
          </w:p>
          <w:p w14:paraId="14CF5E93" w14:textId="77777777" w:rsidR="007E6679" w:rsidRDefault="007E6679" w:rsidP="007E667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JFT 20180824:</w:t>
            </w:r>
          </w:p>
          <w:p w14:paraId="726BF255" w14:textId="77777777" w:rsidR="007E6679" w:rsidRPr="00E8794C" w:rsidRDefault="007E6679" w:rsidP="007E6679">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Addition of a percentage threshold for CoreData (MDC)</w:t>
            </w:r>
          </w:p>
          <w:p w14:paraId="323CAB47" w14:textId="77777777" w:rsidR="007E6679" w:rsidRDefault="007E6679" w:rsidP="00D63CA2">
            <w:pPr>
              <w:spacing w:before="60" w:after="60" w:line="240" w:lineRule="auto"/>
              <w:ind w:left="0"/>
              <w:rPr>
                <w:rFonts w:asciiTheme="minorHAnsi" w:hAnsiTheme="minorHAnsi"/>
                <w:sz w:val="22"/>
                <w:szCs w:val="22"/>
                <w:lang w:eastAsia="en-CA"/>
              </w:rPr>
            </w:pPr>
          </w:p>
          <w:p w14:paraId="5C839B22" w14:textId="77777777" w:rsidR="007E6679" w:rsidRDefault="007E6679" w:rsidP="00D63CA2">
            <w:pPr>
              <w:spacing w:before="60" w:after="60" w:line="240" w:lineRule="auto"/>
              <w:ind w:left="0"/>
              <w:rPr>
                <w:rFonts w:asciiTheme="minorHAnsi" w:hAnsiTheme="minorHAnsi"/>
                <w:sz w:val="22"/>
                <w:szCs w:val="22"/>
                <w:lang w:eastAsia="en-CA"/>
              </w:rPr>
            </w:pPr>
          </w:p>
          <w:p w14:paraId="0556FEA5" w14:textId="77777777" w:rsidR="00D63CA2" w:rsidRDefault="00D63CA2" w:rsidP="00D63CA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20180717:</w:t>
            </w:r>
          </w:p>
          <w:p w14:paraId="7573B3B7" w14:textId="77777777" w:rsidR="00D63CA2" w:rsidRPr="00E8794C" w:rsidRDefault="00D63CA2" w:rsidP="00D63CA2">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Updated the list of Service Break Types.</w:t>
            </w:r>
          </w:p>
          <w:p w14:paraId="45455213" w14:textId="77777777" w:rsidR="00D63CA2" w:rsidRDefault="00D63CA2" w:rsidP="00F93DA0">
            <w:pPr>
              <w:spacing w:before="60" w:after="60" w:line="240" w:lineRule="auto"/>
              <w:ind w:left="0"/>
              <w:rPr>
                <w:rFonts w:asciiTheme="minorHAnsi" w:hAnsiTheme="minorHAnsi"/>
                <w:sz w:val="22"/>
                <w:szCs w:val="22"/>
                <w:lang w:eastAsia="en-CA"/>
              </w:rPr>
            </w:pPr>
          </w:p>
          <w:p w14:paraId="0F6A8AAE" w14:textId="77777777" w:rsidR="00D63CA2" w:rsidRDefault="00D63CA2" w:rsidP="00F93DA0">
            <w:pPr>
              <w:spacing w:before="60" w:after="60" w:line="240" w:lineRule="auto"/>
              <w:ind w:left="0"/>
              <w:rPr>
                <w:rFonts w:asciiTheme="minorHAnsi" w:hAnsiTheme="minorHAnsi"/>
                <w:sz w:val="22"/>
                <w:szCs w:val="22"/>
                <w:lang w:eastAsia="en-CA"/>
              </w:rPr>
            </w:pPr>
          </w:p>
          <w:p w14:paraId="4ED91CDA"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7A34A9EA" w14:textId="77777777" w:rsidR="00F93DA0" w:rsidRPr="00E8794C" w:rsidRDefault="00F93DA0" w:rsidP="00D63CA2">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227BF637" w14:textId="11B3386A" w:rsidR="005D2C3F" w:rsidRPr="00CB6943" w:rsidRDefault="005D2C3F" w:rsidP="006C3851">
            <w:pPr>
              <w:spacing w:before="60" w:after="60" w:line="240" w:lineRule="auto"/>
              <w:ind w:left="0"/>
              <w:rPr>
                <w:rFonts w:asciiTheme="minorHAnsi" w:hAnsiTheme="minorHAnsi"/>
                <w:sz w:val="22"/>
                <w:szCs w:val="22"/>
                <w:lang w:eastAsia="en-CA"/>
              </w:rPr>
            </w:pPr>
          </w:p>
        </w:tc>
      </w:tr>
    </w:tbl>
    <w:p w14:paraId="30C25E0C" w14:textId="69E97E63" w:rsidR="005D2C3F" w:rsidRPr="00BD7C56" w:rsidRDefault="005D2C3F" w:rsidP="005D2C3F">
      <w:pPr>
        <w:spacing w:before="0" w:after="0" w:line="240" w:lineRule="auto"/>
        <w:ind w:left="0"/>
      </w:pPr>
    </w:p>
    <w:p w14:paraId="421EB006" w14:textId="77777777" w:rsidR="00667C62" w:rsidRDefault="00667C62">
      <w:pPr>
        <w:spacing w:before="0" w:after="0" w:line="240" w:lineRule="auto"/>
        <w:ind w:left="0"/>
      </w:pPr>
      <w:r>
        <w:br w:type="page"/>
      </w:r>
    </w:p>
    <w:p w14:paraId="263DD43C" w14:textId="77777777" w:rsidR="00EE2523" w:rsidRPr="000F6EAB" w:rsidRDefault="00EE2523" w:rsidP="00EE2523">
      <w:pPr>
        <w:pStyle w:val="Heading3"/>
        <w:rPr>
          <w:lang w:val="en-US"/>
        </w:rPr>
      </w:pPr>
      <w:r w:rsidRPr="006B06A8">
        <w:t xml:space="preserve">Validation – </w:t>
      </w:r>
      <w:r w:rsidRPr="000F6EAB">
        <w:t xml:space="preserve">Service Shortfall for Members Terminated Mid-Year  </w:t>
      </w:r>
    </w:p>
    <w:p w14:paraId="5A301186" w14:textId="77777777" w:rsidR="00667C62" w:rsidRPr="005D2C3F" w:rsidRDefault="00667C62" w:rsidP="00667C62">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667C62" w14:paraId="63B0B406"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11D275D"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67BBA8E" w14:textId="377E7417" w:rsidR="00667C62" w:rsidRPr="00AF4250" w:rsidRDefault="00EE2523" w:rsidP="006C3851">
            <w:pPr>
              <w:pStyle w:val="Heading1"/>
              <w:rPr>
                <w:lang w:val="en-US"/>
              </w:rPr>
            </w:pPr>
            <w:bookmarkStart w:id="737" w:name="_Toc43372933"/>
            <w:r w:rsidRPr="00B464B9">
              <w:rPr>
                <w:rFonts w:cs="Calibri"/>
              </w:rPr>
              <w:t>B</w:t>
            </w:r>
            <w:r w:rsidR="00F26409">
              <w:rPr>
                <w:rFonts w:cs="Calibri"/>
              </w:rPr>
              <w:t>186c</w:t>
            </w:r>
            <w:r>
              <w:rPr>
                <w:rFonts w:cs="Calibri"/>
              </w:rPr>
              <w:t>_Shortfall</w:t>
            </w:r>
            <w:bookmarkEnd w:id="737"/>
          </w:p>
        </w:tc>
      </w:tr>
      <w:tr w:rsidR="00667C62" w14:paraId="561CAF9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F738B4"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34701CC" w14:textId="75185C66" w:rsidR="00667C62" w:rsidRDefault="00EE2523"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9829</w:t>
            </w:r>
          </w:p>
        </w:tc>
      </w:tr>
      <w:tr w:rsidR="00667C62" w14:paraId="2EB4941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8A4FAA"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61F02A0" w14:textId="0D66524B" w:rsidR="00667C62" w:rsidRDefault="0019747C"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Custom DLL</w:t>
            </w:r>
          </w:p>
        </w:tc>
      </w:tr>
      <w:tr w:rsidR="00667C62" w14:paraId="73A3AA0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A2C3CC"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F3E49D7" w14:textId="77777777" w:rsidR="00667C62" w:rsidRDefault="00667C62"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47172E">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667C62" w14:paraId="70C901E6"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8BF929B"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8683514" w14:textId="3F4F4B34" w:rsidR="00667C62" w:rsidRPr="00CC320A" w:rsidRDefault="00EE2523" w:rsidP="006C3851">
            <w:pPr>
              <w:spacing w:before="60" w:after="60" w:line="240" w:lineRule="auto"/>
              <w:ind w:left="0"/>
              <w:rPr>
                <w:rFonts w:asciiTheme="minorHAnsi" w:eastAsia="Times New Roman" w:hAnsiTheme="minorHAnsi" w:cs="Calibri"/>
                <w:color w:val="auto"/>
                <w:sz w:val="22"/>
                <w:szCs w:val="22"/>
                <w:lang w:eastAsia="en-CA"/>
              </w:rPr>
            </w:pPr>
            <w:r w:rsidRPr="00625AEC">
              <w:rPr>
                <w:rFonts w:asciiTheme="minorHAnsi" w:hAnsiTheme="minorHAnsi" w:cs="Calibri"/>
                <w:sz w:val="22"/>
                <w:szCs w:val="22"/>
                <w:lang w:eastAsia="en-CA"/>
              </w:rPr>
              <w:t>Events (Final Data)</w:t>
            </w:r>
          </w:p>
        </w:tc>
      </w:tr>
      <w:tr w:rsidR="00667C62" w14:paraId="457A848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A5AD940"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A4D6077" w14:textId="77777777" w:rsidR="00667C62" w:rsidRDefault="00667C62"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667C62" w14:paraId="6425EA5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83A2973"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A54D96C" w14:textId="77777777" w:rsidR="00667C62" w:rsidRPr="00B464B9" w:rsidRDefault="00667C62"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667C62" w:rsidRPr="00A61AB1" w14:paraId="728239B9"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9CBB5E"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0CCC6DD"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AF5CB39" w14:textId="6CDF6C0D" w:rsidR="00667C62" w:rsidRPr="00C301FC" w:rsidRDefault="00EE2523" w:rsidP="006C3851">
            <w:pPr>
              <w:ind w:left="0"/>
              <w:rPr>
                <w:rFonts w:asciiTheme="minorHAnsi" w:hAnsiTheme="minorHAnsi"/>
                <w:sz w:val="22"/>
                <w:szCs w:val="22"/>
                <w:lang w:val="en-US" w:eastAsia="en-CA"/>
              </w:rPr>
            </w:pPr>
            <w:r w:rsidRPr="00AE47E5">
              <w:rPr>
                <w:rFonts w:asciiTheme="minorHAnsi" w:hAnsiTheme="minorHAnsi"/>
                <w:sz w:val="22"/>
                <w:szCs w:val="22"/>
                <w:lang w:val="en-US" w:eastAsia="en-CA"/>
              </w:rPr>
              <w:t xml:space="preserve">Specific validation to verify that Reported service cannot be less than the </w:t>
            </w:r>
            <w:r>
              <w:rPr>
                <w:rFonts w:asciiTheme="minorHAnsi" w:hAnsiTheme="minorHAnsi"/>
                <w:sz w:val="22"/>
                <w:szCs w:val="22"/>
                <w:lang w:val="en-US" w:eastAsia="en-CA"/>
              </w:rPr>
              <w:t>Mid</w:t>
            </w:r>
            <w:r w:rsidRPr="00AE47E5">
              <w:rPr>
                <w:rFonts w:asciiTheme="minorHAnsi" w:hAnsiTheme="minorHAnsi"/>
                <w:sz w:val="22"/>
                <w:szCs w:val="22"/>
                <w:lang w:val="en-US" w:eastAsia="en-CA"/>
              </w:rPr>
              <w:t xml:space="preserve">-Year </w:t>
            </w:r>
            <w:r>
              <w:rPr>
                <w:rFonts w:asciiTheme="minorHAnsi" w:hAnsiTheme="minorHAnsi"/>
                <w:sz w:val="22"/>
                <w:szCs w:val="22"/>
                <w:lang w:val="en-US" w:eastAsia="en-CA"/>
              </w:rPr>
              <w:t>Term Possible Service minimum plus the Mid</w:t>
            </w:r>
            <w:r w:rsidRPr="00AE47E5">
              <w:rPr>
                <w:rFonts w:asciiTheme="minorHAnsi" w:hAnsiTheme="minorHAnsi"/>
                <w:sz w:val="22"/>
                <w:szCs w:val="22"/>
                <w:lang w:val="en-US" w:eastAsia="en-CA"/>
              </w:rPr>
              <w:t xml:space="preserve">-Year </w:t>
            </w:r>
            <w:r>
              <w:rPr>
                <w:rFonts w:asciiTheme="minorHAnsi" w:hAnsiTheme="minorHAnsi"/>
                <w:sz w:val="22"/>
                <w:szCs w:val="22"/>
                <w:lang w:val="en-US" w:eastAsia="en-CA"/>
              </w:rPr>
              <w:t>Term Minimum Service To</w:t>
            </w:r>
            <w:r w:rsidRPr="00AE47E5">
              <w:rPr>
                <w:rFonts w:asciiTheme="minorHAnsi" w:hAnsiTheme="minorHAnsi"/>
                <w:sz w:val="22"/>
                <w:szCs w:val="22"/>
                <w:lang w:val="en-US" w:eastAsia="en-CA"/>
              </w:rPr>
              <w:t>lerance.</w:t>
            </w:r>
          </w:p>
        </w:tc>
      </w:tr>
      <w:tr w:rsidR="00667C62" w:rsidRPr="009151F9" w14:paraId="694AD31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8ED5D54"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E6C8F04"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1-</w:t>
            </w:r>
            <w:r w:rsidRPr="00CE519B">
              <w:rPr>
                <w:rFonts w:asciiTheme="minorHAnsi" w:hAnsiTheme="minorHAnsi"/>
                <w:sz w:val="22"/>
                <w:szCs w:val="22"/>
                <w:lang w:eastAsia="en-CA"/>
              </w:rPr>
              <w:tab/>
              <w:t>Set applicable Tolerance</w:t>
            </w:r>
          </w:p>
          <w:p w14:paraId="25B7810B"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ServiceTolerance = 0</w:t>
            </w:r>
          </w:p>
          <w:p w14:paraId="0BDE4EC1" w14:textId="77777777" w:rsidR="00CE519B" w:rsidRPr="00CE519B" w:rsidRDefault="00CE519B" w:rsidP="00CE519B">
            <w:pPr>
              <w:ind w:left="0"/>
              <w:rPr>
                <w:rFonts w:asciiTheme="minorHAnsi" w:hAnsiTheme="minorHAnsi"/>
                <w:sz w:val="22"/>
                <w:szCs w:val="22"/>
                <w:lang w:eastAsia="en-CA"/>
              </w:rPr>
            </w:pPr>
          </w:p>
          <w:p w14:paraId="6A7FE7BA"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2-</w:t>
            </w:r>
            <w:r w:rsidRPr="00CE519B">
              <w:rPr>
                <w:rFonts w:asciiTheme="minorHAnsi" w:hAnsiTheme="minorHAnsi"/>
                <w:sz w:val="22"/>
                <w:szCs w:val="22"/>
                <w:lang w:eastAsia="en-CA"/>
              </w:rPr>
              <w:tab/>
              <w:t>Confirm Years validation is applicable for:</w:t>
            </w:r>
          </w:p>
          <w:p w14:paraId="47E9AB74"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ValidationYear = Year(ExecutionParameters.StartDate)</w:t>
            </w:r>
          </w:p>
          <w:p w14:paraId="6A6355A8" w14:textId="77777777" w:rsidR="00CE519B" w:rsidRPr="00CE519B" w:rsidRDefault="00CE519B" w:rsidP="00CE519B">
            <w:pPr>
              <w:ind w:left="0"/>
              <w:rPr>
                <w:rFonts w:asciiTheme="minorHAnsi" w:hAnsiTheme="minorHAnsi"/>
                <w:sz w:val="22"/>
                <w:szCs w:val="22"/>
                <w:lang w:eastAsia="en-CA"/>
              </w:rPr>
            </w:pPr>
          </w:p>
          <w:p w14:paraId="7FDA0A09"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3-</w:t>
            </w:r>
            <w:r w:rsidRPr="00CE519B">
              <w:rPr>
                <w:rFonts w:asciiTheme="minorHAnsi" w:hAnsiTheme="minorHAnsi"/>
                <w:sz w:val="22"/>
                <w:szCs w:val="22"/>
                <w:lang w:eastAsia="en-CA"/>
              </w:rPr>
              <w:tab/>
              <w:t>Set Work year start and end dates</w:t>
            </w:r>
          </w:p>
          <w:p w14:paraId="6ABFECB5"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YearStart = MAX(ValidationYear-01-01; Ariel.Employment.PermanencyDate)</w:t>
            </w:r>
          </w:p>
          <w:p w14:paraId="5FE8DC41"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YearEnd = MIN(ValidationYear-12-31; Ariel.Employment.TerminationDate)</w:t>
            </w:r>
          </w:p>
          <w:p w14:paraId="0356972A"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4-</w:t>
            </w:r>
            <w:r w:rsidRPr="00CE519B">
              <w:rPr>
                <w:rFonts w:asciiTheme="minorHAnsi" w:hAnsiTheme="minorHAnsi"/>
                <w:sz w:val="22"/>
                <w:szCs w:val="22"/>
                <w:lang w:eastAsia="en-CA"/>
              </w:rPr>
              <w:tab/>
              <w:t>Confirm member has been terminated mid-Year</w:t>
            </w:r>
          </w:p>
          <w:p w14:paraId="2BF1C8CD"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Ariel.Employment.PermanencyDate &lt;= ValidationYear-01-01</w:t>
            </w:r>
          </w:p>
          <w:p w14:paraId="75B13032"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AND</w:t>
            </w:r>
          </w:p>
          <w:p w14:paraId="2992D232"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 xml:space="preserve">{ </w:t>
            </w:r>
          </w:p>
          <w:p w14:paraId="00968E87"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File.TerminationDate &gt; ValidationYear-01-01</w:t>
            </w:r>
          </w:p>
          <w:p w14:paraId="2AE673A9"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AND</w:t>
            </w:r>
          </w:p>
          <w:p w14:paraId="65EFF116"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File.TerminationDate &lt; ValidationYear-12-31</w:t>
            </w:r>
          </w:p>
          <w:p w14:paraId="4100C467"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557B78AF" w14:textId="77777777" w:rsidR="00CE519B" w:rsidRPr="00CE519B" w:rsidRDefault="00CE519B" w:rsidP="00CE519B">
            <w:pPr>
              <w:ind w:left="0"/>
              <w:rPr>
                <w:rFonts w:asciiTheme="minorHAnsi" w:hAnsiTheme="minorHAnsi"/>
                <w:sz w:val="22"/>
                <w:szCs w:val="22"/>
                <w:lang w:eastAsia="en-CA"/>
              </w:rPr>
            </w:pPr>
          </w:p>
          <w:p w14:paraId="7CD1C689"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5-</w:t>
            </w:r>
            <w:r w:rsidRPr="00CE519B">
              <w:rPr>
                <w:rFonts w:asciiTheme="minorHAnsi" w:hAnsiTheme="minorHAnsi"/>
                <w:sz w:val="22"/>
                <w:szCs w:val="22"/>
                <w:lang w:eastAsia="en-CA"/>
              </w:rPr>
              <w:tab/>
              <w:t>Calculate Reported Service for the Reporting Year (File + Ariel) {</w:t>
            </w:r>
          </w:p>
          <w:p w14:paraId="16BA645E"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RS = SUM of Service.Service from all Service records (in Ariel or created by the Data Import) where :</w:t>
            </w:r>
          </w:p>
          <w:p w14:paraId="07A92186"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7E77CE12"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 xml:space="preserve">Service.Type = CTSRV </w:t>
            </w:r>
          </w:p>
          <w:p w14:paraId="552971D0"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AND</w:t>
            </w:r>
          </w:p>
          <w:p w14:paraId="32001A58"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Year(Service.TargetDate) = ValidationYear</w:t>
            </w:r>
          </w:p>
          <w:p w14:paraId="48FF7D62"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0C79E329" w14:textId="77777777" w:rsidR="00CE519B" w:rsidRPr="00CE519B" w:rsidRDefault="00CE519B" w:rsidP="00CE519B">
            <w:pPr>
              <w:ind w:left="0"/>
              <w:rPr>
                <w:rFonts w:asciiTheme="minorHAnsi" w:hAnsiTheme="minorHAnsi"/>
                <w:sz w:val="22"/>
                <w:szCs w:val="22"/>
                <w:lang w:eastAsia="en-CA"/>
              </w:rPr>
            </w:pPr>
          </w:p>
          <w:p w14:paraId="3B0C451B"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6-</w:t>
            </w:r>
            <w:r w:rsidRPr="00CE519B">
              <w:rPr>
                <w:rFonts w:asciiTheme="minorHAnsi" w:hAnsiTheme="minorHAnsi"/>
                <w:sz w:val="22"/>
                <w:szCs w:val="22"/>
                <w:lang w:eastAsia="en-CA"/>
              </w:rPr>
              <w:tab/>
              <w:t>Identify all Service Break and Part-Time periods that occurred during the year:</w:t>
            </w:r>
          </w:p>
          <w:p w14:paraId="60C3F2E6" w14:textId="77777777" w:rsidR="00CE519B" w:rsidRPr="00CE519B" w:rsidRDefault="00CE519B" w:rsidP="00CE519B">
            <w:pPr>
              <w:ind w:left="0"/>
              <w:rPr>
                <w:rFonts w:asciiTheme="minorHAnsi" w:hAnsiTheme="minorHAnsi"/>
                <w:sz w:val="22"/>
                <w:szCs w:val="22"/>
                <w:lang w:eastAsia="en-CA"/>
              </w:rPr>
            </w:pPr>
          </w:p>
          <w:p w14:paraId="584A5671"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Create a temporary array “IdentifiedBreaks” containing, for all identified records, the following information :</w:t>
            </w:r>
          </w:p>
          <w:p w14:paraId="36E314AD"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r w:rsidRPr="00CE519B">
              <w:rPr>
                <w:rFonts w:asciiTheme="minorHAnsi" w:hAnsiTheme="minorHAnsi"/>
                <w:sz w:val="22"/>
                <w:szCs w:val="22"/>
                <w:lang w:eastAsia="en-CA"/>
              </w:rPr>
              <w:tab/>
              <w:t>ServiceBreak.StartDate</w:t>
            </w:r>
          </w:p>
          <w:p w14:paraId="409D12B4"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r w:rsidRPr="00CE519B">
              <w:rPr>
                <w:rFonts w:asciiTheme="minorHAnsi" w:hAnsiTheme="minorHAnsi"/>
                <w:sz w:val="22"/>
                <w:szCs w:val="22"/>
                <w:lang w:eastAsia="en-CA"/>
              </w:rPr>
              <w:tab/>
              <w:t>ServiceBreak.EndDate</w:t>
            </w:r>
          </w:p>
          <w:p w14:paraId="64E365C5"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Consider all ServiceBreak records where :</w:t>
            </w:r>
          </w:p>
          <w:p w14:paraId="02C4235E"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398D76BC" w14:textId="18346FB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ServiceBreak.Type IN (PAR, LTD, NCH, NCF, NCP, NCS, NCR, NCE, NCO, NCU , NCM</w:t>
            </w:r>
            <w:r w:rsidR="00D63CA2">
              <w:rPr>
                <w:rFonts w:asciiTheme="minorHAnsi" w:hAnsiTheme="minorHAnsi"/>
                <w:sz w:val="22"/>
                <w:szCs w:val="22"/>
                <w:lang w:eastAsia="en-CA"/>
              </w:rPr>
              <w:t>, WSN, WSO, PTW, NCD</w:t>
            </w:r>
            <w:r w:rsidRPr="00CE519B">
              <w:rPr>
                <w:rFonts w:asciiTheme="minorHAnsi" w:hAnsiTheme="minorHAnsi"/>
                <w:sz w:val="22"/>
                <w:szCs w:val="22"/>
                <w:lang w:eastAsia="en-CA"/>
              </w:rPr>
              <w:t>)</w:t>
            </w:r>
          </w:p>
          <w:p w14:paraId="0310DCE0"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AND</w:t>
            </w:r>
          </w:p>
          <w:p w14:paraId="38F627EF"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ServiceBreak.StartDate &lt;= YearEnd</w:t>
            </w:r>
          </w:p>
          <w:p w14:paraId="5666DC42"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AND</w:t>
            </w:r>
          </w:p>
          <w:p w14:paraId="431CB80D"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ServiceBreak.EndDate &gt; YearStart</w:t>
            </w:r>
          </w:p>
          <w:p w14:paraId="3FCDB007"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50E6C632" w14:textId="77777777" w:rsidR="00CE519B" w:rsidRPr="00CE519B" w:rsidRDefault="00CE519B" w:rsidP="00CE519B">
            <w:pPr>
              <w:ind w:left="0"/>
              <w:rPr>
                <w:rFonts w:asciiTheme="minorHAnsi" w:hAnsiTheme="minorHAnsi"/>
                <w:sz w:val="22"/>
                <w:szCs w:val="22"/>
                <w:lang w:eastAsia="en-CA"/>
              </w:rPr>
            </w:pPr>
          </w:p>
          <w:p w14:paraId="404E5B35"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7-</w:t>
            </w:r>
            <w:r w:rsidRPr="00CE519B">
              <w:rPr>
                <w:rFonts w:asciiTheme="minorHAnsi" w:hAnsiTheme="minorHAnsi"/>
                <w:sz w:val="22"/>
                <w:szCs w:val="22"/>
                <w:lang w:eastAsia="en-CA"/>
              </w:rPr>
              <w:tab/>
              <w:t>Trim any excess periods from the identified array: duplicates and/or dates that are out-of-range:</w:t>
            </w:r>
          </w:p>
          <w:p w14:paraId="190DE170"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For each i record in IdentifiedBreaks from 1st to Last</w:t>
            </w:r>
          </w:p>
          <w:p w14:paraId="448E4FB7"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22950B01"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i.StartDate = MAX(i.StartDate; ValidationYear-01-01)</w:t>
            </w:r>
          </w:p>
          <w:p w14:paraId="4AD3F1F1"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i.EndDate = MIN(i.EndDate; (ValidationYear + 1)-01-01)</w:t>
            </w:r>
          </w:p>
          <w:p w14:paraId="3FF57674" w14:textId="77777777" w:rsidR="00CE519B" w:rsidRPr="00CE519B" w:rsidRDefault="00CE519B" w:rsidP="00CE519B">
            <w:pPr>
              <w:ind w:left="0"/>
              <w:rPr>
                <w:rFonts w:asciiTheme="minorHAnsi" w:hAnsiTheme="minorHAnsi"/>
                <w:sz w:val="22"/>
                <w:szCs w:val="22"/>
                <w:lang w:eastAsia="en-CA"/>
              </w:rPr>
            </w:pPr>
          </w:p>
          <w:p w14:paraId="46CE1A0E"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For each additional j record in IdenfiedBreaks from (i+1)th  to Last</w:t>
            </w:r>
          </w:p>
          <w:p w14:paraId="6BCA63B9"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4E60ABD7"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If (j.StartDate &gt;= i.StartDate AND j.StartDate &lt;= i.EndDate)</w:t>
            </w:r>
          </w:p>
          <w:p w14:paraId="6DAD25DA"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269218BA"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If (j.EndDate &lt;= i.EndDate)</w:t>
            </w:r>
          </w:p>
          <w:p w14:paraId="4DCB6D36"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1029A210"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 xml:space="preserve">j.EndDate = j.StartDate </w:t>
            </w:r>
          </w:p>
          <w:p w14:paraId="283AF371"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7899EF4B"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Else</w:t>
            </w:r>
          </w:p>
          <w:p w14:paraId="447E07C2"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31FC6C87"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i.EndDate = j.StartDate</w:t>
            </w:r>
          </w:p>
          <w:p w14:paraId="3BDC42B9"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0BF87838"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5628BAFC"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Else</w:t>
            </w:r>
          </w:p>
          <w:p w14:paraId="739A29B0"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7C3E4476"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If (j.EndDate &gt;= i.StartDate AND j.EndDate &lt;= i.EndDate)</w:t>
            </w:r>
          </w:p>
          <w:p w14:paraId="7BD5690F"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452C70F1"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i.StartDate = j.EndDate</w:t>
            </w:r>
          </w:p>
          <w:p w14:paraId="54F59734"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6CB694EF"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Else If (j.StartDate &lt; i.StartDate AND j.EndDate &gt; i.EndDate)</w:t>
            </w:r>
          </w:p>
          <w:p w14:paraId="337C7602"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48C7F4D5"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 xml:space="preserve">i.EndDate = i.StartDate </w:t>
            </w:r>
          </w:p>
          <w:p w14:paraId="3A085B82"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6DAB52AE"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608FCFD9"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0825B4BE"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299388A2"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8-</w:t>
            </w:r>
            <w:r w:rsidRPr="00CE519B">
              <w:rPr>
                <w:rFonts w:asciiTheme="minorHAnsi" w:hAnsiTheme="minorHAnsi"/>
                <w:sz w:val="22"/>
                <w:szCs w:val="22"/>
                <w:lang w:eastAsia="en-CA"/>
              </w:rPr>
              <w:tab/>
              <w:t>Calculate the length of all identified breaks:</w:t>
            </w:r>
          </w:p>
          <w:p w14:paraId="1BED7DC1"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CarveOutTotal = 0</w:t>
            </w:r>
          </w:p>
          <w:p w14:paraId="00FE12DC"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For each record in IdentifiedBreaks from 1st to Last</w:t>
            </w:r>
          </w:p>
          <w:p w14:paraId="2E2628D0"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08F87175"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CarveOutTotal = CarveOutTotal + (i.EndDate – i.StartDate)</w:t>
            </w:r>
          </w:p>
          <w:p w14:paraId="3E2555D5"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395A90AD" w14:textId="77777777" w:rsidR="00CE519B" w:rsidRPr="00CE519B" w:rsidRDefault="00CE519B" w:rsidP="00CE519B">
            <w:pPr>
              <w:ind w:left="0"/>
              <w:rPr>
                <w:rFonts w:asciiTheme="minorHAnsi" w:hAnsiTheme="minorHAnsi"/>
                <w:sz w:val="22"/>
                <w:szCs w:val="22"/>
                <w:lang w:eastAsia="en-CA"/>
              </w:rPr>
            </w:pPr>
          </w:p>
          <w:p w14:paraId="626D1928"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9-</w:t>
            </w:r>
            <w:r w:rsidRPr="00CE519B">
              <w:rPr>
                <w:rFonts w:asciiTheme="minorHAnsi" w:hAnsiTheme="minorHAnsi"/>
                <w:sz w:val="22"/>
                <w:szCs w:val="22"/>
                <w:lang w:eastAsia="en-CA"/>
              </w:rPr>
              <w:tab/>
              <w:t>Calculated expected Service</w:t>
            </w:r>
          </w:p>
          <w:p w14:paraId="0E6B0B58" w14:textId="77777777" w:rsidR="00CE519B" w:rsidRPr="00CE519B" w:rsidRDefault="00CE519B" w:rsidP="00CE519B">
            <w:pPr>
              <w:ind w:left="0"/>
              <w:rPr>
                <w:rFonts w:asciiTheme="minorHAnsi" w:hAnsiTheme="minorHAnsi"/>
                <w:sz w:val="22"/>
                <w:szCs w:val="22"/>
                <w:lang w:eastAsia="en-CA"/>
              </w:rPr>
            </w:pPr>
          </w:p>
          <w:p w14:paraId="3B9EF374"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TotalYear = (ValidationYear-12-31 – ValidationYear-01-01) + 1</w:t>
            </w:r>
          </w:p>
          <w:p w14:paraId="5BEE83BA"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TotalDays = (YearEnd – YearStart + 1) – CarveOutTotal</w:t>
            </w:r>
          </w:p>
          <w:p w14:paraId="6840678F" w14:textId="77777777" w:rsidR="00CE519B" w:rsidRPr="00CE519B" w:rsidRDefault="00CE519B" w:rsidP="00CE519B">
            <w:pPr>
              <w:ind w:left="0"/>
              <w:rPr>
                <w:rFonts w:asciiTheme="minorHAnsi" w:hAnsiTheme="minorHAnsi"/>
                <w:sz w:val="22"/>
                <w:szCs w:val="22"/>
                <w:lang w:eastAsia="en-CA"/>
              </w:rPr>
            </w:pPr>
          </w:p>
          <w:p w14:paraId="09D1D5DC"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ES = ROUNDDOWN((TotalDays / TotalYear) * 52; 2)</w:t>
            </w:r>
          </w:p>
          <w:p w14:paraId="52060488" w14:textId="77777777" w:rsidR="00CE519B" w:rsidRPr="00CE519B" w:rsidRDefault="00CE519B" w:rsidP="00CE519B">
            <w:pPr>
              <w:ind w:left="0"/>
              <w:rPr>
                <w:rFonts w:asciiTheme="minorHAnsi" w:hAnsiTheme="minorHAnsi"/>
                <w:sz w:val="22"/>
                <w:szCs w:val="22"/>
                <w:lang w:eastAsia="en-CA"/>
              </w:rPr>
            </w:pPr>
          </w:p>
          <w:p w14:paraId="4BE8A44E" w14:textId="77777777" w:rsidR="00CE519B" w:rsidRPr="00CE519B" w:rsidRDefault="00CE519B" w:rsidP="00CE519B">
            <w:pPr>
              <w:ind w:left="0"/>
              <w:rPr>
                <w:rFonts w:asciiTheme="minorHAnsi" w:hAnsiTheme="minorHAnsi"/>
                <w:sz w:val="22"/>
                <w:szCs w:val="22"/>
                <w:lang w:eastAsia="en-CA"/>
              </w:rPr>
            </w:pPr>
          </w:p>
          <w:p w14:paraId="36F42871"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10-</w:t>
            </w:r>
            <w:r w:rsidRPr="00CE519B">
              <w:rPr>
                <w:rFonts w:asciiTheme="minorHAnsi" w:hAnsiTheme="minorHAnsi"/>
                <w:sz w:val="22"/>
                <w:szCs w:val="22"/>
                <w:lang w:eastAsia="en-CA"/>
              </w:rPr>
              <w:tab/>
              <w:t>Perform Validation</w:t>
            </w:r>
          </w:p>
          <w:p w14:paraId="4FC0444D" w14:textId="77777777" w:rsidR="00CE519B" w:rsidRPr="00CE519B" w:rsidRDefault="00CE519B" w:rsidP="00CE519B">
            <w:pPr>
              <w:ind w:left="0"/>
              <w:rPr>
                <w:rFonts w:asciiTheme="minorHAnsi" w:hAnsiTheme="minorHAnsi"/>
                <w:sz w:val="22"/>
                <w:szCs w:val="22"/>
                <w:lang w:eastAsia="en-CA"/>
              </w:rPr>
            </w:pPr>
          </w:p>
          <w:p w14:paraId="1E09223B" w14:textId="709D54BD"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 xml:space="preserve">If (RS &lt; </w:t>
            </w:r>
            <w:r w:rsidR="002A2ADB">
              <w:rPr>
                <w:rFonts w:asciiTheme="minorHAnsi" w:hAnsiTheme="minorHAnsi"/>
                <w:sz w:val="22"/>
                <w:szCs w:val="22"/>
                <w:lang w:eastAsia="en-CA"/>
              </w:rPr>
              <w:t>0.65 *</w:t>
            </w:r>
            <w:r w:rsidRPr="00CE519B">
              <w:rPr>
                <w:rFonts w:asciiTheme="minorHAnsi" w:hAnsiTheme="minorHAnsi"/>
                <w:sz w:val="22"/>
                <w:szCs w:val="22"/>
                <w:lang w:eastAsia="en-CA"/>
              </w:rPr>
              <w:t>ES + ServiceTolerance)</w:t>
            </w:r>
          </w:p>
          <w:p w14:paraId="5F72E642"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55F84DFD"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Generate an error</w:t>
            </w:r>
          </w:p>
          <w:p w14:paraId="31D4BED9" w14:textId="77777777" w:rsidR="00CE519B" w:rsidRPr="00CE519B" w:rsidRDefault="00CE519B" w:rsidP="00CE519B">
            <w:pPr>
              <w:ind w:left="0"/>
              <w:rPr>
                <w:rFonts w:asciiTheme="minorHAnsi" w:hAnsiTheme="minorHAnsi"/>
                <w:sz w:val="22"/>
                <w:szCs w:val="22"/>
                <w:lang w:eastAsia="en-CA"/>
              </w:rPr>
            </w:pPr>
            <w:r w:rsidRPr="00CE519B">
              <w:rPr>
                <w:rFonts w:asciiTheme="minorHAnsi" w:hAnsiTheme="minorHAnsi"/>
                <w:sz w:val="22"/>
                <w:szCs w:val="22"/>
                <w:lang w:eastAsia="en-CA"/>
              </w:rPr>
              <w:t>}</w:t>
            </w:r>
          </w:p>
          <w:p w14:paraId="1ACA988B" w14:textId="77777777" w:rsidR="00667C62" w:rsidRPr="00411EBD" w:rsidRDefault="00667C62" w:rsidP="00EE2523">
            <w:pPr>
              <w:ind w:left="0"/>
              <w:rPr>
                <w:rFonts w:asciiTheme="minorHAnsi" w:hAnsiTheme="minorHAnsi"/>
                <w:sz w:val="22"/>
                <w:szCs w:val="22"/>
                <w:lang w:eastAsia="en-CA"/>
              </w:rPr>
            </w:pPr>
          </w:p>
        </w:tc>
      </w:tr>
      <w:tr w:rsidR="00667C62" w:rsidRPr="00A61AB1" w14:paraId="79DC672A"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908426"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12A9680" w14:textId="0AA5064E" w:rsidR="00667C62" w:rsidRPr="00236693" w:rsidRDefault="002A2ADB"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0</w:t>
            </w:r>
          </w:p>
        </w:tc>
      </w:tr>
      <w:tr w:rsidR="00667C62" w:rsidRPr="00A61AB1" w14:paraId="72283EB0"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76EBF14"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0EA52FD2" w14:textId="107BF0B4" w:rsidR="00667C62" w:rsidRPr="00A72B28" w:rsidRDefault="00CE519B" w:rsidP="00881CE5">
            <w:pPr>
              <w:pStyle w:val="NormalWeb"/>
              <w:spacing w:line="276" w:lineRule="auto"/>
              <w:rPr>
                <w:rFonts w:asciiTheme="minorHAnsi" w:hAnsiTheme="minorHAnsi"/>
                <w:color w:val="000000"/>
                <w:sz w:val="22"/>
                <w:szCs w:val="22"/>
                <w:lang w:val="en-CA"/>
              </w:rPr>
            </w:pPr>
            <w:r w:rsidRPr="007E4CBD">
              <w:rPr>
                <w:rFonts w:asciiTheme="minorHAnsi" w:hAnsiTheme="minorHAnsi"/>
                <w:color w:val="000000"/>
                <w:sz w:val="22"/>
                <w:szCs w:val="22"/>
                <w:lang w:val="en-US"/>
              </w:rPr>
              <w:t>Total we</w:t>
            </w:r>
            <w:r>
              <w:rPr>
                <w:rFonts w:asciiTheme="minorHAnsi" w:hAnsiTheme="minorHAnsi"/>
                <w:color w:val="000000"/>
                <w:sz w:val="22"/>
                <w:szCs w:val="22"/>
                <w:lang w:val="en-US"/>
              </w:rPr>
              <w:t>eks reported for {2</w:t>
            </w:r>
            <w:r w:rsidRPr="007E4CBD">
              <w:rPr>
                <w:rFonts w:asciiTheme="minorHAnsi" w:hAnsiTheme="minorHAnsi"/>
                <w:color w:val="000000"/>
                <w:sz w:val="22"/>
                <w:szCs w:val="22"/>
                <w:lang w:val="en-US"/>
              </w:rPr>
              <w:t xml:space="preserve">} plus weeks previously reported </w:t>
            </w:r>
            <w:r>
              <w:rPr>
                <w:rFonts w:asciiTheme="minorHAnsi" w:hAnsiTheme="minorHAnsi"/>
                <w:color w:val="000000"/>
                <w:sz w:val="22"/>
                <w:szCs w:val="22"/>
                <w:lang w:val="en-US"/>
              </w:rPr>
              <w:t xml:space="preserve">are less than </w:t>
            </w:r>
            <w:r w:rsidRPr="007E4CBD">
              <w:rPr>
                <w:rFonts w:asciiTheme="minorHAnsi" w:hAnsiTheme="minorHAnsi"/>
                <w:color w:val="000000"/>
                <w:sz w:val="22"/>
                <w:szCs w:val="22"/>
                <w:lang w:val="en-US"/>
              </w:rPr>
              <w:t xml:space="preserve">minimum weeks that should be reported.  Please review the member's record for unreported leaves or status changes.         </w:t>
            </w:r>
          </w:p>
        </w:tc>
      </w:tr>
      <w:tr w:rsidR="00667C62" w:rsidRPr="00A61AB1" w14:paraId="0695FB3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CF9D702"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7BA1EF2"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A422518" w14:textId="26C05599" w:rsidR="00667C62" w:rsidRPr="00B464B9" w:rsidRDefault="00CE519B" w:rsidP="006C3851">
            <w:pPr>
              <w:spacing w:before="60" w:after="60"/>
              <w:ind w:left="0"/>
              <w:rPr>
                <w:rFonts w:asciiTheme="minorHAnsi" w:hAnsiTheme="minorHAnsi"/>
                <w:sz w:val="22"/>
                <w:szCs w:val="22"/>
                <w:lang w:eastAsia="en-CA"/>
              </w:rPr>
            </w:pPr>
            <w:r>
              <w:rPr>
                <w:rFonts w:asciiTheme="minorHAnsi" w:hAnsiTheme="minorHAnsi"/>
                <w:sz w:val="22"/>
                <w:szCs w:val="22"/>
                <w:lang w:val="en-US"/>
              </w:rPr>
              <w:t>Total weeks reported for Reporting Year</w:t>
            </w:r>
            <w:r w:rsidRPr="007E4CBD">
              <w:rPr>
                <w:rFonts w:asciiTheme="minorHAnsi" w:hAnsiTheme="minorHAnsi"/>
                <w:sz w:val="22"/>
                <w:szCs w:val="22"/>
                <w:lang w:val="en-US"/>
              </w:rPr>
              <w:t xml:space="preserve"> plus weeks previously reported ar</w:t>
            </w:r>
            <w:r>
              <w:rPr>
                <w:rFonts w:asciiTheme="minorHAnsi" w:hAnsiTheme="minorHAnsi"/>
                <w:sz w:val="22"/>
                <w:szCs w:val="22"/>
                <w:lang w:val="en-US"/>
              </w:rPr>
              <w:t xml:space="preserve">e less than </w:t>
            </w:r>
            <w:r w:rsidRPr="007E4CBD">
              <w:rPr>
                <w:rFonts w:asciiTheme="minorHAnsi" w:hAnsiTheme="minorHAnsi"/>
                <w:sz w:val="22"/>
                <w:szCs w:val="22"/>
                <w:lang w:val="en-US"/>
              </w:rPr>
              <w:t xml:space="preserve">minimum weeks that should be reported.  Please review the member's record for unreported leaves or status changes.         </w:t>
            </w:r>
          </w:p>
        </w:tc>
      </w:tr>
      <w:tr w:rsidR="00667C62" w:rsidRPr="0085712F" w14:paraId="1F2B780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2D40DC1" w14:textId="77777777" w:rsidR="00667C62" w:rsidRPr="0085712F" w:rsidRDefault="00667C62"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C208099" w14:textId="77777777" w:rsidR="00667C62" w:rsidRDefault="00667C62" w:rsidP="006C3851">
            <w:pPr>
              <w:spacing w:before="60" w:after="60"/>
              <w:ind w:left="0"/>
              <w:rPr>
                <w:rFonts w:asciiTheme="minorHAnsi" w:hAnsiTheme="minorHAnsi" w:cs="Calibri"/>
                <w:sz w:val="22"/>
                <w:szCs w:val="22"/>
              </w:rPr>
            </w:pPr>
            <w:r>
              <w:rPr>
                <w:rFonts w:asciiTheme="minorHAnsi" w:hAnsiTheme="minorHAnsi" w:cs="Calibri"/>
                <w:sz w:val="22"/>
                <w:szCs w:val="22"/>
              </w:rPr>
              <w:t xml:space="preserve">2: </w:t>
            </w:r>
            <w:r w:rsidRPr="00FF674A">
              <w:rPr>
                <w:rFonts w:asciiTheme="minorHAnsi" w:hAnsiTheme="minorHAnsi"/>
                <w:sz w:val="22"/>
                <w:szCs w:val="22"/>
                <w:lang w:val="en-US" w:eastAsia="en-CA"/>
              </w:rPr>
              <w:t>ValidationYear</w:t>
            </w:r>
          </w:p>
          <w:p w14:paraId="65F26577" w14:textId="77777777" w:rsidR="00667C62" w:rsidRPr="007112C8" w:rsidRDefault="00667C62" w:rsidP="006C3851">
            <w:pPr>
              <w:ind w:left="0"/>
              <w:rPr>
                <w:rFonts w:asciiTheme="minorHAnsi" w:hAnsiTheme="minorHAnsi"/>
                <w:sz w:val="22"/>
                <w:szCs w:val="22"/>
                <w:lang w:eastAsia="en-CA"/>
              </w:rPr>
            </w:pPr>
            <w:r>
              <w:rPr>
                <w:rFonts w:asciiTheme="minorHAnsi" w:hAnsiTheme="minorHAnsi" w:cs="Calibri"/>
                <w:sz w:val="22"/>
                <w:szCs w:val="22"/>
              </w:rPr>
              <w:t>3: ES</w:t>
            </w:r>
          </w:p>
        </w:tc>
      </w:tr>
      <w:tr w:rsidR="00667C62" w:rsidRPr="0085712F" w14:paraId="7B4E6CD5"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A93AD3" w14:textId="77777777" w:rsidR="00667C62" w:rsidRPr="0085712F" w:rsidRDefault="00667C62"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442A205" w14:textId="3802DEB3" w:rsidR="00667C62" w:rsidRPr="006100CE" w:rsidRDefault="00C15B1F"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667C62" w:rsidRPr="0085712F" w14:paraId="106B1B4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B2317A" w14:textId="77777777" w:rsidR="00667C62" w:rsidRPr="0085712F"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120BFCD" w14:textId="77777777" w:rsidR="00667C62" w:rsidRPr="006100CE" w:rsidRDefault="00667C62" w:rsidP="006C3851">
            <w:pPr>
              <w:spacing w:before="60" w:after="60" w:line="240" w:lineRule="auto"/>
              <w:ind w:left="0"/>
              <w:rPr>
                <w:rFonts w:asciiTheme="minorHAnsi" w:hAnsiTheme="minorHAnsi"/>
                <w:sz w:val="22"/>
                <w:szCs w:val="22"/>
                <w:lang w:eastAsia="en-CA"/>
              </w:rPr>
            </w:pPr>
          </w:p>
        </w:tc>
      </w:tr>
      <w:tr w:rsidR="00667C62" w:rsidRPr="00BD7C56" w14:paraId="753CD426"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032E50" w14:textId="77777777" w:rsidR="00667C62" w:rsidRDefault="00667C6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D14AEFF" w14:textId="77777777" w:rsidR="00667C62" w:rsidRPr="0085712F" w:rsidRDefault="00667C62"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BC8AEEE" w14:textId="00FDC4EC" w:rsidR="003E09F4" w:rsidRDefault="003E09F4" w:rsidP="003E09F4">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20191001 :</w:t>
            </w:r>
          </w:p>
          <w:p w14:paraId="1726D776" w14:textId="3CF8DB26" w:rsidR="003E09F4" w:rsidRPr="003E09F4" w:rsidRDefault="003E09F4" w:rsidP="003E09F4">
            <w:pPr>
              <w:pStyle w:val="ListParagraph"/>
              <w:numPr>
                <w:ilvl w:val="0"/>
                <w:numId w:val="32"/>
              </w:numPr>
              <w:spacing w:before="60" w:after="60" w:line="240" w:lineRule="auto"/>
              <w:rPr>
                <w:rFonts w:asciiTheme="minorHAnsi" w:hAnsiTheme="minorHAnsi"/>
                <w:sz w:val="22"/>
                <w:szCs w:val="22"/>
                <w:lang w:eastAsia="en-CA"/>
              </w:rPr>
            </w:pPr>
            <w:r w:rsidRPr="003E09F4">
              <w:rPr>
                <w:rFonts w:asciiTheme="minorHAnsi" w:hAnsiTheme="minorHAnsi"/>
                <w:sz w:val="22"/>
                <w:szCs w:val="22"/>
                <w:lang w:eastAsia="en-CA"/>
              </w:rPr>
              <w:t>Removing parameter ES in the Data Import message</w:t>
            </w:r>
          </w:p>
          <w:p w14:paraId="16321BB2" w14:textId="2AEE685F" w:rsidR="002A2ADB" w:rsidRDefault="002A2ADB" w:rsidP="00D63CA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20190618 :</w:t>
            </w:r>
          </w:p>
          <w:p w14:paraId="2A124390" w14:textId="6E80F901" w:rsidR="002A2ADB" w:rsidRPr="002A2ADB" w:rsidRDefault="002A2ADB" w:rsidP="002A2AD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Updated the validation logic to apply</w:t>
            </w:r>
            <w:r w:rsidRPr="002A2ADB">
              <w:rPr>
                <w:rFonts w:asciiTheme="minorHAnsi" w:hAnsiTheme="minorHAnsi"/>
                <w:sz w:val="22"/>
                <w:szCs w:val="22"/>
                <w:lang w:eastAsia="en-CA"/>
              </w:rPr>
              <w:t xml:space="preserve"> FT &lt;65% changes </w:t>
            </w:r>
          </w:p>
          <w:p w14:paraId="78035550" w14:textId="43EA7FB5" w:rsidR="00D63CA2" w:rsidRDefault="00D63CA2" w:rsidP="00D63CA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20180717:</w:t>
            </w:r>
          </w:p>
          <w:p w14:paraId="2611129A" w14:textId="0498AB69" w:rsidR="00D63CA2" w:rsidRDefault="00D63CA2"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Updated the list of Service Break Types.</w:t>
            </w:r>
          </w:p>
          <w:p w14:paraId="5167643A"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067CE668" w14:textId="77777777" w:rsidR="00F93DA0" w:rsidRPr="00E8794C" w:rsidRDefault="00F93DA0" w:rsidP="00D63CA2">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74F1777A" w14:textId="77777777" w:rsidR="00667C62" w:rsidRDefault="00667C62" w:rsidP="006C3851">
            <w:pPr>
              <w:spacing w:before="60" w:after="60" w:line="240" w:lineRule="auto"/>
              <w:ind w:left="0"/>
              <w:rPr>
                <w:rFonts w:asciiTheme="minorHAnsi" w:hAnsiTheme="minorHAnsi"/>
                <w:sz w:val="22"/>
                <w:szCs w:val="22"/>
                <w:lang w:eastAsia="en-CA"/>
              </w:rPr>
            </w:pPr>
          </w:p>
          <w:p w14:paraId="03FA32A1" w14:textId="0AB211C2" w:rsidR="001631AF" w:rsidRDefault="001631AF" w:rsidP="001631AF">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20180227:</w:t>
            </w:r>
          </w:p>
          <w:p w14:paraId="30750EAD" w14:textId="0A93BA00" w:rsidR="001631AF" w:rsidRPr="001631AF" w:rsidRDefault="001631AF" w:rsidP="00D63CA2">
            <w:pPr>
              <w:pStyle w:val="ListParagraph"/>
              <w:numPr>
                <w:ilvl w:val="0"/>
                <w:numId w:val="32"/>
              </w:numPr>
              <w:spacing w:before="60" w:after="60" w:line="240" w:lineRule="auto"/>
              <w:rPr>
                <w:rFonts w:asciiTheme="minorHAnsi" w:hAnsiTheme="minorHAnsi"/>
                <w:sz w:val="22"/>
                <w:szCs w:val="22"/>
                <w:lang w:eastAsia="en-CA"/>
              </w:rPr>
            </w:pPr>
            <w:r w:rsidRPr="001631AF">
              <w:rPr>
                <w:rFonts w:asciiTheme="minorHAnsi" w:hAnsiTheme="minorHAnsi"/>
                <w:sz w:val="22"/>
                <w:szCs w:val="22"/>
                <w:lang w:eastAsia="en-CA"/>
              </w:rPr>
              <w:t>R</w:t>
            </w:r>
            <w:r w:rsidRPr="001631AF">
              <w:rPr>
                <w:rFonts w:asciiTheme="minorHAnsi" w:hAnsiTheme="minorHAnsi"/>
                <w:sz w:val="22"/>
                <w:szCs w:val="22"/>
                <w:lang w:val="en-US" w:eastAsia="en-CA"/>
              </w:rPr>
              <w:t>emoved section Core Data because this validation is looking at someone who is terminating within Validation Year.</w:t>
            </w:r>
          </w:p>
          <w:p w14:paraId="3293FC7F" w14:textId="77777777" w:rsidR="001631AF" w:rsidRDefault="001631AF" w:rsidP="006C3851">
            <w:pPr>
              <w:spacing w:before="60" w:after="60" w:line="240" w:lineRule="auto"/>
              <w:ind w:left="0"/>
              <w:rPr>
                <w:rFonts w:asciiTheme="minorHAnsi" w:hAnsiTheme="minorHAnsi"/>
                <w:sz w:val="22"/>
                <w:szCs w:val="22"/>
                <w:lang w:eastAsia="en-CA"/>
              </w:rPr>
            </w:pPr>
          </w:p>
          <w:p w14:paraId="0982AD3E" w14:textId="771B9A64" w:rsidR="00CE519B" w:rsidRPr="00CB6943" w:rsidRDefault="00CE519B" w:rsidP="00CE519B">
            <w:pPr>
              <w:spacing w:before="60" w:after="60" w:line="240" w:lineRule="auto"/>
              <w:ind w:left="0"/>
              <w:rPr>
                <w:rFonts w:asciiTheme="minorHAnsi" w:hAnsiTheme="minorHAnsi"/>
                <w:sz w:val="22"/>
                <w:szCs w:val="22"/>
                <w:lang w:eastAsia="en-CA"/>
              </w:rPr>
            </w:pPr>
            <w:r w:rsidRPr="00AE47E5">
              <w:rPr>
                <w:rFonts w:asciiTheme="minorHAnsi" w:hAnsiTheme="minorHAnsi"/>
                <w:sz w:val="22"/>
                <w:szCs w:val="22"/>
                <w:lang w:val="en-US" w:eastAsia="en-CA"/>
              </w:rPr>
              <w:t>Default value for MST = (0) weeks</w:t>
            </w:r>
          </w:p>
        </w:tc>
      </w:tr>
    </w:tbl>
    <w:p w14:paraId="39A3B196" w14:textId="77777777" w:rsidR="00667C62" w:rsidRPr="00BD7C56" w:rsidRDefault="00667C62" w:rsidP="00667C62">
      <w:pPr>
        <w:spacing w:before="0" w:after="0" w:line="240" w:lineRule="auto"/>
        <w:ind w:left="0"/>
      </w:pPr>
    </w:p>
    <w:p w14:paraId="6DCF42AF" w14:textId="77777777" w:rsidR="00A41C40" w:rsidRDefault="00A41C40">
      <w:pPr>
        <w:spacing w:before="0" w:after="0" w:line="240" w:lineRule="auto"/>
        <w:ind w:left="0"/>
      </w:pPr>
      <w:r>
        <w:br w:type="page"/>
      </w:r>
    </w:p>
    <w:p w14:paraId="7527FD8A" w14:textId="77777777" w:rsidR="00910737" w:rsidRPr="006B06A8" w:rsidRDefault="00910737" w:rsidP="00910737">
      <w:pPr>
        <w:pStyle w:val="Heading3"/>
      </w:pPr>
      <w:r w:rsidRPr="006B06A8">
        <w:t xml:space="preserve">Validation – </w:t>
      </w:r>
      <w:r>
        <w:t>Negative Values</w:t>
      </w:r>
    </w:p>
    <w:p w14:paraId="3F5EA434" w14:textId="77777777" w:rsidR="00A41C40" w:rsidRPr="005D2C3F" w:rsidRDefault="00A41C40" w:rsidP="00A41C40">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41C40" w14:paraId="22EA1C45"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CCE2B52"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C60A6C0" w14:textId="014A8669" w:rsidR="00A41C40" w:rsidRPr="00AF4250" w:rsidRDefault="00910737" w:rsidP="006C3851">
            <w:pPr>
              <w:pStyle w:val="Heading1"/>
              <w:rPr>
                <w:lang w:val="en-US"/>
              </w:rPr>
            </w:pPr>
            <w:bookmarkStart w:id="738" w:name="_Toc43372934"/>
            <w:r w:rsidRPr="00453318">
              <w:rPr>
                <w:rFonts w:cs="Calibri"/>
              </w:rPr>
              <w:t>B187_ NegativeValues</w:t>
            </w:r>
            <w:r>
              <w:rPr>
                <w:rFonts w:cs="Calibri"/>
              </w:rPr>
              <w:t>_Weeks</w:t>
            </w:r>
            <w:bookmarkEnd w:id="738"/>
          </w:p>
        </w:tc>
      </w:tr>
      <w:tr w:rsidR="00A41C40" w14:paraId="1115D9A8"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4B5B1C"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7F30510" w14:textId="3089613F" w:rsidR="00A41C40" w:rsidRDefault="00910737"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5959</w:t>
            </w:r>
          </w:p>
        </w:tc>
      </w:tr>
      <w:tr w:rsidR="00A41C40" w14:paraId="01751209"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E4BC745"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C284F40" w14:textId="4A8EE433" w:rsidR="00A41C40" w:rsidRDefault="00907986"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41C40" w14:paraId="19C672A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419733"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6522E4A" w14:textId="722F8C73" w:rsidR="00A41C40" w:rsidRDefault="004B2B4A"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F17C8A">
              <w:rPr>
                <w:rFonts w:asciiTheme="minorHAnsi" w:eastAsia="Times New Roman" w:hAnsiTheme="minorHAnsi" w:cs="Calibri"/>
                <w:color w:val="auto"/>
                <w:sz w:val="22"/>
                <w:szCs w:val="22"/>
                <w:vertAlign w:val="superscript"/>
                <w:lang w:eastAsia="en-CA"/>
              </w:rPr>
              <w:t>st</w:t>
            </w:r>
            <w:r w:rsidR="00A41C40">
              <w:rPr>
                <w:rFonts w:asciiTheme="minorHAnsi" w:eastAsia="Times New Roman" w:hAnsiTheme="minorHAnsi" w:cs="Calibri"/>
                <w:color w:val="auto"/>
                <w:sz w:val="22"/>
                <w:szCs w:val="22"/>
                <w:lang w:eastAsia="en-CA"/>
              </w:rPr>
              <w:t xml:space="preserve"> level validation</w:t>
            </w:r>
          </w:p>
        </w:tc>
      </w:tr>
      <w:tr w:rsidR="00A41C40" w14:paraId="3C99E549"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D2A6BB3"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F72A7BE" w14:textId="38B5B0DB" w:rsidR="00A41C40" w:rsidRPr="00CC320A" w:rsidRDefault="00910737" w:rsidP="006C3851">
            <w:pPr>
              <w:spacing w:before="60" w:after="60" w:line="240" w:lineRule="auto"/>
              <w:ind w:left="0"/>
              <w:rPr>
                <w:rFonts w:asciiTheme="minorHAnsi" w:eastAsia="Times New Roman" w:hAnsiTheme="minorHAnsi" w:cs="Calibri"/>
                <w:color w:val="auto"/>
                <w:sz w:val="22"/>
                <w:szCs w:val="22"/>
                <w:lang w:eastAsia="en-CA"/>
              </w:rPr>
            </w:pPr>
            <w:r w:rsidRPr="00453318">
              <w:rPr>
                <w:rFonts w:asciiTheme="minorHAnsi" w:eastAsia="Times New Roman" w:hAnsiTheme="minorHAnsi" w:cs="Calibri"/>
                <w:color w:val="auto"/>
                <w:sz w:val="22"/>
                <w:szCs w:val="22"/>
                <w:lang w:eastAsia="en-CA"/>
              </w:rPr>
              <w:t>Core Data</w:t>
            </w:r>
          </w:p>
        </w:tc>
      </w:tr>
      <w:tr w:rsidR="00A41C40" w14:paraId="32E4167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FE035F"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9D45C42" w14:textId="77777777" w:rsidR="00A41C40" w:rsidRDefault="00A41C40"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A41C40" w14:paraId="05A7807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33F69F6"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2D0F72E" w14:textId="77777777" w:rsidR="00A41C40" w:rsidRPr="00B464B9" w:rsidRDefault="00A41C40"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41C40" w:rsidRPr="00A61AB1" w14:paraId="31E3ABC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5F75C00"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D912385"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40C9602" w14:textId="459C1004" w:rsidR="00A41C40" w:rsidRPr="00C301FC" w:rsidRDefault="00910737" w:rsidP="006C3851">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a negative value has been provided for a value that cannot be reported as a negative.</w:t>
            </w:r>
          </w:p>
        </w:tc>
      </w:tr>
      <w:tr w:rsidR="00A41C40" w:rsidRPr="009151F9" w14:paraId="12856AA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64113F0"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28BF1E3" w14:textId="77777777" w:rsidR="00910737" w:rsidRDefault="00910737" w:rsidP="00910737">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4C7DD5F1" w14:textId="7DCB8D51" w:rsidR="00A41C40" w:rsidRPr="00411EBD" w:rsidRDefault="00910737" w:rsidP="00910737">
            <w:pPr>
              <w:ind w:left="0"/>
              <w:rPr>
                <w:rFonts w:asciiTheme="minorHAnsi" w:hAnsiTheme="minorHAnsi"/>
                <w:sz w:val="22"/>
                <w:szCs w:val="22"/>
                <w:lang w:eastAsia="en-CA"/>
              </w:rPr>
            </w:pPr>
            <w:r>
              <w:rPr>
                <w:rFonts w:asciiTheme="minorHAnsi" w:hAnsiTheme="minorHAnsi"/>
                <w:sz w:val="22"/>
                <w:szCs w:val="22"/>
                <w:lang w:eastAsia="en-CA"/>
              </w:rPr>
              <w:t>File.Weeks &lt; 0</w:t>
            </w:r>
          </w:p>
        </w:tc>
      </w:tr>
      <w:tr w:rsidR="00A41C40" w:rsidRPr="00A61AB1" w14:paraId="0EFE8708"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5A2672"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481B4B6" w14:textId="61264A3F" w:rsidR="00A41C40" w:rsidRPr="00236693" w:rsidRDefault="00C15B1F"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41C40" w:rsidRPr="00A61AB1" w14:paraId="3E650FB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58EFA5F"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927FEC1" w14:textId="688505C5" w:rsidR="00A41C40" w:rsidRPr="00A72B28" w:rsidRDefault="00910737" w:rsidP="006C3851">
            <w:pPr>
              <w:pStyle w:val="NormalWeb"/>
              <w:spacing w:line="276" w:lineRule="auto"/>
              <w:rPr>
                <w:rFonts w:asciiTheme="minorHAnsi" w:hAnsiTheme="minorHAnsi"/>
                <w:color w:val="000000"/>
                <w:sz w:val="22"/>
                <w:szCs w:val="22"/>
                <w:lang w:val="en-CA"/>
              </w:rPr>
            </w:pPr>
            <w:r w:rsidRPr="006100CE">
              <w:rPr>
                <w:rFonts w:asciiTheme="minorHAnsi" w:hAnsiTheme="minorHAnsi"/>
                <w:color w:val="000000"/>
                <w:sz w:val="22"/>
                <w:szCs w:val="22"/>
                <w:lang w:val="en-CA"/>
              </w:rPr>
              <w:t>Negative value cannot be reported for {</w:t>
            </w:r>
            <w:r>
              <w:rPr>
                <w:rFonts w:asciiTheme="minorHAnsi" w:hAnsiTheme="minorHAnsi"/>
                <w:color w:val="000000"/>
                <w:sz w:val="22"/>
                <w:szCs w:val="22"/>
                <w:lang w:val="en-CA"/>
              </w:rPr>
              <w:t>0</w:t>
            </w:r>
            <w:r w:rsidRPr="006100CE">
              <w:rPr>
                <w:rFonts w:asciiTheme="minorHAnsi" w:hAnsiTheme="minorHAnsi"/>
                <w:color w:val="000000"/>
                <w:sz w:val="22"/>
                <w:szCs w:val="22"/>
                <w:lang w:val="en-CA"/>
              </w:rPr>
              <w:t xml:space="preserve">}.  </w:t>
            </w:r>
          </w:p>
        </w:tc>
      </w:tr>
      <w:tr w:rsidR="00A41C40" w:rsidRPr="00A61AB1" w14:paraId="5C8C4D59"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6181AD9"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5CAC1FD"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E80C180" w14:textId="3DEF5B1E" w:rsidR="00A41C40" w:rsidRPr="00B464B9" w:rsidRDefault="00910737" w:rsidP="006C3851">
            <w:pPr>
              <w:spacing w:before="60" w:after="60"/>
              <w:ind w:left="0"/>
              <w:rPr>
                <w:rFonts w:asciiTheme="minorHAnsi" w:hAnsiTheme="minorHAnsi"/>
                <w:sz w:val="22"/>
                <w:szCs w:val="22"/>
                <w:lang w:eastAsia="en-CA"/>
              </w:rPr>
            </w:pPr>
            <w:r w:rsidRPr="006100CE">
              <w:rPr>
                <w:rFonts w:asciiTheme="minorHAnsi" w:hAnsiTheme="minorHAnsi"/>
                <w:sz w:val="22"/>
                <w:szCs w:val="22"/>
              </w:rPr>
              <w:t>Negativ</w:t>
            </w:r>
            <w:r>
              <w:rPr>
                <w:rFonts w:asciiTheme="minorHAnsi" w:hAnsiTheme="minorHAnsi"/>
                <w:sz w:val="22"/>
                <w:szCs w:val="22"/>
              </w:rPr>
              <w:t>e value cannot be reported for Weeks</w:t>
            </w:r>
            <w:r w:rsidRPr="006100CE">
              <w:rPr>
                <w:rFonts w:asciiTheme="minorHAnsi" w:hAnsiTheme="minorHAnsi"/>
                <w:sz w:val="22"/>
                <w:szCs w:val="22"/>
              </w:rPr>
              <w:t xml:space="preserve">.  </w:t>
            </w:r>
          </w:p>
        </w:tc>
      </w:tr>
      <w:tr w:rsidR="00A41C40" w:rsidRPr="0085712F" w14:paraId="66F25AF8"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D80474C" w14:textId="77777777" w:rsidR="00A41C40" w:rsidRPr="0085712F" w:rsidRDefault="00A41C40"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C40A478" w14:textId="3DD0D69F" w:rsidR="00A41C40" w:rsidRPr="007112C8" w:rsidRDefault="00910737" w:rsidP="006C3851">
            <w:pPr>
              <w:ind w:left="0"/>
              <w:rPr>
                <w:rFonts w:asciiTheme="minorHAnsi" w:hAnsiTheme="minorHAnsi"/>
                <w:sz w:val="22"/>
                <w:szCs w:val="22"/>
                <w:lang w:eastAsia="en-CA"/>
              </w:rPr>
            </w:pPr>
            <w:r>
              <w:rPr>
                <w:rFonts w:asciiTheme="minorHAnsi" w:hAnsiTheme="minorHAnsi" w:cs="Calibri"/>
                <w:color w:val="auto"/>
                <w:sz w:val="22"/>
                <w:szCs w:val="22"/>
              </w:rPr>
              <w:t>0: File.</w:t>
            </w:r>
            <w:r>
              <w:rPr>
                <w:rFonts w:asciiTheme="minorHAnsi" w:hAnsiTheme="minorHAnsi"/>
                <w:sz w:val="22"/>
                <w:szCs w:val="22"/>
                <w:lang w:eastAsia="en-CA"/>
              </w:rPr>
              <w:t xml:space="preserve">Weeks  </w:t>
            </w:r>
          </w:p>
        </w:tc>
      </w:tr>
      <w:tr w:rsidR="00A41C40" w:rsidRPr="0085712F" w14:paraId="593C8BA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A98D1F4" w14:textId="77777777" w:rsidR="00A41C40" w:rsidRPr="0085712F" w:rsidRDefault="00A41C40"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3BB7321" w14:textId="14FB4F32" w:rsidR="00A41C40" w:rsidRPr="006100CE" w:rsidRDefault="00C15B1F"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41C40" w:rsidRPr="0085712F" w14:paraId="1F2FA648"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C5AD1B" w14:textId="77777777" w:rsidR="00A41C40" w:rsidRPr="0085712F"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48EA3D2" w14:textId="77777777" w:rsidR="00A41C40" w:rsidRPr="006100CE" w:rsidRDefault="00A41C40" w:rsidP="006C3851">
            <w:pPr>
              <w:spacing w:before="60" w:after="60" w:line="240" w:lineRule="auto"/>
              <w:ind w:left="0"/>
              <w:rPr>
                <w:rFonts w:asciiTheme="minorHAnsi" w:hAnsiTheme="minorHAnsi"/>
                <w:sz w:val="22"/>
                <w:szCs w:val="22"/>
                <w:lang w:eastAsia="en-CA"/>
              </w:rPr>
            </w:pPr>
          </w:p>
        </w:tc>
      </w:tr>
      <w:tr w:rsidR="00A41C40" w:rsidRPr="00BD7C56" w14:paraId="19045C2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0ACD6F" w14:textId="77777777" w:rsidR="00A41C40" w:rsidRDefault="00A41C40"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377D46B" w14:textId="77777777" w:rsidR="00A41C40" w:rsidRPr="0085712F" w:rsidRDefault="00A41C40"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D882105" w14:textId="780C1B39" w:rsidR="00667DB8" w:rsidRDefault="00667DB8"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20180412:</w:t>
            </w:r>
          </w:p>
          <w:p w14:paraId="608C2D95" w14:textId="6C757ABD" w:rsidR="00667DB8" w:rsidRPr="00E8794C" w:rsidRDefault="00667DB8"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Changed validation level, since it has been configured as an input validation.</w:t>
            </w:r>
          </w:p>
          <w:p w14:paraId="037D5FFC" w14:textId="77777777" w:rsidR="00667DB8" w:rsidRDefault="00667DB8" w:rsidP="00F93DA0">
            <w:pPr>
              <w:spacing w:before="60" w:after="60" w:line="240" w:lineRule="auto"/>
              <w:ind w:left="0"/>
              <w:rPr>
                <w:rFonts w:asciiTheme="minorHAnsi" w:hAnsiTheme="minorHAnsi"/>
                <w:sz w:val="22"/>
                <w:szCs w:val="22"/>
                <w:lang w:eastAsia="en-CA"/>
              </w:rPr>
            </w:pPr>
          </w:p>
          <w:p w14:paraId="009FD563"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0EC9F3E3" w14:textId="77777777" w:rsidR="00F93DA0" w:rsidRPr="00E8794C" w:rsidRDefault="00F93DA0"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05F4BD07" w14:textId="0FA94FBB" w:rsidR="00A41C40" w:rsidRPr="00CB6943" w:rsidRDefault="00A41C40" w:rsidP="006C3851">
            <w:pPr>
              <w:spacing w:before="60" w:after="60" w:line="240" w:lineRule="auto"/>
              <w:ind w:left="0"/>
              <w:rPr>
                <w:rFonts w:asciiTheme="minorHAnsi" w:hAnsiTheme="minorHAnsi"/>
                <w:sz w:val="22"/>
                <w:szCs w:val="22"/>
                <w:lang w:eastAsia="en-CA"/>
              </w:rPr>
            </w:pPr>
          </w:p>
        </w:tc>
      </w:tr>
    </w:tbl>
    <w:p w14:paraId="574F4CBB" w14:textId="7BD7E6D6" w:rsidR="00A41C40" w:rsidRPr="00BD7C56" w:rsidRDefault="00A41C40" w:rsidP="00A41C40">
      <w:pPr>
        <w:spacing w:before="0" w:after="0" w:line="240" w:lineRule="auto"/>
        <w:ind w:left="0"/>
      </w:pPr>
    </w:p>
    <w:p w14:paraId="1AB3CB56" w14:textId="77777777" w:rsidR="00AD3C11" w:rsidRDefault="00AD3C11">
      <w:pPr>
        <w:spacing w:before="0" w:after="0" w:line="240" w:lineRule="auto"/>
        <w:ind w:left="0"/>
      </w:pPr>
      <w:r>
        <w:br w:type="page"/>
      </w:r>
    </w:p>
    <w:p w14:paraId="7E8C7183" w14:textId="77777777" w:rsidR="00AD3C11" w:rsidRPr="006B06A8" w:rsidRDefault="00AD3C11" w:rsidP="00AD3C11">
      <w:pPr>
        <w:pStyle w:val="Heading3"/>
      </w:pPr>
      <w:r w:rsidRPr="006B06A8">
        <w:t xml:space="preserve">Validation – </w:t>
      </w:r>
      <w:r>
        <w:t>Negative Values</w:t>
      </w:r>
    </w:p>
    <w:p w14:paraId="6CEBB589" w14:textId="77777777" w:rsidR="00AD3C11" w:rsidRPr="005D2C3F" w:rsidRDefault="00AD3C11" w:rsidP="00AD3C11">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D3C11" w14:paraId="43C4B99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9A027DB"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025C35F" w14:textId="4C419442" w:rsidR="00AD3C11" w:rsidRPr="00AF4250" w:rsidRDefault="00AD3C11" w:rsidP="006C3851">
            <w:pPr>
              <w:pStyle w:val="Heading1"/>
              <w:rPr>
                <w:lang w:val="en-US"/>
              </w:rPr>
            </w:pPr>
            <w:bookmarkStart w:id="739" w:name="_Toc43372935"/>
            <w:r w:rsidRPr="00453318">
              <w:rPr>
                <w:rFonts w:cs="Calibri"/>
              </w:rPr>
              <w:t>B187_ NegativeValues</w:t>
            </w:r>
            <w:r>
              <w:rPr>
                <w:rFonts w:cs="Calibri"/>
              </w:rPr>
              <w:t>_WeeksCurrentYear</w:t>
            </w:r>
            <w:bookmarkEnd w:id="739"/>
          </w:p>
        </w:tc>
      </w:tr>
      <w:tr w:rsidR="00AD3C11" w14:paraId="76CD9990"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1020BB"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EC4967A" w14:textId="0B6E5BDF" w:rsidR="00AD3C11" w:rsidRDefault="00AD3C11"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9099</w:t>
            </w:r>
          </w:p>
        </w:tc>
      </w:tr>
      <w:tr w:rsidR="00AD3C11" w14:paraId="18E6924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8921F2"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FE82BD6" w14:textId="4C474E95" w:rsidR="00AD3C11" w:rsidRDefault="00EE4A87"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D3C11" w14:paraId="77759D6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875A7B"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3A6F79A" w14:textId="23B2B732" w:rsidR="00AD3C11" w:rsidRDefault="004B2B4A"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CE62CA">
              <w:rPr>
                <w:rFonts w:asciiTheme="minorHAnsi" w:eastAsia="Times New Roman" w:hAnsiTheme="minorHAnsi" w:cs="Calibri"/>
                <w:color w:val="auto"/>
                <w:sz w:val="22"/>
                <w:szCs w:val="22"/>
                <w:vertAlign w:val="superscript"/>
                <w:lang w:eastAsia="en-CA"/>
              </w:rPr>
              <w:t>s</w:t>
            </w:r>
            <w:r>
              <w:rPr>
                <w:rFonts w:asciiTheme="minorHAnsi" w:eastAsia="Times New Roman" w:hAnsiTheme="minorHAnsi" w:cs="Calibri"/>
                <w:color w:val="auto"/>
                <w:sz w:val="22"/>
                <w:szCs w:val="22"/>
                <w:vertAlign w:val="superscript"/>
                <w:lang w:eastAsia="en-CA"/>
              </w:rPr>
              <w:t>t</w:t>
            </w:r>
            <w:r w:rsidR="00AD3C11">
              <w:rPr>
                <w:rFonts w:asciiTheme="minorHAnsi" w:eastAsia="Times New Roman" w:hAnsiTheme="minorHAnsi" w:cs="Calibri"/>
                <w:color w:val="auto"/>
                <w:sz w:val="22"/>
                <w:szCs w:val="22"/>
                <w:lang w:eastAsia="en-CA"/>
              </w:rPr>
              <w:t xml:space="preserve"> level validation</w:t>
            </w:r>
          </w:p>
        </w:tc>
      </w:tr>
      <w:tr w:rsidR="00AD3C11" w14:paraId="2BB7B086"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6240C59"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FFA9875" w14:textId="29F6D8EC" w:rsidR="00AD3C11" w:rsidRPr="00CC320A" w:rsidRDefault="00AD3C11" w:rsidP="006C3851">
            <w:pPr>
              <w:spacing w:before="60" w:after="60" w:line="240" w:lineRule="auto"/>
              <w:ind w:left="0"/>
              <w:rPr>
                <w:rFonts w:asciiTheme="minorHAnsi" w:eastAsia="Times New Roman" w:hAnsiTheme="minorHAnsi" w:cs="Calibri"/>
                <w:color w:val="auto"/>
                <w:sz w:val="22"/>
                <w:szCs w:val="22"/>
                <w:lang w:eastAsia="en-CA"/>
              </w:rPr>
            </w:pPr>
            <w:r w:rsidRPr="00453318">
              <w:rPr>
                <w:rFonts w:asciiTheme="minorHAnsi" w:eastAsia="Times New Roman" w:hAnsiTheme="minorHAnsi" w:cs="Calibri"/>
                <w:color w:val="auto"/>
                <w:sz w:val="22"/>
                <w:szCs w:val="22"/>
                <w:lang w:eastAsia="en-CA"/>
              </w:rPr>
              <w:t>Events</w:t>
            </w:r>
          </w:p>
        </w:tc>
      </w:tr>
      <w:tr w:rsidR="00AD3C11" w14:paraId="481CBB56"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FBCD5C"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702239B" w14:textId="77777777" w:rsidR="00AD3C11" w:rsidRDefault="00AD3C11"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AD3C11" w14:paraId="3DDEC88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14BBDC4"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1BBD4C8" w14:textId="77777777" w:rsidR="00AD3C11" w:rsidRPr="00B464B9" w:rsidRDefault="00AD3C11"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D3C11" w:rsidRPr="00A61AB1" w14:paraId="72120AB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C0EFDD"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2BEC9ED"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C555E5D" w14:textId="77777777" w:rsidR="00AD3C11" w:rsidRPr="00C301FC" w:rsidRDefault="00AD3C11" w:rsidP="006C3851">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a negative value has been provided for a value that cannot be reported as a negative.</w:t>
            </w:r>
          </w:p>
        </w:tc>
      </w:tr>
      <w:tr w:rsidR="00AD3C11" w:rsidRPr="009151F9" w14:paraId="0D6595F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933300E"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A93AA5D" w14:textId="77777777" w:rsidR="00AD3C11" w:rsidRDefault="00AD3C11" w:rsidP="00AD3C11">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2CCE9CE4" w14:textId="21B5FE03" w:rsidR="00AD3C11" w:rsidRPr="00411EBD" w:rsidRDefault="00AD3C11" w:rsidP="00AD3C11">
            <w:pPr>
              <w:ind w:left="1440"/>
              <w:rPr>
                <w:rFonts w:asciiTheme="minorHAnsi" w:hAnsiTheme="minorHAnsi"/>
                <w:sz w:val="22"/>
                <w:szCs w:val="22"/>
                <w:lang w:eastAsia="en-CA"/>
              </w:rPr>
            </w:pPr>
            <w:r>
              <w:rPr>
                <w:rFonts w:asciiTheme="minorHAnsi" w:hAnsiTheme="minorHAnsi"/>
                <w:sz w:val="22"/>
                <w:szCs w:val="22"/>
                <w:lang w:eastAsia="en-CA"/>
              </w:rPr>
              <w:t xml:space="preserve">File.Weeks_CurrentYear &lt; 0 </w:t>
            </w:r>
          </w:p>
        </w:tc>
      </w:tr>
      <w:tr w:rsidR="00AD3C11" w:rsidRPr="00A61AB1" w14:paraId="1600BEC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380FD6"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AC4410F" w14:textId="0819F1C2" w:rsidR="00AD3C11" w:rsidRPr="00236693" w:rsidRDefault="00C15B1F"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D3C11" w:rsidRPr="00A61AB1" w14:paraId="7E4801F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5A2D7F1"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3430C9F" w14:textId="77777777" w:rsidR="00AD3C11" w:rsidRPr="00A72B28" w:rsidRDefault="00AD3C11" w:rsidP="006C3851">
            <w:pPr>
              <w:pStyle w:val="NormalWeb"/>
              <w:spacing w:line="276" w:lineRule="auto"/>
              <w:rPr>
                <w:rFonts w:asciiTheme="minorHAnsi" w:hAnsiTheme="minorHAnsi"/>
                <w:color w:val="000000"/>
                <w:sz w:val="22"/>
                <w:szCs w:val="22"/>
                <w:lang w:val="en-CA"/>
              </w:rPr>
            </w:pPr>
            <w:r w:rsidRPr="006100CE">
              <w:rPr>
                <w:rFonts w:asciiTheme="minorHAnsi" w:hAnsiTheme="minorHAnsi"/>
                <w:color w:val="000000"/>
                <w:sz w:val="22"/>
                <w:szCs w:val="22"/>
                <w:lang w:val="en-CA"/>
              </w:rPr>
              <w:t>Negative value cannot be reported for {</w:t>
            </w:r>
            <w:r>
              <w:rPr>
                <w:rFonts w:asciiTheme="minorHAnsi" w:hAnsiTheme="minorHAnsi"/>
                <w:color w:val="000000"/>
                <w:sz w:val="22"/>
                <w:szCs w:val="22"/>
                <w:lang w:val="en-CA"/>
              </w:rPr>
              <w:t>0</w:t>
            </w:r>
            <w:r w:rsidRPr="006100CE">
              <w:rPr>
                <w:rFonts w:asciiTheme="minorHAnsi" w:hAnsiTheme="minorHAnsi"/>
                <w:color w:val="000000"/>
                <w:sz w:val="22"/>
                <w:szCs w:val="22"/>
                <w:lang w:val="en-CA"/>
              </w:rPr>
              <w:t xml:space="preserve">}.  </w:t>
            </w:r>
          </w:p>
        </w:tc>
      </w:tr>
      <w:tr w:rsidR="00AD3C11" w:rsidRPr="00A61AB1" w14:paraId="012B4BCA"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B7FF7CF"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75297F0"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69BC6EC" w14:textId="30DC6DB5" w:rsidR="00AD3C11" w:rsidRPr="00B464B9" w:rsidRDefault="00AD3C11" w:rsidP="006C3851">
            <w:pPr>
              <w:spacing w:before="60" w:after="60"/>
              <w:ind w:left="0"/>
              <w:rPr>
                <w:rFonts w:asciiTheme="minorHAnsi" w:hAnsiTheme="minorHAnsi"/>
                <w:sz w:val="22"/>
                <w:szCs w:val="22"/>
                <w:lang w:eastAsia="en-CA"/>
              </w:rPr>
            </w:pPr>
            <w:r w:rsidRPr="006100CE">
              <w:rPr>
                <w:rFonts w:asciiTheme="minorHAnsi" w:hAnsiTheme="minorHAnsi"/>
                <w:sz w:val="22"/>
                <w:szCs w:val="22"/>
              </w:rPr>
              <w:t>Negative</w:t>
            </w:r>
            <w:r>
              <w:rPr>
                <w:rFonts w:asciiTheme="minorHAnsi" w:hAnsiTheme="minorHAnsi"/>
                <w:sz w:val="22"/>
                <w:szCs w:val="22"/>
              </w:rPr>
              <w:t xml:space="preserve"> value cannot be reported for Weeks Current Year</w:t>
            </w:r>
            <w:r w:rsidRPr="006100CE">
              <w:rPr>
                <w:rFonts w:asciiTheme="minorHAnsi" w:hAnsiTheme="minorHAnsi"/>
                <w:sz w:val="22"/>
                <w:szCs w:val="22"/>
              </w:rPr>
              <w:t xml:space="preserve">.  </w:t>
            </w:r>
          </w:p>
        </w:tc>
      </w:tr>
      <w:tr w:rsidR="00AD3C11" w:rsidRPr="0085712F" w14:paraId="7F90A27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507481D" w14:textId="77777777" w:rsidR="00AD3C11" w:rsidRPr="0085712F" w:rsidRDefault="00AD3C11"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3668888" w14:textId="732B54F7" w:rsidR="00AD3C11" w:rsidRPr="007112C8" w:rsidRDefault="00AD3C11" w:rsidP="006C3851">
            <w:pPr>
              <w:ind w:left="0"/>
              <w:rPr>
                <w:rFonts w:asciiTheme="minorHAnsi" w:hAnsiTheme="minorHAnsi"/>
                <w:sz w:val="22"/>
                <w:szCs w:val="22"/>
                <w:lang w:eastAsia="en-CA"/>
              </w:rPr>
            </w:pPr>
            <w:r>
              <w:rPr>
                <w:rFonts w:asciiTheme="minorHAnsi" w:hAnsiTheme="minorHAnsi" w:cs="Calibri"/>
                <w:color w:val="auto"/>
                <w:sz w:val="22"/>
                <w:szCs w:val="22"/>
              </w:rPr>
              <w:t xml:space="preserve">0: </w:t>
            </w:r>
            <w:r>
              <w:rPr>
                <w:rFonts w:asciiTheme="minorHAnsi" w:hAnsiTheme="minorHAnsi"/>
                <w:sz w:val="22"/>
                <w:szCs w:val="22"/>
                <w:lang w:eastAsia="en-CA"/>
              </w:rPr>
              <w:t>File.Weeks_CurrentYear</w:t>
            </w:r>
          </w:p>
        </w:tc>
      </w:tr>
      <w:tr w:rsidR="00AD3C11" w:rsidRPr="0085712F" w14:paraId="337B81C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AB6BAD9" w14:textId="77777777" w:rsidR="00AD3C11" w:rsidRPr="0085712F" w:rsidRDefault="00AD3C11"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F2B196E" w14:textId="665C429E" w:rsidR="00AD3C11" w:rsidRPr="006100CE" w:rsidRDefault="00C15B1F"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D3C11" w:rsidRPr="0085712F" w14:paraId="370E7BA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42F8498" w14:textId="77777777" w:rsidR="00AD3C11" w:rsidRPr="0085712F"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DFE7D01" w14:textId="77777777" w:rsidR="00AD3C11" w:rsidRPr="006100CE" w:rsidRDefault="00AD3C11" w:rsidP="006C3851">
            <w:pPr>
              <w:spacing w:before="60" w:after="60" w:line="240" w:lineRule="auto"/>
              <w:ind w:left="0"/>
              <w:rPr>
                <w:rFonts w:asciiTheme="minorHAnsi" w:hAnsiTheme="minorHAnsi"/>
                <w:sz w:val="22"/>
                <w:szCs w:val="22"/>
                <w:lang w:eastAsia="en-CA"/>
              </w:rPr>
            </w:pPr>
          </w:p>
        </w:tc>
      </w:tr>
      <w:tr w:rsidR="00AD3C11" w:rsidRPr="00BD7C56" w14:paraId="3291D535"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A9E1C0"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D464BCE" w14:textId="77777777" w:rsidR="00AD3C11" w:rsidRPr="0085712F" w:rsidRDefault="00AD3C11"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161CD59" w14:textId="77777777" w:rsidR="00667DB8" w:rsidRDefault="00667DB8" w:rsidP="00667DB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20180412:</w:t>
            </w:r>
          </w:p>
          <w:p w14:paraId="600FAEF0" w14:textId="77777777" w:rsidR="00667DB8" w:rsidRPr="00E8794C" w:rsidRDefault="00667DB8"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Changed validation level, since it has been configured as an input validation.</w:t>
            </w:r>
          </w:p>
          <w:p w14:paraId="11F36476" w14:textId="77777777" w:rsidR="00667DB8" w:rsidRDefault="00667DB8" w:rsidP="00F93DA0">
            <w:pPr>
              <w:spacing w:before="60" w:after="60" w:line="240" w:lineRule="auto"/>
              <w:ind w:left="0"/>
              <w:rPr>
                <w:rFonts w:asciiTheme="minorHAnsi" w:hAnsiTheme="minorHAnsi"/>
                <w:sz w:val="22"/>
                <w:szCs w:val="22"/>
                <w:lang w:eastAsia="en-CA"/>
              </w:rPr>
            </w:pPr>
          </w:p>
          <w:p w14:paraId="749DF26D"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6A6A3652" w14:textId="77777777" w:rsidR="00F93DA0" w:rsidRPr="00E8794C" w:rsidRDefault="00F93DA0"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5E7B12EC" w14:textId="77777777" w:rsidR="00AD3C11" w:rsidRPr="00CB6943" w:rsidRDefault="00AD3C11" w:rsidP="006C3851">
            <w:pPr>
              <w:spacing w:before="60" w:after="60" w:line="240" w:lineRule="auto"/>
              <w:ind w:left="0"/>
              <w:rPr>
                <w:rFonts w:asciiTheme="minorHAnsi" w:hAnsiTheme="minorHAnsi"/>
                <w:sz w:val="22"/>
                <w:szCs w:val="22"/>
                <w:lang w:eastAsia="en-CA"/>
              </w:rPr>
            </w:pPr>
          </w:p>
        </w:tc>
      </w:tr>
    </w:tbl>
    <w:p w14:paraId="1FAD1431" w14:textId="77777777" w:rsidR="00AD3C11" w:rsidRPr="00BD7C56" w:rsidRDefault="00AD3C11" w:rsidP="00AD3C11">
      <w:pPr>
        <w:spacing w:before="0" w:after="0" w:line="240" w:lineRule="auto"/>
        <w:ind w:left="0"/>
      </w:pPr>
    </w:p>
    <w:p w14:paraId="7CE56404" w14:textId="77777777" w:rsidR="00AD3C11" w:rsidRDefault="00AD3C11">
      <w:pPr>
        <w:spacing w:before="0" w:after="0" w:line="240" w:lineRule="auto"/>
        <w:ind w:left="0"/>
      </w:pPr>
      <w:r>
        <w:br w:type="page"/>
      </w:r>
    </w:p>
    <w:p w14:paraId="4BD59DC6" w14:textId="77777777" w:rsidR="00AD3C11" w:rsidRPr="006B06A8" w:rsidRDefault="00AD3C11" w:rsidP="00AD3C11">
      <w:pPr>
        <w:pStyle w:val="Heading3"/>
      </w:pPr>
      <w:r w:rsidRPr="006B06A8">
        <w:t xml:space="preserve">Validation – </w:t>
      </w:r>
      <w:r>
        <w:t>Negative Values</w:t>
      </w:r>
    </w:p>
    <w:p w14:paraId="5D129583" w14:textId="77777777" w:rsidR="00AD3C11" w:rsidRPr="005D2C3F" w:rsidRDefault="00AD3C11" w:rsidP="00AD3C11">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D3C11" w14:paraId="38471FB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CFEA19A"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F8A50B6" w14:textId="1BB985CD" w:rsidR="00AD3C11" w:rsidRPr="00AF4250" w:rsidRDefault="00AD3C11" w:rsidP="006C3851">
            <w:pPr>
              <w:pStyle w:val="Heading1"/>
              <w:rPr>
                <w:lang w:val="en-US"/>
              </w:rPr>
            </w:pPr>
            <w:bookmarkStart w:id="740" w:name="_Toc43372936"/>
            <w:r w:rsidRPr="00453318">
              <w:rPr>
                <w:rFonts w:cs="Calibri"/>
              </w:rPr>
              <w:t>B187_ NegativeValues</w:t>
            </w:r>
            <w:r>
              <w:rPr>
                <w:rFonts w:cs="Calibri"/>
              </w:rPr>
              <w:t>_</w:t>
            </w:r>
            <w:r w:rsidRPr="004A5C7C">
              <w:rPr>
                <w:rFonts w:cs="Calibri"/>
                <w:color w:val="auto"/>
              </w:rPr>
              <w:t>TotalWeeksPaid</w:t>
            </w:r>
            <w:bookmarkEnd w:id="740"/>
          </w:p>
        </w:tc>
      </w:tr>
      <w:tr w:rsidR="00AD3C11" w14:paraId="4447976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97D7BE"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B3C52F7" w14:textId="6448D5B6" w:rsidR="00AD3C11" w:rsidRDefault="00AD3C11"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6586</w:t>
            </w:r>
          </w:p>
        </w:tc>
      </w:tr>
      <w:tr w:rsidR="00AD3C11" w14:paraId="536FE5A7"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98779A6"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D529020" w14:textId="669E761B" w:rsidR="00AD3C11" w:rsidRDefault="00EE4A87"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D3C11" w14:paraId="1C50E425"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6CA2332"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3B4DB61" w14:textId="76978E6C" w:rsidR="00AD3C11" w:rsidRDefault="004B2B4A"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CE62CA">
              <w:rPr>
                <w:rFonts w:asciiTheme="minorHAnsi" w:eastAsia="Times New Roman" w:hAnsiTheme="minorHAnsi" w:cs="Calibri"/>
                <w:color w:val="auto"/>
                <w:sz w:val="22"/>
                <w:szCs w:val="22"/>
                <w:vertAlign w:val="superscript"/>
                <w:lang w:eastAsia="en-CA"/>
              </w:rPr>
              <w:t>s</w:t>
            </w:r>
            <w:r>
              <w:rPr>
                <w:rFonts w:asciiTheme="minorHAnsi" w:eastAsia="Times New Roman" w:hAnsiTheme="minorHAnsi" w:cs="Calibri"/>
                <w:color w:val="auto"/>
                <w:sz w:val="22"/>
                <w:szCs w:val="22"/>
                <w:vertAlign w:val="superscript"/>
                <w:lang w:eastAsia="en-CA"/>
              </w:rPr>
              <w:t>t</w:t>
            </w:r>
            <w:r w:rsidR="00AD3C11">
              <w:rPr>
                <w:rFonts w:asciiTheme="minorHAnsi" w:eastAsia="Times New Roman" w:hAnsiTheme="minorHAnsi" w:cs="Calibri"/>
                <w:color w:val="auto"/>
                <w:sz w:val="22"/>
                <w:szCs w:val="22"/>
                <w:lang w:eastAsia="en-CA"/>
              </w:rPr>
              <w:t xml:space="preserve"> level validation</w:t>
            </w:r>
          </w:p>
        </w:tc>
      </w:tr>
      <w:tr w:rsidR="00AD3C11" w14:paraId="31EB5047"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64D12FD"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5DE72EA" w14:textId="64802FC7" w:rsidR="00AD3C11" w:rsidRPr="00CC320A" w:rsidRDefault="00AD3C11" w:rsidP="006C3851">
            <w:pPr>
              <w:spacing w:before="60" w:after="60" w:line="240" w:lineRule="auto"/>
              <w:ind w:left="0"/>
              <w:rPr>
                <w:rFonts w:asciiTheme="minorHAnsi" w:eastAsia="Times New Roman" w:hAnsiTheme="minorHAnsi" w:cs="Calibri"/>
                <w:color w:val="auto"/>
                <w:sz w:val="22"/>
                <w:szCs w:val="22"/>
                <w:lang w:eastAsia="en-CA"/>
              </w:rPr>
            </w:pPr>
            <w:r w:rsidRPr="00453318">
              <w:rPr>
                <w:rFonts w:asciiTheme="minorHAnsi" w:eastAsia="Times New Roman" w:hAnsiTheme="minorHAnsi" w:cs="Calibri"/>
                <w:color w:val="auto"/>
                <w:sz w:val="22"/>
                <w:szCs w:val="22"/>
                <w:lang w:eastAsia="en-CA"/>
              </w:rPr>
              <w:t>Contributory Leaves</w:t>
            </w:r>
          </w:p>
        </w:tc>
      </w:tr>
      <w:tr w:rsidR="00AD3C11" w14:paraId="7BBB4F77"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738265"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95E24ED" w14:textId="77777777" w:rsidR="00AD3C11" w:rsidRDefault="00AD3C11"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AD3C11" w14:paraId="6D8F97C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BE49159"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AA8ECC1" w14:textId="77777777" w:rsidR="00AD3C11" w:rsidRPr="00B464B9" w:rsidRDefault="00AD3C11"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D3C11" w:rsidRPr="00A61AB1" w14:paraId="5F61CD2B"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8BDB9AE"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18917B5"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35F703D" w14:textId="77777777" w:rsidR="00AD3C11" w:rsidRPr="00C301FC" w:rsidRDefault="00AD3C11" w:rsidP="006C3851">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a negative value has been provided for a value that cannot be reported as a negative.</w:t>
            </w:r>
          </w:p>
        </w:tc>
      </w:tr>
      <w:tr w:rsidR="00AD3C11" w:rsidRPr="009151F9" w14:paraId="5173563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608D1DF"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3BFA855" w14:textId="77777777" w:rsidR="00AD3C11" w:rsidRPr="00BB32B7" w:rsidRDefault="00AD3C11" w:rsidP="00AD3C11">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4907F5F3" w14:textId="0AA981F3" w:rsidR="00AD3C11" w:rsidRPr="00411EBD" w:rsidRDefault="00AD3C11" w:rsidP="00AD3C11">
            <w:pPr>
              <w:ind w:left="1440"/>
              <w:rPr>
                <w:rFonts w:asciiTheme="minorHAnsi" w:hAnsiTheme="minorHAnsi"/>
                <w:sz w:val="22"/>
                <w:szCs w:val="22"/>
                <w:lang w:eastAsia="en-CA"/>
              </w:rPr>
            </w:pPr>
            <w:r>
              <w:rPr>
                <w:rFonts w:asciiTheme="minorHAnsi" w:hAnsiTheme="minorHAnsi"/>
                <w:sz w:val="22"/>
                <w:szCs w:val="22"/>
                <w:lang w:eastAsia="en-CA"/>
              </w:rPr>
              <w:t>File.TotalWeeks</w:t>
            </w:r>
            <w:r w:rsidRPr="006100CE">
              <w:rPr>
                <w:rFonts w:asciiTheme="minorHAnsi" w:hAnsiTheme="minorHAnsi"/>
                <w:sz w:val="22"/>
                <w:szCs w:val="22"/>
                <w:lang w:eastAsia="en-CA"/>
              </w:rPr>
              <w:t>Paid</w:t>
            </w:r>
            <w:r>
              <w:rPr>
                <w:rFonts w:asciiTheme="minorHAnsi" w:hAnsiTheme="minorHAnsi"/>
                <w:sz w:val="22"/>
                <w:szCs w:val="22"/>
                <w:lang w:eastAsia="en-CA"/>
              </w:rPr>
              <w:t xml:space="preserve"> &lt; 0</w:t>
            </w:r>
          </w:p>
        </w:tc>
      </w:tr>
      <w:tr w:rsidR="00AD3C11" w:rsidRPr="00A61AB1" w14:paraId="4B1E736B"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0BEC415"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1754680" w14:textId="1DA5A64A" w:rsidR="00AD3C11" w:rsidRPr="00236693" w:rsidRDefault="00C15B1F"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D3C11" w:rsidRPr="00A61AB1" w14:paraId="374E4B6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A3E9E52"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F4C9071" w14:textId="77777777" w:rsidR="00AD3C11" w:rsidRPr="00A72B28" w:rsidRDefault="00AD3C11" w:rsidP="006C3851">
            <w:pPr>
              <w:pStyle w:val="NormalWeb"/>
              <w:spacing w:line="276" w:lineRule="auto"/>
              <w:rPr>
                <w:rFonts w:asciiTheme="minorHAnsi" w:hAnsiTheme="minorHAnsi"/>
                <w:color w:val="000000"/>
                <w:sz w:val="22"/>
                <w:szCs w:val="22"/>
                <w:lang w:val="en-CA"/>
              </w:rPr>
            </w:pPr>
            <w:r w:rsidRPr="006100CE">
              <w:rPr>
                <w:rFonts w:asciiTheme="minorHAnsi" w:hAnsiTheme="minorHAnsi"/>
                <w:color w:val="000000"/>
                <w:sz w:val="22"/>
                <w:szCs w:val="22"/>
                <w:lang w:val="en-CA"/>
              </w:rPr>
              <w:t>Negative value cannot be reported for {</w:t>
            </w:r>
            <w:r>
              <w:rPr>
                <w:rFonts w:asciiTheme="minorHAnsi" w:hAnsiTheme="minorHAnsi"/>
                <w:color w:val="000000"/>
                <w:sz w:val="22"/>
                <w:szCs w:val="22"/>
                <w:lang w:val="en-CA"/>
              </w:rPr>
              <w:t>0</w:t>
            </w:r>
            <w:r w:rsidRPr="006100CE">
              <w:rPr>
                <w:rFonts w:asciiTheme="minorHAnsi" w:hAnsiTheme="minorHAnsi"/>
                <w:color w:val="000000"/>
                <w:sz w:val="22"/>
                <w:szCs w:val="22"/>
                <w:lang w:val="en-CA"/>
              </w:rPr>
              <w:t xml:space="preserve">}.  </w:t>
            </w:r>
          </w:p>
        </w:tc>
      </w:tr>
      <w:tr w:rsidR="00AD3C11" w:rsidRPr="00A61AB1" w14:paraId="185DB3B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AF1D69"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6081611"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F436A9C" w14:textId="7DD0CCE6" w:rsidR="00AD3C11" w:rsidRPr="00B464B9" w:rsidRDefault="00AD3C11" w:rsidP="006C3851">
            <w:pPr>
              <w:spacing w:before="60" w:after="60"/>
              <w:ind w:left="0"/>
              <w:rPr>
                <w:rFonts w:asciiTheme="minorHAnsi" w:hAnsiTheme="minorHAnsi"/>
                <w:sz w:val="22"/>
                <w:szCs w:val="22"/>
                <w:lang w:eastAsia="en-CA"/>
              </w:rPr>
            </w:pPr>
            <w:r w:rsidRPr="006100CE">
              <w:rPr>
                <w:rFonts w:asciiTheme="minorHAnsi" w:hAnsiTheme="minorHAnsi"/>
                <w:sz w:val="22"/>
                <w:szCs w:val="22"/>
              </w:rPr>
              <w:t>Negativ</w:t>
            </w:r>
            <w:r>
              <w:rPr>
                <w:rFonts w:asciiTheme="minorHAnsi" w:hAnsiTheme="minorHAnsi"/>
                <w:sz w:val="22"/>
                <w:szCs w:val="22"/>
              </w:rPr>
              <w:t>e value cannot be reported for Total Weeks Paid</w:t>
            </w:r>
            <w:r w:rsidRPr="006100CE">
              <w:rPr>
                <w:rFonts w:asciiTheme="minorHAnsi" w:hAnsiTheme="minorHAnsi"/>
                <w:sz w:val="22"/>
                <w:szCs w:val="22"/>
              </w:rPr>
              <w:t xml:space="preserve">.  </w:t>
            </w:r>
          </w:p>
        </w:tc>
      </w:tr>
      <w:tr w:rsidR="00AD3C11" w:rsidRPr="0085712F" w14:paraId="0D609A70"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DC56E64" w14:textId="77777777" w:rsidR="00AD3C11" w:rsidRPr="0085712F" w:rsidRDefault="00AD3C11"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A28E185" w14:textId="6670F21D" w:rsidR="00AD3C11" w:rsidRPr="007112C8" w:rsidRDefault="00AD3C11" w:rsidP="006C3851">
            <w:pPr>
              <w:ind w:left="0"/>
              <w:rPr>
                <w:rFonts w:asciiTheme="minorHAnsi" w:hAnsiTheme="minorHAnsi"/>
                <w:sz w:val="22"/>
                <w:szCs w:val="22"/>
                <w:lang w:eastAsia="en-CA"/>
              </w:rPr>
            </w:pPr>
            <w:r>
              <w:rPr>
                <w:rFonts w:asciiTheme="minorHAnsi" w:hAnsiTheme="minorHAnsi" w:cs="Calibri"/>
                <w:color w:val="auto"/>
                <w:sz w:val="22"/>
                <w:szCs w:val="22"/>
              </w:rPr>
              <w:t>0: File.</w:t>
            </w:r>
            <w:r w:rsidRPr="006100CE">
              <w:rPr>
                <w:rFonts w:asciiTheme="minorHAnsi" w:hAnsiTheme="minorHAnsi"/>
                <w:sz w:val="22"/>
                <w:szCs w:val="22"/>
                <w:lang w:eastAsia="en-CA"/>
              </w:rPr>
              <w:t>T</w:t>
            </w:r>
            <w:r>
              <w:rPr>
                <w:rFonts w:asciiTheme="minorHAnsi" w:hAnsiTheme="minorHAnsi"/>
                <w:sz w:val="22"/>
                <w:szCs w:val="22"/>
                <w:lang w:eastAsia="en-CA"/>
              </w:rPr>
              <w:t>otalWeeks</w:t>
            </w:r>
            <w:r w:rsidRPr="006100CE">
              <w:rPr>
                <w:rFonts w:asciiTheme="minorHAnsi" w:hAnsiTheme="minorHAnsi"/>
                <w:sz w:val="22"/>
                <w:szCs w:val="22"/>
                <w:lang w:eastAsia="en-CA"/>
              </w:rPr>
              <w:t>Paid</w:t>
            </w:r>
          </w:p>
        </w:tc>
      </w:tr>
      <w:tr w:rsidR="00AD3C11" w:rsidRPr="0085712F" w14:paraId="37FE78D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117C8D" w14:textId="77777777" w:rsidR="00AD3C11" w:rsidRPr="0085712F" w:rsidRDefault="00AD3C11"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FE3FA1A" w14:textId="7C748881" w:rsidR="00AD3C11" w:rsidRPr="006100CE" w:rsidRDefault="00C15B1F"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D3C11" w:rsidRPr="0085712F" w14:paraId="47A3F7E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86F595A" w14:textId="77777777" w:rsidR="00AD3C11" w:rsidRPr="0085712F"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2C3ABD6" w14:textId="77777777" w:rsidR="00AD3C11" w:rsidRPr="006100CE" w:rsidRDefault="00AD3C11" w:rsidP="006C3851">
            <w:pPr>
              <w:spacing w:before="60" w:after="60" w:line="240" w:lineRule="auto"/>
              <w:ind w:left="0"/>
              <w:rPr>
                <w:rFonts w:asciiTheme="minorHAnsi" w:hAnsiTheme="minorHAnsi"/>
                <w:sz w:val="22"/>
                <w:szCs w:val="22"/>
                <w:lang w:eastAsia="en-CA"/>
              </w:rPr>
            </w:pPr>
          </w:p>
        </w:tc>
      </w:tr>
      <w:tr w:rsidR="00AD3C11" w:rsidRPr="00BD7C56" w14:paraId="42CE193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6B0800"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D1EDE16" w14:textId="77777777" w:rsidR="00AD3C11" w:rsidRPr="0085712F" w:rsidRDefault="00AD3C11"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107B601" w14:textId="77777777" w:rsidR="00667DB8" w:rsidRDefault="00667DB8" w:rsidP="00667DB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20180412:</w:t>
            </w:r>
          </w:p>
          <w:p w14:paraId="6FDE0912" w14:textId="77777777" w:rsidR="00667DB8" w:rsidRPr="00E8794C" w:rsidRDefault="00667DB8"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Changed validation level, since it has been configured as an input validation.</w:t>
            </w:r>
          </w:p>
          <w:p w14:paraId="54B724B2" w14:textId="77777777" w:rsidR="00667DB8" w:rsidRDefault="00667DB8" w:rsidP="00F93DA0">
            <w:pPr>
              <w:spacing w:before="60" w:after="60" w:line="240" w:lineRule="auto"/>
              <w:ind w:left="0"/>
              <w:rPr>
                <w:rFonts w:asciiTheme="minorHAnsi" w:hAnsiTheme="minorHAnsi"/>
                <w:sz w:val="22"/>
                <w:szCs w:val="22"/>
                <w:lang w:eastAsia="en-CA"/>
              </w:rPr>
            </w:pPr>
          </w:p>
          <w:p w14:paraId="07B2CD78"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71813AB9" w14:textId="77777777" w:rsidR="00F93DA0" w:rsidRPr="00E8794C" w:rsidRDefault="00F93DA0"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40316A76" w14:textId="77777777" w:rsidR="00AD3C11" w:rsidRPr="00CB6943" w:rsidRDefault="00AD3C11" w:rsidP="006C3851">
            <w:pPr>
              <w:spacing w:before="60" w:after="60" w:line="240" w:lineRule="auto"/>
              <w:ind w:left="0"/>
              <w:rPr>
                <w:rFonts w:asciiTheme="minorHAnsi" w:hAnsiTheme="minorHAnsi"/>
                <w:sz w:val="22"/>
                <w:szCs w:val="22"/>
                <w:lang w:eastAsia="en-CA"/>
              </w:rPr>
            </w:pPr>
          </w:p>
        </w:tc>
      </w:tr>
    </w:tbl>
    <w:p w14:paraId="77AB3A55" w14:textId="77777777" w:rsidR="00AD3C11" w:rsidRPr="00BD7C56" w:rsidRDefault="00AD3C11" w:rsidP="00AD3C11">
      <w:pPr>
        <w:spacing w:before="0" w:after="0" w:line="240" w:lineRule="auto"/>
        <w:ind w:left="0"/>
      </w:pPr>
    </w:p>
    <w:p w14:paraId="1932C621" w14:textId="60677AF8" w:rsidR="00A41C40" w:rsidRDefault="00A41C40">
      <w:pPr>
        <w:spacing w:before="0" w:after="0" w:line="240" w:lineRule="auto"/>
        <w:ind w:left="0"/>
      </w:pPr>
      <w:r>
        <w:br w:type="page"/>
      </w:r>
    </w:p>
    <w:p w14:paraId="0699AAC8" w14:textId="77777777" w:rsidR="00AD3C11" w:rsidRPr="006B06A8" w:rsidRDefault="00AD3C11" w:rsidP="00AD3C11">
      <w:pPr>
        <w:pStyle w:val="Heading3"/>
      </w:pPr>
      <w:r w:rsidRPr="006B06A8">
        <w:t xml:space="preserve">Validation – </w:t>
      </w:r>
      <w:r>
        <w:t>Negative Values</w:t>
      </w:r>
    </w:p>
    <w:p w14:paraId="50395BB3" w14:textId="77777777" w:rsidR="00AD3C11" w:rsidRPr="005D2C3F" w:rsidRDefault="00AD3C11" w:rsidP="00AD3C11">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D3C11" w14:paraId="7807E06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7FBFD6"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16EF5E78" w14:textId="0A2978F1" w:rsidR="00AD3C11" w:rsidRPr="00AF4250" w:rsidRDefault="007B4A72" w:rsidP="006C3851">
            <w:pPr>
              <w:pStyle w:val="Heading1"/>
              <w:rPr>
                <w:lang w:val="en-US"/>
              </w:rPr>
            </w:pPr>
            <w:bookmarkStart w:id="741" w:name="_Toc43372937"/>
            <w:r w:rsidRPr="00453318">
              <w:rPr>
                <w:rFonts w:cs="Calibri"/>
              </w:rPr>
              <w:t>B187_ NegativeValues</w:t>
            </w:r>
            <w:r>
              <w:rPr>
                <w:rFonts w:cs="Calibri"/>
              </w:rPr>
              <w:t>_LowContributions</w:t>
            </w:r>
            <w:bookmarkEnd w:id="741"/>
          </w:p>
        </w:tc>
      </w:tr>
      <w:tr w:rsidR="00AD3C11" w14:paraId="34A6A37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37F1AE"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A3F9793" w14:textId="5D136AE6" w:rsidR="00AD3C11" w:rsidRDefault="007B4A72"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8265</w:t>
            </w:r>
          </w:p>
        </w:tc>
      </w:tr>
      <w:tr w:rsidR="00AD3C11" w14:paraId="6BEDA5D8"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D8F300"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8EF35BE" w14:textId="6825CAB0" w:rsidR="00AD3C11" w:rsidRDefault="00EE4A87"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D3C11" w14:paraId="600DB75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70037EC"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E6E144D" w14:textId="3B35DAA4" w:rsidR="00AD3C11" w:rsidRDefault="004B2B4A"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CE62CA">
              <w:rPr>
                <w:rFonts w:asciiTheme="minorHAnsi" w:eastAsia="Times New Roman" w:hAnsiTheme="minorHAnsi" w:cs="Calibri"/>
                <w:color w:val="auto"/>
                <w:sz w:val="22"/>
                <w:szCs w:val="22"/>
                <w:vertAlign w:val="superscript"/>
                <w:lang w:eastAsia="en-CA"/>
              </w:rPr>
              <w:t>s</w:t>
            </w:r>
            <w:r>
              <w:rPr>
                <w:rFonts w:asciiTheme="minorHAnsi" w:eastAsia="Times New Roman" w:hAnsiTheme="minorHAnsi" w:cs="Calibri"/>
                <w:color w:val="auto"/>
                <w:sz w:val="22"/>
                <w:szCs w:val="22"/>
                <w:vertAlign w:val="superscript"/>
                <w:lang w:eastAsia="en-CA"/>
              </w:rPr>
              <w:t>t</w:t>
            </w:r>
            <w:r w:rsidR="00AD3C11">
              <w:rPr>
                <w:rFonts w:asciiTheme="minorHAnsi" w:eastAsia="Times New Roman" w:hAnsiTheme="minorHAnsi" w:cs="Calibri"/>
                <w:color w:val="auto"/>
                <w:sz w:val="22"/>
                <w:szCs w:val="22"/>
                <w:lang w:eastAsia="en-CA"/>
              </w:rPr>
              <w:t xml:space="preserve"> level validation</w:t>
            </w:r>
          </w:p>
        </w:tc>
      </w:tr>
      <w:tr w:rsidR="00AD3C11" w14:paraId="793DB06A"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93EAD9E"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4973E4C" w14:textId="5BB3B246" w:rsidR="00AD3C11" w:rsidRPr="00CC320A" w:rsidRDefault="007B4A72" w:rsidP="006C3851">
            <w:pPr>
              <w:spacing w:before="60" w:after="60" w:line="240" w:lineRule="auto"/>
              <w:ind w:left="0"/>
              <w:rPr>
                <w:rFonts w:asciiTheme="minorHAnsi" w:eastAsia="Times New Roman" w:hAnsiTheme="minorHAnsi" w:cs="Calibri"/>
                <w:color w:val="auto"/>
                <w:sz w:val="22"/>
                <w:szCs w:val="22"/>
                <w:lang w:eastAsia="en-CA"/>
              </w:rPr>
            </w:pPr>
            <w:r w:rsidRPr="00453318">
              <w:rPr>
                <w:rFonts w:asciiTheme="minorHAnsi" w:eastAsia="Times New Roman" w:hAnsiTheme="minorHAnsi" w:cs="Calibri"/>
                <w:color w:val="auto"/>
                <w:sz w:val="22"/>
                <w:szCs w:val="22"/>
                <w:lang w:eastAsia="en-CA"/>
              </w:rPr>
              <w:t>Core Data</w:t>
            </w:r>
            <w:r>
              <w:rPr>
                <w:rFonts w:asciiTheme="minorHAnsi" w:eastAsia="Times New Roman" w:hAnsiTheme="minorHAnsi" w:cs="Calibri"/>
                <w:color w:val="auto"/>
                <w:sz w:val="22"/>
                <w:szCs w:val="22"/>
                <w:lang w:eastAsia="en-CA"/>
              </w:rPr>
              <w:t>, Contributory Leaves (Remittance)</w:t>
            </w:r>
          </w:p>
        </w:tc>
      </w:tr>
      <w:tr w:rsidR="00AD3C11" w14:paraId="2B255158"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A5C54C"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88ED8F0" w14:textId="77777777" w:rsidR="00AD3C11" w:rsidRDefault="00AD3C11"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AD3C11" w14:paraId="41D0E73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1AE74DC"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CC5F83C" w14:textId="77777777" w:rsidR="00AD3C11" w:rsidRPr="00B464B9" w:rsidRDefault="00AD3C11"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D3C11" w:rsidRPr="00A61AB1" w14:paraId="13D44E7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6442060"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E9AB719"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06F2B14" w14:textId="77777777" w:rsidR="00AD3C11" w:rsidRPr="00C301FC" w:rsidRDefault="00AD3C11" w:rsidP="006C3851">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a negative value has been provided for a value that cannot be reported as a negative.</w:t>
            </w:r>
          </w:p>
        </w:tc>
      </w:tr>
      <w:tr w:rsidR="00AD3C11" w:rsidRPr="009151F9" w14:paraId="00A97895"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2D23D63"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059E98C" w14:textId="77777777" w:rsidR="007B4A72" w:rsidRDefault="007B4A72" w:rsidP="007B4A72">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4FAB7B64" w14:textId="3C9A61C6" w:rsidR="00AD3C11" w:rsidRPr="00411EBD" w:rsidRDefault="007B4A72" w:rsidP="007B4A72">
            <w:pPr>
              <w:ind w:left="1440"/>
              <w:rPr>
                <w:rFonts w:asciiTheme="minorHAnsi" w:hAnsiTheme="minorHAnsi"/>
                <w:sz w:val="22"/>
                <w:szCs w:val="22"/>
                <w:lang w:eastAsia="en-CA"/>
              </w:rPr>
            </w:pPr>
            <w:r>
              <w:rPr>
                <w:rFonts w:asciiTheme="minorHAnsi" w:hAnsiTheme="minorHAnsi"/>
                <w:sz w:val="22"/>
                <w:szCs w:val="22"/>
                <w:lang w:eastAsia="en-CA"/>
              </w:rPr>
              <w:t>File.LowContributions &lt; 0</w:t>
            </w:r>
          </w:p>
        </w:tc>
      </w:tr>
      <w:tr w:rsidR="00AD3C11" w:rsidRPr="00A61AB1" w14:paraId="65E2D6D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083AA06"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61E5D01" w14:textId="76E92E3C" w:rsidR="00AD3C11" w:rsidRPr="00236693" w:rsidRDefault="00C15B1F"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D3C11" w:rsidRPr="00A61AB1" w14:paraId="59412F2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A5A22FF"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EFD5F62" w14:textId="77777777" w:rsidR="00AD3C11" w:rsidRPr="00A72B28" w:rsidRDefault="00AD3C11" w:rsidP="006C3851">
            <w:pPr>
              <w:pStyle w:val="NormalWeb"/>
              <w:spacing w:line="276" w:lineRule="auto"/>
              <w:rPr>
                <w:rFonts w:asciiTheme="minorHAnsi" w:hAnsiTheme="minorHAnsi"/>
                <w:color w:val="000000"/>
                <w:sz w:val="22"/>
                <w:szCs w:val="22"/>
                <w:lang w:val="en-CA"/>
              </w:rPr>
            </w:pPr>
            <w:r w:rsidRPr="006100CE">
              <w:rPr>
                <w:rFonts w:asciiTheme="minorHAnsi" w:hAnsiTheme="minorHAnsi"/>
                <w:color w:val="000000"/>
                <w:sz w:val="22"/>
                <w:szCs w:val="22"/>
                <w:lang w:val="en-CA"/>
              </w:rPr>
              <w:t>Negative value cannot be reported for {</w:t>
            </w:r>
            <w:r>
              <w:rPr>
                <w:rFonts w:asciiTheme="minorHAnsi" w:hAnsiTheme="minorHAnsi"/>
                <w:color w:val="000000"/>
                <w:sz w:val="22"/>
                <w:szCs w:val="22"/>
                <w:lang w:val="en-CA"/>
              </w:rPr>
              <w:t>0</w:t>
            </w:r>
            <w:r w:rsidRPr="006100CE">
              <w:rPr>
                <w:rFonts w:asciiTheme="minorHAnsi" w:hAnsiTheme="minorHAnsi"/>
                <w:color w:val="000000"/>
                <w:sz w:val="22"/>
                <w:szCs w:val="22"/>
                <w:lang w:val="en-CA"/>
              </w:rPr>
              <w:t xml:space="preserve">}.  </w:t>
            </w:r>
          </w:p>
        </w:tc>
      </w:tr>
      <w:tr w:rsidR="00AD3C11" w:rsidRPr="00A61AB1" w14:paraId="0C8F1235"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4BA00FF"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EC501B7"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6DFA378" w14:textId="275476F9" w:rsidR="00AD3C11" w:rsidRPr="00B464B9" w:rsidRDefault="007B4A72" w:rsidP="006C3851">
            <w:pPr>
              <w:spacing w:before="60" w:after="60"/>
              <w:ind w:left="0"/>
              <w:rPr>
                <w:rFonts w:asciiTheme="minorHAnsi" w:hAnsiTheme="minorHAnsi"/>
                <w:sz w:val="22"/>
                <w:szCs w:val="22"/>
                <w:lang w:eastAsia="en-CA"/>
              </w:rPr>
            </w:pPr>
            <w:r w:rsidRPr="006100CE">
              <w:rPr>
                <w:rFonts w:asciiTheme="minorHAnsi" w:hAnsiTheme="minorHAnsi"/>
                <w:sz w:val="22"/>
                <w:szCs w:val="22"/>
              </w:rPr>
              <w:t>Negativ</w:t>
            </w:r>
            <w:r>
              <w:rPr>
                <w:rFonts w:asciiTheme="minorHAnsi" w:hAnsiTheme="minorHAnsi"/>
                <w:sz w:val="22"/>
                <w:szCs w:val="22"/>
              </w:rPr>
              <w:t>e value cannot be reported for Low Contributions</w:t>
            </w:r>
            <w:r w:rsidRPr="006100CE">
              <w:rPr>
                <w:rFonts w:asciiTheme="minorHAnsi" w:hAnsiTheme="minorHAnsi"/>
                <w:sz w:val="22"/>
                <w:szCs w:val="22"/>
              </w:rPr>
              <w:t xml:space="preserve">.  </w:t>
            </w:r>
          </w:p>
        </w:tc>
      </w:tr>
      <w:tr w:rsidR="00AD3C11" w:rsidRPr="0085712F" w14:paraId="4820516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7BA2609" w14:textId="77777777" w:rsidR="00AD3C11" w:rsidRPr="0085712F" w:rsidRDefault="00AD3C11"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B521C9B" w14:textId="20186E25" w:rsidR="00AD3C11" w:rsidRPr="007112C8" w:rsidRDefault="007B4A72" w:rsidP="006C3851">
            <w:pPr>
              <w:ind w:left="0"/>
              <w:rPr>
                <w:rFonts w:asciiTheme="minorHAnsi" w:hAnsiTheme="minorHAnsi"/>
                <w:sz w:val="22"/>
                <w:szCs w:val="22"/>
                <w:lang w:eastAsia="en-CA"/>
              </w:rPr>
            </w:pPr>
            <w:r>
              <w:rPr>
                <w:rFonts w:asciiTheme="minorHAnsi" w:hAnsiTheme="minorHAnsi" w:cs="Calibri"/>
                <w:color w:val="auto"/>
                <w:sz w:val="22"/>
                <w:szCs w:val="22"/>
              </w:rPr>
              <w:t xml:space="preserve">0: </w:t>
            </w:r>
            <w:r>
              <w:rPr>
                <w:rFonts w:asciiTheme="minorHAnsi" w:hAnsiTheme="minorHAnsi"/>
                <w:sz w:val="22"/>
                <w:szCs w:val="22"/>
                <w:lang w:eastAsia="en-CA"/>
              </w:rPr>
              <w:t>File.LowContributions</w:t>
            </w:r>
          </w:p>
        </w:tc>
      </w:tr>
      <w:tr w:rsidR="00AD3C11" w:rsidRPr="0085712F" w14:paraId="7D14A4D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DEE5CF" w14:textId="77777777" w:rsidR="00AD3C11" w:rsidRPr="0085712F" w:rsidRDefault="00AD3C11"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422FB6E" w14:textId="6A9FAD54" w:rsidR="00AD3C11" w:rsidRPr="006100CE" w:rsidRDefault="00C15B1F"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D3C11" w:rsidRPr="0085712F" w14:paraId="522A5C26"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05C6DF" w14:textId="77777777" w:rsidR="00AD3C11" w:rsidRPr="0085712F"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4AB13FB" w14:textId="77777777" w:rsidR="00AD3C11" w:rsidRPr="006100CE" w:rsidRDefault="00AD3C11" w:rsidP="006C3851">
            <w:pPr>
              <w:spacing w:before="60" w:after="60" w:line="240" w:lineRule="auto"/>
              <w:ind w:left="0"/>
              <w:rPr>
                <w:rFonts w:asciiTheme="minorHAnsi" w:hAnsiTheme="minorHAnsi"/>
                <w:sz w:val="22"/>
                <w:szCs w:val="22"/>
                <w:lang w:eastAsia="en-CA"/>
              </w:rPr>
            </w:pPr>
          </w:p>
        </w:tc>
      </w:tr>
      <w:tr w:rsidR="00AD3C11" w:rsidRPr="00BD7C56" w14:paraId="67B8E00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E1E0116" w14:textId="77777777" w:rsidR="00AD3C11" w:rsidRDefault="00AD3C1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01C7652" w14:textId="77777777" w:rsidR="00AD3C11" w:rsidRPr="0085712F" w:rsidRDefault="00AD3C11"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AC20289" w14:textId="77777777" w:rsidR="00667DB8" w:rsidRDefault="00667DB8" w:rsidP="00667DB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20180412:</w:t>
            </w:r>
          </w:p>
          <w:p w14:paraId="3FE81970" w14:textId="77777777" w:rsidR="00667DB8" w:rsidRPr="00E8794C" w:rsidRDefault="00667DB8"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Changed validation level, since it has been configured as an input validation.</w:t>
            </w:r>
          </w:p>
          <w:p w14:paraId="340EE709" w14:textId="77777777" w:rsidR="00667DB8" w:rsidRDefault="00667DB8" w:rsidP="00F93DA0">
            <w:pPr>
              <w:spacing w:before="60" w:after="60" w:line="240" w:lineRule="auto"/>
              <w:ind w:left="0"/>
              <w:rPr>
                <w:rFonts w:asciiTheme="minorHAnsi" w:hAnsiTheme="minorHAnsi"/>
                <w:sz w:val="22"/>
                <w:szCs w:val="22"/>
                <w:lang w:eastAsia="en-CA"/>
              </w:rPr>
            </w:pPr>
          </w:p>
          <w:p w14:paraId="05B6CC03"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50BD4BDB" w14:textId="77777777" w:rsidR="00F93DA0" w:rsidRPr="00E8794C" w:rsidRDefault="00F93DA0"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6ECA735E" w14:textId="77777777" w:rsidR="00AD3C11" w:rsidRPr="00CB6943" w:rsidRDefault="00AD3C11" w:rsidP="006C3851">
            <w:pPr>
              <w:spacing w:before="60" w:after="60" w:line="240" w:lineRule="auto"/>
              <w:ind w:left="0"/>
              <w:rPr>
                <w:rFonts w:asciiTheme="minorHAnsi" w:hAnsiTheme="minorHAnsi"/>
                <w:sz w:val="22"/>
                <w:szCs w:val="22"/>
                <w:lang w:eastAsia="en-CA"/>
              </w:rPr>
            </w:pPr>
          </w:p>
        </w:tc>
      </w:tr>
    </w:tbl>
    <w:p w14:paraId="3A7812C9" w14:textId="77777777" w:rsidR="00AD3C11" w:rsidRPr="00BD7C56" w:rsidRDefault="00AD3C11" w:rsidP="00AD3C11">
      <w:pPr>
        <w:spacing w:before="0" w:after="0" w:line="240" w:lineRule="auto"/>
        <w:ind w:left="0"/>
      </w:pPr>
    </w:p>
    <w:p w14:paraId="12921C0D" w14:textId="77777777" w:rsidR="007B4A72" w:rsidRDefault="007B4A72">
      <w:pPr>
        <w:spacing w:before="0" w:after="0" w:line="240" w:lineRule="auto"/>
        <w:ind w:left="0"/>
      </w:pPr>
      <w:r>
        <w:br w:type="page"/>
      </w:r>
    </w:p>
    <w:p w14:paraId="0A4AC8E9" w14:textId="17337D94" w:rsidR="007B4A72" w:rsidRPr="006B06A8" w:rsidRDefault="007B4A72" w:rsidP="007B4A72">
      <w:pPr>
        <w:pStyle w:val="Heading3"/>
      </w:pPr>
      <w:r w:rsidRPr="006B06A8">
        <w:t xml:space="preserve">Validation – </w:t>
      </w:r>
      <w:r>
        <w:t>Negative Values</w:t>
      </w:r>
      <w:r w:rsidR="003428FF">
        <w:t xml:space="preserve"> </w:t>
      </w:r>
    </w:p>
    <w:p w14:paraId="720A503C" w14:textId="77777777" w:rsidR="007B4A72" w:rsidRPr="005D2C3F" w:rsidRDefault="007B4A72" w:rsidP="007B4A72">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7B4A72" w14:paraId="13F6FD7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B4F37A"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8ED5588" w14:textId="6FEEC0D4" w:rsidR="007B4A72" w:rsidRPr="00AF4250" w:rsidRDefault="003428FF" w:rsidP="006C3851">
            <w:pPr>
              <w:pStyle w:val="Heading1"/>
              <w:rPr>
                <w:lang w:val="en-US"/>
              </w:rPr>
            </w:pPr>
            <w:bookmarkStart w:id="742" w:name="_Toc43372938"/>
            <w:r w:rsidRPr="00453318">
              <w:rPr>
                <w:rFonts w:cs="Calibri"/>
              </w:rPr>
              <w:t>B187_ NegativeValues</w:t>
            </w:r>
            <w:r>
              <w:rPr>
                <w:rFonts w:cs="Calibri"/>
              </w:rPr>
              <w:t>_LowContributionsCurrentYear</w:t>
            </w:r>
            <w:bookmarkEnd w:id="742"/>
          </w:p>
        </w:tc>
      </w:tr>
      <w:tr w:rsidR="007B4A72" w14:paraId="387A3D7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56603B7"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5A93C47" w14:textId="0413BAF5" w:rsidR="007B4A72" w:rsidRDefault="003428FF"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4423</w:t>
            </w:r>
          </w:p>
        </w:tc>
      </w:tr>
      <w:tr w:rsidR="007B4A72" w14:paraId="2C527AEB"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95F279"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783F4C8" w14:textId="0CDDBCD3" w:rsidR="007B4A72" w:rsidRDefault="00EE4A87"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7B4A72" w14:paraId="01A0400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42502D"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520AC123" w14:textId="5805F46E" w:rsidR="007B4A72" w:rsidRDefault="004B2B4A"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CE62CA">
              <w:rPr>
                <w:rFonts w:asciiTheme="minorHAnsi" w:eastAsia="Times New Roman" w:hAnsiTheme="minorHAnsi" w:cs="Calibri"/>
                <w:color w:val="auto"/>
                <w:sz w:val="22"/>
                <w:szCs w:val="22"/>
                <w:vertAlign w:val="superscript"/>
                <w:lang w:eastAsia="en-CA"/>
              </w:rPr>
              <w:t>s</w:t>
            </w:r>
            <w:r>
              <w:rPr>
                <w:rFonts w:asciiTheme="minorHAnsi" w:eastAsia="Times New Roman" w:hAnsiTheme="minorHAnsi" w:cs="Calibri"/>
                <w:color w:val="auto"/>
                <w:sz w:val="22"/>
                <w:szCs w:val="22"/>
                <w:vertAlign w:val="superscript"/>
                <w:lang w:eastAsia="en-CA"/>
              </w:rPr>
              <w:t>t</w:t>
            </w:r>
            <w:r w:rsidR="007B4A72">
              <w:rPr>
                <w:rFonts w:asciiTheme="minorHAnsi" w:eastAsia="Times New Roman" w:hAnsiTheme="minorHAnsi" w:cs="Calibri"/>
                <w:color w:val="auto"/>
                <w:sz w:val="22"/>
                <w:szCs w:val="22"/>
                <w:lang w:eastAsia="en-CA"/>
              </w:rPr>
              <w:t xml:space="preserve"> level validation</w:t>
            </w:r>
          </w:p>
        </w:tc>
      </w:tr>
      <w:tr w:rsidR="007B4A72" w14:paraId="21EB1F60"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BC5C826"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D9C580F" w14:textId="1D281BE7" w:rsidR="007B4A72" w:rsidRPr="00CC320A" w:rsidRDefault="003428FF" w:rsidP="006C3851">
            <w:pPr>
              <w:spacing w:before="60" w:after="60" w:line="240" w:lineRule="auto"/>
              <w:ind w:left="0"/>
              <w:rPr>
                <w:rFonts w:asciiTheme="minorHAnsi" w:eastAsia="Times New Roman" w:hAnsiTheme="minorHAnsi" w:cs="Calibri"/>
                <w:color w:val="auto"/>
                <w:sz w:val="22"/>
                <w:szCs w:val="22"/>
                <w:lang w:eastAsia="en-CA"/>
              </w:rPr>
            </w:pPr>
            <w:r w:rsidRPr="00453318">
              <w:rPr>
                <w:rFonts w:asciiTheme="minorHAnsi" w:eastAsia="Times New Roman" w:hAnsiTheme="minorHAnsi" w:cs="Calibri"/>
                <w:color w:val="auto"/>
                <w:sz w:val="22"/>
                <w:szCs w:val="22"/>
                <w:lang w:eastAsia="en-CA"/>
              </w:rPr>
              <w:t>Events</w:t>
            </w:r>
          </w:p>
        </w:tc>
      </w:tr>
      <w:tr w:rsidR="007B4A72" w14:paraId="3795B20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41F7D51"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717654A" w14:textId="77777777" w:rsidR="007B4A72" w:rsidRDefault="007B4A72"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7B4A72" w14:paraId="18E9386B"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4DCABB1"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0B3484B" w14:textId="77777777" w:rsidR="007B4A72" w:rsidRPr="00B464B9" w:rsidRDefault="007B4A72"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7B4A72" w:rsidRPr="00A61AB1" w14:paraId="7EF7C9D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262C2D"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17982E1"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D9EC4FB" w14:textId="77777777" w:rsidR="007B4A72" w:rsidRPr="00C301FC" w:rsidRDefault="007B4A72" w:rsidP="006C3851">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a negative value has been provided for a value that cannot be reported as a negative.</w:t>
            </w:r>
          </w:p>
        </w:tc>
      </w:tr>
      <w:tr w:rsidR="007B4A72" w:rsidRPr="009151F9" w14:paraId="7B2F3E8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30641DA"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72DB4B2" w14:textId="77777777" w:rsidR="003428FF" w:rsidRDefault="003428FF" w:rsidP="003428FF">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34A6B9B6" w14:textId="7D244DB9" w:rsidR="007B4A72" w:rsidRPr="00411EBD" w:rsidRDefault="003428FF" w:rsidP="003428FF">
            <w:pPr>
              <w:ind w:left="1440"/>
              <w:rPr>
                <w:rFonts w:asciiTheme="minorHAnsi" w:hAnsiTheme="minorHAnsi"/>
                <w:sz w:val="22"/>
                <w:szCs w:val="22"/>
                <w:lang w:eastAsia="en-CA"/>
              </w:rPr>
            </w:pPr>
            <w:r>
              <w:rPr>
                <w:rFonts w:asciiTheme="minorHAnsi" w:hAnsiTheme="minorHAnsi"/>
                <w:sz w:val="22"/>
                <w:szCs w:val="22"/>
                <w:lang w:eastAsia="en-CA"/>
              </w:rPr>
              <w:t xml:space="preserve">File.LowContributions_CurrentYear &lt; 0 </w:t>
            </w:r>
          </w:p>
        </w:tc>
      </w:tr>
      <w:tr w:rsidR="007B4A72" w:rsidRPr="00A61AB1" w14:paraId="60497FA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7F9358"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F447501" w14:textId="558F225D" w:rsidR="007B4A72" w:rsidRPr="00236693" w:rsidRDefault="0022580E"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7B4A72" w:rsidRPr="00A61AB1" w14:paraId="4D26CD5B"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EB21C46"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1F3B300" w14:textId="77777777" w:rsidR="007B4A72" w:rsidRPr="00A72B28" w:rsidRDefault="007B4A72" w:rsidP="006C3851">
            <w:pPr>
              <w:pStyle w:val="NormalWeb"/>
              <w:spacing w:line="276" w:lineRule="auto"/>
              <w:rPr>
                <w:rFonts w:asciiTheme="minorHAnsi" w:hAnsiTheme="minorHAnsi"/>
                <w:color w:val="000000"/>
                <w:sz w:val="22"/>
                <w:szCs w:val="22"/>
                <w:lang w:val="en-CA"/>
              </w:rPr>
            </w:pPr>
            <w:r w:rsidRPr="006100CE">
              <w:rPr>
                <w:rFonts w:asciiTheme="minorHAnsi" w:hAnsiTheme="minorHAnsi"/>
                <w:color w:val="000000"/>
                <w:sz w:val="22"/>
                <w:szCs w:val="22"/>
                <w:lang w:val="en-CA"/>
              </w:rPr>
              <w:t>Negative value cannot be reported for {</w:t>
            </w:r>
            <w:r>
              <w:rPr>
                <w:rFonts w:asciiTheme="minorHAnsi" w:hAnsiTheme="minorHAnsi"/>
                <w:color w:val="000000"/>
                <w:sz w:val="22"/>
                <w:szCs w:val="22"/>
                <w:lang w:val="en-CA"/>
              </w:rPr>
              <w:t>0</w:t>
            </w:r>
            <w:r w:rsidRPr="006100CE">
              <w:rPr>
                <w:rFonts w:asciiTheme="minorHAnsi" w:hAnsiTheme="minorHAnsi"/>
                <w:color w:val="000000"/>
                <w:sz w:val="22"/>
                <w:szCs w:val="22"/>
                <w:lang w:val="en-CA"/>
              </w:rPr>
              <w:t xml:space="preserve">}.  </w:t>
            </w:r>
          </w:p>
        </w:tc>
      </w:tr>
      <w:tr w:rsidR="007B4A72" w:rsidRPr="00A61AB1" w14:paraId="348DA34A"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4A10B66"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13F451D"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34B2315" w14:textId="0E1ED4C1" w:rsidR="007B4A72" w:rsidRPr="00B464B9" w:rsidRDefault="003428FF" w:rsidP="006C3851">
            <w:pPr>
              <w:spacing w:before="60" w:after="60"/>
              <w:ind w:left="0"/>
              <w:rPr>
                <w:rFonts w:asciiTheme="minorHAnsi" w:hAnsiTheme="minorHAnsi"/>
                <w:sz w:val="22"/>
                <w:szCs w:val="22"/>
                <w:lang w:eastAsia="en-CA"/>
              </w:rPr>
            </w:pPr>
            <w:r w:rsidRPr="006100CE">
              <w:rPr>
                <w:rFonts w:asciiTheme="minorHAnsi" w:hAnsiTheme="minorHAnsi"/>
                <w:sz w:val="22"/>
                <w:szCs w:val="22"/>
              </w:rPr>
              <w:t>Negativ</w:t>
            </w:r>
            <w:r>
              <w:rPr>
                <w:rFonts w:asciiTheme="minorHAnsi" w:hAnsiTheme="minorHAnsi"/>
                <w:sz w:val="22"/>
                <w:szCs w:val="22"/>
              </w:rPr>
              <w:t>e value cannot be reported for Low Contributions current year</w:t>
            </w:r>
            <w:r w:rsidRPr="006100CE">
              <w:rPr>
                <w:rFonts w:asciiTheme="minorHAnsi" w:hAnsiTheme="minorHAnsi"/>
                <w:sz w:val="22"/>
                <w:szCs w:val="22"/>
              </w:rPr>
              <w:t xml:space="preserve">.  </w:t>
            </w:r>
          </w:p>
        </w:tc>
      </w:tr>
      <w:tr w:rsidR="007B4A72" w:rsidRPr="0085712F" w14:paraId="4C175809"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8BE0C60" w14:textId="77777777" w:rsidR="007B4A72" w:rsidRPr="0085712F" w:rsidRDefault="007B4A72"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DED8515" w14:textId="68A80F0D" w:rsidR="007B4A72" w:rsidRPr="007112C8" w:rsidRDefault="003428FF" w:rsidP="006C3851">
            <w:pPr>
              <w:ind w:left="0"/>
              <w:rPr>
                <w:rFonts w:asciiTheme="minorHAnsi" w:hAnsiTheme="minorHAnsi"/>
                <w:sz w:val="22"/>
                <w:szCs w:val="22"/>
                <w:lang w:eastAsia="en-CA"/>
              </w:rPr>
            </w:pPr>
            <w:r>
              <w:rPr>
                <w:rFonts w:asciiTheme="minorHAnsi" w:hAnsiTheme="minorHAnsi" w:cs="Calibri"/>
                <w:color w:val="auto"/>
                <w:sz w:val="22"/>
                <w:szCs w:val="22"/>
              </w:rPr>
              <w:t xml:space="preserve">0: </w:t>
            </w:r>
            <w:r>
              <w:rPr>
                <w:rFonts w:asciiTheme="minorHAnsi" w:hAnsiTheme="minorHAnsi"/>
                <w:sz w:val="22"/>
                <w:szCs w:val="22"/>
                <w:lang w:eastAsia="en-CA"/>
              </w:rPr>
              <w:t>File.LowContributions_CurrentYear</w:t>
            </w:r>
          </w:p>
        </w:tc>
      </w:tr>
      <w:tr w:rsidR="007B4A72" w:rsidRPr="0085712F" w14:paraId="4983326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6993034" w14:textId="77777777" w:rsidR="007B4A72" w:rsidRPr="0085712F" w:rsidRDefault="007B4A72"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DDB1A0D" w14:textId="6F262D4A" w:rsidR="007B4A72" w:rsidRPr="006100CE" w:rsidRDefault="0022580E"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7B4A72" w:rsidRPr="0085712F" w14:paraId="0903339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3240EF" w14:textId="77777777" w:rsidR="007B4A72" w:rsidRPr="0085712F"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7F1F9A7" w14:textId="77777777" w:rsidR="007B4A72" w:rsidRPr="006100CE" w:rsidRDefault="007B4A72" w:rsidP="006C3851">
            <w:pPr>
              <w:spacing w:before="60" w:after="60" w:line="240" w:lineRule="auto"/>
              <w:ind w:left="0"/>
              <w:rPr>
                <w:rFonts w:asciiTheme="minorHAnsi" w:hAnsiTheme="minorHAnsi"/>
                <w:sz w:val="22"/>
                <w:szCs w:val="22"/>
                <w:lang w:eastAsia="en-CA"/>
              </w:rPr>
            </w:pPr>
          </w:p>
        </w:tc>
      </w:tr>
      <w:tr w:rsidR="007B4A72" w:rsidRPr="00BD7C56" w14:paraId="2BA531B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DE087B" w14:textId="77777777" w:rsidR="007B4A72" w:rsidRDefault="007B4A72"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2F8497A" w14:textId="77777777" w:rsidR="007B4A72" w:rsidRPr="0085712F" w:rsidRDefault="007B4A72"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6DE6788" w14:textId="77777777" w:rsidR="00667DB8" w:rsidRDefault="00667DB8" w:rsidP="00667DB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20180412:</w:t>
            </w:r>
          </w:p>
          <w:p w14:paraId="1D368FC5" w14:textId="77777777" w:rsidR="00667DB8" w:rsidRPr="00E8794C" w:rsidRDefault="00667DB8"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Changed validation level, since it has been configured as an input validation.</w:t>
            </w:r>
          </w:p>
          <w:p w14:paraId="4624A518" w14:textId="77777777" w:rsidR="00667DB8" w:rsidRDefault="00667DB8" w:rsidP="00F93DA0">
            <w:pPr>
              <w:spacing w:before="60" w:after="60" w:line="240" w:lineRule="auto"/>
              <w:ind w:left="0"/>
              <w:rPr>
                <w:rFonts w:asciiTheme="minorHAnsi" w:hAnsiTheme="minorHAnsi"/>
                <w:sz w:val="22"/>
                <w:szCs w:val="22"/>
                <w:lang w:eastAsia="en-CA"/>
              </w:rPr>
            </w:pPr>
          </w:p>
          <w:p w14:paraId="0913F651"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5DDD282A" w14:textId="77777777" w:rsidR="00F93DA0" w:rsidRPr="00E8794C" w:rsidRDefault="00F93DA0"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3A1751AD" w14:textId="77777777" w:rsidR="007B4A72" w:rsidRPr="00CB6943" w:rsidRDefault="007B4A72" w:rsidP="006C3851">
            <w:pPr>
              <w:spacing w:before="60" w:after="60" w:line="240" w:lineRule="auto"/>
              <w:ind w:left="0"/>
              <w:rPr>
                <w:rFonts w:asciiTheme="minorHAnsi" w:hAnsiTheme="minorHAnsi"/>
                <w:sz w:val="22"/>
                <w:szCs w:val="22"/>
                <w:lang w:eastAsia="en-CA"/>
              </w:rPr>
            </w:pPr>
          </w:p>
        </w:tc>
      </w:tr>
    </w:tbl>
    <w:p w14:paraId="7B71FBF8" w14:textId="77777777" w:rsidR="007B4A72" w:rsidRPr="00BD7C56" w:rsidRDefault="007B4A72" w:rsidP="007B4A72">
      <w:pPr>
        <w:spacing w:before="0" w:after="0" w:line="240" w:lineRule="auto"/>
        <w:ind w:left="0"/>
      </w:pPr>
    </w:p>
    <w:p w14:paraId="245D4E2F" w14:textId="77777777" w:rsidR="00D670E1" w:rsidRDefault="00D670E1">
      <w:pPr>
        <w:spacing w:before="0" w:after="0" w:line="240" w:lineRule="auto"/>
        <w:ind w:left="0"/>
      </w:pPr>
      <w:r>
        <w:br w:type="page"/>
      </w:r>
    </w:p>
    <w:p w14:paraId="2A8D2B08" w14:textId="77777777" w:rsidR="00D670E1" w:rsidRPr="006B06A8" w:rsidRDefault="00D670E1" w:rsidP="00D670E1">
      <w:pPr>
        <w:pStyle w:val="Heading3"/>
      </w:pPr>
      <w:r w:rsidRPr="006B06A8">
        <w:t xml:space="preserve">Validation – </w:t>
      </w:r>
      <w:r>
        <w:t xml:space="preserve">Negative Values </w:t>
      </w:r>
    </w:p>
    <w:p w14:paraId="04B8A71B" w14:textId="77777777" w:rsidR="00D670E1" w:rsidRPr="005D2C3F" w:rsidRDefault="00D670E1" w:rsidP="00D670E1">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D670E1" w14:paraId="69E761C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AEF5814"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B12C39F" w14:textId="486231C7" w:rsidR="00D670E1" w:rsidRPr="00AF4250" w:rsidRDefault="00D670E1" w:rsidP="006C3851">
            <w:pPr>
              <w:pStyle w:val="Heading1"/>
              <w:rPr>
                <w:lang w:val="en-US"/>
              </w:rPr>
            </w:pPr>
            <w:bookmarkStart w:id="743" w:name="_Toc43372939"/>
            <w:r w:rsidRPr="00453318">
              <w:rPr>
                <w:rFonts w:cs="Calibri"/>
              </w:rPr>
              <w:t>B187_ NegativeValues</w:t>
            </w:r>
            <w:r>
              <w:rPr>
                <w:rFonts w:cs="Calibri"/>
              </w:rPr>
              <w:t>_HighContributions</w:t>
            </w:r>
            <w:bookmarkEnd w:id="743"/>
          </w:p>
        </w:tc>
      </w:tr>
      <w:tr w:rsidR="00D670E1" w14:paraId="4C9B745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C9E35C0"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C8104A2" w14:textId="31152263" w:rsidR="00D670E1" w:rsidRDefault="00D670E1"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3486</w:t>
            </w:r>
          </w:p>
        </w:tc>
      </w:tr>
      <w:tr w:rsidR="00D670E1" w14:paraId="2A7D1377"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CA53D8"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6FF4815" w14:textId="31A199EF" w:rsidR="00D670E1" w:rsidRDefault="00EE4A87"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D670E1" w14:paraId="6736173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6091CD"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2C62995" w14:textId="5DD1B8AD" w:rsidR="00D670E1" w:rsidRDefault="004B2B4A"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CE62CA">
              <w:rPr>
                <w:rFonts w:asciiTheme="minorHAnsi" w:eastAsia="Times New Roman" w:hAnsiTheme="minorHAnsi" w:cs="Calibri"/>
                <w:color w:val="auto"/>
                <w:sz w:val="22"/>
                <w:szCs w:val="22"/>
                <w:vertAlign w:val="superscript"/>
                <w:lang w:eastAsia="en-CA"/>
              </w:rPr>
              <w:t>s</w:t>
            </w:r>
            <w:r>
              <w:rPr>
                <w:rFonts w:asciiTheme="minorHAnsi" w:eastAsia="Times New Roman" w:hAnsiTheme="minorHAnsi" w:cs="Calibri"/>
                <w:color w:val="auto"/>
                <w:sz w:val="22"/>
                <w:szCs w:val="22"/>
                <w:vertAlign w:val="superscript"/>
                <w:lang w:eastAsia="en-CA"/>
              </w:rPr>
              <w:t>t</w:t>
            </w:r>
            <w:r w:rsidR="00D670E1">
              <w:rPr>
                <w:rFonts w:asciiTheme="minorHAnsi" w:eastAsia="Times New Roman" w:hAnsiTheme="minorHAnsi" w:cs="Calibri"/>
                <w:color w:val="auto"/>
                <w:sz w:val="22"/>
                <w:szCs w:val="22"/>
                <w:lang w:eastAsia="en-CA"/>
              </w:rPr>
              <w:t xml:space="preserve"> level validation</w:t>
            </w:r>
          </w:p>
        </w:tc>
      </w:tr>
      <w:tr w:rsidR="00D670E1" w14:paraId="1773360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1265E65"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8001D5C" w14:textId="23F22167" w:rsidR="00D670E1" w:rsidRPr="00CC320A" w:rsidRDefault="00D670E1" w:rsidP="006C3851">
            <w:pPr>
              <w:spacing w:before="60" w:after="60" w:line="240" w:lineRule="auto"/>
              <w:ind w:left="0"/>
              <w:rPr>
                <w:rFonts w:asciiTheme="minorHAnsi" w:eastAsia="Times New Roman" w:hAnsiTheme="minorHAnsi" w:cs="Calibri"/>
                <w:color w:val="auto"/>
                <w:sz w:val="22"/>
                <w:szCs w:val="22"/>
                <w:lang w:eastAsia="en-CA"/>
              </w:rPr>
            </w:pPr>
            <w:r w:rsidRPr="00453318">
              <w:rPr>
                <w:rFonts w:asciiTheme="minorHAnsi" w:eastAsia="Times New Roman" w:hAnsiTheme="minorHAnsi" w:cs="Calibri"/>
                <w:color w:val="auto"/>
                <w:sz w:val="22"/>
                <w:szCs w:val="22"/>
                <w:lang w:eastAsia="en-CA"/>
              </w:rPr>
              <w:t>Core Data</w:t>
            </w:r>
            <w:r>
              <w:rPr>
                <w:rFonts w:asciiTheme="minorHAnsi" w:eastAsia="Times New Roman" w:hAnsiTheme="minorHAnsi" w:cs="Calibri"/>
                <w:color w:val="auto"/>
                <w:sz w:val="22"/>
                <w:szCs w:val="22"/>
                <w:lang w:eastAsia="en-CA"/>
              </w:rPr>
              <w:t>, ContributoryLeaves (Remittance)</w:t>
            </w:r>
          </w:p>
        </w:tc>
      </w:tr>
      <w:tr w:rsidR="00D670E1" w14:paraId="11FB2B46"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9EB8733"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BAE8A45" w14:textId="77777777" w:rsidR="00D670E1" w:rsidRDefault="00D670E1"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D670E1" w14:paraId="6D615ED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BB7C45D"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3F51CE0" w14:textId="77777777" w:rsidR="00D670E1" w:rsidRPr="00B464B9" w:rsidRDefault="00D670E1"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D670E1" w:rsidRPr="00A61AB1" w14:paraId="3F4C11E6"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814BE8"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A49D46E"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D674EF0" w14:textId="77777777" w:rsidR="00D670E1" w:rsidRPr="00C301FC" w:rsidRDefault="00D670E1" w:rsidP="006C3851">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a negative value has been provided for a value that cannot be reported as a negative.</w:t>
            </w:r>
          </w:p>
        </w:tc>
      </w:tr>
      <w:tr w:rsidR="00D670E1" w:rsidRPr="009151F9" w14:paraId="3066BE5B"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4576DAF"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8C7DBE3" w14:textId="77777777" w:rsidR="00D670E1" w:rsidRDefault="00D670E1" w:rsidP="00D670E1">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6DDC1D8E" w14:textId="15FDC2E6" w:rsidR="00D670E1" w:rsidRPr="00411EBD" w:rsidRDefault="00D670E1" w:rsidP="00D670E1">
            <w:pPr>
              <w:ind w:left="1440"/>
              <w:rPr>
                <w:rFonts w:asciiTheme="minorHAnsi" w:hAnsiTheme="minorHAnsi"/>
                <w:sz w:val="22"/>
                <w:szCs w:val="22"/>
                <w:lang w:eastAsia="en-CA"/>
              </w:rPr>
            </w:pPr>
            <w:r>
              <w:rPr>
                <w:rFonts w:asciiTheme="minorHAnsi" w:hAnsiTheme="minorHAnsi"/>
                <w:sz w:val="22"/>
                <w:szCs w:val="22"/>
                <w:lang w:eastAsia="en-CA"/>
              </w:rPr>
              <w:t>File.HighContributions &lt; 0</w:t>
            </w:r>
          </w:p>
        </w:tc>
      </w:tr>
      <w:tr w:rsidR="00D670E1" w:rsidRPr="00A61AB1" w14:paraId="6CBC778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A186F1"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FC2BC3D" w14:textId="26A4521E" w:rsidR="00D670E1" w:rsidRPr="00236693" w:rsidRDefault="0022580E"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D670E1" w:rsidRPr="00A61AB1" w14:paraId="513272A5"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543651F"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58B0457" w14:textId="77777777" w:rsidR="00D670E1" w:rsidRPr="00A72B28" w:rsidRDefault="00D670E1" w:rsidP="006C3851">
            <w:pPr>
              <w:pStyle w:val="NormalWeb"/>
              <w:spacing w:line="276" w:lineRule="auto"/>
              <w:rPr>
                <w:rFonts w:asciiTheme="minorHAnsi" w:hAnsiTheme="minorHAnsi"/>
                <w:color w:val="000000"/>
                <w:sz w:val="22"/>
                <w:szCs w:val="22"/>
                <w:lang w:val="en-CA"/>
              </w:rPr>
            </w:pPr>
            <w:r w:rsidRPr="006100CE">
              <w:rPr>
                <w:rFonts w:asciiTheme="minorHAnsi" w:hAnsiTheme="minorHAnsi"/>
                <w:color w:val="000000"/>
                <w:sz w:val="22"/>
                <w:szCs w:val="22"/>
                <w:lang w:val="en-CA"/>
              </w:rPr>
              <w:t>Negative value cannot be reported for {</w:t>
            </w:r>
            <w:r>
              <w:rPr>
                <w:rFonts w:asciiTheme="minorHAnsi" w:hAnsiTheme="minorHAnsi"/>
                <w:color w:val="000000"/>
                <w:sz w:val="22"/>
                <w:szCs w:val="22"/>
                <w:lang w:val="en-CA"/>
              </w:rPr>
              <w:t>0</w:t>
            </w:r>
            <w:r w:rsidRPr="006100CE">
              <w:rPr>
                <w:rFonts w:asciiTheme="minorHAnsi" w:hAnsiTheme="minorHAnsi"/>
                <w:color w:val="000000"/>
                <w:sz w:val="22"/>
                <w:szCs w:val="22"/>
                <w:lang w:val="en-CA"/>
              </w:rPr>
              <w:t xml:space="preserve">}.  </w:t>
            </w:r>
          </w:p>
        </w:tc>
      </w:tr>
      <w:tr w:rsidR="00D670E1" w:rsidRPr="00A61AB1" w14:paraId="68EDF3B6"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764F325"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6D085B2"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8A5BA6E" w14:textId="2F944B71" w:rsidR="00D670E1" w:rsidRPr="00B464B9" w:rsidRDefault="00D670E1" w:rsidP="006C3851">
            <w:pPr>
              <w:spacing w:before="60" w:after="60"/>
              <w:ind w:left="0"/>
              <w:rPr>
                <w:rFonts w:asciiTheme="minorHAnsi" w:hAnsiTheme="minorHAnsi"/>
                <w:sz w:val="22"/>
                <w:szCs w:val="22"/>
                <w:lang w:eastAsia="en-CA"/>
              </w:rPr>
            </w:pPr>
            <w:r w:rsidRPr="006100CE">
              <w:rPr>
                <w:rFonts w:asciiTheme="minorHAnsi" w:hAnsiTheme="minorHAnsi"/>
                <w:sz w:val="22"/>
                <w:szCs w:val="22"/>
              </w:rPr>
              <w:t>Negativ</w:t>
            </w:r>
            <w:r>
              <w:rPr>
                <w:rFonts w:asciiTheme="minorHAnsi" w:hAnsiTheme="minorHAnsi"/>
                <w:sz w:val="22"/>
                <w:szCs w:val="22"/>
              </w:rPr>
              <w:t>e value cannot be reported for High Contributions</w:t>
            </w:r>
            <w:r w:rsidRPr="006100CE">
              <w:rPr>
                <w:rFonts w:asciiTheme="minorHAnsi" w:hAnsiTheme="minorHAnsi"/>
                <w:sz w:val="22"/>
                <w:szCs w:val="22"/>
              </w:rPr>
              <w:t xml:space="preserve">.  </w:t>
            </w:r>
          </w:p>
        </w:tc>
      </w:tr>
      <w:tr w:rsidR="00D670E1" w:rsidRPr="0085712F" w14:paraId="7647BAD7"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AB8096" w14:textId="77777777" w:rsidR="00D670E1" w:rsidRPr="0085712F" w:rsidRDefault="00D670E1"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D70AA72" w14:textId="3E19E945" w:rsidR="00D670E1" w:rsidRPr="007112C8" w:rsidRDefault="00D670E1" w:rsidP="006C3851">
            <w:pPr>
              <w:ind w:left="0"/>
              <w:rPr>
                <w:rFonts w:asciiTheme="minorHAnsi" w:hAnsiTheme="minorHAnsi"/>
                <w:sz w:val="22"/>
                <w:szCs w:val="22"/>
                <w:lang w:eastAsia="en-CA"/>
              </w:rPr>
            </w:pPr>
            <w:r>
              <w:rPr>
                <w:rFonts w:asciiTheme="minorHAnsi" w:hAnsiTheme="minorHAnsi" w:cs="Calibri"/>
                <w:color w:val="auto"/>
                <w:sz w:val="22"/>
                <w:szCs w:val="22"/>
              </w:rPr>
              <w:t>0: File.</w:t>
            </w:r>
            <w:r>
              <w:rPr>
                <w:rFonts w:asciiTheme="minorHAnsi" w:hAnsiTheme="minorHAnsi"/>
                <w:sz w:val="22"/>
                <w:szCs w:val="22"/>
                <w:lang w:eastAsia="en-CA"/>
              </w:rPr>
              <w:t>HighContributions</w:t>
            </w:r>
          </w:p>
        </w:tc>
      </w:tr>
      <w:tr w:rsidR="00D670E1" w:rsidRPr="0085712F" w14:paraId="72CF5390"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8D7CBBB" w14:textId="77777777" w:rsidR="00D670E1" w:rsidRPr="0085712F" w:rsidRDefault="00D670E1"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49AFA810" w14:textId="08EF0179" w:rsidR="00D670E1" w:rsidRPr="006100CE" w:rsidRDefault="0022580E"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D670E1" w:rsidRPr="0085712F" w14:paraId="7341C9F8"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C5AEC8" w14:textId="77777777" w:rsidR="00D670E1" w:rsidRPr="0085712F"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8CEDEB0" w14:textId="77777777" w:rsidR="00D670E1" w:rsidRPr="006100CE" w:rsidRDefault="00D670E1" w:rsidP="006C3851">
            <w:pPr>
              <w:spacing w:before="60" w:after="60" w:line="240" w:lineRule="auto"/>
              <w:ind w:left="0"/>
              <w:rPr>
                <w:rFonts w:asciiTheme="minorHAnsi" w:hAnsiTheme="minorHAnsi"/>
                <w:sz w:val="22"/>
                <w:szCs w:val="22"/>
                <w:lang w:eastAsia="en-CA"/>
              </w:rPr>
            </w:pPr>
          </w:p>
        </w:tc>
      </w:tr>
      <w:tr w:rsidR="00D670E1" w:rsidRPr="00BD7C56" w14:paraId="49044668"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DEE2C99"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531CD02" w14:textId="77777777" w:rsidR="00D670E1" w:rsidRPr="0085712F" w:rsidRDefault="00D670E1"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7F68024" w14:textId="77777777" w:rsidR="00667DB8" w:rsidRDefault="00667DB8" w:rsidP="00667DB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20180412:</w:t>
            </w:r>
          </w:p>
          <w:p w14:paraId="369EB600" w14:textId="77777777" w:rsidR="00667DB8" w:rsidRPr="00E8794C" w:rsidRDefault="00667DB8"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Changed validation level, since it has been configured as an input validation.</w:t>
            </w:r>
          </w:p>
          <w:p w14:paraId="5136375B" w14:textId="77777777" w:rsidR="00667DB8" w:rsidRDefault="00667DB8" w:rsidP="00F93DA0">
            <w:pPr>
              <w:spacing w:before="60" w:after="60" w:line="240" w:lineRule="auto"/>
              <w:ind w:left="0"/>
              <w:rPr>
                <w:rFonts w:asciiTheme="minorHAnsi" w:hAnsiTheme="minorHAnsi"/>
                <w:sz w:val="22"/>
                <w:szCs w:val="22"/>
                <w:lang w:eastAsia="en-CA"/>
              </w:rPr>
            </w:pPr>
          </w:p>
          <w:p w14:paraId="085AA994"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19284FD6" w14:textId="77777777" w:rsidR="00F93DA0" w:rsidRPr="00E8794C" w:rsidRDefault="00F93DA0"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23F6AAD4" w14:textId="77777777" w:rsidR="00D670E1" w:rsidRPr="00CB6943" w:rsidRDefault="00D670E1" w:rsidP="006C3851">
            <w:pPr>
              <w:spacing w:before="60" w:after="60" w:line="240" w:lineRule="auto"/>
              <w:ind w:left="0"/>
              <w:rPr>
                <w:rFonts w:asciiTheme="minorHAnsi" w:hAnsiTheme="minorHAnsi"/>
                <w:sz w:val="22"/>
                <w:szCs w:val="22"/>
                <w:lang w:eastAsia="en-CA"/>
              </w:rPr>
            </w:pPr>
          </w:p>
        </w:tc>
      </w:tr>
    </w:tbl>
    <w:p w14:paraId="440DD0E2" w14:textId="77777777" w:rsidR="00D670E1" w:rsidRPr="00BD7C56" w:rsidRDefault="00D670E1" w:rsidP="00D670E1">
      <w:pPr>
        <w:spacing w:before="0" w:after="0" w:line="240" w:lineRule="auto"/>
        <w:ind w:left="0"/>
      </w:pPr>
    </w:p>
    <w:p w14:paraId="35834F28" w14:textId="77777777" w:rsidR="00D670E1" w:rsidRDefault="00D670E1">
      <w:pPr>
        <w:spacing w:before="0" w:after="0" w:line="240" w:lineRule="auto"/>
        <w:ind w:left="0"/>
      </w:pPr>
      <w:r>
        <w:br w:type="page"/>
      </w:r>
    </w:p>
    <w:p w14:paraId="0980887D" w14:textId="6CD277CC" w:rsidR="00D670E1" w:rsidRPr="006B06A8" w:rsidRDefault="00D670E1" w:rsidP="00D670E1">
      <w:pPr>
        <w:pStyle w:val="Heading3"/>
      </w:pPr>
      <w:r w:rsidRPr="006B06A8">
        <w:t xml:space="preserve">Validation – </w:t>
      </w:r>
      <w:r>
        <w:t xml:space="preserve">Negative Values </w:t>
      </w:r>
    </w:p>
    <w:p w14:paraId="2300E234" w14:textId="77777777" w:rsidR="00D670E1" w:rsidRPr="005D2C3F" w:rsidRDefault="00D670E1" w:rsidP="00D670E1">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D670E1" w14:paraId="602F14A6"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F2A09B"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E085198" w14:textId="51E39C96" w:rsidR="00D670E1" w:rsidRPr="00AF4250" w:rsidRDefault="00E74305" w:rsidP="006C3851">
            <w:pPr>
              <w:pStyle w:val="Heading1"/>
              <w:rPr>
                <w:lang w:val="en-US"/>
              </w:rPr>
            </w:pPr>
            <w:bookmarkStart w:id="744" w:name="_Toc43372940"/>
            <w:r w:rsidRPr="00453318">
              <w:rPr>
                <w:rFonts w:cs="Calibri"/>
              </w:rPr>
              <w:t>B187_ NegativeValues</w:t>
            </w:r>
            <w:r>
              <w:rPr>
                <w:rFonts w:cs="Calibri"/>
              </w:rPr>
              <w:t>_HighContributionsCurrentYear</w:t>
            </w:r>
            <w:bookmarkEnd w:id="744"/>
          </w:p>
        </w:tc>
      </w:tr>
      <w:tr w:rsidR="00D670E1" w14:paraId="66ACCBB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9381BBE"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488D1008" w14:textId="7336A149" w:rsidR="00D670E1" w:rsidRDefault="00E74305"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4869</w:t>
            </w:r>
          </w:p>
        </w:tc>
      </w:tr>
      <w:tr w:rsidR="00D670E1" w14:paraId="5CC4A54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E10DA6B"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797FCA9" w14:textId="1F9B30E8" w:rsidR="00D670E1" w:rsidRDefault="00EE4A87"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D670E1" w14:paraId="65E463E9"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F0666DE"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3A54211" w14:textId="03AEEEBF" w:rsidR="00D670E1" w:rsidRDefault="004B2B4A"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CE62CA">
              <w:rPr>
                <w:rFonts w:asciiTheme="minorHAnsi" w:eastAsia="Times New Roman" w:hAnsiTheme="minorHAnsi" w:cs="Calibri"/>
                <w:color w:val="auto"/>
                <w:sz w:val="22"/>
                <w:szCs w:val="22"/>
                <w:vertAlign w:val="superscript"/>
                <w:lang w:eastAsia="en-CA"/>
              </w:rPr>
              <w:t>s</w:t>
            </w:r>
            <w:r>
              <w:rPr>
                <w:rFonts w:asciiTheme="minorHAnsi" w:eastAsia="Times New Roman" w:hAnsiTheme="minorHAnsi" w:cs="Calibri"/>
                <w:color w:val="auto"/>
                <w:sz w:val="22"/>
                <w:szCs w:val="22"/>
                <w:vertAlign w:val="superscript"/>
                <w:lang w:eastAsia="en-CA"/>
              </w:rPr>
              <w:t>t</w:t>
            </w:r>
            <w:r w:rsidR="00D670E1">
              <w:rPr>
                <w:rFonts w:asciiTheme="minorHAnsi" w:eastAsia="Times New Roman" w:hAnsiTheme="minorHAnsi" w:cs="Calibri"/>
                <w:color w:val="auto"/>
                <w:sz w:val="22"/>
                <w:szCs w:val="22"/>
                <w:lang w:eastAsia="en-CA"/>
              </w:rPr>
              <w:t xml:space="preserve"> level validation</w:t>
            </w:r>
          </w:p>
        </w:tc>
      </w:tr>
      <w:tr w:rsidR="00D670E1" w14:paraId="3D728639"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5D9C467"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E506655" w14:textId="39D592D7" w:rsidR="00D670E1" w:rsidRPr="00CC320A" w:rsidRDefault="00E74305" w:rsidP="006C3851">
            <w:pPr>
              <w:spacing w:before="60" w:after="60" w:line="240" w:lineRule="auto"/>
              <w:ind w:left="0"/>
              <w:rPr>
                <w:rFonts w:asciiTheme="minorHAnsi" w:eastAsia="Times New Roman" w:hAnsiTheme="minorHAnsi" w:cs="Calibri"/>
                <w:color w:val="auto"/>
                <w:sz w:val="22"/>
                <w:szCs w:val="22"/>
                <w:lang w:eastAsia="en-CA"/>
              </w:rPr>
            </w:pPr>
            <w:r w:rsidRPr="00453318">
              <w:rPr>
                <w:rFonts w:asciiTheme="minorHAnsi" w:eastAsia="Times New Roman" w:hAnsiTheme="minorHAnsi" w:cs="Calibri"/>
                <w:color w:val="auto"/>
                <w:sz w:val="22"/>
                <w:szCs w:val="22"/>
                <w:lang w:eastAsia="en-CA"/>
              </w:rPr>
              <w:t>Events</w:t>
            </w:r>
          </w:p>
        </w:tc>
      </w:tr>
      <w:tr w:rsidR="00D670E1" w14:paraId="3F6EB0D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940D26"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3C95FD7" w14:textId="77777777" w:rsidR="00D670E1" w:rsidRDefault="00D670E1"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D670E1" w14:paraId="5E0DBFC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482297B"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607E0835" w14:textId="77777777" w:rsidR="00D670E1" w:rsidRPr="00B464B9" w:rsidRDefault="00D670E1"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D670E1" w:rsidRPr="00A61AB1" w14:paraId="7BC05AA6"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0823B89"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F32CA3E"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A856D56" w14:textId="77777777" w:rsidR="00D670E1" w:rsidRPr="00C301FC" w:rsidRDefault="00D670E1" w:rsidP="006C3851">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a negative value has been provided for a value that cannot be reported as a negative.</w:t>
            </w:r>
          </w:p>
        </w:tc>
      </w:tr>
      <w:tr w:rsidR="00D670E1" w:rsidRPr="009151F9" w14:paraId="52B6C43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D628D6A"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9DC3945" w14:textId="77777777" w:rsidR="00E74305" w:rsidRDefault="00E74305" w:rsidP="00E74305">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3CB04E40" w14:textId="363FB061" w:rsidR="00D670E1" w:rsidRPr="00411EBD" w:rsidRDefault="00E74305" w:rsidP="00E74305">
            <w:pPr>
              <w:ind w:left="1440"/>
              <w:rPr>
                <w:rFonts w:asciiTheme="minorHAnsi" w:hAnsiTheme="minorHAnsi"/>
                <w:sz w:val="22"/>
                <w:szCs w:val="22"/>
                <w:lang w:eastAsia="en-CA"/>
              </w:rPr>
            </w:pPr>
            <w:r>
              <w:rPr>
                <w:rFonts w:asciiTheme="minorHAnsi" w:hAnsiTheme="minorHAnsi"/>
                <w:sz w:val="22"/>
                <w:szCs w:val="22"/>
                <w:lang w:eastAsia="en-CA"/>
              </w:rPr>
              <w:t xml:space="preserve">File.HighContributions_CurrentYear &lt; 0 </w:t>
            </w:r>
          </w:p>
        </w:tc>
      </w:tr>
      <w:tr w:rsidR="00D670E1" w:rsidRPr="00A61AB1" w14:paraId="6DEA2F57"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9353F1"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7082116" w14:textId="541837C0" w:rsidR="00D670E1" w:rsidRPr="00236693" w:rsidRDefault="0022580E"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D670E1" w:rsidRPr="00A61AB1" w14:paraId="3F50837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C272174"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43B3AEE" w14:textId="77777777" w:rsidR="00D670E1" w:rsidRPr="00A72B28" w:rsidRDefault="00D670E1" w:rsidP="006C3851">
            <w:pPr>
              <w:pStyle w:val="NormalWeb"/>
              <w:spacing w:line="276" w:lineRule="auto"/>
              <w:rPr>
                <w:rFonts w:asciiTheme="minorHAnsi" w:hAnsiTheme="minorHAnsi"/>
                <w:color w:val="000000"/>
                <w:sz w:val="22"/>
                <w:szCs w:val="22"/>
                <w:lang w:val="en-CA"/>
              </w:rPr>
            </w:pPr>
            <w:r w:rsidRPr="006100CE">
              <w:rPr>
                <w:rFonts w:asciiTheme="minorHAnsi" w:hAnsiTheme="minorHAnsi"/>
                <w:color w:val="000000"/>
                <w:sz w:val="22"/>
                <w:szCs w:val="22"/>
                <w:lang w:val="en-CA"/>
              </w:rPr>
              <w:t>Negative value cannot be reported for {</w:t>
            </w:r>
            <w:r>
              <w:rPr>
                <w:rFonts w:asciiTheme="minorHAnsi" w:hAnsiTheme="minorHAnsi"/>
                <w:color w:val="000000"/>
                <w:sz w:val="22"/>
                <w:szCs w:val="22"/>
                <w:lang w:val="en-CA"/>
              </w:rPr>
              <w:t>0</w:t>
            </w:r>
            <w:r w:rsidRPr="006100CE">
              <w:rPr>
                <w:rFonts w:asciiTheme="minorHAnsi" w:hAnsiTheme="minorHAnsi"/>
                <w:color w:val="000000"/>
                <w:sz w:val="22"/>
                <w:szCs w:val="22"/>
                <w:lang w:val="en-CA"/>
              </w:rPr>
              <w:t xml:space="preserve">}.  </w:t>
            </w:r>
          </w:p>
        </w:tc>
      </w:tr>
      <w:tr w:rsidR="00D670E1" w:rsidRPr="00A61AB1" w14:paraId="6604D4F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ED15A1C"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07A95C7"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9D0B036" w14:textId="4EBDE609" w:rsidR="00D670E1" w:rsidRPr="00B464B9" w:rsidRDefault="00E74305" w:rsidP="006C3851">
            <w:pPr>
              <w:spacing w:before="60" w:after="60"/>
              <w:ind w:left="0"/>
              <w:rPr>
                <w:rFonts w:asciiTheme="minorHAnsi" w:hAnsiTheme="minorHAnsi"/>
                <w:sz w:val="22"/>
                <w:szCs w:val="22"/>
                <w:lang w:eastAsia="en-CA"/>
              </w:rPr>
            </w:pPr>
            <w:r w:rsidRPr="006100CE">
              <w:rPr>
                <w:rFonts w:asciiTheme="minorHAnsi" w:hAnsiTheme="minorHAnsi"/>
                <w:sz w:val="22"/>
                <w:szCs w:val="22"/>
              </w:rPr>
              <w:t>Negativ</w:t>
            </w:r>
            <w:r>
              <w:rPr>
                <w:rFonts w:asciiTheme="minorHAnsi" w:hAnsiTheme="minorHAnsi"/>
                <w:sz w:val="22"/>
                <w:szCs w:val="22"/>
              </w:rPr>
              <w:t>e value cannot be reported for High Contributions current year</w:t>
            </w:r>
            <w:r w:rsidRPr="006100CE">
              <w:rPr>
                <w:rFonts w:asciiTheme="minorHAnsi" w:hAnsiTheme="minorHAnsi"/>
                <w:sz w:val="22"/>
                <w:szCs w:val="22"/>
              </w:rPr>
              <w:t xml:space="preserve">.  </w:t>
            </w:r>
          </w:p>
        </w:tc>
      </w:tr>
      <w:tr w:rsidR="00D670E1" w:rsidRPr="0085712F" w14:paraId="4D0FB906"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26A0CC5" w14:textId="77777777" w:rsidR="00D670E1" w:rsidRPr="0085712F" w:rsidRDefault="00D670E1"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978DF00" w14:textId="1D769153" w:rsidR="00D670E1" w:rsidRPr="007112C8" w:rsidRDefault="00E74305" w:rsidP="006C3851">
            <w:pPr>
              <w:ind w:left="0"/>
              <w:rPr>
                <w:rFonts w:asciiTheme="minorHAnsi" w:hAnsiTheme="minorHAnsi"/>
                <w:sz w:val="22"/>
                <w:szCs w:val="22"/>
                <w:lang w:eastAsia="en-CA"/>
              </w:rPr>
            </w:pPr>
            <w:r>
              <w:rPr>
                <w:rFonts w:asciiTheme="minorHAnsi" w:hAnsiTheme="minorHAnsi" w:cs="Calibri"/>
                <w:color w:val="auto"/>
                <w:sz w:val="22"/>
                <w:szCs w:val="22"/>
              </w:rPr>
              <w:t xml:space="preserve">0: </w:t>
            </w:r>
            <w:r>
              <w:rPr>
                <w:rFonts w:asciiTheme="minorHAnsi" w:hAnsiTheme="minorHAnsi"/>
                <w:sz w:val="22"/>
                <w:szCs w:val="22"/>
                <w:lang w:eastAsia="en-CA"/>
              </w:rPr>
              <w:t>File.HighContributions_CurrentYear</w:t>
            </w:r>
          </w:p>
        </w:tc>
      </w:tr>
      <w:tr w:rsidR="00D670E1" w:rsidRPr="0085712F" w14:paraId="2CBBC2F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F39F398" w14:textId="77777777" w:rsidR="00D670E1" w:rsidRPr="0085712F" w:rsidRDefault="00D670E1"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1D42F4F3" w14:textId="401FB4D0" w:rsidR="00D670E1" w:rsidRPr="006100CE" w:rsidRDefault="0022580E"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D670E1" w:rsidRPr="0085712F" w14:paraId="580ECF9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A32D8B7" w14:textId="77777777" w:rsidR="00D670E1" w:rsidRPr="0085712F"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BB0C8A9" w14:textId="77777777" w:rsidR="00D670E1" w:rsidRPr="006100CE" w:rsidRDefault="00D670E1" w:rsidP="006C3851">
            <w:pPr>
              <w:spacing w:before="60" w:after="60" w:line="240" w:lineRule="auto"/>
              <w:ind w:left="0"/>
              <w:rPr>
                <w:rFonts w:asciiTheme="minorHAnsi" w:hAnsiTheme="minorHAnsi"/>
                <w:sz w:val="22"/>
                <w:szCs w:val="22"/>
                <w:lang w:eastAsia="en-CA"/>
              </w:rPr>
            </w:pPr>
          </w:p>
        </w:tc>
      </w:tr>
      <w:tr w:rsidR="00D670E1" w:rsidRPr="00BD7C56" w14:paraId="3C81D39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3F9A2B" w14:textId="77777777" w:rsidR="00D670E1" w:rsidRDefault="00D670E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20A3F2F" w14:textId="77777777" w:rsidR="00D670E1" w:rsidRPr="0085712F" w:rsidRDefault="00D670E1"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105B966" w14:textId="77777777" w:rsidR="00667DB8" w:rsidRDefault="00667DB8" w:rsidP="00667DB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20180412:</w:t>
            </w:r>
          </w:p>
          <w:p w14:paraId="43A64610" w14:textId="77777777" w:rsidR="00667DB8" w:rsidRPr="00E8794C" w:rsidRDefault="00667DB8"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Changed validation level, since it has been configured as an input validation.</w:t>
            </w:r>
          </w:p>
          <w:p w14:paraId="01B8FE70" w14:textId="77777777" w:rsidR="00667DB8" w:rsidRDefault="00667DB8" w:rsidP="00F93DA0">
            <w:pPr>
              <w:spacing w:before="60" w:after="60" w:line="240" w:lineRule="auto"/>
              <w:ind w:left="0"/>
              <w:rPr>
                <w:rFonts w:asciiTheme="minorHAnsi" w:hAnsiTheme="minorHAnsi"/>
                <w:sz w:val="22"/>
                <w:szCs w:val="22"/>
                <w:lang w:eastAsia="en-CA"/>
              </w:rPr>
            </w:pPr>
          </w:p>
          <w:p w14:paraId="3A8B79A4"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13C66B90" w14:textId="77777777" w:rsidR="00F93DA0" w:rsidRPr="00E8794C" w:rsidRDefault="00F93DA0"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709C7001" w14:textId="77777777" w:rsidR="00D670E1" w:rsidRPr="00CB6943" w:rsidRDefault="00D670E1" w:rsidP="006C3851">
            <w:pPr>
              <w:spacing w:before="60" w:after="60" w:line="240" w:lineRule="auto"/>
              <w:ind w:left="0"/>
              <w:rPr>
                <w:rFonts w:asciiTheme="minorHAnsi" w:hAnsiTheme="minorHAnsi"/>
                <w:sz w:val="22"/>
                <w:szCs w:val="22"/>
                <w:lang w:eastAsia="en-CA"/>
              </w:rPr>
            </w:pPr>
          </w:p>
        </w:tc>
      </w:tr>
    </w:tbl>
    <w:p w14:paraId="5B9E4F98" w14:textId="77777777" w:rsidR="00D670E1" w:rsidRPr="00BD7C56" w:rsidRDefault="00D670E1" w:rsidP="00D670E1">
      <w:pPr>
        <w:spacing w:before="0" w:after="0" w:line="240" w:lineRule="auto"/>
        <w:ind w:left="0"/>
      </w:pPr>
    </w:p>
    <w:p w14:paraId="7818BC05" w14:textId="77777777" w:rsidR="0024429B" w:rsidRDefault="0024429B">
      <w:pPr>
        <w:spacing w:before="0" w:after="0" w:line="240" w:lineRule="auto"/>
        <w:ind w:left="0"/>
      </w:pPr>
      <w:r>
        <w:br w:type="page"/>
      </w:r>
    </w:p>
    <w:p w14:paraId="67F1FBFB" w14:textId="77777777" w:rsidR="0024429B" w:rsidRPr="006B06A8" w:rsidRDefault="0024429B" w:rsidP="0024429B">
      <w:pPr>
        <w:pStyle w:val="Heading3"/>
      </w:pPr>
      <w:r w:rsidRPr="006B06A8">
        <w:t xml:space="preserve">Validation – </w:t>
      </w:r>
      <w:r>
        <w:t xml:space="preserve">Negative Values </w:t>
      </w:r>
    </w:p>
    <w:p w14:paraId="495CC93D" w14:textId="77777777" w:rsidR="0024429B" w:rsidRPr="005D2C3F" w:rsidRDefault="0024429B" w:rsidP="0024429B">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4429B" w14:paraId="53BE690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A10912"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7E5BE32" w14:textId="7E057609" w:rsidR="0024429B" w:rsidRPr="00AF4250" w:rsidRDefault="0024429B" w:rsidP="006C3851">
            <w:pPr>
              <w:pStyle w:val="Heading1"/>
              <w:rPr>
                <w:lang w:val="en-US"/>
              </w:rPr>
            </w:pPr>
            <w:bookmarkStart w:id="745" w:name="_Toc43372941"/>
            <w:r w:rsidRPr="00453318">
              <w:rPr>
                <w:rFonts w:cs="Calibri"/>
              </w:rPr>
              <w:t>B187_ NegativeValues</w:t>
            </w:r>
            <w:r>
              <w:rPr>
                <w:rFonts w:cs="Calibri"/>
              </w:rPr>
              <w:t>_WeeksPreviousYear</w:t>
            </w:r>
            <w:bookmarkEnd w:id="745"/>
          </w:p>
        </w:tc>
      </w:tr>
      <w:tr w:rsidR="0024429B" w14:paraId="1DFAE76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ACFAB06"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BE0E697" w14:textId="2EF7943A" w:rsidR="0024429B" w:rsidRDefault="0024429B"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7902</w:t>
            </w:r>
          </w:p>
        </w:tc>
      </w:tr>
      <w:tr w:rsidR="0024429B" w14:paraId="553A5D0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D8D1FC2"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A08232D" w14:textId="1FAFE7E9" w:rsidR="0024429B" w:rsidRDefault="00EE4A87"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24429B" w14:paraId="74E43D0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107E2F"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2C5AF57" w14:textId="37AAD51D" w:rsidR="0024429B" w:rsidRDefault="004B2B4A"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CE62CA">
              <w:rPr>
                <w:rFonts w:asciiTheme="minorHAnsi" w:eastAsia="Times New Roman" w:hAnsiTheme="minorHAnsi" w:cs="Calibri"/>
                <w:color w:val="auto"/>
                <w:sz w:val="22"/>
                <w:szCs w:val="22"/>
                <w:vertAlign w:val="superscript"/>
                <w:lang w:eastAsia="en-CA"/>
              </w:rPr>
              <w:t>s</w:t>
            </w:r>
            <w:r>
              <w:rPr>
                <w:rFonts w:asciiTheme="minorHAnsi" w:eastAsia="Times New Roman" w:hAnsiTheme="minorHAnsi" w:cs="Calibri"/>
                <w:color w:val="auto"/>
                <w:sz w:val="22"/>
                <w:szCs w:val="22"/>
                <w:vertAlign w:val="superscript"/>
                <w:lang w:eastAsia="en-CA"/>
              </w:rPr>
              <w:t>t</w:t>
            </w:r>
            <w:r w:rsidR="0024429B">
              <w:rPr>
                <w:rFonts w:asciiTheme="minorHAnsi" w:eastAsia="Times New Roman" w:hAnsiTheme="minorHAnsi" w:cs="Calibri"/>
                <w:color w:val="auto"/>
                <w:sz w:val="22"/>
                <w:szCs w:val="22"/>
                <w:lang w:eastAsia="en-CA"/>
              </w:rPr>
              <w:t xml:space="preserve"> level validation</w:t>
            </w:r>
          </w:p>
        </w:tc>
      </w:tr>
      <w:tr w:rsidR="0024429B" w14:paraId="383FF8C0"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306E826"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B04F536" w14:textId="77777777" w:rsidR="0024429B" w:rsidRPr="00CC320A" w:rsidRDefault="0024429B" w:rsidP="006C3851">
            <w:pPr>
              <w:spacing w:before="60" w:after="60" w:line="240" w:lineRule="auto"/>
              <w:ind w:left="0"/>
              <w:rPr>
                <w:rFonts w:asciiTheme="minorHAnsi" w:eastAsia="Times New Roman" w:hAnsiTheme="minorHAnsi" w:cs="Calibri"/>
                <w:color w:val="auto"/>
                <w:sz w:val="22"/>
                <w:szCs w:val="22"/>
                <w:lang w:eastAsia="en-CA"/>
              </w:rPr>
            </w:pPr>
            <w:r w:rsidRPr="00453318">
              <w:rPr>
                <w:rFonts w:asciiTheme="minorHAnsi" w:eastAsia="Times New Roman" w:hAnsiTheme="minorHAnsi" w:cs="Calibri"/>
                <w:color w:val="auto"/>
                <w:sz w:val="22"/>
                <w:szCs w:val="22"/>
                <w:lang w:eastAsia="en-CA"/>
              </w:rPr>
              <w:t>Events</w:t>
            </w:r>
          </w:p>
        </w:tc>
      </w:tr>
      <w:tr w:rsidR="0024429B" w14:paraId="3A981AC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936B964"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372EA6D" w14:textId="77777777" w:rsidR="0024429B" w:rsidRDefault="0024429B"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24429B" w14:paraId="7D0F15A0"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8494E6A"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F5222D5" w14:textId="77777777" w:rsidR="0024429B" w:rsidRPr="00B464B9" w:rsidRDefault="0024429B"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24429B" w:rsidRPr="00A61AB1" w14:paraId="1E5D781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BD8992"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05375FC"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CE23D7B" w14:textId="77777777" w:rsidR="0024429B" w:rsidRPr="00C301FC" w:rsidRDefault="0024429B" w:rsidP="006C3851">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a negative value has been provided for a value that cannot be reported as a negative.</w:t>
            </w:r>
          </w:p>
        </w:tc>
      </w:tr>
      <w:tr w:rsidR="0024429B" w:rsidRPr="009151F9" w14:paraId="4E55069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2D5E7FA"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6CC2BF7" w14:textId="77777777" w:rsidR="0024429B" w:rsidRDefault="0024429B" w:rsidP="0024429B">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6A5EB510" w14:textId="7E943B35" w:rsidR="0024429B" w:rsidRPr="00411EBD" w:rsidRDefault="0024429B" w:rsidP="0024429B">
            <w:pPr>
              <w:ind w:left="1440"/>
              <w:rPr>
                <w:rFonts w:asciiTheme="minorHAnsi" w:hAnsiTheme="minorHAnsi"/>
                <w:sz w:val="22"/>
                <w:szCs w:val="22"/>
                <w:lang w:eastAsia="en-CA"/>
              </w:rPr>
            </w:pPr>
            <w:r>
              <w:rPr>
                <w:rFonts w:asciiTheme="minorHAnsi" w:hAnsiTheme="minorHAnsi"/>
                <w:sz w:val="22"/>
                <w:szCs w:val="22"/>
                <w:lang w:eastAsia="en-CA"/>
              </w:rPr>
              <w:t xml:space="preserve">Weeks_PreviousYear &lt; 0 </w:t>
            </w:r>
          </w:p>
        </w:tc>
      </w:tr>
      <w:tr w:rsidR="0024429B" w:rsidRPr="00A61AB1" w14:paraId="288A76E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EE9EE20"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F61085B" w14:textId="11B42E2B" w:rsidR="0024429B" w:rsidRPr="00236693" w:rsidRDefault="0022580E"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24429B" w:rsidRPr="00A61AB1" w14:paraId="48D214C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2FF7E30"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7E98D937" w14:textId="77777777" w:rsidR="0024429B" w:rsidRPr="00A72B28" w:rsidRDefault="0024429B" w:rsidP="006C3851">
            <w:pPr>
              <w:pStyle w:val="NormalWeb"/>
              <w:spacing w:line="276" w:lineRule="auto"/>
              <w:rPr>
                <w:rFonts w:asciiTheme="minorHAnsi" w:hAnsiTheme="minorHAnsi"/>
                <w:color w:val="000000"/>
                <w:sz w:val="22"/>
                <w:szCs w:val="22"/>
                <w:lang w:val="en-CA"/>
              </w:rPr>
            </w:pPr>
            <w:r w:rsidRPr="006100CE">
              <w:rPr>
                <w:rFonts w:asciiTheme="minorHAnsi" w:hAnsiTheme="minorHAnsi"/>
                <w:color w:val="000000"/>
                <w:sz w:val="22"/>
                <w:szCs w:val="22"/>
                <w:lang w:val="en-CA"/>
              </w:rPr>
              <w:t>Negative value cannot be reported for {</w:t>
            </w:r>
            <w:r>
              <w:rPr>
                <w:rFonts w:asciiTheme="minorHAnsi" w:hAnsiTheme="minorHAnsi"/>
                <w:color w:val="000000"/>
                <w:sz w:val="22"/>
                <w:szCs w:val="22"/>
                <w:lang w:val="en-CA"/>
              </w:rPr>
              <w:t>0</w:t>
            </w:r>
            <w:r w:rsidRPr="006100CE">
              <w:rPr>
                <w:rFonts w:asciiTheme="minorHAnsi" w:hAnsiTheme="minorHAnsi"/>
                <w:color w:val="000000"/>
                <w:sz w:val="22"/>
                <w:szCs w:val="22"/>
                <w:lang w:val="en-CA"/>
              </w:rPr>
              <w:t xml:space="preserve">}.  </w:t>
            </w:r>
          </w:p>
        </w:tc>
      </w:tr>
      <w:tr w:rsidR="0024429B" w:rsidRPr="00A61AB1" w14:paraId="0A1F8BD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E732108"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1C6FF7A"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A43E7C7" w14:textId="4F2FB1EA" w:rsidR="0024429B" w:rsidRPr="00B464B9" w:rsidRDefault="0024429B" w:rsidP="006C3851">
            <w:pPr>
              <w:spacing w:before="60" w:after="60"/>
              <w:ind w:left="0"/>
              <w:rPr>
                <w:rFonts w:asciiTheme="minorHAnsi" w:hAnsiTheme="minorHAnsi"/>
                <w:sz w:val="22"/>
                <w:szCs w:val="22"/>
                <w:lang w:eastAsia="en-CA"/>
              </w:rPr>
            </w:pPr>
            <w:r w:rsidRPr="006100CE">
              <w:rPr>
                <w:rFonts w:asciiTheme="minorHAnsi" w:hAnsiTheme="minorHAnsi"/>
                <w:sz w:val="22"/>
                <w:szCs w:val="22"/>
              </w:rPr>
              <w:t>Negativ</w:t>
            </w:r>
            <w:r>
              <w:rPr>
                <w:rFonts w:asciiTheme="minorHAnsi" w:hAnsiTheme="minorHAnsi"/>
                <w:sz w:val="22"/>
                <w:szCs w:val="22"/>
              </w:rPr>
              <w:t>e value cannot be reported for Weeks previous year</w:t>
            </w:r>
            <w:r w:rsidRPr="006100CE">
              <w:rPr>
                <w:rFonts w:asciiTheme="minorHAnsi" w:hAnsiTheme="minorHAnsi"/>
                <w:sz w:val="22"/>
                <w:szCs w:val="22"/>
              </w:rPr>
              <w:t xml:space="preserve">.  </w:t>
            </w:r>
          </w:p>
        </w:tc>
      </w:tr>
      <w:tr w:rsidR="0024429B" w:rsidRPr="0085712F" w14:paraId="6DE070CB"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743B88C" w14:textId="77777777" w:rsidR="0024429B" w:rsidRPr="0085712F" w:rsidRDefault="0024429B"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C0BDB13" w14:textId="07E88B44" w:rsidR="0024429B" w:rsidRPr="007112C8" w:rsidRDefault="0024429B" w:rsidP="006C3851">
            <w:pPr>
              <w:ind w:left="0"/>
              <w:rPr>
                <w:rFonts w:asciiTheme="minorHAnsi" w:hAnsiTheme="minorHAnsi"/>
                <w:sz w:val="22"/>
                <w:szCs w:val="22"/>
                <w:lang w:eastAsia="en-CA"/>
              </w:rPr>
            </w:pPr>
            <w:r>
              <w:rPr>
                <w:rFonts w:asciiTheme="minorHAnsi" w:hAnsiTheme="minorHAnsi" w:cs="Calibri"/>
                <w:color w:val="auto"/>
                <w:sz w:val="22"/>
                <w:szCs w:val="22"/>
              </w:rPr>
              <w:t>0: File.</w:t>
            </w:r>
            <w:r>
              <w:rPr>
                <w:rFonts w:asciiTheme="minorHAnsi" w:hAnsiTheme="minorHAnsi"/>
                <w:sz w:val="22"/>
                <w:szCs w:val="22"/>
                <w:lang w:eastAsia="en-CA"/>
              </w:rPr>
              <w:t xml:space="preserve"> Weeks_PreviousYear</w:t>
            </w:r>
          </w:p>
        </w:tc>
      </w:tr>
      <w:tr w:rsidR="0024429B" w:rsidRPr="0085712F" w14:paraId="4C02FD69"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654168D" w14:textId="77777777" w:rsidR="0024429B" w:rsidRPr="0085712F" w:rsidRDefault="0024429B"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2F21455" w14:textId="1B687744" w:rsidR="0024429B" w:rsidRPr="006100CE" w:rsidRDefault="0022580E"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24429B" w:rsidRPr="0085712F" w14:paraId="465522DB"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9C07ACA" w14:textId="77777777" w:rsidR="0024429B" w:rsidRPr="0085712F"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8336276" w14:textId="77777777" w:rsidR="0024429B" w:rsidRPr="006100CE" w:rsidRDefault="0024429B" w:rsidP="006C3851">
            <w:pPr>
              <w:spacing w:before="60" w:after="60" w:line="240" w:lineRule="auto"/>
              <w:ind w:left="0"/>
              <w:rPr>
                <w:rFonts w:asciiTheme="minorHAnsi" w:hAnsiTheme="minorHAnsi"/>
                <w:sz w:val="22"/>
                <w:szCs w:val="22"/>
                <w:lang w:eastAsia="en-CA"/>
              </w:rPr>
            </w:pPr>
          </w:p>
        </w:tc>
      </w:tr>
      <w:tr w:rsidR="0024429B" w:rsidRPr="00BD7C56" w14:paraId="1C7C886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270B2B" w14:textId="77777777" w:rsidR="0024429B" w:rsidRDefault="0024429B"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3E441C5" w14:textId="77777777" w:rsidR="0024429B" w:rsidRPr="0085712F" w:rsidRDefault="0024429B"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D2AA6FE" w14:textId="77777777" w:rsidR="00667DB8" w:rsidRDefault="00667DB8" w:rsidP="00667DB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20180412:</w:t>
            </w:r>
          </w:p>
          <w:p w14:paraId="7855473F" w14:textId="77777777" w:rsidR="00667DB8" w:rsidRPr="00E8794C" w:rsidRDefault="00667DB8"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Changed validation level, since it has been configured as an input validation.</w:t>
            </w:r>
          </w:p>
          <w:p w14:paraId="5CDAB3A5" w14:textId="77777777" w:rsidR="00667DB8" w:rsidRDefault="00667DB8" w:rsidP="00F93DA0">
            <w:pPr>
              <w:spacing w:before="60" w:after="60" w:line="240" w:lineRule="auto"/>
              <w:ind w:left="0"/>
              <w:rPr>
                <w:rFonts w:asciiTheme="minorHAnsi" w:hAnsiTheme="minorHAnsi"/>
                <w:sz w:val="22"/>
                <w:szCs w:val="22"/>
                <w:lang w:eastAsia="en-CA"/>
              </w:rPr>
            </w:pPr>
          </w:p>
          <w:p w14:paraId="3E1924C4"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65A4488B" w14:textId="77777777" w:rsidR="00F93DA0" w:rsidRPr="00E8794C" w:rsidRDefault="00F93DA0"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032E2636" w14:textId="77777777" w:rsidR="0024429B" w:rsidRPr="00CB6943" w:rsidRDefault="0024429B" w:rsidP="006C3851">
            <w:pPr>
              <w:spacing w:before="60" w:after="60" w:line="240" w:lineRule="auto"/>
              <w:ind w:left="0"/>
              <w:rPr>
                <w:rFonts w:asciiTheme="minorHAnsi" w:hAnsiTheme="minorHAnsi"/>
                <w:sz w:val="22"/>
                <w:szCs w:val="22"/>
                <w:lang w:eastAsia="en-CA"/>
              </w:rPr>
            </w:pPr>
          </w:p>
        </w:tc>
      </w:tr>
    </w:tbl>
    <w:p w14:paraId="7088FC3B" w14:textId="77777777" w:rsidR="0024429B" w:rsidRPr="00BD7C56" w:rsidRDefault="0024429B" w:rsidP="0024429B">
      <w:pPr>
        <w:spacing w:before="0" w:after="0" w:line="240" w:lineRule="auto"/>
        <w:ind w:left="0"/>
      </w:pPr>
    </w:p>
    <w:p w14:paraId="7ED29D01" w14:textId="77777777" w:rsidR="00BA1C03" w:rsidRDefault="00BA1C03">
      <w:pPr>
        <w:spacing w:before="0" w:after="0" w:line="240" w:lineRule="auto"/>
        <w:ind w:left="0"/>
      </w:pPr>
      <w:r>
        <w:br w:type="page"/>
      </w:r>
    </w:p>
    <w:p w14:paraId="70DE19FC" w14:textId="77777777" w:rsidR="00BA1C03" w:rsidRPr="006B06A8" w:rsidRDefault="00BA1C03" w:rsidP="00BA1C03">
      <w:pPr>
        <w:pStyle w:val="Heading3"/>
      </w:pPr>
      <w:r w:rsidRPr="006B06A8">
        <w:t xml:space="preserve">Validation – </w:t>
      </w:r>
      <w:r>
        <w:t xml:space="preserve">Negative Values </w:t>
      </w:r>
    </w:p>
    <w:p w14:paraId="1397C4AC" w14:textId="77777777" w:rsidR="00BA1C03" w:rsidRPr="005D2C3F" w:rsidRDefault="00BA1C03" w:rsidP="00BA1C03">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BA1C03" w14:paraId="7A1CEAE5"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60B228"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89F80CC" w14:textId="1EF29384" w:rsidR="00BA1C03" w:rsidRPr="00AF4250" w:rsidRDefault="00BA1C03" w:rsidP="006C3851">
            <w:pPr>
              <w:pStyle w:val="Heading1"/>
              <w:rPr>
                <w:lang w:val="en-US"/>
              </w:rPr>
            </w:pPr>
            <w:bookmarkStart w:id="746" w:name="_Toc43372942"/>
            <w:r w:rsidRPr="00453318">
              <w:rPr>
                <w:rFonts w:cs="Calibri"/>
              </w:rPr>
              <w:t>B187_ NegativeValues</w:t>
            </w:r>
            <w:r>
              <w:rPr>
                <w:rFonts w:cs="Calibri"/>
              </w:rPr>
              <w:t>_LCPreviousYear</w:t>
            </w:r>
            <w:bookmarkEnd w:id="746"/>
          </w:p>
        </w:tc>
      </w:tr>
      <w:tr w:rsidR="00BA1C03" w14:paraId="00304C8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26C5CC3"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22F6B32" w14:textId="218653A4" w:rsidR="00BA1C03" w:rsidRDefault="00BA1C03"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494</w:t>
            </w:r>
          </w:p>
        </w:tc>
      </w:tr>
      <w:tr w:rsidR="00BA1C03" w14:paraId="16780F3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F3EDEB"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3FB3048" w14:textId="3A608EE4" w:rsidR="00BA1C03" w:rsidRDefault="00EE4A87"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BA1C03" w14:paraId="323DCA9B"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EBF797"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5860A15" w14:textId="3B00B461" w:rsidR="00BA1C03" w:rsidRDefault="004B2B4A"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CE62CA">
              <w:rPr>
                <w:rFonts w:asciiTheme="minorHAnsi" w:eastAsia="Times New Roman" w:hAnsiTheme="minorHAnsi" w:cs="Calibri"/>
                <w:color w:val="auto"/>
                <w:sz w:val="22"/>
                <w:szCs w:val="22"/>
                <w:vertAlign w:val="superscript"/>
                <w:lang w:eastAsia="en-CA"/>
              </w:rPr>
              <w:t>s</w:t>
            </w:r>
            <w:r>
              <w:rPr>
                <w:rFonts w:asciiTheme="minorHAnsi" w:eastAsia="Times New Roman" w:hAnsiTheme="minorHAnsi" w:cs="Calibri"/>
                <w:color w:val="auto"/>
                <w:sz w:val="22"/>
                <w:szCs w:val="22"/>
                <w:vertAlign w:val="superscript"/>
                <w:lang w:eastAsia="en-CA"/>
              </w:rPr>
              <w:t>t</w:t>
            </w:r>
            <w:r w:rsidR="00BA1C03">
              <w:rPr>
                <w:rFonts w:asciiTheme="minorHAnsi" w:eastAsia="Times New Roman" w:hAnsiTheme="minorHAnsi" w:cs="Calibri"/>
                <w:color w:val="auto"/>
                <w:sz w:val="22"/>
                <w:szCs w:val="22"/>
                <w:lang w:eastAsia="en-CA"/>
              </w:rPr>
              <w:t xml:space="preserve"> level validation</w:t>
            </w:r>
          </w:p>
        </w:tc>
      </w:tr>
      <w:tr w:rsidR="00BA1C03" w14:paraId="4017224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7926345"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5F70212" w14:textId="77777777" w:rsidR="00BA1C03" w:rsidRPr="00CC320A" w:rsidRDefault="00BA1C03" w:rsidP="006C3851">
            <w:pPr>
              <w:spacing w:before="60" w:after="60" w:line="240" w:lineRule="auto"/>
              <w:ind w:left="0"/>
              <w:rPr>
                <w:rFonts w:asciiTheme="minorHAnsi" w:eastAsia="Times New Roman" w:hAnsiTheme="minorHAnsi" w:cs="Calibri"/>
                <w:color w:val="auto"/>
                <w:sz w:val="22"/>
                <w:szCs w:val="22"/>
                <w:lang w:eastAsia="en-CA"/>
              </w:rPr>
            </w:pPr>
            <w:r w:rsidRPr="00453318">
              <w:rPr>
                <w:rFonts w:asciiTheme="minorHAnsi" w:eastAsia="Times New Roman" w:hAnsiTheme="minorHAnsi" w:cs="Calibri"/>
                <w:color w:val="auto"/>
                <w:sz w:val="22"/>
                <w:szCs w:val="22"/>
                <w:lang w:eastAsia="en-CA"/>
              </w:rPr>
              <w:t>Events</w:t>
            </w:r>
          </w:p>
        </w:tc>
      </w:tr>
      <w:tr w:rsidR="00BA1C03" w14:paraId="1DE161C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28A473F"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DDC0CBD" w14:textId="77777777" w:rsidR="00BA1C03" w:rsidRDefault="00BA1C03"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BA1C03" w14:paraId="769AED4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A704B08"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0FB5FE6" w14:textId="77777777" w:rsidR="00BA1C03" w:rsidRPr="00B464B9" w:rsidRDefault="00BA1C03"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BA1C03" w:rsidRPr="00A61AB1" w14:paraId="017A60C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08D4D81"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7E314D2"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DA296A8" w14:textId="77777777" w:rsidR="00BA1C03" w:rsidRPr="00C301FC" w:rsidRDefault="00BA1C03" w:rsidP="006C3851">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a negative value has been provided for a value that cannot be reported as a negative.</w:t>
            </w:r>
          </w:p>
        </w:tc>
      </w:tr>
      <w:tr w:rsidR="00BA1C03" w:rsidRPr="009151F9" w14:paraId="1B12CE1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EDEAF05"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29AB846" w14:textId="77777777" w:rsidR="00BA1C03" w:rsidRDefault="00BA1C03" w:rsidP="00BA1C03">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577E15AF" w14:textId="6E0F007C" w:rsidR="00BA1C03" w:rsidRPr="00411EBD" w:rsidRDefault="00BA1C03" w:rsidP="00BA1C03">
            <w:pPr>
              <w:ind w:left="720"/>
              <w:rPr>
                <w:rFonts w:asciiTheme="minorHAnsi" w:hAnsiTheme="minorHAnsi"/>
                <w:sz w:val="22"/>
                <w:szCs w:val="22"/>
                <w:lang w:eastAsia="en-CA"/>
              </w:rPr>
            </w:pPr>
            <w:r w:rsidRPr="004810E9">
              <w:rPr>
                <w:rFonts w:asciiTheme="minorHAnsi" w:hAnsiTheme="minorHAnsi"/>
                <w:sz w:val="22"/>
                <w:szCs w:val="22"/>
                <w:lang w:eastAsia="en-CA"/>
              </w:rPr>
              <w:t>File.</w:t>
            </w:r>
            <w:r>
              <w:rPr>
                <w:rFonts w:asciiTheme="minorHAnsi" w:hAnsiTheme="minorHAnsi"/>
                <w:sz w:val="22"/>
                <w:szCs w:val="22"/>
                <w:lang w:eastAsia="en-CA"/>
              </w:rPr>
              <w:t xml:space="preserve">LowContributions_PreviousYear &lt; 0 </w:t>
            </w:r>
          </w:p>
        </w:tc>
      </w:tr>
      <w:tr w:rsidR="00BA1C03" w:rsidRPr="00A61AB1" w14:paraId="111B0739"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7A0BD2"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4245699" w14:textId="485BDF84" w:rsidR="00BA1C03" w:rsidRPr="00236693" w:rsidRDefault="0022580E"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BA1C03" w:rsidRPr="00A61AB1" w14:paraId="1F1C3B9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4F0CECD"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353A780C" w14:textId="77777777" w:rsidR="00BA1C03" w:rsidRPr="00A72B28" w:rsidRDefault="00BA1C03" w:rsidP="006C3851">
            <w:pPr>
              <w:pStyle w:val="NormalWeb"/>
              <w:spacing w:line="276" w:lineRule="auto"/>
              <w:rPr>
                <w:rFonts w:asciiTheme="minorHAnsi" w:hAnsiTheme="minorHAnsi"/>
                <w:color w:val="000000"/>
                <w:sz w:val="22"/>
                <w:szCs w:val="22"/>
                <w:lang w:val="en-CA"/>
              </w:rPr>
            </w:pPr>
            <w:r w:rsidRPr="006100CE">
              <w:rPr>
                <w:rFonts w:asciiTheme="minorHAnsi" w:hAnsiTheme="minorHAnsi"/>
                <w:color w:val="000000"/>
                <w:sz w:val="22"/>
                <w:szCs w:val="22"/>
                <w:lang w:val="en-CA"/>
              </w:rPr>
              <w:t>Negative value cannot be reported for {</w:t>
            </w:r>
            <w:r>
              <w:rPr>
                <w:rFonts w:asciiTheme="minorHAnsi" w:hAnsiTheme="minorHAnsi"/>
                <w:color w:val="000000"/>
                <w:sz w:val="22"/>
                <w:szCs w:val="22"/>
                <w:lang w:val="en-CA"/>
              </w:rPr>
              <w:t>0</w:t>
            </w:r>
            <w:r w:rsidRPr="006100CE">
              <w:rPr>
                <w:rFonts w:asciiTheme="minorHAnsi" w:hAnsiTheme="minorHAnsi"/>
                <w:color w:val="000000"/>
                <w:sz w:val="22"/>
                <w:szCs w:val="22"/>
                <w:lang w:val="en-CA"/>
              </w:rPr>
              <w:t xml:space="preserve">}.  </w:t>
            </w:r>
          </w:p>
        </w:tc>
      </w:tr>
      <w:tr w:rsidR="00BA1C03" w:rsidRPr="00A61AB1" w14:paraId="234C297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92660BA"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0598FBE"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6EC5380" w14:textId="2C4DDB27" w:rsidR="00BA1C03" w:rsidRPr="00B464B9" w:rsidRDefault="00BA1C03" w:rsidP="006C3851">
            <w:pPr>
              <w:spacing w:before="60" w:after="60"/>
              <w:ind w:left="0"/>
              <w:rPr>
                <w:rFonts w:asciiTheme="minorHAnsi" w:hAnsiTheme="minorHAnsi"/>
                <w:sz w:val="22"/>
                <w:szCs w:val="22"/>
                <w:lang w:eastAsia="en-CA"/>
              </w:rPr>
            </w:pPr>
            <w:r w:rsidRPr="006100CE">
              <w:rPr>
                <w:rFonts w:asciiTheme="minorHAnsi" w:hAnsiTheme="minorHAnsi"/>
                <w:sz w:val="22"/>
                <w:szCs w:val="22"/>
              </w:rPr>
              <w:t>Negativ</w:t>
            </w:r>
            <w:r>
              <w:rPr>
                <w:rFonts w:asciiTheme="minorHAnsi" w:hAnsiTheme="minorHAnsi"/>
                <w:sz w:val="22"/>
                <w:szCs w:val="22"/>
              </w:rPr>
              <w:t>e value cannot be reported for Low Contributions previous year</w:t>
            </w:r>
            <w:r w:rsidRPr="006100CE">
              <w:rPr>
                <w:rFonts w:asciiTheme="minorHAnsi" w:hAnsiTheme="minorHAnsi"/>
                <w:sz w:val="22"/>
                <w:szCs w:val="22"/>
              </w:rPr>
              <w:t xml:space="preserve">.  </w:t>
            </w:r>
          </w:p>
        </w:tc>
      </w:tr>
      <w:tr w:rsidR="00BA1C03" w:rsidRPr="0085712F" w14:paraId="231AB07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BE0B85E" w14:textId="77777777" w:rsidR="00BA1C03" w:rsidRPr="0085712F" w:rsidRDefault="00BA1C03"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70DAFB6" w14:textId="7FB11155" w:rsidR="00BA1C03" w:rsidRPr="007112C8" w:rsidRDefault="00BA1C03" w:rsidP="006C3851">
            <w:pPr>
              <w:ind w:left="0"/>
              <w:rPr>
                <w:rFonts w:asciiTheme="minorHAnsi" w:hAnsiTheme="minorHAnsi"/>
                <w:sz w:val="22"/>
                <w:szCs w:val="22"/>
                <w:lang w:eastAsia="en-CA"/>
              </w:rPr>
            </w:pPr>
            <w:r>
              <w:rPr>
                <w:rFonts w:asciiTheme="minorHAnsi" w:hAnsiTheme="minorHAnsi" w:cs="Calibri"/>
                <w:color w:val="auto"/>
                <w:sz w:val="22"/>
                <w:szCs w:val="22"/>
              </w:rPr>
              <w:t xml:space="preserve">0: </w:t>
            </w:r>
            <w:r w:rsidRPr="004810E9">
              <w:rPr>
                <w:rFonts w:asciiTheme="minorHAnsi" w:hAnsiTheme="minorHAnsi"/>
                <w:sz w:val="22"/>
                <w:szCs w:val="22"/>
                <w:lang w:eastAsia="en-CA"/>
              </w:rPr>
              <w:t>File.</w:t>
            </w:r>
            <w:r>
              <w:rPr>
                <w:rFonts w:asciiTheme="minorHAnsi" w:hAnsiTheme="minorHAnsi"/>
                <w:sz w:val="22"/>
                <w:szCs w:val="22"/>
                <w:lang w:eastAsia="en-CA"/>
              </w:rPr>
              <w:t>LowContributions_PreviousYear</w:t>
            </w:r>
          </w:p>
        </w:tc>
      </w:tr>
      <w:tr w:rsidR="00BA1C03" w:rsidRPr="0085712F" w14:paraId="709ACBB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1F156F1" w14:textId="77777777" w:rsidR="00BA1C03" w:rsidRPr="0085712F" w:rsidRDefault="00BA1C03"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2A149D9" w14:textId="079AB821" w:rsidR="00BA1C03" w:rsidRPr="006100CE" w:rsidRDefault="0022580E"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BA1C03" w:rsidRPr="0085712F" w14:paraId="22778CE5"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D853889" w14:textId="77777777" w:rsidR="00BA1C03" w:rsidRPr="0085712F"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AD6EE0E" w14:textId="77777777" w:rsidR="00BA1C03" w:rsidRPr="006100CE" w:rsidRDefault="00BA1C03" w:rsidP="006C3851">
            <w:pPr>
              <w:spacing w:before="60" w:after="60" w:line="240" w:lineRule="auto"/>
              <w:ind w:left="0"/>
              <w:rPr>
                <w:rFonts w:asciiTheme="minorHAnsi" w:hAnsiTheme="minorHAnsi"/>
                <w:sz w:val="22"/>
                <w:szCs w:val="22"/>
                <w:lang w:eastAsia="en-CA"/>
              </w:rPr>
            </w:pPr>
          </w:p>
        </w:tc>
      </w:tr>
      <w:tr w:rsidR="00BA1C03" w:rsidRPr="00BD7C56" w14:paraId="3B6A6EE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F64DFC4" w14:textId="77777777" w:rsidR="00BA1C03" w:rsidRDefault="00BA1C03"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BE95358" w14:textId="77777777" w:rsidR="00BA1C03" w:rsidRPr="0085712F" w:rsidRDefault="00BA1C03"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D5D928F" w14:textId="77777777" w:rsidR="00667DB8" w:rsidRDefault="00667DB8" w:rsidP="00667DB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20180412:</w:t>
            </w:r>
          </w:p>
          <w:p w14:paraId="79CC4532" w14:textId="77777777" w:rsidR="00667DB8" w:rsidRPr="00E8794C" w:rsidRDefault="00667DB8"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Changed validation level, since it has been configured as an input validation.</w:t>
            </w:r>
          </w:p>
          <w:p w14:paraId="7A9B2814" w14:textId="77777777" w:rsidR="00667DB8" w:rsidRDefault="00667DB8" w:rsidP="00F93DA0">
            <w:pPr>
              <w:spacing w:before="60" w:after="60" w:line="240" w:lineRule="auto"/>
              <w:ind w:left="0"/>
              <w:rPr>
                <w:rFonts w:asciiTheme="minorHAnsi" w:hAnsiTheme="minorHAnsi"/>
                <w:sz w:val="22"/>
                <w:szCs w:val="22"/>
                <w:lang w:eastAsia="en-CA"/>
              </w:rPr>
            </w:pPr>
          </w:p>
          <w:p w14:paraId="6A7FF86D"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4A6A5812" w14:textId="77777777" w:rsidR="00F93DA0" w:rsidRPr="00E8794C" w:rsidRDefault="00F93DA0"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0C087483" w14:textId="77777777" w:rsidR="00BA1C03" w:rsidRPr="00CB6943" w:rsidRDefault="00BA1C03" w:rsidP="006C3851">
            <w:pPr>
              <w:spacing w:before="60" w:after="60" w:line="240" w:lineRule="auto"/>
              <w:ind w:left="0"/>
              <w:rPr>
                <w:rFonts w:asciiTheme="minorHAnsi" w:hAnsiTheme="minorHAnsi"/>
                <w:sz w:val="22"/>
                <w:szCs w:val="22"/>
                <w:lang w:eastAsia="en-CA"/>
              </w:rPr>
            </w:pPr>
          </w:p>
        </w:tc>
      </w:tr>
    </w:tbl>
    <w:p w14:paraId="7D2C6FEF" w14:textId="041B1033" w:rsidR="008509EF" w:rsidRDefault="008509EF" w:rsidP="00BA1C03">
      <w:pPr>
        <w:spacing w:before="0" w:after="0" w:line="240" w:lineRule="auto"/>
        <w:ind w:left="0"/>
      </w:pPr>
    </w:p>
    <w:p w14:paraId="1D49363E" w14:textId="77777777" w:rsidR="008509EF" w:rsidRDefault="008509EF">
      <w:pPr>
        <w:spacing w:before="0" w:after="0" w:line="240" w:lineRule="auto"/>
        <w:ind w:left="0"/>
      </w:pPr>
      <w:r>
        <w:br w:type="page"/>
      </w:r>
    </w:p>
    <w:p w14:paraId="1CB2A777" w14:textId="77777777" w:rsidR="008509EF" w:rsidRPr="006B06A8" w:rsidRDefault="008509EF" w:rsidP="008509EF">
      <w:pPr>
        <w:pStyle w:val="Heading3"/>
      </w:pPr>
      <w:r w:rsidRPr="006B06A8">
        <w:t xml:space="preserve">Validation – </w:t>
      </w:r>
      <w:r>
        <w:t xml:space="preserve">Negative Values </w:t>
      </w:r>
    </w:p>
    <w:p w14:paraId="0CCF49E3" w14:textId="77777777" w:rsidR="008509EF" w:rsidRPr="005D2C3F" w:rsidRDefault="008509EF" w:rsidP="008509EF">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509EF" w14:paraId="610A6227"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525226"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7C26369F" w14:textId="77777777" w:rsidR="008509EF" w:rsidRPr="00AF4250" w:rsidRDefault="008509EF" w:rsidP="006C3851">
            <w:pPr>
              <w:pStyle w:val="Heading1"/>
              <w:rPr>
                <w:lang w:val="en-US"/>
              </w:rPr>
            </w:pPr>
            <w:bookmarkStart w:id="747" w:name="_Toc43372943"/>
            <w:r w:rsidRPr="00453318">
              <w:rPr>
                <w:rFonts w:cs="Calibri"/>
              </w:rPr>
              <w:t>B187_ NegativeValues</w:t>
            </w:r>
            <w:r>
              <w:rPr>
                <w:rFonts w:cs="Calibri"/>
              </w:rPr>
              <w:t>_LCPreviousYear</w:t>
            </w:r>
            <w:bookmarkEnd w:id="747"/>
          </w:p>
        </w:tc>
      </w:tr>
      <w:tr w:rsidR="008509EF" w14:paraId="2F1952A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645DB0"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36B1BE1" w14:textId="2D79A2BF" w:rsidR="008509EF" w:rsidRDefault="008509EF"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5049</w:t>
            </w:r>
          </w:p>
        </w:tc>
      </w:tr>
      <w:tr w:rsidR="008509EF" w14:paraId="39A978DA"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984377D"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6051B569" w14:textId="255691FA" w:rsidR="008509EF" w:rsidRDefault="00EE4A87"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8509EF" w14:paraId="16E26A2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8E18C4"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2758DB51" w14:textId="26ECF58C" w:rsidR="008509EF" w:rsidRDefault="004B2B4A"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CE62CA">
              <w:rPr>
                <w:rFonts w:asciiTheme="minorHAnsi" w:eastAsia="Times New Roman" w:hAnsiTheme="minorHAnsi" w:cs="Calibri"/>
                <w:color w:val="auto"/>
                <w:sz w:val="22"/>
                <w:szCs w:val="22"/>
                <w:vertAlign w:val="superscript"/>
                <w:lang w:eastAsia="en-CA"/>
              </w:rPr>
              <w:t>s</w:t>
            </w:r>
            <w:r>
              <w:rPr>
                <w:rFonts w:asciiTheme="minorHAnsi" w:eastAsia="Times New Roman" w:hAnsiTheme="minorHAnsi" w:cs="Calibri"/>
                <w:color w:val="auto"/>
                <w:sz w:val="22"/>
                <w:szCs w:val="22"/>
                <w:vertAlign w:val="superscript"/>
                <w:lang w:eastAsia="en-CA"/>
              </w:rPr>
              <w:t>t</w:t>
            </w:r>
            <w:r w:rsidR="008509EF">
              <w:rPr>
                <w:rFonts w:asciiTheme="minorHAnsi" w:eastAsia="Times New Roman" w:hAnsiTheme="minorHAnsi" w:cs="Calibri"/>
                <w:color w:val="auto"/>
                <w:sz w:val="22"/>
                <w:szCs w:val="22"/>
                <w:lang w:eastAsia="en-CA"/>
              </w:rPr>
              <w:t xml:space="preserve"> level validation</w:t>
            </w:r>
          </w:p>
        </w:tc>
      </w:tr>
      <w:tr w:rsidR="008509EF" w14:paraId="35988CA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70FF939"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AD8AE04" w14:textId="77777777" w:rsidR="008509EF" w:rsidRPr="00CC320A" w:rsidRDefault="008509EF" w:rsidP="006C3851">
            <w:pPr>
              <w:spacing w:before="60" w:after="60" w:line="240" w:lineRule="auto"/>
              <w:ind w:left="0"/>
              <w:rPr>
                <w:rFonts w:asciiTheme="minorHAnsi" w:eastAsia="Times New Roman" w:hAnsiTheme="minorHAnsi" w:cs="Calibri"/>
                <w:color w:val="auto"/>
                <w:sz w:val="22"/>
                <w:szCs w:val="22"/>
                <w:lang w:eastAsia="en-CA"/>
              </w:rPr>
            </w:pPr>
            <w:r w:rsidRPr="00453318">
              <w:rPr>
                <w:rFonts w:asciiTheme="minorHAnsi" w:eastAsia="Times New Roman" w:hAnsiTheme="minorHAnsi" w:cs="Calibri"/>
                <w:color w:val="auto"/>
                <w:sz w:val="22"/>
                <w:szCs w:val="22"/>
                <w:lang w:eastAsia="en-CA"/>
              </w:rPr>
              <w:t>Events</w:t>
            </w:r>
          </w:p>
        </w:tc>
      </w:tr>
      <w:tr w:rsidR="008509EF" w14:paraId="475C749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8596552"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890D587" w14:textId="77777777" w:rsidR="008509EF" w:rsidRDefault="008509EF"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8509EF" w14:paraId="0048C59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0F252F9"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B65ED2E" w14:textId="77777777" w:rsidR="008509EF" w:rsidRPr="00B464B9" w:rsidRDefault="008509EF"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8509EF" w:rsidRPr="00A61AB1" w14:paraId="66038F7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D02CF0"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7589DD4"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DAB7710" w14:textId="77777777" w:rsidR="008509EF" w:rsidRPr="00C301FC" w:rsidRDefault="008509EF" w:rsidP="006C3851">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a negative value has been provided for a value that cannot be reported as a negative.</w:t>
            </w:r>
          </w:p>
        </w:tc>
      </w:tr>
      <w:tr w:rsidR="008509EF" w:rsidRPr="009151F9" w14:paraId="14308F3E"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A2D691"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864D796" w14:textId="77777777" w:rsidR="008509EF" w:rsidRDefault="008509EF" w:rsidP="008509EF">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7058A7F7" w14:textId="59FE0E27" w:rsidR="008509EF" w:rsidRPr="00411EBD" w:rsidRDefault="008509EF" w:rsidP="008509EF">
            <w:pPr>
              <w:ind w:left="1440"/>
              <w:rPr>
                <w:rFonts w:asciiTheme="minorHAnsi" w:hAnsiTheme="minorHAnsi"/>
                <w:sz w:val="22"/>
                <w:szCs w:val="22"/>
                <w:lang w:eastAsia="en-CA"/>
              </w:rPr>
            </w:pPr>
            <w:r>
              <w:rPr>
                <w:rFonts w:asciiTheme="minorHAnsi" w:hAnsiTheme="minorHAnsi"/>
                <w:sz w:val="22"/>
                <w:szCs w:val="22"/>
                <w:lang w:eastAsia="en-CA"/>
              </w:rPr>
              <w:t xml:space="preserve">File.HighContributions_PreviousYear &lt; 0 </w:t>
            </w:r>
          </w:p>
        </w:tc>
      </w:tr>
      <w:tr w:rsidR="008509EF" w:rsidRPr="00A61AB1" w14:paraId="33AFD880"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F3EF34"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A2C61C7" w14:textId="0755870E" w:rsidR="008509EF" w:rsidRPr="00236693" w:rsidRDefault="0022580E"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8509EF" w:rsidRPr="00A61AB1" w14:paraId="2997CC5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C116BBB"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35EDED8" w14:textId="77777777" w:rsidR="008509EF" w:rsidRPr="00A72B28" w:rsidRDefault="008509EF" w:rsidP="006C3851">
            <w:pPr>
              <w:pStyle w:val="NormalWeb"/>
              <w:spacing w:line="276" w:lineRule="auto"/>
              <w:rPr>
                <w:rFonts w:asciiTheme="minorHAnsi" w:hAnsiTheme="minorHAnsi"/>
                <w:color w:val="000000"/>
                <w:sz w:val="22"/>
                <w:szCs w:val="22"/>
                <w:lang w:val="en-CA"/>
              </w:rPr>
            </w:pPr>
            <w:r w:rsidRPr="006100CE">
              <w:rPr>
                <w:rFonts w:asciiTheme="minorHAnsi" w:hAnsiTheme="minorHAnsi"/>
                <w:color w:val="000000"/>
                <w:sz w:val="22"/>
                <w:szCs w:val="22"/>
                <w:lang w:val="en-CA"/>
              </w:rPr>
              <w:t>Negative value cannot be reported for {</w:t>
            </w:r>
            <w:r>
              <w:rPr>
                <w:rFonts w:asciiTheme="minorHAnsi" w:hAnsiTheme="minorHAnsi"/>
                <w:color w:val="000000"/>
                <w:sz w:val="22"/>
                <w:szCs w:val="22"/>
                <w:lang w:val="en-CA"/>
              </w:rPr>
              <w:t>0</w:t>
            </w:r>
            <w:r w:rsidRPr="006100CE">
              <w:rPr>
                <w:rFonts w:asciiTheme="minorHAnsi" w:hAnsiTheme="minorHAnsi"/>
                <w:color w:val="000000"/>
                <w:sz w:val="22"/>
                <w:szCs w:val="22"/>
                <w:lang w:val="en-CA"/>
              </w:rPr>
              <w:t xml:space="preserve">}.  </w:t>
            </w:r>
          </w:p>
        </w:tc>
      </w:tr>
      <w:tr w:rsidR="008509EF" w:rsidRPr="00A61AB1" w14:paraId="5258ADA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F866D69"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3202625"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3641A7B" w14:textId="732E0716" w:rsidR="008509EF" w:rsidRPr="00B464B9" w:rsidRDefault="008509EF" w:rsidP="006C3851">
            <w:pPr>
              <w:spacing w:before="60" w:after="60"/>
              <w:ind w:left="0"/>
              <w:rPr>
                <w:rFonts w:asciiTheme="minorHAnsi" w:hAnsiTheme="minorHAnsi"/>
                <w:sz w:val="22"/>
                <w:szCs w:val="22"/>
                <w:lang w:eastAsia="en-CA"/>
              </w:rPr>
            </w:pPr>
            <w:r w:rsidRPr="006100CE">
              <w:rPr>
                <w:rFonts w:asciiTheme="minorHAnsi" w:hAnsiTheme="minorHAnsi"/>
                <w:sz w:val="22"/>
                <w:szCs w:val="22"/>
              </w:rPr>
              <w:t>Negativ</w:t>
            </w:r>
            <w:r>
              <w:rPr>
                <w:rFonts w:asciiTheme="minorHAnsi" w:hAnsiTheme="minorHAnsi"/>
                <w:sz w:val="22"/>
                <w:szCs w:val="22"/>
              </w:rPr>
              <w:t>e value cannot be reported for High Contributions previous year</w:t>
            </w:r>
            <w:r w:rsidRPr="006100CE">
              <w:rPr>
                <w:rFonts w:asciiTheme="minorHAnsi" w:hAnsiTheme="minorHAnsi"/>
                <w:sz w:val="22"/>
                <w:szCs w:val="22"/>
              </w:rPr>
              <w:t xml:space="preserve">.  </w:t>
            </w:r>
          </w:p>
        </w:tc>
      </w:tr>
      <w:tr w:rsidR="008509EF" w:rsidRPr="0085712F" w14:paraId="10CDAD58"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F0A0E99" w14:textId="77777777" w:rsidR="008509EF" w:rsidRPr="0085712F" w:rsidRDefault="008509EF"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FDEC8E4" w14:textId="29319B55" w:rsidR="008509EF" w:rsidRPr="007112C8" w:rsidRDefault="008509EF" w:rsidP="006C3851">
            <w:pPr>
              <w:ind w:left="0"/>
              <w:rPr>
                <w:rFonts w:asciiTheme="minorHAnsi" w:hAnsiTheme="minorHAnsi"/>
                <w:sz w:val="22"/>
                <w:szCs w:val="22"/>
                <w:lang w:eastAsia="en-CA"/>
              </w:rPr>
            </w:pPr>
            <w:r>
              <w:rPr>
                <w:rFonts w:asciiTheme="minorHAnsi" w:hAnsiTheme="minorHAnsi" w:cs="Calibri"/>
                <w:color w:val="auto"/>
                <w:sz w:val="22"/>
                <w:szCs w:val="22"/>
              </w:rPr>
              <w:t xml:space="preserve">0: </w:t>
            </w:r>
            <w:r>
              <w:rPr>
                <w:rFonts w:asciiTheme="minorHAnsi" w:hAnsiTheme="minorHAnsi"/>
                <w:sz w:val="22"/>
                <w:szCs w:val="22"/>
                <w:lang w:eastAsia="en-CA"/>
              </w:rPr>
              <w:t>File.HighContributions_PreviousYear</w:t>
            </w:r>
          </w:p>
        </w:tc>
      </w:tr>
      <w:tr w:rsidR="008509EF" w:rsidRPr="0085712F" w14:paraId="4BB704C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D7FCCA1" w14:textId="77777777" w:rsidR="008509EF" w:rsidRPr="0085712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ADA1726" w14:textId="5596700D" w:rsidR="008509EF" w:rsidRPr="006100CE" w:rsidRDefault="0022580E"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8509EF" w:rsidRPr="0085712F" w14:paraId="270C003A"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73EA5B3" w14:textId="77777777" w:rsidR="008509EF" w:rsidRPr="0085712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9679D57" w14:textId="77777777" w:rsidR="008509EF" w:rsidRPr="006100CE" w:rsidRDefault="008509EF" w:rsidP="006C3851">
            <w:pPr>
              <w:spacing w:before="60" w:after="60" w:line="240" w:lineRule="auto"/>
              <w:ind w:left="0"/>
              <w:rPr>
                <w:rFonts w:asciiTheme="minorHAnsi" w:hAnsiTheme="minorHAnsi"/>
                <w:sz w:val="22"/>
                <w:szCs w:val="22"/>
                <w:lang w:eastAsia="en-CA"/>
              </w:rPr>
            </w:pPr>
          </w:p>
        </w:tc>
      </w:tr>
      <w:tr w:rsidR="008509EF" w:rsidRPr="00BD7C56" w14:paraId="15FA91D9"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7180F2" w14:textId="77777777" w:rsidR="008509EF" w:rsidRDefault="008509EF"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76C8F85" w14:textId="77777777" w:rsidR="008509EF" w:rsidRPr="0085712F" w:rsidRDefault="008509EF"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92368FE" w14:textId="77777777" w:rsidR="00667DB8" w:rsidRDefault="00667DB8" w:rsidP="00667DB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20180412:</w:t>
            </w:r>
          </w:p>
          <w:p w14:paraId="0E7FC23A" w14:textId="77777777" w:rsidR="00667DB8" w:rsidRPr="00E8794C" w:rsidRDefault="00667DB8"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Changed validation level, since it has been configured as an input validation.</w:t>
            </w:r>
          </w:p>
          <w:p w14:paraId="2C8799C8" w14:textId="77777777" w:rsidR="00667DB8" w:rsidRDefault="00667DB8" w:rsidP="00F93DA0">
            <w:pPr>
              <w:spacing w:before="60" w:after="60" w:line="240" w:lineRule="auto"/>
              <w:ind w:left="0"/>
              <w:rPr>
                <w:rFonts w:asciiTheme="minorHAnsi" w:hAnsiTheme="minorHAnsi"/>
                <w:sz w:val="22"/>
                <w:szCs w:val="22"/>
                <w:lang w:eastAsia="en-CA"/>
              </w:rPr>
            </w:pPr>
          </w:p>
          <w:p w14:paraId="6CC188A6"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57A4278A" w14:textId="77777777" w:rsidR="00F93DA0" w:rsidRPr="00E8794C" w:rsidRDefault="00F93DA0" w:rsidP="008D6CB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1A504F30" w14:textId="77777777" w:rsidR="008509EF" w:rsidRPr="00CB6943" w:rsidRDefault="008509EF" w:rsidP="006C3851">
            <w:pPr>
              <w:spacing w:before="60" w:after="60" w:line="240" w:lineRule="auto"/>
              <w:ind w:left="0"/>
              <w:rPr>
                <w:rFonts w:asciiTheme="minorHAnsi" w:hAnsiTheme="minorHAnsi"/>
                <w:sz w:val="22"/>
                <w:szCs w:val="22"/>
                <w:lang w:eastAsia="en-CA"/>
              </w:rPr>
            </w:pPr>
          </w:p>
        </w:tc>
      </w:tr>
    </w:tbl>
    <w:p w14:paraId="48B9E828" w14:textId="77777777" w:rsidR="008509EF" w:rsidRPr="00BD7C56" w:rsidRDefault="008509EF" w:rsidP="008509EF">
      <w:pPr>
        <w:spacing w:before="0" w:after="0" w:line="240" w:lineRule="auto"/>
        <w:ind w:left="0"/>
      </w:pPr>
    </w:p>
    <w:p w14:paraId="287DFB36" w14:textId="77777777" w:rsidR="00BA1C03" w:rsidRPr="00BD7C56" w:rsidRDefault="00BA1C03" w:rsidP="00BA1C03">
      <w:pPr>
        <w:spacing w:before="0" w:after="0" w:line="240" w:lineRule="auto"/>
        <w:ind w:left="0"/>
      </w:pPr>
    </w:p>
    <w:p w14:paraId="4CD39DF2" w14:textId="77777777" w:rsidR="00A20271" w:rsidRDefault="00A20271">
      <w:pPr>
        <w:spacing w:before="0" w:after="0" w:line="240" w:lineRule="auto"/>
        <w:ind w:left="0"/>
      </w:pPr>
      <w:r>
        <w:br w:type="page"/>
      </w:r>
    </w:p>
    <w:p w14:paraId="6D5F28A0" w14:textId="77777777" w:rsidR="00A20271" w:rsidRPr="006B06A8" w:rsidRDefault="00A20271" w:rsidP="00A20271">
      <w:pPr>
        <w:pStyle w:val="Heading3"/>
      </w:pPr>
      <w:r w:rsidRPr="006B06A8">
        <w:t xml:space="preserve">Validation – </w:t>
      </w:r>
      <w:r>
        <w:t xml:space="preserve">Negative Values </w:t>
      </w:r>
    </w:p>
    <w:p w14:paraId="76A6688D" w14:textId="77777777" w:rsidR="00A20271" w:rsidRPr="005D2C3F" w:rsidRDefault="00A20271" w:rsidP="00A20271">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20271" w14:paraId="1838EB4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05CEC0"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1ED97A63" w14:textId="29F15363" w:rsidR="00A20271" w:rsidRPr="00AF4250" w:rsidRDefault="00A20271" w:rsidP="006C3851">
            <w:pPr>
              <w:pStyle w:val="Heading1"/>
              <w:rPr>
                <w:lang w:val="en-US"/>
              </w:rPr>
            </w:pPr>
            <w:bookmarkStart w:id="748" w:name="_Toc43372944"/>
            <w:r w:rsidRPr="00453318">
              <w:rPr>
                <w:rFonts w:cs="Calibri"/>
              </w:rPr>
              <w:t>B187_ NegativeValues</w:t>
            </w:r>
            <w:r>
              <w:rPr>
                <w:rFonts w:cs="Calibri"/>
              </w:rPr>
              <w:t>_</w:t>
            </w:r>
            <w:r w:rsidRPr="004A5C7C">
              <w:rPr>
                <w:rFonts w:cs="Calibri"/>
                <w:color w:val="auto"/>
              </w:rPr>
              <w:t>PctNormalEarnings</w:t>
            </w:r>
            <w:bookmarkEnd w:id="748"/>
          </w:p>
        </w:tc>
      </w:tr>
      <w:tr w:rsidR="00A20271" w14:paraId="1CC2E798"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A5D46F"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6D38C87" w14:textId="11FEBC2A" w:rsidR="00A20271" w:rsidRDefault="00A20271"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167</w:t>
            </w:r>
          </w:p>
        </w:tc>
      </w:tr>
      <w:tr w:rsidR="00A20271" w14:paraId="3B7BA6F2"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3B6FCE"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F3D3DE1" w14:textId="052AF2CC" w:rsidR="00A20271" w:rsidRDefault="00EE4A87"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20271" w14:paraId="013D6B5F"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C07353"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F14EFBA" w14:textId="4392B6D8" w:rsidR="00A20271" w:rsidRDefault="004B2B4A"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w:t>
            </w:r>
            <w:r w:rsidRPr="00CE62CA">
              <w:rPr>
                <w:rFonts w:asciiTheme="minorHAnsi" w:eastAsia="Times New Roman" w:hAnsiTheme="minorHAnsi" w:cs="Calibri"/>
                <w:color w:val="auto"/>
                <w:sz w:val="22"/>
                <w:szCs w:val="22"/>
                <w:vertAlign w:val="superscript"/>
                <w:lang w:eastAsia="en-CA"/>
              </w:rPr>
              <w:t>s</w:t>
            </w:r>
            <w:r>
              <w:rPr>
                <w:rFonts w:asciiTheme="minorHAnsi" w:eastAsia="Times New Roman" w:hAnsiTheme="minorHAnsi" w:cs="Calibri"/>
                <w:color w:val="auto"/>
                <w:sz w:val="22"/>
                <w:szCs w:val="22"/>
                <w:vertAlign w:val="superscript"/>
                <w:lang w:eastAsia="en-CA"/>
              </w:rPr>
              <w:t>t</w:t>
            </w:r>
            <w:r w:rsidR="00A20271">
              <w:rPr>
                <w:rFonts w:asciiTheme="minorHAnsi" w:eastAsia="Times New Roman" w:hAnsiTheme="minorHAnsi" w:cs="Calibri"/>
                <w:color w:val="auto"/>
                <w:sz w:val="22"/>
                <w:szCs w:val="22"/>
                <w:lang w:eastAsia="en-CA"/>
              </w:rPr>
              <w:t xml:space="preserve"> level validation</w:t>
            </w:r>
          </w:p>
        </w:tc>
      </w:tr>
      <w:tr w:rsidR="00A20271" w14:paraId="6A27E3BB"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C4CC2DA"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7DBE689" w14:textId="0D1EB79E" w:rsidR="00A20271" w:rsidRPr="00CC320A" w:rsidRDefault="00A20271" w:rsidP="006C3851">
            <w:pPr>
              <w:spacing w:before="60" w:after="60" w:line="240" w:lineRule="auto"/>
              <w:ind w:left="0"/>
              <w:rPr>
                <w:rFonts w:asciiTheme="minorHAnsi" w:eastAsia="Times New Roman" w:hAnsiTheme="minorHAnsi" w:cs="Calibri"/>
                <w:color w:val="auto"/>
                <w:sz w:val="22"/>
                <w:szCs w:val="22"/>
                <w:lang w:eastAsia="en-CA"/>
              </w:rPr>
            </w:pPr>
            <w:r w:rsidRPr="00453318">
              <w:rPr>
                <w:rFonts w:asciiTheme="minorHAnsi" w:eastAsia="Times New Roman" w:hAnsiTheme="minorHAnsi" w:cs="Calibri"/>
                <w:color w:val="auto"/>
                <w:sz w:val="22"/>
                <w:szCs w:val="22"/>
                <w:lang w:eastAsia="en-CA"/>
              </w:rPr>
              <w:t>Contributory Leaves</w:t>
            </w:r>
          </w:p>
        </w:tc>
      </w:tr>
      <w:tr w:rsidR="00A20271" w14:paraId="1EF9B19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75869D8"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5E14AA7" w14:textId="77777777" w:rsidR="00A20271" w:rsidRDefault="00A20271"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A20271" w14:paraId="10CACA64"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C1E2420"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B5CC3A7" w14:textId="77777777" w:rsidR="00A20271" w:rsidRPr="00B464B9" w:rsidRDefault="00A20271" w:rsidP="006C385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20271" w:rsidRPr="00A61AB1" w14:paraId="4D3D6ED1"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C3274F"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FC7D864"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0C5543D" w14:textId="77777777" w:rsidR="00A20271" w:rsidRPr="00C301FC" w:rsidRDefault="00A20271" w:rsidP="006C3851">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that a negative value has been provided for a value that cannot be reported as a negative.</w:t>
            </w:r>
          </w:p>
        </w:tc>
      </w:tr>
      <w:tr w:rsidR="00A20271" w:rsidRPr="009151F9" w14:paraId="0E02123D"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8D12CC7"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652584A" w14:textId="77777777" w:rsidR="00A20271" w:rsidRPr="00077B16" w:rsidRDefault="00A20271" w:rsidP="00A20271">
            <w:pPr>
              <w:ind w:left="0"/>
              <w:rPr>
                <w:rFonts w:asciiTheme="minorHAnsi" w:hAnsiTheme="minorHAnsi"/>
                <w:sz w:val="22"/>
                <w:szCs w:val="22"/>
                <w:lang w:eastAsia="en-CA"/>
              </w:rPr>
            </w:pPr>
            <w:r w:rsidRPr="00077B16">
              <w:rPr>
                <w:rFonts w:asciiTheme="minorHAnsi" w:hAnsiTheme="minorHAnsi"/>
                <w:sz w:val="22"/>
                <w:szCs w:val="22"/>
                <w:lang w:eastAsia="en-CA"/>
              </w:rPr>
              <w:t>Reject the member in the input file if :</w:t>
            </w:r>
          </w:p>
          <w:p w14:paraId="3FA091B1" w14:textId="64EF8E5E" w:rsidR="00A20271" w:rsidRPr="00411EBD" w:rsidRDefault="00A20271" w:rsidP="00A20271">
            <w:pPr>
              <w:ind w:left="720"/>
              <w:rPr>
                <w:rFonts w:asciiTheme="minorHAnsi" w:hAnsiTheme="minorHAnsi"/>
                <w:sz w:val="22"/>
                <w:szCs w:val="22"/>
                <w:lang w:eastAsia="en-CA"/>
              </w:rPr>
            </w:pPr>
            <w:r w:rsidRPr="007E3924">
              <w:rPr>
                <w:rFonts w:asciiTheme="minorHAnsi" w:hAnsiTheme="minorHAnsi"/>
                <w:sz w:val="22"/>
                <w:szCs w:val="22"/>
                <w:lang w:eastAsia="en-CA"/>
              </w:rPr>
              <w:t>File.PctOfNormalEarnings &lt; 0</w:t>
            </w:r>
          </w:p>
        </w:tc>
      </w:tr>
      <w:tr w:rsidR="00A20271" w:rsidRPr="00A61AB1" w14:paraId="1B6CEB18"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08266F6"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5B492B5" w14:textId="772ADFE0" w:rsidR="00A20271" w:rsidRPr="00236693" w:rsidRDefault="0022580E" w:rsidP="006C3851">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A20271" w:rsidRPr="00A61AB1" w14:paraId="09231973"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C83C5AF"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643911F" w14:textId="77777777" w:rsidR="00A20271" w:rsidRPr="00A72B28" w:rsidRDefault="00A20271" w:rsidP="006C3851">
            <w:pPr>
              <w:pStyle w:val="NormalWeb"/>
              <w:spacing w:line="276" w:lineRule="auto"/>
              <w:rPr>
                <w:rFonts w:asciiTheme="minorHAnsi" w:hAnsiTheme="minorHAnsi"/>
                <w:color w:val="000000"/>
                <w:sz w:val="22"/>
                <w:szCs w:val="22"/>
                <w:lang w:val="en-CA"/>
              </w:rPr>
            </w:pPr>
            <w:r w:rsidRPr="006100CE">
              <w:rPr>
                <w:rFonts w:asciiTheme="minorHAnsi" w:hAnsiTheme="minorHAnsi"/>
                <w:color w:val="000000"/>
                <w:sz w:val="22"/>
                <w:szCs w:val="22"/>
                <w:lang w:val="en-CA"/>
              </w:rPr>
              <w:t>Negative value cannot be reported for {</w:t>
            </w:r>
            <w:r>
              <w:rPr>
                <w:rFonts w:asciiTheme="minorHAnsi" w:hAnsiTheme="minorHAnsi"/>
                <w:color w:val="000000"/>
                <w:sz w:val="22"/>
                <w:szCs w:val="22"/>
                <w:lang w:val="en-CA"/>
              </w:rPr>
              <w:t>0</w:t>
            </w:r>
            <w:r w:rsidRPr="006100CE">
              <w:rPr>
                <w:rFonts w:asciiTheme="minorHAnsi" w:hAnsiTheme="minorHAnsi"/>
                <w:color w:val="000000"/>
                <w:sz w:val="22"/>
                <w:szCs w:val="22"/>
                <w:lang w:val="en-CA"/>
              </w:rPr>
              <w:t xml:space="preserve">}.  </w:t>
            </w:r>
          </w:p>
        </w:tc>
      </w:tr>
      <w:tr w:rsidR="00A20271" w:rsidRPr="00A61AB1" w14:paraId="4A984B0B"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293F352"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0EA6084" w14:textId="77777777" w:rsidR="00A20271"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A85659E" w14:textId="057CCB44" w:rsidR="00A20271" w:rsidRPr="00B464B9" w:rsidRDefault="00A20271" w:rsidP="006C3851">
            <w:pPr>
              <w:spacing w:before="60" w:after="60"/>
              <w:ind w:left="0"/>
              <w:rPr>
                <w:rFonts w:asciiTheme="minorHAnsi" w:hAnsiTheme="minorHAnsi"/>
                <w:sz w:val="22"/>
                <w:szCs w:val="22"/>
                <w:lang w:eastAsia="en-CA"/>
              </w:rPr>
            </w:pPr>
            <w:r w:rsidRPr="006100CE">
              <w:rPr>
                <w:rFonts w:asciiTheme="minorHAnsi" w:hAnsiTheme="minorHAnsi"/>
                <w:sz w:val="22"/>
                <w:szCs w:val="22"/>
              </w:rPr>
              <w:t>Negativ</w:t>
            </w:r>
            <w:r>
              <w:rPr>
                <w:rFonts w:asciiTheme="minorHAnsi" w:hAnsiTheme="minorHAnsi"/>
                <w:sz w:val="22"/>
                <w:szCs w:val="22"/>
              </w:rPr>
              <w:t>e value cannot be reported for % of Normal Earnings</w:t>
            </w:r>
            <w:r w:rsidRPr="006100CE">
              <w:rPr>
                <w:rFonts w:asciiTheme="minorHAnsi" w:hAnsiTheme="minorHAnsi"/>
                <w:sz w:val="22"/>
                <w:szCs w:val="22"/>
              </w:rPr>
              <w:t xml:space="preserve">.  </w:t>
            </w:r>
          </w:p>
        </w:tc>
      </w:tr>
      <w:tr w:rsidR="00A20271" w:rsidRPr="0085712F" w14:paraId="292F9FB0"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F83CD5F" w14:textId="77777777" w:rsidR="00A20271" w:rsidRPr="0085712F" w:rsidRDefault="00A20271" w:rsidP="006C385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E6A9054" w14:textId="5B32B369" w:rsidR="00A20271" w:rsidRPr="007112C8" w:rsidRDefault="00A20271" w:rsidP="006C3851">
            <w:pPr>
              <w:ind w:left="0"/>
              <w:rPr>
                <w:rFonts w:asciiTheme="minorHAnsi" w:hAnsiTheme="minorHAnsi"/>
                <w:sz w:val="22"/>
                <w:szCs w:val="22"/>
                <w:lang w:eastAsia="en-CA"/>
              </w:rPr>
            </w:pPr>
            <w:r>
              <w:rPr>
                <w:rFonts w:asciiTheme="minorHAnsi" w:hAnsiTheme="minorHAnsi" w:cs="Calibri"/>
                <w:color w:val="auto"/>
                <w:sz w:val="22"/>
                <w:szCs w:val="22"/>
              </w:rPr>
              <w:t xml:space="preserve">0: </w:t>
            </w:r>
            <w:r w:rsidRPr="007E3924">
              <w:rPr>
                <w:rFonts w:asciiTheme="minorHAnsi" w:hAnsiTheme="minorHAnsi"/>
                <w:sz w:val="22"/>
                <w:szCs w:val="22"/>
                <w:lang w:eastAsia="en-CA"/>
              </w:rPr>
              <w:t>File.PctOfNormalEarnings</w:t>
            </w:r>
          </w:p>
        </w:tc>
      </w:tr>
      <w:tr w:rsidR="00A20271" w:rsidRPr="0085712F" w14:paraId="236B7CF9"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0DED1E" w14:textId="77777777" w:rsidR="00A20271" w:rsidRPr="0085712F" w:rsidRDefault="00A20271" w:rsidP="006C3851">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84E6AFE" w14:textId="42DB92A1" w:rsidR="00A20271" w:rsidRPr="006100CE" w:rsidRDefault="0022580E" w:rsidP="006C38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A20271" w:rsidRPr="0085712F" w14:paraId="51B67DF0"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A6291B" w14:textId="77777777" w:rsidR="00A20271" w:rsidRPr="0085712F" w:rsidRDefault="00A20271" w:rsidP="006C385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A83EA0C" w14:textId="77777777" w:rsidR="00A20271" w:rsidRPr="006100CE" w:rsidRDefault="00A20271" w:rsidP="006C3851">
            <w:pPr>
              <w:spacing w:before="60" w:after="60" w:line="240" w:lineRule="auto"/>
              <w:ind w:left="0"/>
              <w:rPr>
                <w:rFonts w:asciiTheme="minorHAnsi" w:hAnsiTheme="minorHAnsi"/>
                <w:sz w:val="22"/>
                <w:szCs w:val="22"/>
                <w:lang w:eastAsia="en-CA"/>
              </w:rPr>
            </w:pPr>
          </w:p>
        </w:tc>
      </w:tr>
      <w:tr w:rsidR="00A20271" w:rsidRPr="00077B16" w14:paraId="6B59B8FC" w14:textId="77777777" w:rsidTr="006C385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0A4723" w14:textId="77777777" w:rsidR="00A20271" w:rsidRPr="00077B16" w:rsidRDefault="00A20271" w:rsidP="006C3851">
            <w:pPr>
              <w:spacing w:before="60" w:after="60" w:line="240" w:lineRule="auto"/>
              <w:ind w:left="0"/>
              <w:rPr>
                <w:rFonts w:asciiTheme="minorHAnsi" w:eastAsia="Times New Roman" w:hAnsiTheme="minorHAnsi" w:cs="Calibri"/>
                <w:b/>
                <w:color w:val="FFFFFF"/>
                <w:sz w:val="22"/>
                <w:szCs w:val="22"/>
                <w:lang w:eastAsia="en-CA"/>
              </w:rPr>
            </w:pPr>
            <w:r w:rsidRPr="00077B16">
              <w:rPr>
                <w:rFonts w:asciiTheme="minorHAnsi" w:eastAsia="Times New Roman" w:hAnsiTheme="minorHAnsi" w:cs="Calibri"/>
                <w:b/>
                <w:color w:val="FFFFFF"/>
                <w:sz w:val="22"/>
                <w:szCs w:val="22"/>
                <w:lang w:eastAsia="en-CA"/>
              </w:rPr>
              <w:t>Updates</w:t>
            </w:r>
          </w:p>
          <w:p w14:paraId="6257F995" w14:textId="77777777" w:rsidR="00A20271" w:rsidRPr="00077B16" w:rsidRDefault="00A20271" w:rsidP="006C3851">
            <w:pPr>
              <w:spacing w:before="60" w:after="60" w:line="240" w:lineRule="auto"/>
              <w:ind w:left="0"/>
              <w:rPr>
                <w:rFonts w:asciiTheme="minorHAnsi" w:hAnsiTheme="minorHAnsi"/>
                <w:sz w:val="22"/>
                <w:szCs w:val="22"/>
                <w:lang w:eastAsia="en-CA"/>
              </w:rPr>
            </w:pPr>
            <w:r w:rsidRPr="00077B16">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05CBD24" w14:textId="77777777" w:rsidR="00667DB8" w:rsidRDefault="00667DB8" w:rsidP="00667DB8">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 20180412:</w:t>
            </w:r>
          </w:p>
          <w:p w14:paraId="50D0B9C3" w14:textId="77777777" w:rsidR="00667DB8" w:rsidRPr="00E8794C" w:rsidRDefault="00667DB8" w:rsidP="008621C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Changed validation level, since it has been configured as an input validation.</w:t>
            </w:r>
          </w:p>
          <w:p w14:paraId="564AD867" w14:textId="77777777" w:rsidR="00667DB8" w:rsidRDefault="00667DB8" w:rsidP="00F93DA0">
            <w:pPr>
              <w:spacing w:before="60" w:after="60" w:line="240" w:lineRule="auto"/>
              <w:ind w:left="0"/>
              <w:rPr>
                <w:rFonts w:asciiTheme="minorHAnsi" w:hAnsiTheme="minorHAnsi"/>
                <w:sz w:val="22"/>
                <w:szCs w:val="22"/>
                <w:lang w:eastAsia="en-CA"/>
              </w:rPr>
            </w:pPr>
          </w:p>
          <w:p w14:paraId="4F8DADE0" w14:textId="77777777" w:rsidR="00F93DA0" w:rsidRDefault="00F93DA0" w:rsidP="00F93D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MR 20180314:</w:t>
            </w:r>
          </w:p>
          <w:p w14:paraId="095454ED" w14:textId="77777777" w:rsidR="00F93DA0" w:rsidRPr="00E8794C" w:rsidRDefault="00F93DA0" w:rsidP="008621CB">
            <w:pPr>
              <w:pStyle w:val="ListParagraph"/>
              <w:numPr>
                <w:ilvl w:val="0"/>
                <w:numId w:val="32"/>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XMO Validation brought into Full Office spec.</w:t>
            </w:r>
          </w:p>
          <w:p w14:paraId="21A5A939" w14:textId="77777777" w:rsidR="00A20271" w:rsidRPr="00077B16" w:rsidRDefault="00A20271" w:rsidP="006C3851">
            <w:pPr>
              <w:spacing w:before="60" w:after="60" w:line="240" w:lineRule="auto"/>
              <w:ind w:left="0"/>
              <w:rPr>
                <w:rFonts w:asciiTheme="minorHAnsi" w:hAnsiTheme="minorHAnsi"/>
                <w:sz w:val="22"/>
                <w:szCs w:val="22"/>
                <w:lang w:eastAsia="en-CA"/>
              </w:rPr>
            </w:pPr>
          </w:p>
        </w:tc>
      </w:tr>
    </w:tbl>
    <w:p w14:paraId="6C1A8E1C" w14:textId="77777777" w:rsidR="00A20271" w:rsidRPr="00077B16" w:rsidRDefault="00A20271" w:rsidP="00A20271">
      <w:pPr>
        <w:spacing w:before="0" w:after="0" w:line="240" w:lineRule="auto"/>
        <w:ind w:left="0"/>
      </w:pPr>
    </w:p>
    <w:p w14:paraId="71C947E3" w14:textId="77777777" w:rsidR="008621CB" w:rsidRPr="00FC5F08" w:rsidRDefault="004068CD" w:rsidP="008621CB">
      <w:pPr>
        <w:pStyle w:val="Heading3"/>
      </w:pPr>
      <w:r>
        <w:br w:type="page"/>
      </w:r>
      <w:r w:rsidR="008621CB" w:rsidRPr="006B06A8">
        <w:t xml:space="preserve">Validation – </w:t>
      </w:r>
      <w:r w:rsidR="008621CB" w:rsidRPr="00E93C62">
        <w:t>Automatic</w:t>
      </w:r>
      <w:r w:rsidR="008621CB">
        <w:t xml:space="preserve"> </w:t>
      </w:r>
      <w:r w:rsidR="008621CB" w:rsidRPr="00E93C62">
        <w:t>Person</w:t>
      </w:r>
      <w:r w:rsidR="008621CB">
        <w:t xml:space="preserve"> </w:t>
      </w:r>
      <w:r w:rsidR="008621CB" w:rsidRPr="00E93C62">
        <w:t>Reject</w:t>
      </w:r>
    </w:p>
    <w:p w14:paraId="51D7B30B" w14:textId="77777777" w:rsidR="008621CB" w:rsidRPr="006B06A8" w:rsidRDefault="008621CB" w:rsidP="008621CB">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621CB" w14:paraId="39F99E6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FC9645"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71DB6C6" w14:textId="2A76C896" w:rsidR="008621CB" w:rsidRPr="000862E2" w:rsidRDefault="008621CB" w:rsidP="009E5AA0">
            <w:pPr>
              <w:pStyle w:val="Heading1"/>
            </w:pPr>
            <w:bookmarkStart w:id="749" w:name="_Toc43372945"/>
            <w:r>
              <w:rPr>
                <w:rFonts w:cs="Calibri"/>
              </w:rPr>
              <w:t>B188_</w:t>
            </w:r>
            <w:r>
              <w:t xml:space="preserve"> </w:t>
            </w:r>
            <w:r w:rsidRPr="00E93C62">
              <w:rPr>
                <w:rFonts w:cs="Calibri"/>
              </w:rPr>
              <w:t>AutomaticPersonReject</w:t>
            </w:r>
            <w:r w:rsidR="00C20B22">
              <w:rPr>
                <w:rFonts w:cs="Calibri"/>
              </w:rPr>
              <w:t xml:space="preserve"> </w:t>
            </w:r>
            <w:r w:rsidR="00C20B22">
              <w:rPr>
                <w:lang w:val="en-US"/>
              </w:rPr>
              <w:t>(Removed)</w:t>
            </w:r>
            <w:bookmarkEnd w:id="749"/>
          </w:p>
        </w:tc>
      </w:tr>
      <w:tr w:rsidR="008621CB" w14:paraId="49E7C7D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83D978D"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DEBCB6C" w14:textId="77777777" w:rsidR="008621CB" w:rsidRPr="000862E2" w:rsidRDefault="008621CB"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132</w:t>
            </w:r>
          </w:p>
        </w:tc>
      </w:tr>
      <w:tr w:rsidR="008621CB" w14:paraId="1DC70B5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EAB2F6"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5E06D1E" w14:textId="77777777" w:rsidR="008621CB" w:rsidRDefault="008621CB"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8621CB" w14:paraId="5AA5C1B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80BC519"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69559DF" w14:textId="77777777" w:rsidR="008621CB" w:rsidRPr="00B464B9" w:rsidRDefault="008621CB"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D52D3B">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8621CB" w14:paraId="4B26A29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4054D25"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A6D38BD" w14:textId="77777777" w:rsidR="008621CB" w:rsidRPr="009675FB" w:rsidRDefault="008621CB" w:rsidP="009E5AA0">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Enrolments</w:t>
            </w:r>
          </w:p>
        </w:tc>
      </w:tr>
      <w:tr w:rsidR="008621CB" w14:paraId="370E2D8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4398043"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CFA3D4A" w14:textId="77777777" w:rsidR="008621CB" w:rsidRDefault="008621CB"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8621CB" w14:paraId="33B9F9B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5F47DBD"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F888742" w14:textId="77777777" w:rsidR="008621CB" w:rsidRPr="00B464B9" w:rsidRDefault="008621CB"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8621CB" w:rsidRPr="00077B16" w14:paraId="1DB2BFB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0AED727"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E80A093"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79D0417" w14:textId="77777777" w:rsidR="008621CB" w:rsidRPr="00C301FC" w:rsidRDefault="008621CB"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sidRPr="009156EE">
              <w:rPr>
                <w:rFonts w:asciiTheme="minorHAnsi" w:hAnsiTheme="minorHAnsi"/>
                <w:sz w:val="22"/>
                <w:szCs w:val="22"/>
                <w:lang w:eastAsia="en-CA"/>
              </w:rPr>
              <w:t>prevent submission of an enrollment for a Mbr that HOOPP has flagged as still residing in the legacy System (Mbr data has NOT been migrated from TBA to Ariel).</w:t>
            </w:r>
            <w:r>
              <w:rPr>
                <w:rFonts w:asciiTheme="minorHAnsi" w:hAnsiTheme="minorHAnsi"/>
                <w:sz w:val="22"/>
                <w:szCs w:val="22"/>
                <w:lang w:eastAsia="en-CA"/>
              </w:rPr>
              <w:t xml:space="preserve"> </w:t>
            </w:r>
            <w:r w:rsidRPr="00077B16">
              <w:rPr>
                <w:rFonts w:asciiTheme="minorHAnsi" w:hAnsiTheme="minorHAnsi"/>
                <w:sz w:val="22"/>
                <w:szCs w:val="22"/>
                <w:lang w:eastAsia="en-CA"/>
              </w:rPr>
              <w:t>Validation triggered for a new enrollment for a member that has NOT been migrated.</w:t>
            </w:r>
          </w:p>
        </w:tc>
      </w:tr>
      <w:tr w:rsidR="008621CB" w:rsidRPr="00077B16" w14:paraId="213A3C7B"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D72D09C"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8B9E2C9" w14:textId="77777777" w:rsidR="008621CB" w:rsidRPr="00077B16" w:rsidRDefault="008621CB" w:rsidP="009E5AA0">
            <w:pPr>
              <w:ind w:left="0"/>
              <w:rPr>
                <w:rFonts w:asciiTheme="minorHAnsi" w:hAnsiTheme="minorHAnsi"/>
                <w:sz w:val="22"/>
                <w:szCs w:val="22"/>
                <w:lang w:eastAsia="en-CA"/>
              </w:rPr>
            </w:pPr>
            <w:r w:rsidRPr="00077B16">
              <w:rPr>
                <w:rFonts w:asciiTheme="minorHAnsi" w:hAnsiTheme="minorHAnsi"/>
                <w:sz w:val="22"/>
                <w:szCs w:val="22"/>
                <w:lang w:eastAsia="en-CA"/>
              </w:rPr>
              <w:t>Reject the member in the input file if :</w:t>
            </w:r>
          </w:p>
          <w:p w14:paraId="3E3E2B6F" w14:textId="77777777" w:rsidR="008621CB" w:rsidRPr="00077B16" w:rsidRDefault="008621CB" w:rsidP="009E5AA0">
            <w:pPr>
              <w:ind w:left="742"/>
              <w:rPr>
                <w:rFonts w:asciiTheme="minorHAnsi" w:hAnsiTheme="minorHAnsi"/>
                <w:sz w:val="22"/>
                <w:szCs w:val="22"/>
                <w:lang w:eastAsia="en-CA"/>
              </w:rPr>
            </w:pPr>
            <w:r w:rsidRPr="00077B16">
              <w:rPr>
                <w:rFonts w:asciiTheme="minorHAnsi" w:hAnsiTheme="minorHAnsi"/>
                <w:sz w:val="22"/>
                <w:szCs w:val="22"/>
                <w:lang w:eastAsia="en-CA"/>
              </w:rPr>
              <w:t xml:space="preserve">Reported SIN exist in file “Reject_Members.txt” </w:t>
            </w:r>
          </w:p>
          <w:p w14:paraId="7215292C" w14:textId="77777777" w:rsidR="008621CB" w:rsidRPr="00077B16" w:rsidRDefault="008621CB" w:rsidP="009E5AA0">
            <w:pPr>
              <w:ind w:left="742"/>
              <w:rPr>
                <w:rFonts w:asciiTheme="minorHAnsi" w:hAnsiTheme="minorHAnsi"/>
                <w:sz w:val="22"/>
                <w:szCs w:val="22"/>
                <w:lang w:eastAsia="en-CA"/>
              </w:rPr>
            </w:pPr>
            <w:r w:rsidRPr="00077B16">
              <w:rPr>
                <w:rFonts w:asciiTheme="minorHAnsi" w:hAnsiTheme="minorHAnsi"/>
                <w:sz w:val="22"/>
                <w:szCs w:val="22"/>
                <w:lang w:eastAsia="en-CA"/>
              </w:rPr>
              <w:t>Where</w:t>
            </w:r>
          </w:p>
          <w:p w14:paraId="30D973BF" w14:textId="77777777" w:rsidR="008621CB" w:rsidRPr="00077B16" w:rsidRDefault="008621CB" w:rsidP="009E5AA0">
            <w:pPr>
              <w:ind w:left="742"/>
              <w:rPr>
                <w:rFonts w:asciiTheme="minorHAnsi" w:hAnsiTheme="minorHAnsi"/>
                <w:sz w:val="22"/>
                <w:szCs w:val="22"/>
                <w:lang w:eastAsia="en-CA"/>
              </w:rPr>
            </w:pPr>
            <w:r w:rsidRPr="00077B16">
              <w:rPr>
                <w:rFonts w:asciiTheme="minorHAnsi" w:hAnsiTheme="minorHAnsi"/>
                <w:sz w:val="22"/>
                <w:szCs w:val="22"/>
                <w:lang w:eastAsia="en-CA"/>
              </w:rPr>
              <w:t>“Reject_Members.txt” may be frequently updated</w:t>
            </w:r>
          </w:p>
        </w:tc>
      </w:tr>
      <w:tr w:rsidR="008621CB" w:rsidRPr="00A61AB1" w14:paraId="0164229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22F0935"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1811DE1" w14:textId="77777777" w:rsidR="008621CB" w:rsidRPr="00A762CE" w:rsidRDefault="008621CB"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8621CB" w:rsidRPr="00A61AB1" w14:paraId="2753C58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99003BF"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24ECB11F" w14:textId="77777777" w:rsidR="008621CB" w:rsidRPr="001D1230" w:rsidRDefault="008621CB" w:rsidP="009E5AA0">
            <w:pPr>
              <w:spacing w:before="60" w:after="60"/>
              <w:ind w:left="0"/>
            </w:pPr>
            <w:r w:rsidRPr="009156EE">
              <w:rPr>
                <w:rFonts w:asciiTheme="minorHAnsi" w:eastAsia="Times New Roman" w:hAnsiTheme="minorHAnsi" w:cs="Calibri"/>
                <w:color w:val="auto"/>
                <w:sz w:val="22"/>
                <w:szCs w:val="22"/>
                <w:lang w:eastAsia="en-CA"/>
              </w:rPr>
              <w:t>This enrolment cannot be processed at this time.  No further action is required by you.  Please do not cancel this event as HOOPP will complete this enrolment on your behalf.</w:t>
            </w:r>
          </w:p>
        </w:tc>
      </w:tr>
      <w:tr w:rsidR="008621CB" w:rsidRPr="00A61AB1" w14:paraId="2BD25D7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CCDE7F"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58098E8"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176F643" w14:textId="77777777" w:rsidR="008621CB" w:rsidRPr="002C34DD" w:rsidRDefault="008621CB" w:rsidP="009E5AA0">
            <w:pPr>
              <w:spacing w:before="60" w:after="60"/>
              <w:ind w:left="0"/>
            </w:pPr>
            <w:r w:rsidRPr="009156EE">
              <w:rPr>
                <w:rFonts w:asciiTheme="minorHAnsi" w:eastAsia="Times New Roman" w:hAnsiTheme="minorHAnsi" w:cs="Calibri"/>
                <w:color w:val="auto"/>
                <w:sz w:val="22"/>
                <w:szCs w:val="22"/>
                <w:lang w:eastAsia="en-CA"/>
              </w:rPr>
              <w:t>This enrolment cannot be processed at this time.  No further action is required by you.  Please do not cancel this event as HOOPP will complete this enrolment on your behalf.</w:t>
            </w:r>
          </w:p>
        </w:tc>
      </w:tr>
      <w:tr w:rsidR="008621CB" w:rsidRPr="0085712F" w14:paraId="5968804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058014F" w14:textId="77777777" w:rsidR="008621CB" w:rsidRPr="0085712F" w:rsidRDefault="008621CB"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B370932" w14:textId="77777777" w:rsidR="008621CB" w:rsidRPr="009C43D2" w:rsidRDefault="008621CB" w:rsidP="009E5AA0">
            <w:pPr>
              <w:ind w:left="0"/>
              <w:rPr>
                <w:rFonts w:asciiTheme="minorHAnsi" w:hAnsiTheme="minorHAnsi" w:cs="Calibri"/>
                <w:color w:val="auto"/>
                <w:sz w:val="22"/>
                <w:szCs w:val="22"/>
              </w:rPr>
            </w:pPr>
            <w:r>
              <w:rPr>
                <w:rFonts w:asciiTheme="minorHAnsi" w:hAnsiTheme="minorHAnsi"/>
                <w:sz w:val="22"/>
                <w:szCs w:val="22"/>
                <w:lang w:eastAsia="en-CA"/>
              </w:rPr>
              <w:t>N/A</w:t>
            </w:r>
          </w:p>
        </w:tc>
      </w:tr>
      <w:tr w:rsidR="008621CB" w:rsidRPr="0085712F" w14:paraId="548816F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0F1292" w14:textId="77777777" w:rsidR="008621CB" w:rsidRPr="0085712F" w:rsidRDefault="008621CB"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72482388" w14:textId="77777777" w:rsidR="008621CB" w:rsidRPr="006100CE" w:rsidRDefault="008621CB"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8621CB" w:rsidRPr="0085712F" w14:paraId="4EC5EEF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E5AD45"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D34D1A3" w14:textId="77777777" w:rsidR="008621CB" w:rsidRPr="00F85DDD" w:rsidRDefault="008621CB" w:rsidP="009E5AA0">
            <w:pPr>
              <w:spacing w:before="60" w:after="60" w:line="240" w:lineRule="auto"/>
              <w:ind w:left="0"/>
              <w:rPr>
                <w:rFonts w:asciiTheme="minorHAnsi" w:hAnsiTheme="minorHAnsi"/>
                <w:sz w:val="22"/>
                <w:szCs w:val="22"/>
                <w:lang w:eastAsia="en-CA"/>
              </w:rPr>
            </w:pPr>
            <w:r w:rsidRPr="00F85DDD">
              <w:rPr>
                <w:rFonts w:asciiTheme="minorHAnsi" w:hAnsiTheme="minorHAnsi"/>
                <w:sz w:val="22"/>
                <w:szCs w:val="22"/>
                <w:lang w:eastAsia="en-CA"/>
              </w:rPr>
              <w:t>a. This validation is only applicable to Enrolments.</w:t>
            </w:r>
          </w:p>
          <w:p w14:paraId="0E5B1C15" w14:textId="77777777" w:rsidR="008621CB" w:rsidRPr="00F85DDD" w:rsidRDefault="008621CB" w:rsidP="009E5AA0">
            <w:pPr>
              <w:spacing w:before="60" w:after="60" w:line="240" w:lineRule="auto"/>
              <w:ind w:left="0"/>
              <w:rPr>
                <w:rFonts w:asciiTheme="minorHAnsi" w:hAnsiTheme="minorHAnsi"/>
                <w:sz w:val="22"/>
                <w:szCs w:val="22"/>
                <w:lang w:eastAsia="en-CA"/>
              </w:rPr>
            </w:pPr>
            <w:r w:rsidRPr="00F85DDD">
              <w:rPr>
                <w:rFonts w:asciiTheme="minorHAnsi" w:hAnsiTheme="minorHAnsi"/>
                <w:sz w:val="22"/>
                <w:szCs w:val="22"/>
                <w:lang w:eastAsia="en-CA"/>
              </w:rPr>
              <w:t>b. HOOPP expects this validation to be triggered until such time that all legacy person information has been migrated (i.e. Full Office Release).</w:t>
            </w:r>
          </w:p>
          <w:p w14:paraId="5850F824" w14:textId="77777777" w:rsidR="008621CB" w:rsidRPr="00F85DDD" w:rsidRDefault="008621CB" w:rsidP="009E5AA0">
            <w:pPr>
              <w:spacing w:before="60" w:after="60" w:line="240" w:lineRule="auto"/>
              <w:ind w:left="0"/>
              <w:rPr>
                <w:rFonts w:asciiTheme="minorHAnsi" w:hAnsiTheme="minorHAnsi"/>
                <w:sz w:val="22"/>
                <w:szCs w:val="22"/>
                <w:lang w:eastAsia="en-CA"/>
              </w:rPr>
            </w:pPr>
          </w:p>
          <w:p w14:paraId="354C64DB" w14:textId="77777777" w:rsidR="008621CB" w:rsidRPr="006100CE" w:rsidRDefault="008621CB" w:rsidP="009E5AA0">
            <w:pPr>
              <w:spacing w:before="60" w:after="60" w:line="240" w:lineRule="auto"/>
              <w:ind w:left="0"/>
              <w:rPr>
                <w:rFonts w:asciiTheme="minorHAnsi" w:hAnsiTheme="minorHAnsi"/>
                <w:sz w:val="22"/>
                <w:szCs w:val="22"/>
                <w:lang w:eastAsia="en-CA"/>
              </w:rPr>
            </w:pPr>
            <w:r w:rsidRPr="00F85DDD">
              <w:rPr>
                <w:rFonts w:asciiTheme="minorHAnsi" w:hAnsiTheme="minorHAnsi"/>
                <w:sz w:val="22"/>
                <w:szCs w:val="22"/>
                <w:lang w:eastAsia="en-CA"/>
              </w:rPr>
              <w:t>Note: This validation is only required for XMO to prevent a Pilot Employer from enrolling a specific subset of members.</w:t>
            </w:r>
          </w:p>
        </w:tc>
      </w:tr>
      <w:tr w:rsidR="008621CB" w:rsidRPr="0085712F" w14:paraId="401111E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6E3A0D" w14:textId="77777777" w:rsidR="008621CB" w:rsidRDefault="008621CB"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1B5CBE8" w14:textId="77777777" w:rsidR="008621CB" w:rsidRPr="0085712F" w:rsidRDefault="008621CB"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07C03A4" w14:textId="77777777" w:rsidR="008621CB" w:rsidRDefault="008621CB" w:rsidP="008621CB">
            <w:pPr>
              <w:spacing w:before="60" w:after="60"/>
              <w:rPr>
                <w:lang w:eastAsia="en-CA"/>
              </w:rPr>
            </w:pPr>
            <w:r>
              <w:rPr>
                <w:lang w:eastAsia="en-CA"/>
              </w:rPr>
              <w:t>MR 20180720:</w:t>
            </w:r>
          </w:p>
          <w:p w14:paraId="50A46133" w14:textId="77777777" w:rsidR="008621CB" w:rsidRDefault="008621CB" w:rsidP="008621CB">
            <w:pPr>
              <w:pStyle w:val="ListParagraph"/>
              <w:numPr>
                <w:ilvl w:val="0"/>
                <w:numId w:val="92"/>
              </w:numPr>
              <w:spacing w:before="60" w:after="60" w:line="240" w:lineRule="auto"/>
              <w:rPr>
                <w:lang w:eastAsia="en-CA"/>
              </w:rPr>
            </w:pPr>
            <w:r>
              <w:rPr>
                <w:lang w:eastAsia="en-CA"/>
              </w:rPr>
              <w:t>XMO Validation brought into Full Office spec.</w:t>
            </w:r>
          </w:p>
          <w:p w14:paraId="1DE39D2A" w14:textId="77777777" w:rsidR="008621CB" w:rsidRPr="00CA5805" w:rsidRDefault="008621CB" w:rsidP="009E5AA0">
            <w:pPr>
              <w:spacing w:before="60" w:after="60" w:line="240" w:lineRule="auto"/>
              <w:ind w:left="0"/>
              <w:rPr>
                <w:rFonts w:asciiTheme="minorHAnsi" w:hAnsiTheme="minorHAnsi"/>
                <w:sz w:val="22"/>
                <w:szCs w:val="22"/>
                <w:lang w:eastAsia="en-CA"/>
              </w:rPr>
            </w:pPr>
          </w:p>
        </w:tc>
      </w:tr>
    </w:tbl>
    <w:p w14:paraId="1AD5727A" w14:textId="69821D7C" w:rsidR="008621CB" w:rsidRDefault="008621CB">
      <w:pPr>
        <w:spacing w:before="0" w:after="0" w:line="240" w:lineRule="auto"/>
        <w:ind w:left="0"/>
      </w:pPr>
      <w:r>
        <w:br w:type="page"/>
      </w:r>
    </w:p>
    <w:p w14:paraId="3FB20BAB" w14:textId="77777777" w:rsidR="004068CD" w:rsidRDefault="004068CD">
      <w:pPr>
        <w:spacing w:before="0" w:after="0" w:line="240" w:lineRule="auto"/>
        <w:ind w:left="0"/>
      </w:pPr>
    </w:p>
    <w:p w14:paraId="4A70BB5D" w14:textId="77777777" w:rsidR="00D52D3B" w:rsidRDefault="00D52D3B" w:rsidP="00385682"/>
    <w:p w14:paraId="09957C34" w14:textId="77777777" w:rsidR="00D52D3B" w:rsidRDefault="00D52D3B" w:rsidP="00D52D3B">
      <w:pPr>
        <w:pStyle w:val="Heading3"/>
      </w:pPr>
      <w:r w:rsidRPr="006B06A8">
        <w:t xml:space="preserve">Validation – </w:t>
      </w:r>
      <w:r>
        <w:t>Validate RehirE Scenario Prior to D-NCT Date</w:t>
      </w:r>
    </w:p>
    <w:p w14:paraId="46CA8E1D" w14:textId="77777777" w:rsidR="00D52D3B" w:rsidRPr="00C209EC" w:rsidRDefault="00D52D3B" w:rsidP="00D52D3B"/>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D52D3B" w14:paraId="0C9D0994"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3BAC35A"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EE54537" w14:textId="77777777" w:rsidR="00D52D3B" w:rsidRPr="00CB4E2A" w:rsidRDefault="00143830" w:rsidP="00143830">
            <w:pPr>
              <w:pStyle w:val="Heading1"/>
              <w:rPr>
                <w:lang w:val="en-US"/>
              </w:rPr>
            </w:pPr>
            <w:bookmarkStart w:id="750" w:name="_Toc479243694"/>
            <w:bookmarkStart w:id="751" w:name="_Toc43372946"/>
            <w:r>
              <w:rPr>
                <w:lang w:val="en-US"/>
              </w:rPr>
              <w:t>B189</w:t>
            </w:r>
            <w:r w:rsidR="00D52D3B">
              <w:rPr>
                <w:lang w:val="en-US"/>
              </w:rPr>
              <w:t>_</w:t>
            </w:r>
            <w:r w:rsidR="00D52D3B" w:rsidRPr="00CB4E2A">
              <w:rPr>
                <w:lang w:val="en-US"/>
              </w:rPr>
              <w:t>Validate</w:t>
            </w:r>
            <w:r w:rsidR="00D52D3B">
              <w:rPr>
                <w:lang w:val="en-US"/>
              </w:rPr>
              <w:t>RehirePriorToDNCTDate</w:t>
            </w:r>
            <w:bookmarkEnd w:id="750"/>
            <w:bookmarkEnd w:id="751"/>
          </w:p>
        </w:tc>
      </w:tr>
      <w:tr w:rsidR="00D52D3B" w14:paraId="7AEA7325"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F8527E3"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258275A" w14:textId="7142CCDA" w:rsidR="00D52D3B" w:rsidRDefault="00232D2A" w:rsidP="001C720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2667</w:t>
            </w:r>
          </w:p>
        </w:tc>
      </w:tr>
      <w:tr w:rsidR="00E556E7" w14:paraId="7E43F82D"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0D6AC36" w14:textId="1094DD99" w:rsidR="00E556E7" w:rsidRDefault="00E556E7"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69932F0" w14:textId="3A05E4D0" w:rsidR="00E556E7" w:rsidRDefault="00E556E7" w:rsidP="001C720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D52D3B" w14:paraId="28A96416"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F504F46"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6FDFB96" w14:textId="77777777" w:rsidR="00D52D3B" w:rsidRDefault="00D52D3B" w:rsidP="001C720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D52D3B">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D52D3B" w14:paraId="6BD78FB4"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5717B7C"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D9AEF34" w14:textId="77777777" w:rsidR="00D52D3B" w:rsidRPr="00220C33" w:rsidRDefault="00D52D3B" w:rsidP="001C720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Enrolments </w:t>
            </w:r>
          </w:p>
        </w:tc>
      </w:tr>
      <w:tr w:rsidR="00D52D3B" w14:paraId="47BB34E6"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7B0E94C"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8F2DAA7" w14:textId="77777777" w:rsidR="00D52D3B" w:rsidRDefault="00D52D3B" w:rsidP="001C720E">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D52D3B" w14:paraId="2643F536"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3E93B89"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59DEAC2" w14:textId="77777777" w:rsidR="00D52D3B" w:rsidRPr="00B464B9" w:rsidRDefault="00D52D3B" w:rsidP="001C720E">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D52D3B" w:rsidRPr="00A61AB1" w14:paraId="3E111D63"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22DF34"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CD9856A"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F19DBC7" w14:textId="5BE42F03" w:rsidR="00D52D3B" w:rsidRPr="00C301FC" w:rsidRDefault="00701C3E" w:rsidP="0058474A">
            <w:pPr>
              <w:ind w:left="0"/>
              <w:rPr>
                <w:rFonts w:asciiTheme="minorHAnsi" w:hAnsiTheme="minorHAnsi"/>
                <w:sz w:val="22"/>
                <w:szCs w:val="22"/>
                <w:lang w:val="en-US" w:eastAsia="en-CA"/>
              </w:rPr>
            </w:pPr>
            <w:r w:rsidRPr="00701C3E">
              <w:rPr>
                <w:rFonts w:asciiTheme="minorHAnsi" w:hAnsiTheme="minorHAnsi"/>
                <w:sz w:val="22"/>
                <w:szCs w:val="22"/>
                <w:lang w:eastAsia="en-CA"/>
              </w:rPr>
              <w:t>Specific validation to verify if re</w:t>
            </w:r>
            <w:r>
              <w:rPr>
                <w:rFonts w:asciiTheme="minorHAnsi" w:hAnsiTheme="minorHAnsi"/>
                <w:sz w:val="22"/>
                <w:szCs w:val="22"/>
                <w:lang w:eastAsia="en-CA"/>
              </w:rPr>
              <w:t>-</w:t>
            </w:r>
            <w:r w:rsidRPr="00701C3E">
              <w:rPr>
                <w:rFonts w:asciiTheme="minorHAnsi" w:hAnsiTheme="minorHAnsi"/>
                <w:sz w:val="22"/>
                <w:szCs w:val="22"/>
                <w:lang w:eastAsia="en-CA"/>
              </w:rPr>
              <w:t xml:space="preserve">enrolment </w:t>
            </w:r>
            <w:r w:rsidR="00962AC0">
              <w:rPr>
                <w:rFonts w:asciiTheme="minorHAnsi" w:hAnsiTheme="minorHAnsi"/>
                <w:sz w:val="22"/>
                <w:szCs w:val="22"/>
                <w:lang w:eastAsia="en-CA"/>
              </w:rPr>
              <w:t xml:space="preserve">date is prior to </w:t>
            </w:r>
            <w:r w:rsidRPr="00701C3E">
              <w:rPr>
                <w:rFonts w:asciiTheme="minorHAnsi" w:hAnsiTheme="minorHAnsi"/>
                <w:sz w:val="22"/>
                <w:szCs w:val="22"/>
                <w:lang w:eastAsia="en-CA"/>
              </w:rPr>
              <w:t>non-finalized event that is in progres</w:t>
            </w:r>
            <w:r>
              <w:rPr>
                <w:rFonts w:asciiTheme="minorHAnsi" w:hAnsiTheme="minorHAnsi"/>
                <w:sz w:val="22"/>
                <w:szCs w:val="22"/>
                <w:lang w:eastAsia="en-CA"/>
              </w:rPr>
              <w:t xml:space="preserve">s (Term/Ret/DBR is in progress). Where the </w:t>
            </w:r>
            <w:r w:rsidRPr="00701C3E">
              <w:rPr>
                <w:rFonts w:asciiTheme="minorHAnsi" w:hAnsiTheme="minorHAnsi"/>
                <w:sz w:val="22"/>
                <w:szCs w:val="22"/>
                <w:lang w:eastAsia="en-CA"/>
              </w:rPr>
              <w:t xml:space="preserve">newly reported Enrolment Date is prior to the previously reported (on file) D-NCT </w:t>
            </w:r>
            <w:r w:rsidR="00962AC0">
              <w:rPr>
                <w:rFonts w:asciiTheme="minorHAnsi" w:hAnsiTheme="minorHAnsi"/>
                <w:sz w:val="22"/>
                <w:szCs w:val="22"/>
                <w:lang w:eastAsia="en-CA"/>
              </w:rPr>
              <w:t xml:space="preserve">effective </w:t>
            </w:r>
            <w:r w:rsidRPr="00701C3E">
              <w:rPr>
                <w:rFonts w:asciiTheme="minorHAnsi" w:hAnsiTheme="minorHAnsi"/>
                <w:sz w:val="22"/>
                <w:szCs w:val="22"/>
                <w:lang w:eastAsia="en-CA"/>
              </w:rPr>
              <w:t>date (employment end date).</w:t>
            </w:r>
          </w:p>
        </w:tc>
      </w:tr>
      <w:tr w:rsidR="00D52D3B" w:rsidRPr="009151F9" w14:paraId="65874711"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A12C5E"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F2FDDFB" w14:textId="77777777" w:rsidR="00D52D3B" w:rsidRDefault="00D52D3B" w:rsidP="001C720E">
            <w:pPr>
              <w:ind w:left="0"/>
              <w:rPr>
                <w:rFonts w:asciiTheme="minorHAnsi" w:hAnsiTheme="minorHAnsi"/>
                <w:sz w:val="22"/>
                <w:szCs w:val="22"/>
                <w:lang w:eastAsia="en-CA"/>
              </w:rPr>
            </w:pPr>
            <w:r>
              <w:rPr>
                <w:rFonts w:asciiTheme="minorHAnsi" w:hAnsiTheme="minorHAnsi"/>
                <w:sz w:val="22"/>
                <w:szCs w:val="22"/>
                <w:lang w:eastAsia="en-CA"/>
              </w:rPr>
              <w:t>Reject the member if</w:t>
            </w:r>
            <w:r w:rsidRPr="00C61BEF">
              <w:rPr>
                <w:rFonts w:asciiTheme="minorHAnsi" w:hAnsiTheme="minorHAnsi"/>
                <w:sz w:val="22"/>
                <w:szCs w:val="22"/>
                <w:lang w:eastAsia="en-CA"/>
              </w:rPr>
              <w:t>:</w:t>
            </w:r>
          </w:p>
          <w:p w14:paraId="3A6392C4" w14:textId="77777777" w:rsidR="00D52D3B" w:rsidRDefault="00D52D3B" w:rsidP="009B09EC">
            <w:pPr>
              <w:ind w:left="720"/>
              <w:rPr>
                <w:rFonts w:asciiTheme="minorHAnsi" w:hAnsiTheme="minorHAnsi"/>
                <w:sz w:val="22"/>
                <w:szCs w:val="22"/>
                <w:lang w:eastAsia="en-CA"/>
              </w:rPr>
            </w:pPr>
            <w:r>
              <w:rPr>
                <w:rFonts w:asciiTheme="minorHAnsi" w:hAnsiTheme="minorHAnsi"/>
                <w:sz w:val="22"/>
                <w:szCs w:val="22"/>
                <w:lang w:eastAsia="en-CA"/>
              </w:rPr>
              <w:t>File.SIN = Ariel.SIN and</w:t>
            </w:r>
          </w:p>
          <w:p w14:paraId="0F2EEE53" w14:textId="77777777" w:rsidR="005432C2" w:rsidRPr="00775FB5" w:rsidRDefault="005432C2" w:rsidP="005432C2">
            <w:pPr>
              <w:ind w:left="720"/>
              <w:rPr>
                <w:rFonts w:asciiTheme="minorHAnsi" w:hAnsiTheme="minorHAnsi"/>
                <w:sz w:val="22"/>
                <w:szCs w:val="22"/>
                <w:lang w:eastAsia="en-CA"/>
              </w:rPr>
            </w:pPr>
            <w:r>
              <w:rPr>
                <w:rFonts w:asciiTheme="minorHAnsi" w:hAnsiTheme="minorHAnsi"/>
                <w:sz w:val="22"/>
                <w:szCs w:val="22"/>
                <w:lang w:eastAsia="en-CA"/>
              </w:rPr>
              <w:t>Ariel.Employment = FileDerived.Employment</w:t>
            </w:r>
          </w:p>
          <w:p w14:paraId="190245F8" w14:textId="37EDCD33" w:rsidR="00D52D3B" w:rsidRDefault="00D52D3B" w:rsidP="009B09EC">
            <w:pPr>
              <w:ind w:left="720"/>
              <w:rPr>
                <w:rFonts w:asciiTheme="minorHAnsi" w:hAnsiTheme="minorHAnsi"/>
                <w:sz w:val="22"/>
                <w:szCs w:val="22"/>
                <w:lang w:eastAsia="en-CA"/>
              </w:rPr>
            </w:pPr>
            <w:r>
              <w:rPr>
                <w:rFonts w:asciiTheme="minorHAnsi" w:hAnsiTheme="minorHAnsi"/>
                <w:sz w:val="22"/>
                <w:szCs w:val="22"/>
                <w:lang w:eastAsia="en-CA"/>
              </w:rPr>
              <w:t xml:space="preserve">  </w:t>
            </w:r>
            <w:r w:rsidR="005432C2">
              <w:rPr>
                <w:rFonts w:asciiTheme="minorHAnsi" w:hAnsiTheme="minorHAnsi"/>
                <w:sz w:val="22"/>
                <w:szCs w:val="22"/>
                <w:lang w:eastAsia="en-CA"/>
              </w:rPr>
              <w:t>A</w:t>
            </w:r>
            <w:r>
              <w:rPr>
                <w:rFonts w:asciiTheme="minorHAnsi" w:hAnsiTheme="minorHAnsi"/>
                <w:sz w:val="22"/>
                <w:szCs w:val="22"/>
                <w:lang w:eastAsia="en-CA"/>
              </w:rPr>
              <w:t xml:space="preserve">nd </w:t>
            </w:r>
          </w:p>
          <w:p w14:paraId="7E177C0D" w14:textId="4F96B86B" w:rsidR="005432C2" w:rsidRDefault="005432C2" w:rsidP="009B09EC">
            <w:pPr>
              <w:ind w:left="720"/>
              <w:rPr>
                <w:rFonts w:asciiTheme="minorHAnsi" w:hAnsiTheme="minorHAnsi"/>
                <w:sz w:val="22"/>
                <w:szCs w:val="22"/>
                <w:lang w:eastAsia="en-CA"/>
              </w:rPr>
            </w:pPr>
            <w:r>
              <w:rPr>
                <w:rFonts w:asciiTheme="minorHAnsi" w:hAnsiTheme="minorHAnsi"/>
                <w:sz w:val="22"/>
                <w:szCs w:val="22"/>
                <w:lang w:eastAsia="en-CA"/>
              </w:rPr>
              <w:t>For matched membership</w:t>
            </w:r>
          </w:p>
          <w:p w14:paraId="0742E9A1" w14:textId="65FEFCC0" w:rsidR="00D52D3B" w:rsidRDefault="00D52D3B" w:rsidP="005432C2">
            <w:pPr>
              <w:ind w:left="1440"/>
              <w:rPr>
                <w:rFonts w:asciiTheme="minorHAnsi" w:hAnsiTheme="minorHAnsi"/>
                <w:sz w:val="22"/>
                <w:szCs w:val="22"/>
                <w:lang w:eastAsia="en-CA"/>
              </w:rPr>
            </w:pPr>
            <w:r>
              <w:rPr>
                <w:rFonts w:asciiTheme="minorHAnsi" w:hAnsiTheme="minorHAnsi"/>
                <w:sz w:val="22"/>
                <w:szCs w:val="22"/>
                <w:lang w:eastAsia="en-CA"/>
              </w:rPr>
              <w:t xml:space="preserve">Ariel.MembershipStatus = D and </w:t>
            </w:r>
          </w:p>
          <w:p w14:paraId="4C126247" w14:textId="1168B8B8" w:rsidR="005432C2" w:rsidRDefault="00D52D3B" w:rsidP="005432C2">
            <w:pPr>
              <w:ind w:left="1440"/>
              <w:rPr>
                <w:rFonts w:asciiTheme="minorHAnsi" w:hAnsiTheme="minorHAnsi"/>
                <w:sz w:val="22"/>
                <w:szCs w:val="22"/>
                <w:lang w:eastAsia="en-CA"/>
              </w:rPr>
            </w:pPr>
            <w:r>
              <w:rPr>
                <w:rFonts w:asciiTheme="minorHAnsi" w:hAnsiTheme="minorHAnsi"/>
                <w:sz w:val="22"/>
                <w:szCs w:val="22"/>
                <w:lang w:eastAsia="en-CA"/>
              </w:rPr>
              <w:t>Ariel.MembershipSubStatus = NCT</w:t>
            </w:r>
          </w:p>
          <w:p w14:paraId="2D09713F" w14:textId="5BA90451" w:rsidR="00D52D3B" w:rsidRDefault="005432C2" w:rsidP="009B09EC">
            <w:pPr>
              <w:ind w:left="720"/>
              <w:rPr>
                <w:rFonts w:asciiTheme="minorHAnsi" w:hAnsiTheme="minorHAnsi"/>
                <w:sz w:val="22"/>
                <w:szCs w:val="22"/>
                <w:lang w:eastAsia="en-CA"/>
              </w:rPr>
            </w:pPr>
            <w:r>
              <w:rPr>
                <w:rFonts w:asciiTheme="minorHAnsi" w:hAnsiTheme="minorHAnsi"/>
                <w:sz w:val="22"/>
                <w:szCs w:val="22"/>
                <w:lang w:eastAsia="en-CA"/>
              </w:rPr>
              <w:t>A</w:t>
            </w:r>
            <w:r w:rsidR="00D52D3B">
              <w:rPr>
                <w:rFonts w:asciiTheme="minorHAnsi" w:hAnsiTheme="minorHAnsi"/>
                <w:sz w:val="22"/>
                <w:szCs w:val="22"/>
                <w:lang w:eastAsia="en-CA"/>
              </w:rPr>
              <w:t xml:space="preserve">nd </w:t>
            </w:r>
          </w:p>
          <w:p w14:paraId="6F3F2230" w14:textId="77777777" w:rsidR="00D52D3B" w:rsidRDefault="00D52D3B" w:rsidP="009B09EC">
            <w:pPr>
              <w:ind w:left="720"/>
              <w:rPr>
                <w:rFonts w:asciiTheme="minorHAnsi" w:hAnsiTheme="minorHAnsi"/>
                <w:sz w:val="22"/>
                <w:szCs w:val="22"/>
                <w:lang w:eastAsia="en-CA"/>
              </w:rPr>
            </w:pPr>
            <w:r>
              <w:rPr>
                <w:rFonts w:asciiTheme="minorHAnsi" w:hAnsiTheme="minorHAnsi"/>
                <w:sz w:val="22"/>
                <w:szCs w:val="22"/>
                <w:lang w:eastAsia="en-CA"/>
              </w:rPr>
              <w:t xml:space="preserve">File.EnrolmentDate </w:t>
            </w:r>
            <w:r w:rsidR="000E3E8F">
              <w:rPr>
                <w:rFonts w:asciiTheme="minorHAnsi" w:hAnsiTheme="minorHAnsi"/>
                <w:sz w:val="22"/>
                <w:szCs w:val="22"/>
                <w:lang w:eastAsia="en-CA"/>
              </w:rPr>
              <w:t>&lt;</w:t>
            </w:r>
            <w:r w:rsidR="00701C3E">
              <w:rPr>
                <w:rFonts w:asciiTheme="minorHAnsi" w:hAnsiTheme="minorHAnsi"/>
                <w:sz w:val="22"/>
                <w:szCs w:val="22"/>
                <w:lang w:eastAsia="en-CA"/>
              </w:rPr>
              <w:t>=</w:t>
            </w:r>
            <w:r>
              <w:rPr>
                <w:rFonts w:asciiTheme="minorHAnsi" w:hAnsiTheme="minorHAnsi"/>
                <w:sz w:val="22"/>
                <w:szCs w:val="22"/>
                <w:lang w:eastAsia="en-CA"/>
              </w:rPr>
              <w:t xml:space="preserve"> Ariel.MembershipStatusDate</w:t>
            </w:r>
          </w:p>
          <w:p w14:paraId="5E4A5AB9" w14:textId="67C2F4AA" w:rsidR="00385682" w:rsidRPr="00411EBD" w:rsidRDefault="00385682" w:rsidP="00385682">
            <w:pPr>
              <w:ind w:left="720"/>
              <w:rPr>
                <w:rFonts w:asciiTheme="minorHAnsi" w:hAnsiTheme="minorHAnsi"/>
                <w:sz w:val="22"/>
                <w:szCs w:val="22"/>
                <w:lang w:eastAsia="en-CA"/>
              </w:rPr>
            </w:pPr>
          </w:p>
        </w:tc>
      </w:tr>
      <w:tr w:rsidR="00D52D3B" w:rsidRPr="00A61AB1" w14:paraId="51B36A4F"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BE4B8B" w14:textId="78510EB6"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C64CA58" w14:textId="77777777" w:rsidR="00D52D3B" w:rsidRPr="000C2EC4" w:rsidRDefault="00D52D3B" w:rsidP="001C720E">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D52D3B" w:rsidRPr="00A61AB1" w14:paraId="4901A82F"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B023875"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88ECAA9" w14:textId="189E82D0" w:rsidR="00D52D3B" w:rsidRPr="00A72B28" w:rsidRDefault="00701C3E" w:rsidP="00701C3E">
            <w:pPr>
              <w:pStyle w:val="NormalWeb"/>
              <w:spacing w:line="276" w:lineRule="auto"/>
              <w:rPr>
                <w:rFonts w:asciiTheme="minorHAnsi" w:hAnsiTheme="minorHAnsi"/>
                <w:color w:val="000000"/>
                <w:sz w:val="22"/>
                <w:szCs w:val="22"/>
                <w:lang w:val="en-CA"/>
              </w:rPr>
            </w:pPr>
            <w:r w:rsidRPr="00D52D3B">
              <w:rPr>
                <w:rFonts w:asciiTheme="minorHAnsi" w:hAnsiTheme="minorHAnsi"/>
                <w:color w:val="000000"/>
                <w:sz w:val="22"/>
                <w:szCs w:val="22"/>
                <w:lang w:val="en-CA"/>
              </w:rPr>
              <w:t xml:space="preserve">Member </w:t>
            </w:r>
            <w:r w:rsidR="00143830">
              <w:rPr>
                <w:rFonts w:asciiTheme="minorHAnsi" w:hAnsiTheme="minorHAnsi"/>
                <w:color w:val="000000"/>
                <w:sz w:val="22"/>
                <w:szCs w:val="22"/>
                <w:lang w:val="en-CA"/>
              </w:rPr>
              <w:t xml:space="preserve">has been </w:t>
            </w:r>
            <w:r w:rsidRPr="00D52D3B">
              <w:rPr>
                <w:rFonts w:asciiTheme="minorHAnsi" w:hAnsiTheme="minorHAnsi"/>
                <w:color w:val="000000"/>
                <w:sz w:val="22"/>
                <w:szCs w:val="22"/>
                <w:lang w:val="en-CA"/>
              </w:rPr>
              <w:t xml:space="preserve">previously terminated </w:t>
            </w:r>
            <w:r>
              <w:rPr>
                <w:rFonts w:asciiTheme="minorHAnsi" w:hAnsiTheme="minorHAnsi"/>
                <w:color w:val="000000"/>
                <w:sz w:val="22"/>
                <w:szCs w:val="22"/>
                <w:lang w:val="en-CA"/>
              </w:rPr>
              <w:t xml:space="preserve">or retired </w:t>
            </w:r>
            <w:r w:rsidRPr="00D52D3B">
              <w:rPr>
                <w:rFonts w:asciiTheme="minorHAnsi" w:hAnsiTheme="minorHAnsi"/>
                <w:color w:val="000000"/>
                <w:sz w:val="22"/>
                <w:szCs w:val="22"/>
                <w:lang w:val="en-CA"/>
              </w:rPr>
              <w:t xml:space="preserve">and </w:t>
            </w:r>
            <w:r>
              <w:rPr>
                <w:rFonts w:asciiTheme="minorHAnsi" w:hAnsiTheme="minorHAnsi"/>
                <w:color w:val="000000"/>
                <w:sz w:val="22"/>
                <w:szCs w:val="22"/>
                <w:lang w:val="en-CA"/>
              </w:rPr>
              <w:t xml:space="preserve">the </w:t>
            </w:r>
            <w:r w:rsidR="00143830">
              <w:rPr>
                <w:rFonts w:asciiTheme="minorHAnsi" w:hAnsiTheme="minorHAnsi"/>
                <w:color w:val="000000"/>
                <w:sz w:val="22"/>
                <w:szCs w:val="22"/>
                <w:lang w:val="en-CA"/>
              </w:rPr>
              <w:t>reported</w:t>
            </w:r>
            <w:r w:rsidRPr="00D52D3B">
              <w:rPr>
                <w:rFonts w:asciiTheme="minorHAnsi" w:hAnsiTheme="minorHAnsi"/>
                <w:color w:val="000000"/>
                <w:sz w:val="22"/>
                <w:szCs w:val="22"/>
                <w:lang w:val="en-CA"/>
              </w:rPr>
              <w:t xml:space="preserve"> Enrolment Date is prior to the </w:t>
            </w:r>
            <w:r>
              <w:rPr>
                <w:rFonts w:asciiTheme="minorHAnsi" w:hAnsiTheme="minorHAnsi"/>
                <w:color w:val="000000"/>
                <w:sz w:val="22"/>
                <w:szCs w:val="22"/>
                <w:lang w:val="en-CA"/>
              </w:rPr>
              <w:t>previously reported Employment End Date</w:t>
            </w:r>
            <w:r w:rsidRPr="00D52D3B">
              <w:rPr>
                <w:rFonts w:asciiTheme="minorHAnsi" w:hAnsiTheme="minorHAnsi"/>
                <w:color w:val="000000"/>
                <w:sz w:val="22"/>
                <w:szCs w:val="22"/>
                <w:lang w:val="en-CA"/>
              </w:rPr>
              <w:t>. Please co</w:t>
            </w:r>
            <w:r>
              <w:rPr>
                <w:rFonts w:asciiTheme="minorHAnsi" w:hAnsiTheme="minorHAnsi"/>
                <w:color w:val="000000"/>
                <w:sz w:val="22"/>
                <w:szCs w:val="22"/>
                <w:lang w:val="en-CA"/>
              </w:rPr>
              <w:t xml:space="preserve">ntact HOOPP if the </w:t>
            </w:r>
            <w:r w:rsidR="00143830">
              <w:rPr>
                <w:rFonts w:asciiTheme="minorHAnsi" w:hAnsiTheme="minorHAnsi"/>
                <w:color w:val="000000"/>
                <w:sz w:val="22"/>
                <w:szCs w:val="22"/>
                <w:lang w:val="en-CA"/>
              </w:rPr>
              <w:t xml:space="preserve">reported </w:t>
            </w:r>
            <w:r>
              <w:rPr>
                <w:rFonts w:asciiTheme="minorHAnsi" w:hAnsiTheme="minorHAnsi"/>
                <w:color w:val="000000"/>
                <w:sz w:val="22"/>
                <w:szCs w:val="22"/>
                <w:lang w:val="en-CA"/>
              </w:rPr>
              <w:t xml:space="preserve">Enrolment Date is correct. </w:t>
            </w:r>
          </w:p>
        </w:tc>
      </w:tr>
      <w:tr w:rsidR="00D52D3B" w:rsidRPr="00A61AB1" w14:paraId="5CCAA765"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F9DF767"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A290C93"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FF3888F" w14:textId="139A2F25" w:rsidR="00D52D3B" w:rsidRPr="00C536A1" w:rsidRDefault="00143830" w:rsidP="005432C2">
            <w:pPr>
              <w:pStyle w:val="NormalWeb"/>
              <w:spacing w:line="276" w:lineRule="auto"/>
              <w:rPr>
                <w:lang w:val="en-CA"/>
              </w:rPr>
            </w:pPr>
            <w:r w:rsidRPr="00D52D3B">
              <w:rPr>
                <w:rFonts w:asciiTheme="minorHAnsi" w:hAnsiTheme="minorHAnsi"/>
                <w:color w:val="000000"/>
                <w:sz w:val="22"/>
                <w:szCs w:val="22"/>
                <w:lang w:val="en-CA"/>
              </w:rPr>
              <w:t xml:space="preserve">Member </w:t>
            </w:r>
            <w:r>
              <w:rPr>
                <w:rFonts w:asciiTheme="minorHAnsi" w:hAnsiTheme="minorHAnsi"/>
                <w:color w:val="000000"/>
                <w:sz w:val="22"/>
                <w:szCs w:val="22"/>
                <w:lang w:val="en-CA"/>
              </w:rPr>
              <w:t xml:space="preserve">has been </w:t>
            </w:r>
            <w:r w:rsidRPr="00D52D3B">
              <w:rPr>
                <w:rFonts w:asciiTheme="minorHAnsi" w:hAnsiTheme="minorHAnsi"/>
                <w:color w:val="000000"/>
                <w:sz w:val="22"/>
                <w:szCs w:val="22"/>
                <w:lang w:val="en-CA"/>
              </w:rPr>
              <w:t xml:space="preserve">previously terminated </w:t>
            </w:r>
            <w:r>
              <w:rPr>
                <w:rFonts w:asciiTheme="minorHAnsi" w:hAnsiTheme="minorHAnsi"/>
                <w:color w:val="000000"/>
                <w:sz w:val="22"/>
                <w:szCs w:val="22"/>
                <w:lang w:val="en-CA"/>
              </w:rPr>
              <w:t xml:space="preserve">or retired </w:t>
            </w:r>
            <w:r w:rsidRPr="00D52D3B">
              <w:rPr>
                <w:rFonts w:asciiTheme="minorHAnsi" w:hAnsiTheme="minorHAnsi"/>
                <w:color w:val="000000"/>
                <w:sz w:val="22"/>
                <w:szCs w:val="22"/>
                <w:lang w:val="en-CA"/>
              </w:rPr>
              <w:t xml:space="preserve">and </w:t>
            </w:r>
            <w:r>
              <w:rPr>
                <w:rFonts w:asciiTheme="minorHAnsi" w:hAnsiTheme="minorHAnsi"/>
                <w:color w:val="000000"/>
                <w:sz w:val="22"/>
                <w:szCs w:val="22"/>
                <w:lang w:val="en-CA"/>
              </w:rPr>
              <w:t>the reported</w:t>
            </w:r>
            <w:r w:rsidRPr="00D52D3B">
              <w:rPr>
                <w:rFonts w:asciiTheme="minorHAnsi" w:hAnsiTheme="minorHAnsi"/>
                <w:color w:val="000000"/>
                <w:sz w:val="22"/>
                <w:szCs w:val="22"/>
                <w:lang w:val="en-CA"/>
              </w:rPr>
              <w:t xml:space="preserve"> Enrolment Date is prior to the </w:t>
            </w:r>
            <w:r>
              <w:rPr>
                <w:rFonts w:asciiTheme="minorHAnsi" w:hAnsiTheme="minorHAnsi"/>
                <w:color w:val="000000"/>
                <w:sz w:val="22"/>
                <w:szCs w:val="22"/>
                <w:lang w:val="en-CA"/>
              </w:rPr>
              <w:t>previously reported Employment End Date</w:t>
            </w:r>
            <w:r w:rsidRPr="00D52D3B">
              <w:rPr>
                <w:rFonts w:asciiTheme="minorHAnsi" w:hAnsiTheme="minorHAnsi"/>
                <w:color w:val="000000"/>
                <w:sz w:val="22"/>
                <w:szCs w:val="22"/>
                <w:lang w:val="en-CA"/>
              </w:rPr>
              <w:t>. Please co</w:t>
            </w:r>
            <w:r>
              <w:rPr>
                <w:rFonts w:asciiTheme="minorHAnsi" w:hAnsiTheme="minorHAnsi"/>
                <w:color w:val="000000"/>
                <w:sz w:val="22"/>
                <w:szCs w:val="22"/>
                <w:lang w:val="en-CA"/>
              </w:rPr>
              <w:t xml:space="preserve">ntact HOOPP if the reported Enrolment Date is correct. </w:t>
            </w:r>
          </w:p>
        </w:tc>
      </w:tr>
      <w:tr w:rsidR="00D52D3B" w:rsidRPr="0085712F" w14:paraId="699363D5"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584B88A" w14:textId="77777777" w:rsidR="00D52D3B" w:rsidRPr="0085712F" w:rsidRDefault="00D52D3B" w:rsidP="001C720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FA860B9" w14:textId="77777777" w:rsidR="00D52D3B" w:rsidRPr="009C43D2" w:rsidRDefault="00D52D3B" w:rsidP="001C720E">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D52D3B" w:rsidRPr="0085712F" w14:paraId="5D5041AC"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669DF49" w14:textId="77777777" w:rsidR="00D52D3B" w:rsidRPr="0085712F" w:rsidRDefault="00D52D3B" w:rsidP="001C720E">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36A7C57E" w14:textId="77777777" w:rsidR="00D52D3B" w:rsidRPr="006100CE" w:rsidRDefault="00D52D3B" w:rsidP="001C720E">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D52D3B" w:rsidRPr="0085712F" w14:paraId="047AA524"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AF44796" w14:textId="77777777" w:rsidR="00D52D3B" w:rsidRPr="0085712F"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86B391B" w14:textId="7C9506DF" w:rsidR="00D52D3B" w:rsidRPr="006100CE" w:rsidRDefault="00D52D3B" w:rsidP="001C720E">
            <w:pPr>
              <w:spacing w:before="60" w:after="60" w:line="240" w:lineRule="auto"/>
              <w:ind w:left="0"/>
              <w:rPr>
                <w:rFonts w:asciiTheme="minorHAnsi" w:hAnsiTheme="minorHAnsi"/>
                <w:sz w:val="22"/>
                <w:szCs w:val="22"/>
                <w:lang w:eastAsia="en-CA"/>
              </w:rPr>
            </w:pPr>
          </w:p>
        </w:tc>
      </w:tr>
      <w:tr w:rsidR="00D52D3B" w:rsidRPr="00BF2855" w14:paraId="5C054AA5" w14:textId="77777777" w:rsidTr="001C72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1E11DE" w14:textId="77777777" w:rsidR="00D52D3B" w:rsidRDefault="00D52D3B" w:rsidP="001C72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CA06FE7" w14:textId="77777777" w:rsidR="00D52D3B" w:rsidRPr="0085712F" w:rsidRDefault="00D52D3B" w:rsidP="001C720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D0F6CBE" w14:textId="77777777" w:rsidR="005432C2" w:rsidRDefault="005432C2" w:rsidP="001C720E">
            <w:pPr>
              <w:ind w:left="0"/>
              <w:rPr>
                <w:rFonts w:asciiTheme="minorHAnsi" w:hAnsiTheme="minorHAnsi"/>
                <w:bCs/>
                <w:color w:val="auto"/>
                <w:sz w:val="22"/>
                <w:szCs w:val="22"/>
              </w:rPr>
            </w:pPr>
            <w:r>
              <w:rPr>
                <w:rFonts w:asciiTheme="minorHAnsi" w:hAnsiTheme="minorHAnsi"/>
                <w:bCs/>
                <w:color w:val="auto"/>
                <w:sz w:val="22"/>
                <w:szCs w:val="22"/>
              </w:rPr>
              <w:t>CS 20180404:</w:t>
            </w:r>
          </w:p>
          <w:p w14:paraId="73CB87BE" w14:textId="6B27F68D" w:rsidR="005432C2" w:rsidRPr="005432C2" w:rsidRDefault="005432C2" w:rsidP="008D6CBB">
            <w:pPr>
              <w:pStyle w:val="ListParagraph"/>
              <w:numPr>
                <w:ilvl w:val="0"/>
                <w:numId w:val="32"/>
              </w:numPr>
              <w:rPr>
                <w:rFonts w:asciiTheme="minorHAnsi" w:hAnsiTheme="minorHAnsi"/>
                <w:bCs/>
                <w:color w:val="auto"/>
                <w:sz w:val="22"/>
                <w:szCs w:val="22"/>
              </w:rPr>
            </w:pPr>
            <w:r>
              <w:rPr>
                <w:rFonts w:asciiTheme="minorHAnsi" w:hAnsiTheme="minorHAnsi"/>
                <w:bCs/>
                <w:color w:val="auto"/>
                <w:sz w:val="22"/>
                <w:szCs w:val="22"/>
              </w:rPr>
              <w:t xml:space="preserve">Update in R16 relating to </w:t>
            </w:r>
            <w:r w:rsidRPr="005432C2">
              <w:rPr>
                <w:rFonts w:asciiTheme="minorHAnsi" w:hAnsiTheme="minorHAnsi"/>
                <w:bCs/>
                <w:color w:val="auto"/>
                <w:sz w:val="22"/>
                <w:szCs w:val="22"/>
              </w:rPr>
              <w:t>ALM 24963</w:t>
            </w:r>
            <w:r>
              <w:rPr>
                <w:rFonts w:asciiTheme="minorHAnsi" w:hAnsiTheme="minorHAnsi"/>
                <w:bCs/>
                <w:color w:val="auto"/>
                <w:sz w:val="22"/>
                <w:szCs w:val="22"/>
              </w:rPr>
              <w:t>, precision in</w:t>
            </w:r>
            <w:r w:rsidR="00C536A1">
              <w:rPr>
                <w:rFonts w:asciiTheme="minorHAnsi" w:hAnsiTheme="minorHAnsi"/>
                <w:bCs/>
                <w:color w:val="auto"/>
                <w:sz w:val="22"/>
                <w:szCs w:val="22"/>
              </w:rPr>
              <w:t xml:space="preserve"> added in</w:t>
            </w:r>
            <w:r>
              <w:rPr>
                <w:rFonts w:asciiTheme="minorHAnsi" w:hAnsiTheme="minorHAnsi"/>
                <w:bCs/>
                <w:color w:val="auto"/>
                <w:sz w:val="22"/>
                <w:szCs w:val="22"/>
              </w:rPr>
              <w:t xml:space="preserve"> logic for matched employment, the matched membership is D-NCT.</w:t>
            </w:r>
          </w:p>
          <w:p w14:paraId="624C083B" w14:textId="75459CA7" w:rsidR="00385682" w:rsidRPr="00385682" w:rsidRDefault="00385682" w:rsidP="001C720E">
            <w:pPr>
              <w:ind w:left="0"/>
              <w:rPr>
                <w:rFonts w:asciiTheme="minorHAnsi" w:hAnsiTheme="minorHAnsi"/>
                <w:bCs/>
                <w:color w:val="auto"/>
                <w:sz w:val="22"/>
                <w:szCs w:val="22"/>
              </w:rPr>
            </w:pPr>
            <w:r w:rsidRPr="00385682">
              <w:rPr>
                <w:rFonts w:asciiTheme="minorHAnsi" w:hAnsiTheme="minorHAnsi"/>
                <w:bCs/>
                <w:color w:val="auto"/>
                <w:sz w:val="22"/>
                <w:szCs w:val="22"/>
              </w:rPr>
              <w:t>CS 20171103:</w:t>
            </w:r>
          </w:p>
          <w:p w14:paraId="58B4F2D2" w14:textId="2946B81B" w:rsidR="00385682" w:rsidRPr="00385682" w:rsidRDefault="00385682" w:rsidP="008D6CBB">
            <w:pPr>
              <w:pStyle w:val="ListParagraph"/>
              <w:numPr>
                <w:ilvl w:val="0"/>
                <w:numId w:val="8"/>
              </w:numPr>
              <w:rPr>
                <w:bCs/>
                <w:color w:val="auto"/>
              </w:rPr>
            </w:pPr>
            <w:r w:rsidRPr="00385682">
              <w:rPr>
                <w:rFonts w:asciiTheme="minorHAnsi" w:hAnsiTheme="minorHAnsi"/>
                <w:bCs/>
                <w:color w:val="auto"/>
                <w:sz w:val="22"/>
                <w:szCs w:val="22"/>
              </w:rPr>
              <w:t xml:space="preserve">In R14.2 we added the check on </w:t>
            </w:r>
            <w:r w:rsidRPr="00385682">
              <w:rPr>
                <w:rFonts w:asciiTheme="minorHAnsi" w:hAnsiTheme="minorHAnsi"/>
                <w:sz w:val="22"/>
                <w:szCs w:val="22"/>
                <w:lang w:eastAsia="en-CA"/>
              </w:rPr>
              <w:t xml:space="preserve">File.Employer = Ariel.Employer* and Note stating: we are matching to an existing Employer Code linked to SIN matched (i.e. we are currently looking across all memberships to matching SIN not only membership being rehired). </w:t>
            </w:r>
          </w:p>
          <w:p w14:paraId="192F0CE2" w14:textId="77777777" w:rsidR="00AE7D0A" w:rsidRPr="00385682" w:rsidRDefault="00AE7D0A" w:rsidP="001C720E">
            <w:pPr>
              <w:ind w:left="0"/>
              <w:rPr>
                <w:rFonts w:asciiTheme="minorHAnsi" w:hAnsiTheme="minorHAnsi"/>
                <w:bCs/>
                <w:color w:val="auto"/>
                <w:sz w:val="22"/>
                <w:szCs w:val="22"/>
              </w:rPr>
            </w:pPr>
            <w:r w:rsidRPr="00385682">
              <w:rPr>
                <w:rFonts w:asciiTheme="minorHAnsi" w:hAnsiTheme="minorHAnsi"/>
                <w:bCs/>
                <w:color w:val="auto"/>
                <w:sz w:val="22"/>
                <w:szCs w:val="22"/>
              </w:rPr>
              <w:t xml:space="preserve">CS 20170926: </w:t>
            </w:r>
          </w:p>
          <w:p w14:paraId="5EE3A472" w14:textId="00D3A680" w:rsidR="00AE7D0A" w:rsidRPr="00385682" w:rsidRDefault="00AE7D0A" w:rsidP="008D6CBB">
            <w:pPr>
              <w:pStyle w:val="ListParagraph"/>
              <w:numPr>
                <w:ilvl w:val="0"/>
                <w:numId w:val="8"/>
              </w:numPr>
              <w:rPr>
                <w:rFonts w:asciiTheme="minorHAnsi" w:hAnsiTheme="minorHAnsi"/>
                <w:bCs/>
                <w:color w:val="auto"/>
                <w:sz w:val="22"/>
                <w:szCs w:val="22"/>
              </w:rPr>
            </w:pPr>
            <w:r w:rsidRPr="00385682">
              <w:rPr>
                <w:rFonts w:asciiTheme="minorHAnsi" w:hAnsiTheme="minorHAnsi"/>
                <w:bCs/>
                <w:color w:val="auto"/>
                <w:sz w:val="22"/>
                <w:szCs w:val="22"/>
              </w:rPr>
              <w:t xml:space="preserve">Validation Logic where </w:t>
            </w:r>
            <w:r w:rsidRPr="00385682">
              <w:rPr>
                <w:rFonts w:asciiTheme="minorHAnsi" w:hAnsiTheme="minorHAnsi"/>
                <w:sz w:val="22"/>
                <w:szCs w:val="22"/>
                <w:lang w:eastAsia="en-CA"/>
              </w:rPr>
              <w:t xml:space="preserve">File.Employer = Ariel.Employer is currently under investigation (Alias is aware).   </w:t>
            </w:r>
          </w:p>
          <w:p w14:paraId="41F1CD4E" w14:textId="77777777" w:rsidR="001835D8" w:rsidRDefault="001835D8" w:rsidP="001C720E">
            <w:pPr>
              <w:ind w:left="0"/>
              <w:rPr>
                <w:bCs/>
                <w:color w:val="auto"/>
              </w:rPr>
            </w:pPr>
            <w:r>
              <w:rPr>
                <w:bCs/>
                <w:color w:val="auto"/>
              </w:rPr>
              <w:t>CS 20170323:</w:t>
            </w:r>
          </w:p>
          <w:p w14:paraId="745E01C0" w14:textId="77777777" w:rsidR="001835D8" w:rsidRDefault="001835D8" w:rsidP="008D6CBB">
            <w:pPr>
              <w:pStyle w:val="ListParagraph"/>
              <w:numPr>
                <w:ilvl w:val="0"/>
                <w:numId w:val="8"/>
              </w:numPr>
              <w:rPr>
                <w:bCs/>
                <w:color w:val="auto"/>
              </w:rPr>
            </w:pPr>
            <w:r>
              <w:rPr>
                <w:bCs/>
                <w:color w:val="auto"/>
              </w:rPr>
              <w:t>Carina to test instance of an enrolment on member who is concurrent but one of member’s employments has been terminated and a rehire is occurring to that same employer and status of membership is currently active in Ariel.</w:t>
            </w:r>
          </w:p>
          <w:p w14:paraId="5576097A" w14:textId="77777777" w:rsidR="001835D8" w:rsidRPr="001835D8" w:rsidRDefault="001835D8" w:rsidP="008D6CBB">
            <w:pPr>
              <w:pStyle w:val="ListParagraph"/>
              <w:numPr>
                <w:ilvl w:val="0"/>
                <w:numId w:val="8"/>
              </w:numPr>
              <w:rPr>
                <w:bCs/>
                <w:color w:val="auto"/>
              </w:rPr>
            </w:pPr>
            <w:r>
              <w:rPr>
                <w:bCs/>
                <w:color w:val="auto"/>
              </w:rPr>
              <w:t>Once behaviour of the above tests has been reviewed then we can see if validation ID 6874 needs improvement or can stay as is.</w:t>
            </w:r>
          </w:p>
          <w:p w14:paraId="2C56685C" w14:textId="77777777" w:rsidR="00D52D3B" w:rsidRDefault="00D52D3B" w:rsidP="001C720E">
            <w:pPr>
              <w:ind w:left="0"/>
              <w:rPr>
                <w:bCs/>
                <w:color w:val="auto"/>
              </w:rPr>
            </w:pPr>
            <w:r>
              <w:rPr>
                <w:bCs/>
                <w:color w:val="auto"/>
              </w:rPr>
              <w:t>MS 20170321:</w:t>
            </w:r>
          </w:p>
          <w:p w14:paraId="09EE5F80" w14:textId="77777777" w:rsidR="00D52D3B" w:rsidRPr="007B6FA8" w:rsidRDefault="00D52D3B" w:rsidP="008D6CBB">
            <w:pPr>
              <w:pStyle w:val="ListParagraph"/>
              <w:numPr>
                <w:ilvl w:val="0"/>
                <w:numId w:val="14"/>
              </w:numPr>
              <w:rPr>
                <w:rFonts w:asciiTheme="minorHAnsi" w:hAnsiTheme="minorHAnsi"/>
                <w:sz w:val="22"/>
                <w:szCs w:val="22"/>
                <w:lang w:eastAsia="en-CA"/>
              </w:rPr>
            </w:pPr>
            <w:r>
              <w:rPr>
                <w:bCs/>
                <w:color w:val="auto"/>
              </w:rPr>
              <w:t>HOOPP to confirm message wording and Master Val Number.</w:t>
            </w:r>
          </w:p>
          <w:p w14:paraId="18D26F52" w14:textId="77777777" w:rsidR="00D52D3B" w:rsidRPr="00A052A3" w:rsidRDefault="00D52D3B" w:rsidP="008D6CBB">
            <w:pPr>
              <w:pStyle w:val="ListParagraph"/>
              <w:numPr>
                <w:ilvl w:val="0"/>
                <w:numId w:val="14"/>
              </w:numPr>
              <w:rPr>
                <w:rFonts w:asciiTheme="minorHAnsi" w:hAnsiTheme="minorHAnsi"/>
                <w:sz w:val="22"/>
                <w:szCs w:val="22"/>
                <w:lang w:eastAsia="en-CA"/>
              </w:rPr>
            </w:pPr>
            <w:r>
              <w:rPr>
                <w:bCs/>
                <w:color w:val="auto"/>
              </w:rPr>
              <w:t>Note that this message was brought from EXO to the Full Office Validation Spec, only change was that it went from being Informational and appearing in the CTL: report to being a Complete Member Error that will now be visible to the employer.</w:t>
            </w:r>
          </w:p>
        </w:tc>
      </w:tr>
    </w:tbl>
    <w:p w14:paraId="520D7C13" w14:textId="6223723E" w:rsidR="003F78A7" w:rsidRDefault="003F78A7">
      <w:pPr>
        <w:spacing w:before="0" w:after="0" w:line="240" w:lineRule="auto"/>
        <w:ind w:left="0"/>
      </w:pPr>
    </w:p>
    <w:p w14:paraId="6A5DC076" w14:textId="77777777" w:rsidR="00BE1995" w:rsidRDefault="00BE1995">
      <w:pPr>
        <w:spacing w:before="0" w:after="0" w:line="240" w:lineRule="auto"/>
        <w:ind w:left="0"/>
      </w:pPr>
      <w:r>
        <w:br w:type="page"/>
      </w:r>
    </w:p>
    <w:p w14:paraId="29AD6DB9" w14:textId="77777777" w:rsidR="003F78A7" w:rsidRDefault="003F78A7">
      <w:pPr>
        <w:spacing w:before="0" w:after="0" w:line="240" w:lineRule="auto"/>
        <w:ind w:left="0"/>
      </w:pPr>
    </w:p>
    <w:p w14:paraId="7D571989" w14:textId="77777777" w:rsidR="00BE1995" w:rsidRPr="00873EB9" w:rsidRDefault="00BE1995" w:rsidP="00BE1995">
      <w:pPr>
        <w:pStyle w:val="Heading3"/>
        <w:rPr>
          <w:lang w:val="en-US"/>
        </w:rPr>
      </w:pPr>
      <w:r w:rsidRPr="006B06A8">
        <w:t xml:space="preserve">Validation – </w:t>
      </w:r>
      <w:r>
        <w:t>Employment Type effective Date Prior To Hire Date</w:t>
      </w:r>
    </w:p>
    <w:p w14:paraId="117B99FA" w14:textId="77777777" w:rsidR="00BE1995" w:rsidRPr="00522349" w:rsidRDefault="00BE1995" w:rsidP="009527EA"/>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BE1995" w14:paraId="37CEB63F"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CED360" w14:textId="77777777" w:rsidR="00BE1995" w:rsidRDefault="00BE1995"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128FF5A0" w14:textId="77777777" w:rsidR="00BE1995" w:rsidRPr="007E257A" w:rsidRDefault="00BE1995" w:rsidP="00BE1995">
            <w:pPr>
              <w:pStyle w:val="Heading1"/>
              <w:rPr>
                <w:rFonts w:cs="Calibri"/>
                <w:color w:val="auto"/>
              </w:rPr>
            </w:pPr>
            <w:bookmarkStart w:id="752" w:name="_Toc479243695"/>
            <w:bookmarkStart w:id="753" w:name="_Toc43372947"/>
            <w:r w:rsidRPr="00BE1995">
              <w:rPr>
                <w:lang w:val="en-US"/>
              </w:rPr>
              <w:t>B</w:t>
            </w:r>
            <w:r w:rsidR="006E5195">
              <w:rPr>
                <w:lang w:val="en-US"/>
              </w:rPr>
              <w:t>190</w:t>
            </w:r>
            <w:r w:rsidRPr="00BE1995">
              <w:rPr>
                <w:lang w:val="en-US"/>
              </w:rPr>
              <w:t>_EmploymentTypeEffectiveDatePriorToHireDate</w:t>
            </w:r>
            <w:bookmarkEnd w:id="752"/>
            <w:bookmarkEnd w:id="753"/>
          </w:p>
        </w:tc>
      </w:tr>
      <w:tr w:rsidR="00BE1995" w14:paraId="56F4E94A"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324E6E" w14:textId="77777777" w:rsidR="00BE1995" w:rsidRDefault="00BE1995"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4F786A2" w14:textId="2AB9B976" w:rsidR="00BE1995" w:rsidRDefault="00DD5DD9" w:rsidP="00A23424">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 5400</w:t>
            </w:r>
          </w:p>
        </w:tc>
      </w:tr>
      <w:tr w:rsidR="00E556E7" w14:paraId="05F45D72"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A597B3" w14:textId="0AB188E7" w:rsidR="00E556E7" w:rsidRDefault="00E556E7"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1B98A1D" w14:textId="57DDB905" w:rsidR="00E556E7" w:rsidRDefault="00E556E7" w:rsidP="00A23424">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Data Import</w:t>
            </w:r>
          </w:p>
        </w:tc>
      </w:tr>
      <w:tr w:rsidR="00BE1995" w14:paraId="61B298D2"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A6A037" w14:textId="77777777" w:rsidR="00BE1995" w:rsidRDefault="00BE1995"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F5D19C5" w14:textId="77777777" w:rsidR="00BE1995" w:rsidRDefault="00BE1995" w:rsidP="00A23424">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BE1995" w14:paraId="2C796E11"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9D8CAE" w14:textId="77777777" w:rsidR="00BE1995" w:rsidRDefault="00BE1995"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62AA144" w14:textId="77777777" w:rsidR="00BE1995" w:rsidRPr="007E257A" w:rsidRDefault="00BE1995" w:rsidP="00A23424">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Enrolments, Core Data and Member Basic Information</w:t>
            </w:r>
          </w:p>
        </w:tc>
      </w:tr>
      <w:tr w:rsidR="00BE1995" w14:paraId="00A7F461"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9805D23" w14:textId="77777777" w:rsidR="00BE1995" w:rsidRDefault="00BE1995"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C81F52F" w14:textId="77777777" w:rsidR="00BE1995" w:rsidRPr="00B464B9" w:rsidRDefault="00BE1995" w:rsidP="00A23424">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BE1995" w14:paraId="797A0BC4"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656DAB8" w14:textId="77777777" w:rsidR="00BE1995" w:rsidRDefault="00BE1995"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0D11A881" w14:textId="77777777" w:rsidR="00BE1995" w:rsidRPr="00B464B9" w:rsidRDefault="00BE1995" w:rsidP="00A23424">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BE1995" w:rsidRPr="00A61AB1" w14:paraId="21E1BF1C"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22532A" w14:textId="77777777" w:rsidR="00BE1995" w:rsidRDefault="00BE1995"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1DD60ED" w14:textId="320CBDDB" w:rsidR="00BE1995" w:rsidRDefault="00BE1995" w:rsidP="00CB65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Business</w:t>
            </w:r>
            <w:r w:rsidR="00CB65A0">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4DC48CD" w14:textId="77777777" w:rsidR="00BE1995" w:rsidRDefault="00BE1995" w:rsidP="00A23424">
            <w:pPr>
              <w:ind w:left="0"/>
              <w:rPr>
                <w:rFonts w:asciiTheme="minorHAnsi" w:hAnsiTheme="minorHAnsi"/>
                <w:sz w:val="22"/>
                <w:szCs w:val="22"/>
                <w:lang w:eastAsia="en-CA"/>
              </w:rPr>
            </w:pPr>
            <w:r>
              <w:rPr>
                <w:rFonts w:asciiTheme="minorHAnsi" w:hAnsiTheme="minorHAnsi"/>
                <w:sz w:val="22"/>
                <w:szCs w:val="22"/>
                <w:lang w:eastAsia="en-CA"/>
              </w:rPr>
              <w:t xml:space="preserve">Specific validation to reject the member if the provided </w:t>
            </w:r>
            <w:r w:rsidRPr="006C6E94">
              <w:rPr>
                <w:rFonts w:asciiTheme="minorHAnsi" w:hAnsiTheme="minorHAnsi"/>
                <w:sz w:val="22"/>
                <w:szCs w:val="22"/>
                <w:lang w:eastAsia="en-CA"/>
              </w:rPr>
              <w:t xml:space="preserve">Employment Type Effective Date </w:t>
            </w:r>
            <w:r>
              <w:rPr>
                <w:rFonts w:asciiTheme="minorHAnsi" w:hAnsiTheme="minorHAnsi"/>
                <w:sz w:val="22"/>
                <w:szCs w:val="22"/>
                <w:lang w:eastAsia="en-CA"/>
              </w:rPr>
              <w:t>is prior to the Hire Date.</w:t>
            </w:r>
          </w:p>
        </w:tc>
      </w:tr>
      <w:tr w:rsidR="00BE1995" w:rsidRPr="00575A54" w14:paraId="7A5F54F7"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C6D5875" w14:textId="2DDC5A2B" w:rsidR="00BE1995" w:rsidRDefault="00BE1995" w:rsidP="00CB65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w:t>
            </w:r>
            <w:r w:rsidR="00CB65A0">
              <w:rPr>
                <w:rFonts w:asciiTheme="minorHAnsi" w:eastAsia="Times New Roman" w:hAnsiTheme="minorHAnsi" w:cs="Calibri"/>
                <w:b/>
                <w:color w:val="FFFFFF"/>
                <w:sz w:val="22"/>
                <w:szCs w:val="22"/>
                <w:lang w:eastAsia="en-CA"/>
              </w:rPr>
              <w:t>Logic</w:t>
            </w:r>
          </w:p>
        </w:tc>
        <w:tc>
          <w:tcPr>
            <w:tcW w:w="8448" w:type="dxa"/>
            <w:tcBorders>
              <w:top w:val="single" w:sz="4" w:space="0" w:color="auto"/>
              <w:left w:val="single" w:sz="4" w:space="0" w:color="auto"/>
              <w:bottom w:val="single" w:sz="4" w:space="0" w:color="auto"/>
              <w:right w:val="single" w:sz="4" w:space="0" w:color="auto"/>
            </w:tcBorders>
            <w:vAlign w:val="center"/>
          </w:tcPr>
          <w:p w14:paraId="39E75EB1" w14:textId="77777777" w:rsidR="00BE1995" w:rsidRDefault="00BE1995" w:rsidP="00A23424">
            <w:pPr>
              <w:ind w:left="0"/>
              <w:rPr>
                <w:rFonts w:asciiTheme="minorHAnsi" w:hAnsiTheme="minorHAnsi"/>
                <w:color w:val="auto"/>
                <w:sz w:val="22"/>
                <w:szCs w:val="22"/>
                <w:lang w:eastAsia="en-CA"/>
              </w:rPr>
            </w:pPr>
            <w:r w:rsidRPr="00873EB9">
              <w:rPr>
                <w:rFonts w:asciiTheme="minorHAnsi" w:hAnsiTheme="minorHAnsi"/>
                <w:color w:val="auto"/>
                <w:sz w:val="22"/>
                <w:szCs w:val="22"/>
                <w:lang w:eastAsia="en-CA"/>
              </w:rPr>
              <w:t>Reject the member in the input file if :</w:t>
            </w:r>
          </w:p>
          <w:p w14:paraId="00BB8668" w14:textId="75BF1AA7" w:rsidR="00131CD6" w:rsidRPr="00487EA8" w:rsidRDefault="00131CD6" w:rsidP="00131CD6">
            <w:pPr>
              <w:ind w:left="0"/>
              <w:rPr>
                <w:rFonts w:asciiTheme="minorHAnsi" w:hAnsiTheme="minorHAnsi"/>
                <w:color w:val="auto"/>
                <w:sz w:val="22"/>
                <w:szCs w:val="22"/>
                <w:u w:val="single"/>
                <w:lang w:eastAsia="en-CA"/>
              </w:rPr>
            </w:pPr>
            <w:r w:rsidRPr="00487EA8">
              <w:rPr>
                <w:rFonts w:asciiTheme="minorHAnsi" w:hAnsiTheme="minorHAnsi"/>
                <w:color w:val="auto"/>
                <w:sz w:val="22"/>
                <w:szCs w:val="22"/>
                <w:u w:val="single"/>
                <w:lang w:eastAsia="en-CA"/>
              </w:rPr>
              <w:t>Core Data and Member Basic Information</w:t>
            </w:r>
          </w:p>
          <w:p w14:paraId="3503D32B" w14:textId="570D5C15" w:rsidR="005F14EE" w:rsidRDefault="005F14EE" w:rsidP="005F14EE">
            <w:pPr>
              <w:ind w:left="720"/>
              <w:rPr>
                <w:rFonts w:asciiTheme="minorHAnsi" w:hAnsiTheme="minorHAnsi"/>
                <w:color w:val="auto"/>
                <w:sz w:val="22"/>
                <w:szCs w:val="22"/>
                <w:lang w:eastAsia="en-CA"/>
              </w:rPr>
            </w:pPr>
            <w:r>
              <w:rPr>
                <w:rFonts w:asciiTheme="minorHAnsi" w:hAnsiTheme="minorHAnsi"/>
                <w:color w:val="auto"/>
                <w:sz w:val="22"/>
                <w:szCs w:val="22"/>
                <w:lang w:eastAsia="en-CA"/>
              </w:rPr>
              <w:t>File.Employer = Ariel.Employer</w:t>
            </w:r>
          </w:p>
          <w:p w14:paraId="5DF57E1F" w14:textId="738C002B" w:rsidR="00F16AD9" w:rsidRPr="00873EB9" w:rsidRDefault="00F16AD9" w:rsidP="005F14EE">
            <w:pPr>
              <w:ind w:left="72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3F6E617E" w14:textId="5CEF5533" w:rsidR="00131CD6" w:rsidRDefault="00BE1995" w:rsidP="00F16AD9">
            <w:pPr>
              <w:ind w:left="720"/>
              <w:rPr>
                <w:rFonts w:asciiTheme="minorHAnsi" w:hAnsiTheme="minorHAnsi"/>
                <w:color w:val="auto"/>
                <w:sz w:val="22"/>
                <w:szCs w:val="22"/>
                <w:lang w:eastAsia="en-CA"/>
              </w:rPr>
            </w:pPr>
            <w:r w:rsidRPr="00873EB9">
              <w:rPr>
                <w:rFonts w:asciiTheme="minorHAnsi" w:hAnsiTheme="minorHAnsi"/>
                <w:color w:val="auto"/>
                <w:sz w:val="22"/>
                <w:szCs w:val="22"/>
                <w:lang w:eastAsia="en-CA"/>
              </w:rPr>
              <w:t>File.EmploymentTypeEffectiveDate &lt; Ariel.HireDate</w:t>
            </w:r>
          </w:p>
          <w:p w14:paraId="2DF454E9" w14:textId="77777777" w:rsidR="00F16AD9" w:rsidRDefault="00F16AD9">
            <w:pPr>
              <w:ind w:left="72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116A4CD5" w14:textId="77777777" w:rsidR="00F16AD9" w:rsidRDefault="00F16AD9">
            <w:pPr>
              <w:ind w:left="720"/>
              <w:rPr>
                <w:rFonts w:asciiTheme="minorHAnsi" w:hAnsiTheme="minorHAnsi"/>
                <w:color w:val="auto"/>
                <w:sz w:val="22"/>
                <w:szCs w:val="22"/>
                <w:lang w:eastAsia="en-CA"/>
              </w:rPr>
            </w:pPr>
            <w:r>
              <w:rPr>
                <w:rFonts w:asciiTheme="minorHAnsi" w:hAnsiTheme="minorHAnsi"/>
                <w:color w:val="auto"/>
                <w:sz w:val="22"/>
                <w:szCs w:val="22"/>
                <w:lang w:eastAsia="en-CA"/>
              </w:rPr>
              <w:t>File.EmploymentTypeEffectiveDate is not blank</w:t>
            </w:r>
          </w:p>
          <w:p w14:paraId="7642FFE4" w14:textId="77777777" w:rsidR="00F16AD9" w:rsidRPr="00873EB9" w:rsidRDefault="00F16AD9">
            <w:pPr>
              <w:ind w:left="720"/>
              <w:rPr>
                <w:rFonts w:asciiTheme="minorHAnsi" w:hAnsiTheme="minorHAnsi"/>
                <w:color w:val="auto"/>
                <w:sz w:val="22"/>
                <w:szCs w:val="22"/>
                <w:lang w:eastAsia="en-CA"/>
              </w:rPr>
            </w:pPr>
          </w:p>
          <w:p w14:paraId="5660E8F2" w14:textId="77777777" w:rsidR="00BE1995" w:rsidRDefault="00BE1995" w:rsidP="00A23424">
            <w:pPr>
              <w:ind w:left="0"/>
              <w:rPr>
                <w:rFonts w:asciiTheme="minorHAnsi" w:hAnsiTheme="minorHAnsi"/>
                <w:sz w:val="22"/>
                <w:szCs w:val="22"/>
                <w:lang w:eastAsia="en-CA"/>
              </w:rPr>
            </w:pPr>
            <w:r>
              <w:rPr>
                <w:rFonts w:asciiTheme="minorHAnsi" w:hAnsiTheme="minorHAnsi"/>
                <w:sz w:val="22"/>
                <w:szCs w:val="22"/>
                <w:lang w:eastAsia="en-CA"/>
              </w:rPr>
              <w:t>Note: When processing the Enrolment</w:t>
            </w:r>
            <w:r w:rsidR="005F14EE">
              <w:rPr>
                <w:rFonts w:asciiTheme="minorHAnsi" w:hAnsiTheme="minorHAnsi"/>
                <w:sz w:val="22"/>
                <w:szCs w:val="22"/>
                <w:lang w:eastAsia="en-CA"/>
              </w:rPr>
              <w:t>s</w:t>
            </w:r>
            <w:r>
              <w:rPr>
                <w:rFonts w:asciiTheme="minorHAnsi" w:hAnsiTheme="minorHAnsi"/>
                <w:sz w:val="22"/>
                <w:szCs w:val="22"/>
                <w:lang w:eastAsia="en-CA"/>
              </w:rPr>
              <w:t xml:space="preserve"> file it is assumed that Ariel.HireDate = File.HireDate</w:t>
            </w:r>
          </w:p>
          <w:p w14:paraId="485DDDDC" w14:textId="77777777" w:rsidR="00131CD6" w:rsidRPr="00487EA8" w:rsidRDefault="00131CD6" w:rsidP="00131CD6">
            <w:pPr>
              <w:ind w:left="0"/>
              <w:rPr>
                <w:rFonts w:asciiTheme="minorHAnsi" w:hAnsiTheme="minorHAnsi"/>
                <w:sz w:val="22"/>
                <w:szCs w:val="22"/>
                <w:u w:val="single"/>
                <w:lang w:eastAsia="en-CA"/>
              </w:rPr>
            </w:pPr>
            <w:r w:rsidRPr="00487EA8">
              <w:rPr>
                <w:rFonts w:asciiTheme="minorHAnsi" w:hAnsiTheme="minorHAnsi"/>
                <w:sz w:val="22"/>
                <w:szCs w:val="22"/>
                <w:u w:val="single"/>
                <w:lang w:eastAsia="en-CA"/>
              </w:rPr>
              <w:t>Enrolments </w:t>
            </w:r>
          </w:p>
          <w:p w14:paraId="35CC517F" w14:textId="4A76A814" w:rsidR="00131CD6" w:rsidRPr="00C83D1F" w:rsidRDefault="00131CD6" w:rsidP="00131CD6">
            <w:pPr>
              <w:ind w:left="0"/>
              <w:rPr>
                <w:rFonts w:asciiTheme="minorHAnsi" w:hAnsiTheme="minorHAnsi"/>
                <w:sz w:val="22"/>
                <w:szCs w:val="22"/>
                <w:lang w:eastAsia="en-CA"/>
              </w:rPr>
            </w:pPr>
            <w:r w:rsidRPr="00487EA8">
              <w:rPr>
                <w:rFonts w:asciiTheme="minorHAnsi" w:hAnsiTheme="minorHAnsi"/>
                <w:sz w:val="22"/>
                <w:szCs w:val="22"/>
                <w:lang w:eastAsia="en-CA"/>
              </w:rPr>
              <w:t>         File.EmploymentTypeEffectiveDate &lt; File.HireDate</w:t>
            </w:r>
          </w:p>
        </w:tc>
      </w:tr>
      <w:tr w:rsidR="00AF0A4E" w:rsidRPr="00A61AB1" w14:paraId="4EAE5D9E"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E79B83" w14:textId="035FB1C9" w:rsidR="00AF0A4E" w:rsidRDefault="00AF0A4E"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9459D40" w14:textId="77777777" w:rsidR="00AF0A4E" w:rsidRDefault="00AF0A4E" w:rsidP="00CA7BD6">
            <w:pPr>
              <w:spacing w:before="60" w:after="60"/>
              <w:ind w:left="0"/>
              <w:rPr>
                <w:rFonts w:ascii="Segoe UI" w:hAnsi="Segoe UI" w:cs="Segoe UI"/>
              </w:rPr>
            </w:pPr>
          </w:p>
        </w:tc>
      </w:tr>
      <w:tr w:rsidR="00BE1995" w:rsidRPr="00A61AB1" w14:paraId="1BFA801A"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64B9426" w14:textId="77777777" w:rsidR="00BE1995" w:rsidRDefault="00BE1995"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0C7F3892" w14:textId="77777777" w:rsidR="00BE1995" w:rsidRDefault="00BE1995" w:rsidP="00A23424">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07A9E673" w14:textId="40748B68" w:rsidR="00BE1995" w:rsidRPr="00B464B9" w:rsidRDefault="00BE1995" w:rsidP="00CA7BD6">
            <w:pPr>
              <w:spacing w:before="60" w:after="60"/>
              <w:ind w:left="0"/>
              <w:rPr>
                <w:rFonts w:asciiTheme="minorHAnsi" w:hAnsiTheme="minorHAnsi"/>
                <w:sz w:val="22"/>
                <w:szCs w:val="22"/>
                <w:lang w:eastAsia="en-CA"/>
              </w:rPr>
            </w:pPr>
            <w:r w:rsidRPr="00487EA8">
              <w:rPr>
                <w:rFonts w:asciiTheme="minorHAnsi" w:hAnsiTheme="minorHAnsi"/>
                <w:sz w:val="22"/>
                <w:szCs w:val="22"/>
                <w:lang w:eastAsia="en-CA"/>
              </w:rPr>
              <w:t>The Employment Type Effective Date cannot be prior to the Hire Date.</w:t>
            </w:r>
            <w:r>
              <w:rPr>
                <w:rFonts w:ascii="Segoe UI" w:hAnsi="Segoe UI" w:cs="Segoe UI"/>
              </w:rPr>
              <w:t xml:space="preserve"> </w:t>
            </w:r>
          </w:p>
        </w:tc>
      </w:tr>
      <w:tr w:rsidR="00BE1995" w:rsidRPr="00A61AB1" w14:paraId="1CBC8FA9"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411335E" w14:textId="77777777" w:rsidR="00BE1995" w:rsidRDefault="00BE1995"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2EC99C1" w14:textId="77777777" w:rsidR="00BE1995" w:rsidRDefault="00BE1995"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9D35DA6" w14:textId="5214D871" w:rsidR="00BE1995" w:rsidRPr="009F4786" w:rsidRDefault="00BE1995" w:rsidP="00CA7BD6">
            <w:pPr>
              <w:spacing w:before="60" w:after="60"/>
              <w:ind w:left="0"/>
              <w:rPr>
                <w:rFonts w:asciiTheme="minorHAnsi" w:hAnsiTheme="minorHAnsi"/>
                <w:color w:val="FF0000"/>
                <w:sz w:val="22"/>
                <w:szCs w:val="22"/>
                <w:lang w:eastAsia="en-CA"/>
              </w:rPr>
            </w:pPr>
            <w:r w:rsidRPr="00487EA8">
              <w:rPr>
                <w:rFonts w:asciiTheme="minorHAnsi" w:hAnsiTheme="minorHAnsi"/>
                <w:sz w:val="22"/>
                <w:szCs w:val="22"/>
                <w:lang w:eastAsia="en-CA"/>
              </w:rPr>
              <w:t>The Employment Type Effective Date cannot be prior to the Hire Date.</w:t>
            </w:r>
            <w:r>
              <w:rPr>
                <w:rFonts w:ascii="Segoe UI" w:hAnsi="Segoe UI" w:cs="Segoe UI"/>
              </w:rPr>
              <w:t xml:space="preserve"> </w:t>
            </w:r>
          </w:p>
        </w:tc>
      </w:tr>
      <w:tr w:rsidR="00BE1995" w:rsidRPr="0085712F" w14:paraId="26980530"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DFFE85" w14:textId="77777777" w:rsidR="00BE1995" w:rsidRPr="0085712F" w:rsidRDefault="00BE1995" w:rsidP="00A2342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433E9AB" w14:textId="77777777" w:rsidR="00BE1995" w:rsidRPr="00D55E54" w:rsidRDefault="00BE1995" w:rsidP="00A23424">
            <w:pPr>
              <w:spacing w:before="60" w:after="60"/>
              <w:ind w:left="0"/>
              <w:rPr>
                <w:rFonts w:asciiTheme="minorHAnsi" w:hAnsiTheme="minorHAnsi"/>
                <w:sz w:val="22"/>
                <w:szCs w:val="22"/>
                <w:lang w:eastAsia="en-CA"/>
              </w:rPr>
            </w:pPr>
            <w:r>
              <w:rPr>
                <w:rFonts w:asciiTheme="minorHAnsi" w:hAnsiTheme="minorHAnsi"/>
                <w:sz w:val="22"/>
                <w:szCs w:val="22"/>
                <w:lang w:eastAsia="en-CA"/>
              </w:rPr>
              <w:t>None</w:t>
            </w:r>
          </w:p>
        </w:tc>
      </w:tr>
      <w:tr w:rsidR="00BE1995" w:rsidRPr="0085712F" w14:paraId="0D8C40A8"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0BC187" w14:textId="77777777" w:rsidR="00BE1995" w:rsidRPr="0085712F" w:rsidRDefault="00BE1995" w:rsidP="00A2342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2B0C2FA3" w14:textId="77777777" w:rsidR="00BE1995" w:rsidRPr="00D55E54" w:rsidRDefault="00BE1995" w:rsidP="00A23424">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CB65A0" w:rsidRPr="0085712F" w14:paraId="21EBE0C0"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998B86" w14:textId="7119E9DB" w:rsidR="00CB65A0" w:rsidRDefault="00CB65A0"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D8A6906" w14:textId="77777777" w:rsidR="00CB65A0" w:rsidRDefault="00CB65A0" w:rsidP="00882C9F">
            <w:pPr>
              <w:spacing w:before="60" w:after="60"/>
              <w:ind w:left="0"/>
              <w:rPr>
                <w:rFonts w:asciiTheme="minorHAnsi" w:hAnsiTheme="minorHAnsi"/>
                <w:sz w:val="22"/>
                <w:szCs w:val="22"/>
                <w:lang w:val="en-US"/>
              </w:rPr>
            </w:pPr>
          </w:p>
        </w:tc>
      </w:tr>
      <w:tr w:rsidR="00BE1995" w:rsidRPr="0085712F" w14:paraId="5204455F" w14:textId="77777777" w:rsidTr="00A2342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992899" w14:textId="77777777" w:rsidR="00BE1995" w:rsidRDefault="00BE1995" w:rsidP="00A2342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6B75EEF" w14:textId="77777777" w:rsidR="00BE1995" w:rsidRPr="0085712F" w:rsidRDefault="00BE1995" w:rsidP="00A2342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48EE87B" w14:textId="77777777" w:rsidR="00AE7D0A" w:rsidRDefault="00755A0E" w:rsidP="00882C9F">
            <w:pPr>
              <w:spacing w:before="60" w:after="60"/>
              <w:ind w:left="0"/>
              <w:rPr>
                <w:rFonts w:asciiTheme="minorHAnsi" w:hAnsiTheme="minorHAnsi"/>
                <w:sz w:val="22"/>
                <w:szCs w:val="22"/>
                <w:lang w:val="en-US"/>
              </w:rPr>
            </w:pPr>
            <w:r>
              <w:rPr>
                <w:rFonts w:asciiTheme="minorHAnsi" w:hAnsiTheme="minorHAnsi"/>
                <w:sz w:val="22"/>
                <w:szCs w:val="22"/>
                <w:lang w:val="en-US"/>
              </w:rPr>
              <w:t>MR 201708</w:t>
            </w:r>
            <w:r w:rsidR="007F6E52">
              <w:rPr>
                <w:rFonts w:asciiTheme="minorHAnsi" w:hAnsiTheme="minorHAnsi"/>
                <w:sz w:val="22"/>
                <w:szCs w:val="22"/>
                <w:lang w:val="en-US"/>
              </w:rPr>
              <w:t xml:space="preserve">15: </w:t>
            </w:r>
          </w:p>
          <w:p w14:paraId="06D87E2F" w14:textId="01D3E430" w:rsidR="00755A0E" w:rsidRPr="00AE7D0A" w:rsidRDefault="007F6E52" w:rsidP="008D6CBB">
            <w:pPr>
              <w:pStyle w:val="ListParagraph"/>
              <w:numPr>
                <w:ilvl w:val="0"/>
                <w:numId w:val="14"/>
              </w:numPr>
              <w:spacing w:before="60" w:after="60"/>
              <w:rPr>
                <w:rFonts w:asciiTheme="minorHAnsi" w:hAnsiTheme="minorHAnsi"/>
                <w:sz w:val="22"/>
                <w:szCs w:val="22"/>
                <w:lang w:val="en-US"/>
              </w:rPr>
            </w:pPr>
            <w:r w:rsidRPr="00AE7D0A">
              <w:rPr>
                <w:rFonts w:asciiTheme="minorHAnsi" w:hAnsiTheme="minorHAnsi"/>
                <w:sz w:val="22"/>
                <w:szCs w:val="22"/>
                <w:lang w:val="en-US"/>
              </w:rPr>
              <w:t>Validation Logic updated</w:t>
            </w:r>
            <w:r w:rsidR="00AE7D0A" w:rsidRPr="00AE7D0A">
              <w:rPr>
                <w:rFonts w:asciiTheme="minorHAnsi" w:hAnsiTheme="minorHAnsi"/>
                <w:sz w:val="22"/>
                <w:szCs w:val="22"/>
                <w:lang w:val="en-US"/>
              </w:rPr>
              <w:t xml:space="preserve"> to separate logic between Enrolments and Core Data and MBI</w:t>
            </w:r>
            <w:r w:rsidRPr="00AE7D0A">
              <w:rPr>
                <w:rFonts w:asciiTheme="minorHAnsi" w:hAnsiTheme="minorHAnsi"/>
                <w:sz w:val="22"/>
                <w:szCs w:val="22"/>
                <w:lang w:val="en-US"/>
              </w:rPr>
              <w:t>.</w:t>
            </w:r>
          </w:p>
          <w:p w14:paraId="3A6D80E1" w14:textId="77777777" w:rsidR="00755A0E" w:rsidRDefault="00755A0E" w:rsidP="00882C9F">
            <w:pPr>
              <w:spacing w:before="60" w:after="60"/>
              <w:ind w:left="0"/>
              <w:rPr>
                <w:rFonts w:asciiTheme="minorHAnsi" w:hAnsiTheme="minorHAnsi"/>
                <w:sz w:val="22"/>
                <w:szCs w:val="22"/>
                <w:lang w:val="en-US"/>
              </w:rPr>
            </w:pPr>
          </w:p>
          <w:p w14:paraId="29EFBA74" w14:textId="77777777" w:rsidR="005F14EE" w:rsidRDefault="005F14EE" w:rsidP="00882C9F">
            <w:pPr>
              <w:spacing w:before="60" w:after="60"/>
              <w:ind w:left="0"/>
              <w:rPr>
                <w:rFonts w:asciiTheme="minorHAnsi" w:hAnsiTheme="minorHAnsi"/>
                <w:sz w:val="22"/>
                <w:szCs w:val="22"/>
                <w:lang w:val="en-US"/>
              </w:rPr>
            </w:pPr>
            <w:r>
              <w:rPr>
                <w:rFonts w:asciiTheme="minorHAnsi" w:hAnsiTheme="minorHAnsi"/>
                <w:sz w:val="22"/>
                <w:szCs w:val="22"/>
                <w:lang w:val="en-US"/>
              </w:rPr>
              <w:t>CS 20170523:</w:t>
            </w:r>
          </w:p>
          <w:p w14:paraId="1E6FEAE8" w14:textId="04D6B4EC" w:rsidR="005F14EE" w:rsidRPr="005F14EE" w:rsidRDefault="005F14EE" w:rsidP="008D6CBB">
            <w:pPr>
              <w:pStyle w:val="ListParagraph"/>
              <w:numPr>
                <w:ilvl w:val="0"/>
                <w:numId w:val="14"/>
              </w:numPr>
              <w:spacing w:before="60" w:after="60"/>
              <w:rPr>
                <w:rFonts w:asciiTheme="minorHAnsi" w:hAnsiTheme="minorHAnsi"/>
                <w:sz w:val="22"/>
                <w:szCs w:val="22"/>
                <w:lang w:val="en-US"/>
              </w:rPr>
            </w:pPr>
            <w:r>
              <w:rPr>
                <w:rFonts w:asciiTheme="minorHAnsi" w:hAnsiTheme="minorHAnsi"/>
                <w:sz w:val="22"/>
                <w:szCs w:val="22"/>
                <w:lang w:val="en-US"/>
              </w:rPr>
              <w:t>Ready for sign-off.</w:t>
            </w:r>
          </w:p>
          <w:p w14:paraId="6CD0B9AC" w14:textId="77777777" w:rsidR="005F14EE" w:rsidRDefault="005F14EE" w:rsidP="00882C9F">
            <w:pPr>
              <w:spacing w:before="60" w:after="60"/>
              <w:ind w:left="0"/>
              <w:rPr>
                <w:rFonts w:asciiTheme="minorHAnsi" w:hAnsiTheme="minorHAnsi"/>
                <w:sz w:val="22"/>
                <w:szCs w:val="22"/>
                <w:lang w:val="en-US"/>
              </w:rPr>
            </w:pPr>
          </w:p>
          <w:p w14:paraId="43C1B923" w14:textId="77777777" w:rsidR="006E5195" w:rsidRDefault="006E5195" w:rsidP="00882C9F">
            <w:pPr>
              <w:spacing w:before="60" w:after="60"/>
              <w:ind w:left="0"/>
              <w:rPr>
                <w:rFonts w:asciiTheme="minorHAnsi" w:hAnsiTheme="minorHAnsi"/>
                <w:sz w:val="22"/>
                <w:szCs w:val="22"/>
                <w:lang w:val="en-US"/>
              </w:rPr>
            </w:pPr>
            <w:r>
              <w:rPr>
                <w:rFonts w:asciiTheme="minorHAnsi" w:hAnsiTheme="minorHAnsi"/>
                <w:sz w:val="22"/>
                <w:szCs w:val="22"/>
                <w:lang w:val="en-US"/>
              </w:rPr>
              <w:t>AD 20170407:</w:t>
            </w:r>
          </w:p>
          <w:p w14:paraId="79E84409" w14:textId="77777777" w:rsidR="006E5195" w:rsidRDefault="006E5195" w:rsidP="008D6CBB">
            <w:pPr>
              <w:pStyle w:val="ListParagraph"/>
              <w:numPr>
                <w:ilvl w:val="0"/>
                <w:numId w:val="24"/>
              </w:numPr>
              <w:spacing w:before="60" w:after="60"/>
              <w:rPr>
                <w:rFonts w:asciiTheme="minorHAnsi" w:hAnsiTheme="minorHAnsi"/>
                <w:sz w:val="22"/>
                <w:szCs w:val="22"/>
                <w:lang w:val="en-US"/>
              </w:rPr>
            </w:pPr>
            <w:r>
              <w:rPr>
                <w:rFonts w:asciiTheme="minorHAnsi" w:hAnsiTheme="minorHAnsi"/>
                <w:sz w:val="22"/>
                <w:szCs w:val="22"/>
                <w:lang w:val="en-US"/>
              </w:rPr>
              <w:t xml:space="preserve">No further changes are required for FO.  However, this needs to be tested as part of R14. </w:t>
            </w:r>
          </w:p>
          <w:p w14:paraId="5E8702AE" w14:textId="77777777" w:rsidR="006E5195" w:rsidRDefault="006E5195" w:rsidP="008D6CBB">
            <w:pPr>
              <w:pStyle w:val="ListParagraph"/>
              <w:numPr>
                <w:ilvl w:val="0"/>
                <w:numId w:val="24"/>
              </w:numPr>
              <w:spacing w:before="60" w:after="60"/>
              <w:rPr>
                <w:rFonts w:asciiTheme="minorHAnsi" w:hAnsiTheme="minorHAnsi"/>
                <w:sz w:val="22"/>
                <w:szCs w:val="22"/>
                <w:lang w:val="en-US"/>
              </w:rPr>
            </w:pPr>
            <w:r>
              <w:rPr>
                <w:rFonts w:asciiTheme="minorHAnsi" w:hAnsiTheme="minorHAnsi"/>
                <w:sz w:val="22"/>
                <w:szCs w:val="22"/>
                <w:lang w:val="en-US"/>
              </w:rPr>
              <w:t xml:space="preserve">Master val # B190. </w:t>
            </w:r>
          </w:p>
          <w:p w14:paraId="7C7EBF53" w14:textId="77777777" w:rsidR="00BE1995" w:rsidRDefault="00BE1995" w:rsidP="00A23424">
            <w:pPr>
              <w:pStyle w:val="NormalWeb"/>
              <w:rPr>
                <w:rFonts w:asciiTheme="minorHAnsi" w:hAnsiTheme="minorHAnsi"/>
                <w:sz w:val="22"/>
                <w:szCs w:val="22"/>
                <w:lang w:val="en-US" w:eastAsia="en-CA"/>
              </w:rPr>
            </w:pPr>
            <w:r>
              <w:rPr>
                <w:rFonts w:asciiTheme="minorHAnsi" w:hAnsiTheme="minorHAnsi"/>
                <w:sz w:val="22"/>
                <w:szCs w:val="22"/>
                <w:lang w:val="en-US" w:eastAsia="en-CA"/>
              </w:rPr>
              <w:t>CS 20170406:</w:t>
            </w:r>
          </w:p>
          <w:p w14:paraId="257EC57F" w14:textId="77777777" w:rsidR="00BE1995" w:rsidRDefault="00BE1995"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This validation was already approved by Clare and is in place for R12.</w:t>
            </w:r>
          </w:p>
          <w:p w14:paraId="0B6B53CF" w14:textId="77777777" w:rsidR="00BE1995" w:rsidRDefault="00BE1995"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HOOPP to confirm if any changes are required for FO.</w:t>
            </w:r>
          </w:p>
          <w:p w14:paraId="2F7AE84B" w14:textId="77777777" w:rsidR="00BE1995" w:rsidRDefault="00BE1995"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HOOPP to confirm the Master Val Number.</w:t>
            </w:r>
          </w:p>
          <w:p w14:paraId="192E52A6" w14:textId="77777777" w:rsidR="00BE1995" w:rsidRDefault="00BE1995" w:rsidP="00A23424">
            <w:pPr>
              <w:pStyle w:val="NormalWeb"/>
              <w:rPr>
                <w:rFonts w:asciiTheme="minorHAnsi" w:hAnsiTheme="minorHAnsi"/>
                <w:sz w:val="22"/>
                <w:szCs w:val="22"/>
                <w:lang w:val="en-US" w:eastAsia="en-CA"/>
              </w:rPr>
            </w:pPr>
            <w:r>
              <w:rPr>
                <w:rFonts w:asciiTheme="minorHAnsi" w:hAnsiTheme="minorHAnsi"/>
                <w:sz w:val="22"/>
                <w:szCs w:val="22"/>
                <w:lang w:val="en-US" w:eastAsia="en-CA"/>
              </w:rPr>
              <w:t>MS 20170221</w:t>
            </w:r>
            <w:r w:rsidRPr="00CF1652">
              <w:rPr>
                <w:rFonts w:asciiTheme="minorHAnsi" w:hAnsiTheme="minorHAnsi"/>
                <w:sz w:val="22"/>
                <w:szCs w:val="22"/>
                <w:lang w:val="en-US" w:eastAsia="en-CA"/>
              </w:rPr>
              <w:t>:</w:t>
            </w:r>
            <w:r>
              <w:rPr>
                <w:rFonts w:asciiTheme="minorHAnsi" w:hAnsiTheme="minorHAnsi"/>
                <w:sz w:val="22"/>
                <w:szCs w:val="22"/>
                <w:lang w:val="en-US" w:eastAsia="en-CA"/>
              </w:rPr>
              <w:t xml:space="preserve"> </w:t>
            </w:r>
            <w:r w:rsidRPr="00CF1652">
              <w:rPr>
                <w:rFonts w:asciiTheme="minorHAnsi" w:hAnsiTheme="minorHAnsi"/>
                <w:sz w:val="22"/>
                <w:szCs w:val="22"/>
                <w:lang w:val="en-US" w:eastAsia="en-CA"/>
              </w:rPr>
              <w:t xml:space="preserve"> </w:t>
            </w:r>
          </w:p>
          <w:p w14:paraId="21257622" w14:textId="77777777" w:rsidR="00BE1995" w:rsidRDefault="00BE1995"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T</w:t>
            </w:r>
            <w:r w:rsidRPr="00CF1652">
              <w:rPr>
                <w:rFonts w:asciiTheme="minorHAnsi" w:hAnsiTheme="minorHAnsi"/>
                <w:sz w:val="22"/>
                <w:szCs w:val="22"/>
                <w:lang w:val="en-US" w:eastAsia="en-CA"/>
              </w:rPr>
              <w:t xml:space="preserve">his validation was introduced following the reception of DB-Client </w:t>
            </w:r>
            <w:r>
              <w:rPr>
                <w:rFonts w:asciiTheme="minorHAnsi" w:hAnsiTheme="minorHAnsi"/>
                <w:sz w:val="22"/>
                <w:szCs w:val="22"/>
                <w:lang w:val="en-US" w:eastAsia="en-CA"/>
              </w:rPr>
              <w:t>Support #</w:t>
            </w:r>
            <w:r w:rsidRPr="00CF1652">
              <w:rPr>
                <w:rFonts w:asciiTheme="minorHAnsi" w:hAnsiTheme="minorHAnsi"/>
                <w:sz w:val="22"/>
                <w:szCs w:val="22"/>
                <w:lang w:val="en-US" w:eastAsia="en-CA"/>
              </w:rPr>
              <w:t xml:space="preserve"> 7469. Employer’s submitted data using a default value of 01012016 for </w:t>
            </w:r>
            <w:r>
              <w:rPr>
                <w:rFonts w:asciiTheme="minorHAnsi" w:hAnsiTheme="minorHAnsi"/>
                <w:sz w:val="22"/>
                <w:szCs w:val="22"/>
                <w:lang w:val="en-US" w:eastAsia="en-CA"/>
              </w:rPr>
              <w:t>Employment T</w:t>
            </w:r>
            <w:r w:rsidRPr="00CF1652">
              <w:rPr>
                <w:rFonts w:asciiTheme="minorHAnsi" w:hAnsiTheme="minorHAnsi"/>
                <w:sz w:val="22"/>
                <w:szCs w:val="22"/>
                <w:lang w:val="en-US" w:eastAsia="en-CA"/>
              </w:rPr>
              <w:t xml:space="preserve">ype </w:t>
            </w:r>
            <w:r>
              <w:rPr>
                <w:rFonts w:asciiTheme="minorHAnsi" w:hAnsiTheme="minorHAnsi"/>
                <w:sz w:val="22"/>
                <w:szCs w:val="22"/>
                <w:lang w:val="en-US" w:eastAsia="en-CA"/>
              </w:rPr>
              <w:t xml:space="preserve">Effective Date in order to bypass an </w:t>
            </w:r>
            <w:r w:rsidRPr="00CF1652">
              <w:rPr>
                <w:rFonts w:asciiTheme="minorHAnsi" w:hAnsiTheme="minorHAnsi"/>
                <w:sz w:val="22"/>
                <w:szCs w:val="22"/>
                <w:lang w:val="en-US" w:eastAsia="en-CA"/>
              </w:rPr>
              <w:t>existing validation</w:t>
            </w:r>
            <w:r>
              <w:rPr>
                <w:rFonts w:asciiTheme="minorHAnsi" w:hAnsiTheme="minorHAnsi"/>
                <w:sz w:val="22"/>
                <w:szCs w:val="22"/>
                <w:lang w:val="en-US" w:eastAsia="en-CA"/>
              </w:rPr>
              <w:t xml:space="preserve"> (B24)</w:t>
            </w:r>
            <w:r w:rsidRPr="00CF1652">
              <w:rPr>
                <w:rFonts w:asciiTheme="minorHAnsi" w:hAnsiTheme="minorHAnsi"/>
                <w:sz w:val="22"/>
                <w:szCs w:val="22"/>
                <w:lang w:val="en-US" w:eastAsia="en-CA"/>
              </w:rPr>
              <w:t>.</w:t>
            </w:r>
            <w:r>
              <w:rPr>
                <w:rFonts w:asciiTheme="minorHAnsi" w:hAnsiTheme="minorHAnsi"/>
                <w:sz w:val="22"/>
                <w:szCs w:val="22"/>
                <w:lang w:val="en-US" w:eastAsia="en-CA"/>
              </w:rPr>
              <w:t xml:space="preserve"> As such, the Employment Type Effective Date was modified for everyone in the MDC files (even those for whom the B24 validation message was not triggered). </w:t>
            </w:r>
            <w:r w:rsidRPr="00CF1652">
              <w:rPr>
                <w:rFonts w:asciiTheme="minorHAnsi" w:hAnsiTheme="minorHAnsi"/>
                <w:sz w:val="22"/>
                <w:szCs w:val="22"/>
                <w:lang w:val="en-US" w:eastAsia="en-CA"/>
              </w:rPr>
              <w:t>The HOOPP service team noticed that the date was causing service breaks and other unpredictable results which could ultimately impact calculations downstream.</w:t>
            </w:r>
            <w:r>
              <w:rPr>
                <w:rFonts w:asciiTheme="minorHAnsi" w:hAnsiTheme="minorHAnsi"/>
                <w:sz w:val="22"/>
                <w:szCs w:val="22"/>
                <w:lang w:val="en-US" w:eastAsia="en-CA"/>
              </w:rPr>
              <w:t xml:space="preserve"> </w:t>
            </w:r>
          </w:p>
          <w:p w14:paraId="3531C94C" w14:textId="77777777" w:rsidR="00BE1995" w:rsidRPr="00CF1652" w:rsidRDefault="00BE1995" w:rsidP="00A23424">
            <w:pPr>
              <w:pStyle w:val="NormalWeb"/>
              <w:rPr>
                <w:rFonts w:asciiTheme="minorHAnsi" w:hAnsiTheme="minorHAnsi"/>
                <w:sz w:val="22"/>
                <w:szCs w:val="22"/>
                <w:lang w:val="en-US" w:eastAsia="en-CA"/>
              </w:rPr>
            </w:pPr>
          </w:p>
        </w:tc>
      </w:tr>
    </w:tbl>
    <w:p w14:paraId="08E62269" w14:textId="46937DA7" w:rsidR="00BE1995" w:rsidRPr="00150184" w:rsidRDefault="00BE1995" w:rsidP="00BE1995"/>
    <w:p w14:paraId="15E32D51" w14:textId="797BF4C4" w:rsidR="00F902A1" w:rsidRPr="00873EB9" w:rsidRDefault="003401CB" w:rsidP="00F902A1">
      <w:pPr>
        <w:pStyle w:val="Heading3"/>
        <w:rPr>
          <w:lang w:val="en-US"/>
        </w:rPr>
      </w:pPr>
      <w:r>
        <w:br w:type="page"/>
      </w:r>
      <w:r w:rsidR="00F902A1" w:rsidRPr="006B06A8">
        <w:t xml:space="preserve">Validation – </w:t>
      </w:r>
      <w:r w:rsidR="00F54A38">
        <w:rPr>
          <w:lang w:val="en-US"/>
        </w:rPr>
        <w:t>Retro Transaction Same Retro Year And Payment Year</w:t>
      </w:r>
    </w:p>
    <w:p w14:paraId="474E3D8A" w14:textId="77777777" w:rsidR="00F902A1" w:rsidRPr="00F54A38" w:rsidRDefault="00F902A1"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F902A1" w14:paraId="77C6A803"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9BAB0E" w14:textId="77777777" w:rsidR="00F902A1" w:rsidRDefault="00F902A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31FDFC59" w14:textId="32FDC18E" w:rsidR="00F902A1" w:rsidRPr="007E257A" w:rsidRDefault="00F902A1" w:rsidP="00132A81">
            <w:pPr>
              <w:pStyle w:val="Heading1"/>
              <w:rPr>
                <w:rFonts w:cs="Calibri"/>
                <w:color w:val="auto"/>
              </w:rPr>
            </w:pPr>
            <w:bookmarkStart w:id="754" w:name="_Toc43372948"/>
            <w:r w:rsidRPr="00BE1995">
              <w:rPr>
                <w:lang w:val="en-US"/>
              </w:rPr>
              <w:t>B</w:t>
            </w:r>
            <w:r>
              <w:rPr>
                <w:lang w:val="en-US"/>
              </w:rPr>
              <w:t>191</w:t>
            </w:r>
            <w:r w:rsidR="00F54A38">
              <w:rPr>
                <w:lang w:val="en-US"/>
              </w:rPr>
              <w:t>_RetroTransactionSameRetroYearAndPaymentYear</w:t>
            </w:r>
            <w:bookmarkEnd w:id="754"/>
          </w:p>
        </w:tc>
      </w:tr>
      <w:tr w:rsidR="00F902A1" w14:paraId="2127E1CA"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287873" w14:textId="77777777" w:rsidR="00F902A1" w:rsidRDefault="00F902A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AA182E7" w14:textId="2369F88B" w:rsidR="00F902A1" w:rsidRDefault="007A0264"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 213</w:t>
            </w:r>
          </w:p>
        </w:tc>
      </w:tr>
      <w:tr w:rsidR="00E556E7" w14:paraId="476D74FA"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1A318F" w14:textId="276D8C51" w:rsidR="00E556E7" w:rsidRDefault="00E556E7"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7EC184F" w14:textId="30ACD359" w:rsidR="00E556E7" w:rsidRDefault="00E556E7"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Data Import</w:t>
            </w:r>
          </w:p>
        </w:tc>
      </w:tr>
      <w:tr w:rsidR="00F902A1" w14:paraId="5BCE165C"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20DBE41" w14:textId="77777777" w:rsidR="00F902A1" w:rsidRDefault="00F902A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4487C1C" w14:textId="77777777" w:rsidR="00F902A1" w:rsidRDefault="00F902A1"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F902A1" w14:paraId="49E02733"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3CBF9C" w14:textId="77777777" w:rsidR="00F902A1" w:rsidRDefault="00F902A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18F84A3" w14:textId="64826684" w:rsidR="00F902A1" w:rsidRPr="007E257A" w:rsidRDefault="00F902A1"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Retro</w:t>
            </w:r>
            <w:r w:rsidR="00576499">
              <w:rPr>
                <w:rFonts w:asciiTheme="minorHAnsi" w:hAnsiTheme="minorHAnsi" w:cs="Calibri"/>
                <w:color w:val="auto"/>
                <w:sz w:val="22"/>
                <w:szCs w:val="22"/>
              </w:rPr>
              <w:t xml:space="preserve"> (Final Data and Remittance)</w:t>
            </w:r>
          </w:p>
        </w:tc>
      </w:tr>
      <w:tr w:rsidR="00F902A1" w14:paraId="603C4D24"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74C9C08" w14:textId="77777777" w:rsidR="00F902A1" w:rsidRDefault="00F902A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10AA3D8" w14:textId="4C4F19F9" w:rsidR="00F902A1" w:rsidRPr="00B464B9" w:rsidRDefault="00602A07" w:rsidP="00132A81">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Warning</w:t>
            </w:r>
          </w:p>
        </w:tc>
      </w:tr>
      <w:tr w:rsidR="00F902A1" w14:paraId="007F43B0"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4683659" w14:textId="77777777" w:rsidR="00F902A1" w:rsidRDefault="00F902A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CF9A6C3" w14:textId="77777777" w:rsidR="00F902A1" w:rsidRPr="00B464B9" w:rsidRDefault="00F902A1" w:rsidP="00132A81">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F902A1" w:rsidRPr="00A61AB1" w14:paraId="018BE71B"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5456EF" w14:textId="77777777" w:rsidR="00F902A1" w:rsidRDefault="00F902A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797D7CF" w14:textId="75E20383" w:rsidR="00F902A1" w:rsidRDefault="00576499"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727C803" w14:textId="77777777" w:rsidR="004C1C97" w:rsidRDefault="00F902A1" w:rsidP="00132A81">
            <w:pPr>
              <w:ind w:left="0"/>
              <w:rPr>
                <w:ins w:id="755" w:author="Tima Abboud" w:date="2021-04-29T10:46:00Z"/>
                <w:rFonts w:asciiTheme="minorHAnsi" w:hAnsiTheme="minorHAnsi"/>
                <w:sz w:val="22"/>
                <w:szCs w:val="22"/>
                <w:lang w:eastAsia="en-CA"/>
              </w:rPr>
            </w:pPr>
            <w:r w:rsidRPr="00F902A1">
              <w:rPr>
                <w:rFonts w:asciiTheme="minorHAnsi" w:hAnsiTheme="minorHAnsi"/>
                <w:sz w:val="22"/>
                <w:szCs w:val="22"/>
                <w:lang w:eastAsia="en-CA"/>
              </w:rPr>
              <w:t xml:space="preserve">Specific validation triggered if ER is reporting a retro transaction with the same retro year paid and retro target year that has already been reported. </w:t>
            </w:r>
            <w:del w:id="756" w:author="Tima Abboud" w:date="2021-04-29T10:46:00Z">
              <w:r w:rsidRPr="00F902A1" w:rsidDel="004C1C97">
                <w:rPr>
                  <w:rFonts w:asciiTheme="minorHAnsi" w:hAnsiTheme="minorHAnsi"/>
                  <w:sz w:val="22"/>
                  <w:szCs w:val="22"/>
                  <w:lang w:eastAsia="en-CA"/>
                </w:rPr>
                <w:delText xml:space="preserve"> </w:delText>
              </w:r>
            </w:del>
            <w:r w:rsidRPr="00F902A1">
              <w:rPr>
                <w:rFonts w:asciiTheme="minorHAnsi" w:hAnsiTheme="minorHAnsi"/>
                <w:sz w:val="22"/>
                <w:szCs w:val="22"/>
                <w:lang w:eastAsia="en-CA"/>
              </w:rPr>
              <w:t xml:space="preserve">This validation is meant to inform ER that a similar retro transaction has already been reported and avoid the submission of a duplicate transaction from being reported. </w:t>
            </w:r>
          </w:p>
          <w:p w14:paraId="60BF9970" w14:textId="77777777" w:rsidR="004C1C97" w:rsidRDefault="004C1C97" w:rsidP="00132A81">
            <w:pPr>
              <w:ind w:left="0"/>
              <w:rPr>
                <w:ins w:id="757" w:author="Tima Abboud" w:date="2021-04-29T10:46:00Z"/>
                <w:rFonts w:asciiTheme="minorHAnsi" w:hAnsiTheme="minorHAnsi"/>
                <w:sz w:val="22"/>
                <w:szCs w:val="22"/>
                <w:lang w:eastAsia="en-CA"/>
              </w:rPr>
            </w:pPr>
          </w:p>
          <w:p w14:paraId="373EDC08" w14:textId="2462B2DE" w:rsidR="00F902A1" w:rsidRDefault="004C1C97" w:rsidP="00132A81">
            <w:pPr>
              <w:ind w:left="0"/>
              <w:rPr>
                <w:rFonts w:asciiTheme="minorHAnsi" w:hAnsiTheme="minorHAnsi"/>
                <w:sz w:val="22"/>
                <w:szCs w:val="22"/>
                <w:lang w:eastAsia="en-CA"/>
              </w:rPr>
            </w:pPr>
            <w:ins w:id="758" w:author="Tima Abboud" w:date="2021-04-29T10:46:00Z">
              <w:r w:rsidRPr="00677705">
                <w:rPr>
                  <w:rFonts w:asciiTheme="minorHAnsi" w:hAnsiTheme="minorHAnsi"/>
                  <w:color w:val="auto"/>
                  <w:sz w:val="22"/>
                  <w:szCs w:val="22"/>
                  <w:lang w:eastAsia="en-CA"/>
                  <w:rPrChange w:id="759" w:author="Tima Abboud" w:date="2021-04-30T13:51:00Z">
                    <w:rPr>
                      <w:rFonts w:asciiTheme="minorHAnsi" w:hAnsiTheme="minorHAnsi"/>
                      <w:color w:val="FF0000"/>
                      <w:sz w:val="22"/>
                      <w:szCs w:val="22"/>
                      <w:lang w:eastAsia="en-CA"/>
                    </w:rPr>
                  </w:rPrChange>
                </w:rPr>
                <w:t xml:space="preserve">Note: In case of amalgamation, the validation will consider all employments as the same one and look for the transactions that exist under both employers FROM and TO. </w:t>
              </w:r>
            </w:ins>
            <w:del w:id="760" w:author="Tima Abboud" w:date="2021-04-29T10:46:00Z">
              <w:r w:rsidR="00F902A1" w:rsidRPr="00F902A1" w:rsidDel="004C1C97">
                <w:rPr>
                  <w:rFonts w:asciiTheme="minorHAnsi" w:hAnsiTheme="minorHAnsi"/>
                  <w:sz w:val="22"/>
                  <w:szCs w:val="22"/>
                  <w:lang w:eastAsia="en-CA"/>
                </w:rPr>
                <w:delText xml:space="preserve"> </w:delText>
              </w:r>
            </w:del>
          </w:p>
        </w:tc>
      </w:tr>
      <w:tr w:rsidR="00F902A1" w:rsidRPr="00575A54" w14:paraId="34B9FBC5"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F2D978D" w14:textId="3370B135" w:rsidR="00F902A1" w:rsidRDefault="00F902A1" w:rsidP="00AF0A4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w:t>
            </w:r>
            <w:r w:rsidR="00AF0A4E">
              <w:rPr>
                <w:rFonts w:asciiTheme="minorHAnsi" w:eastAsia="Times New Roman" w:hAnsiTheme="minorHAnsi" w:cs="Calibri"/>
                <w:b/>
                <w:color w:val="FFFFFF"/>
                <w:sz w:val="22"/>
                <w:szCs w:val="22"/>
                <w:lang w:eastAsia="en-CA"/>
              </w:rPr>
              <w:t>Logic</w:t>
            </w:r>
          </w:p>
        </w:tc>
        <w:tc>
          <w:tcPr>
            <w:tcW w:w="8448" w:type="dxa"/>
            <w:tcBorders>
              <w:top w:val="single" w:sz="4" w:space="0" w:color="auto"/>
              <w:left w:val="single" w:sz="4" w:space="0" w:color="auto"/>
              <w:bottom w:val="single" w:sz="4" w:space="0" w:color="auto"/>
              <w:right w:val="single" w:sz="4" w:space="0" w:color="auto"/>
            </w:tcBorders>
            <w:vAlign w:val="center"/>
          </w:tcPr>
          <w:p w14:paraId="431BE486" w14:textId="71A0F974" w:rsidR="00F902A1" w:rsidRDefault="00F54A38" w:rsidP="00132A81">
            <w:pPr>
              <w:ind w:left="0"/>
              <w:rPr>
                <w:rFonts w:asciiTheme="minorHAnsi" w:hAnsiTheme="minorHAnsi"/>
                <w:sz w:val="22"/>
                <w:szCs w:val="22"/>
                <w:lang w:eastAsia="en-CA"/>
              </w:rPr>
            </w:pPr>
            <w:r>
              <w:rPr>
                <w:rFonts w:asciiTheme="minorHAnsi" w:hAnsiTheme="minorHAnsi"/>
                <w:sz w:val="22"/>
                <w:szCs w:val="22"/>
                <w:lang w:eastAsia="en-CA"/>
              </w:rPr>
              <w:t>Trigger warning</w:t>
            </w:r>
            <w:r w:rsidR="00F902A1">
              <w:rPr>
                <w:rFonts w:asciiTheme="minorHAnsi" w:hAnsiTheme="minorHAnsi"/>
                <w:sz w:val="22"/>
                <w:szCs w:val="22"/>
                <w:lang w:eastAsia="en-CA"/>
              </w:rPr>
              <w:t xml:space="preserve"> if:</w:t>
            </w:r>
          </w:p>
          <w:p w14:paraId="201AC811" w14:textId="3F29160C" w:rsidR="00F902A1" w:rsidRDefault="00173F69" w:rsidP="009527EA">
            <w:pPr>
              <w:ind w:left="0"/>
              <w:rPr>
                <w:rFonts w:asciiTheme="minorHAnsi" w:hAnsiTheme="minorHAnsi"/>
                <w:sz w:val="22"/>
                <w:szCs w:val="22"/>
                <w:lang w:eastAsia="en-CA"/>
              </w:rPr>
            </w:pPr>
            <w:r w:rsidRPr="009527EA">
              <w:rPr>
                <w:rFonts w:asciiTheme="minorHAnsi" w:hAnsiTheme="minorHAnsi"/>
                <w:sz w:val="22"/>
                <w:szCs w:val="22"/>
                <w:u w:val="single"/>
                <w:lang w:eastAsia="en-CA"/>
              </w:rPr>
              <w:t>For a</w:t>
            </w:r>
            <w:r w:rsidR="00405241" w:rsidRPr="009527EA">
              <w:rPr>
                <w:rFonts w:asciiTheme="minorHAnsi" w:hAnsiTheme="minorHAnsi"/>
                <w:sz w:val="22"/>
                <w:szCs w:val="22"/>
                <w:u w:val="single"/>
                <w:lang w:eastAsia="en-CA"/>
              </w:rPr>
              <w:t>malgamation cases</w:t>
            </w:r>
            <w:r w:rsidR="006B74AE">
              <w:rPr>
                <w:rFonts w:asciiTheme="minorHAnsi" w:hAnsiTheme="minorHAnsi"/>
                <w:sz w:val="22"/>
                <w:szCs w:val="22"/>
                <w:u w:val="single"/>
                <w:lang w:eastAsia="en-CA"/>
              </w:rPr>
              <w:t>*</w:t>
            </w:r>
            <w:r>
              <w:rPr>
                <w:rFonts w:asciiTheme="minorHAnsi" w:hAnsiTheme="minorHAnsi"/>
                <w:sz w:val="22"/>
                <w:szCs w:val="22"/>
                <w:lang w:eastAsia="en-CA"/>
              </w:rPr>
              <w:t xml:space="preserve">: </w:t>
            </w:r>
            <w:r w:rsidR="00F902A1">
              <w:rPr>
                <w:rFonts w:asciiTheme="minorHAnsi" w:hAnsiTheme="minorHAnsi"/>
                <w:sz w:val="22"/>
                <w:szCs w:val="22"/>
                <w:lang w:eastAsia="en-CA"/>
              </w:rPr>
              <w:t>Ariel.Employer = File.Employer</w:t>
            </w:r>
            <w:r>
              <w:rPr>
                <w:rFonts w:asciiTheme="minorHAnsi" w:hAnsiTheme="minorHAnsi"/>
                <w:sz w:val="22"/>
                <w:szCs w:val="22"/>
                <w:lang w:eastAsia="en-CA"/>
              </w:rPr>
              <w:t>, transactions linked to either the “EmploymentFrom” or the “EmploymentTo” will be considered</w:t>
            </w:r>
          </w:p>
          <w:p w14:paraId="779939F2" w14:textId="77777777" w:rsidR="00173F69" w:rsidRDefault="00173F69" w:rsidP="009527EA">
            <w:pPr>
              <w:ind w:left="0"/>
              <w:rPr>
                <w:rFonts w:asciiTheme="minorHAnsi" w:hAnsiTheme="minorHAnsi"/>
                <w:sz w:val="22"/>
                <w:szCs w:val="22"/>
                <w:u w:val="single"/>
                <w:lang w:eastAsia="en-CA"/>
              </w:rPr>
            </w:pPr>
          </w:p>
          <w:p w14:paraId="456C97A6" w14:textId="21D28B30" w:rsidR="00173F69" w:rsidRDefault="00173F69" w:rsidP="009527EA">
            <w:pPr>
              <w:ind w:left="0"/>
              <w:rPr>
                <w:rFonts w:asciiTheme="minorHAnsi" w:hAnsiTheme="minorHAnsi"/>
                <w:sz w:val="22"/>
                <w:szCs w:val="22"/>
                <w:lang w:eastAsia="en-CA"/>
              </w:rPr>
            </w:pPr>
            <w:r w:rsidRPr="009527EA">
              <w:rPr>
                <w:rFonts w:asciiTheme="minorHAnsi" w:hAnsiTheme="minorHAnsi"/>
                <w:sz w:val="22"/>
                <w:szCs w:val="22"/>
                <w:u w:val="single"/>
                <w:lang w:eastAsia="en-CA"/>
              </w:rPr>
              <w:t>For other cases</w:t>
            </w:r>
            <w:r>
              <w:rPr>
                <w:rFonts w:asciiTheme="minorHAnsi" w:hAnsiTheme="minorHAnsi"/>
                <w:sz w:val="22"/>
                <w:szCs w:val="22"/>
                <w:lang w:eastAsia="en-CA"/>
              </w:rPr>
              <w:t>: Ariel.Employer = File.Employer</w:t>
            </w:r>
          </w:p>
          <w:p w14:paraId="29673642" w14:textId="77777777" w:rsidR="00173F69" w:rsidRDefault="00173F69" w:rsidP="009527EA">
            <w:pPr>
              <w:ind w:left="1440"/>
              <w:rPr>
                <w:rFonts w:asciiTheme="minorHAnsi" w:hAnsiTheme="minorHAnsi"/>
                <w:sz w:val="22"/>
                <w:szCs w:val="22"/>
                <w:lang w:eastAsia="en-CA"/>
              </w:rPr>
            </w:pPr>
          </w:p>
          <w:p w14:paraId="3E79F06B" w14:textId="77777777" w:rsidR="00F902A1" w:rsidRDefault="00F902A1" w:rsidP="009527EA">
            <w:pPr>
              <w:ind w:left="1440"/>
              <w:rPr>
                <w:rFonts w:asciiTheme="minorHAnsi" w:hAnsiTheme="minorHAnsi"/>
                <w:sz w:val="22"/>
                <w:szCs w:val="22"/>
                <w:lang w:eastAsia="en-CA"/>
              </w:rPr>
            </w:pPr>
            <w:r>
              <w:rPr>
                <w:rFonts w:asciiTheme="minorHAnsi" w:hAnsiTheme="minorHAnsi"/>
                <w:sz w:val="22"/>
                <w:szCs w:val="22"/>
                <w:lang w:eastAsia="en-CA"/>
              </w:rPr>
              <w:t>And</w:t>
            </w:r>
          </w:p>
          <w:p w14:paraId="5A5A22DF" w14:textId="0D2BB171" w:rsidR="00602A07" w:rsidRDefault="00F54A38" w:rsidP="00602A07">
            <w:pPr>
              <w:ind w:left="1440"/>
              <w:rPr>
                <w:rFonts w:asciiTheme="minorHAnsi" w:hAnsiTheme="minorHAnsi"/>
                <w:sz w:val="22"/>
                <w:szCs w:val="22"/>
                <w:lang w:eastAsia="en-CA"/>
              </w:rPr>
            </w:pPr>
            <w:r>
              <w:rPr>
                <w:rFonts w:asciiTheme="minorHAnsi" w:hAnsiTheme="minorHAnsi"/>
                <w:sz w:val="22"/>
                <w:szCs w:val="22"/>
                <w:lang w:eastAsia="en-CA"/>
              </w:rPr>
              <w:t xml:space="preserve">Presence of </w:t>
            </w:r>
            <w:r w:rsidR="00602A07">
              <w:rPr>
                <w:rFonts w:asciiTheme="minorHAnsi" w:hAnsiTheme="minorHAnsi"/>
                <w:sz w:val="22"/>
                <w:szCs w:val="22"/>
                <w:lang w:eastAsia="en-CA"/>
              </w:rPr>
              <w:t>File.</w:t>
            </w:r>
            <w:r w:rsidR="00602A07" w:rsidRPr="00602A07">
              <w:rPr>
                <w:rFonts w:asciiTheme="minorHAnsi" w:hAnsiTheme="minorHAnsi"/>
                <w:sz w:val="22"/>
                <w:szCs w:val="22"/>
                <w:lang w:eastAsia="en-CA"/>
              </w:rPr>
              <w:t>RetroLowContributions</w:t>
            </w:r>
            <w:r>
              <w:rPr>
                <w:rFonts w:asciiTheme="minorHAnsi" w:hAnsiTheme="minorHAnsi"/>
                <w:sz w:val="22"/>
                <w:szCs w:val="22"/>
                <w:lang w:eastAsia="en-CA"/>
              </w:rPr>
              <w:t xml:space="preserve"> is matched to an existing transaction type “Low” in Ariel with </w:t>
            </w:r>
            <w:r w:rsidR="00602A07">
              <w:rPr>
                <w:rFonts w:asciiTheme="minorHAnsi" w:hAnsiTheme="minorHAnsi"/>
                <w:sz w:val="22"/>
                <w:szCs w:val="22"/>
                <w:lang w:eastAsia="en-CA"/>
              </w:rPr>
              <w:t xml:space="preserve">Transaction Indicator = </w:t>
            </w:r>
            <w:r w:rsidR="00602A07" w:rsidRPr="00602A07">
              <w:rPr>
                <w:rFonts w:asciiTheme="minorHAnsi" w:hAnsiTheme="minorHAnsi"/>
                <w:sz w:val="22"/>
                <w:szCs w:val="22"/>
                <w:lang w:eastAsia="en-CA"/>
              </w:rPr>
              <w:t>RETRO</w:t>
            </w:r>
          </w:p>
          <w:p w14:paraId="7EEE92B4" w14:textId="09313F95" w:rsidR="00602A07" w:rsidRDefault="00602A07" w:rsidP="00602A07">
            <w:pPr>
              <w:ind w:left="2160"/>
              <w:rPr>
                <w:rFonts w:asciiTheme="minorHAnsi" w:hAnsiTheme="minorHAnsi"/>
                <w:sz w:val="22"/>
                <w:szCs w:val="22"/>
                <w:lang w:eastAsia="en-CA"/>
              </w:rPr>
            </w:pPr>
            <w:r>
              <w:rPr>
                <w:rFonts w:asciiTheme="minorHAnsi" w:hAnsiTheme="minorHAnsi"/>
                <w:sz w:val="22"/>
                <w:szCs w:val="22"/>
                <w:lang w:eastAsia="en-CA"/>
              </w:rPr>
              <w:t>Where File.</w:t>
            </w:r>
            <w:r>
              <w:t xml:space="preserve"> </w:t>
            </w:r>
            <w:r w:rsidRPr="00602A07">
              <w:rPr>
                <w:rFonts w:asciiTheme="minorHAnsi" w:hAnsiTheme="minorHAnsi"/>
                <w:sz w:val="22"/>
                <w:szCs w:val="22"/>
                <w:lang w:eastAsia="en-CA"/>
              </w:rPr>
              <w:t>YearRetroPaid</w:t>
            </w:r>
            <w:r>
              <w:rPr>
                <w:rFonts w:asciiTheme="minorHAnsi" w:hAnsiTheme="minorHAnsi"/>
                <w:sz w:val="22"/>
                <w:szCs w:val="22"/>
                <w:lang w:eastAsia="en-CA"/>
              </w:rPr>
              <w:t xml:space="preserve"> = Ariel.YearofPaymentDate</w:t>
            </w:r>
          </w:p>
          <w:p w14:paraId="4160F28C" w14:textId="6651615A" w:rsidR="00602A07" w:rsidRDefault="00602A07" w:rsidP="00602A07">
            <w:pPr>
              <w:ind w:left="2160"/>
              <w:rPr>
                <w:rFonts w:asciiTheme="minorHAnsi" w:hAnsiTheme="minorHAnsi"/>
                <w:sz w:val="22"/>
                <w:szCs w:val="22"/>
                <w:lang w:eastAsia="en-CA"/>
              </w:rPr>
            </w:pPr>
            <w:r>
              <w:rPr>
                <w:rFonts w:asciiTheme="minorHAnsi" w:hAnsiTheme="minorHAnsi"/>
                <w:sz w:val="22"/>
                <w:szCs w:val="22"/>
                <w:lang w:eastAsia="en-CA"/>
              </w:rPr>
              <w:t>And</w:t>
            </w:r>
          </w:p>
          <w:p w14:paraId="5446DAF8" w14:textId="3C4CFEA4" w:rsidR="00602A07" w:rsidRDefault="00602A07" w:rsidP="00602A07">
            <w:pPr>
              <w:ind w:left="2160"/>
              <w:rPr>
                <w:rFonts w:asciiTheme="minorHAnsi" w:hAnsiTheme="minorHAnsi"/>
                <w:sz w:val="22"/>
                <w:szCs w:val="22"/>
                <w:lang w:eastAsia="en-CA"/>
              </w:rPr>
            </w:pPr>
            <w:r>
              <w:rPr>
                <w:rFonts w:asciiTheme="minorHAnsi" w:hAnsiTheme="minorHAnsi"/>
                <w:sz w:val="22"/>
                <w:szCs w:val="22"/>
                <w:lang w:eastAsia="en-CA"/>
              </w:rPr>
              <w:t>Where File.</w:t>
            </w:r>
            <w:r>
              <w:t xml:space="preserve"> </w:t>
            </w:r>
            <w:r w:rsidRPr="00602A07">
              <w:rPr>
                <w:rFonts w:asciiTheme="minorHAnsi" w:hAnsiTheme="minorHAnsi"/>
                <w:sz w:val="22"/>
                <w:szCs w:val="22"/>
                <w:lang w:eastAsia="en-CA"/>
              </w:rPr>
              <w:t>RetroYear</w:t>
            </w:r>
            <w:r>
              <w:rPr>
                <w:rFonts w:asciiTheme="minorHAnsi" w:hAnsiTheme="minorHAnsi"/>
                <w:sz w:val="22"/>
                <w:szCs w:val="22"/>
                <w:lang w:eastAsia="en-CA"/>
              </w:rPr>
              <w:t xml:space="preserve"> = Ariel.YearofTargetDate</w:t>
            </w:r>
          </w:p>
          <w:p w14:paraId="70D19C90" w14:textId="347028FD" w:rsidR="00602A07" w:rsidRDefault="00602A07" w:rsidP="00F54A38">
            <w:pPr>
              <w:ind w:left="1440"/>
              <w:rPr>
                <w:rFonts w:asciiTheme="minorHAnsi" w:hAnsiTheme="minorHAnsi"/>
                <w:sz w:val="22"/>
                <w:szCs w:val="22"/>
                <w:lang w:eastAsia="en-CA"/>
              </w:rPr>
            </w:pPr>
            <w:r>
              <w:rPr>
                <w:rFonts w:asciiTheme="minorHAnsi" w:hAnsiTheme="minorHAnsi"/>
                <w:sz w:val="22"/>
                <w:szCs w:val="22"/>
                <w:lang w:eastAsia="en-CA"/>
              </w:rPr>
              <w:t>Or</w:t>
            </w:r>
          </w:p>
          <w:p w14:paraId="60860EC2" w14:textId="04C041B8" w:rsidR="00F54A38" w:rsidRDefault="00F54A38" w:rsidP="00F54A38">
            <w:pPr>
              <w:ind w:left="1440"/>
              <w:rPr>
                <w:rFonts w:asciiTheme="minorHAnsi" w:hAnsiTheme="minorHAnsi"/>
                <w:sz w:val="22"/>
                <w:szCs w:val="22"/>
                <w:lang w:eastAsia="en-CA"/>
              </w:rPr>
            </w:pPr>
            <w:r>
              <w:rPr>
                <w:rFonts w:asciiTheme="minorHAnsi" w:hAnsiTheme="minorHAnsi"/>
                <w:sz w:val="22"/>
                <w:szCs w:val="22"/>
                <w:lang w:eastAsia="en-CA"/>
              </w:rPr>
              <w:t>Presence of File.</w:t>
            </w:r>
            <w:r w:rsidRPr="00602A07">
              <w:rPr>
                <w:rFonts w:asciiTheme="minorHAnsi" w:hAnsiTheme="minorHAnsi"/>
                <w:sz w:val="22"/>
                <w:szCs w:val="22"/>
                <w:lang w:eastAsia="en-CA"/>
              </w:rPr>
              <w:t>Retro</w:t>
            </w:r>
            <w:r w:rsidR="00576499">
              <w:rPr>
                <w:rFonts w:asciiTheme="minorHAnsi" w:hAnsiTheme="minorHAnsi"/>
                <w:sz w:val="22"/>
                <w:szCs w:val="22"/>
                <w:lang w:eastAsia="en-CA"/>
              </w:rPr>
              <w:t>High</w:t>
            </w:r>
            <w:r w:rsidRPr="00602A07">
              <w:rPr>
                <w:rFonts w:asciiTheme="minorHAnsi" w:hAnsiTheme="minorHAnsi"/>
                <w:sz w:val="22"/>
                <w:szCs w:val="22"/>
                <w:lang w:eastAsia="en-CA"/>
              </w:rPr>
              <w:t>Contributions</w:t>
            </w:r>
            <w:r>
              <w:rPr>
                <w:rFonts w:asciiTheme="minorHAnsi" w:hAnsiTheme="minorHAnsi"/>
                <w:sz w:val="22"/>
                <w:szCs w:val="22"/>
                <w:lang w:eastAsia="en-CA"/>
              </w:rPr>
              <w:t xml:space="preserve"> is matched to an existing transaction type “High” in Ariel with Transaction Indicator = </w:t>
            </w:r>
            <w:r w:rsidRPr="00602A07">
              <w:rPr>
                <w:rFonts w:asciiTheme="minorHAnsi" w:hAnsiTheme="minorHAnsi"/>
                <w:sz w:val="22"/>
                <w:szCs w:val="22"/>
                <w:lang w:eastAsia="en-CA"/>
              </w:rPr>
              <w:t>RETRO</w:t>
            </w:r>
          </w:p>
          <w:p w14:paraId="1AE8DA89" w14:textId="77777777" w:rsidR="00602A07" w:rsidRDefault="00602A07" w:rsidP="00602A07">
            <w:pPr>
              <w:ind w:left="2160"/>
              <w:rPr>
                <w:rFonts w:asciiTheme="minorHAnsi" w:hAnsiTheme="minorHAnsi"/>
                <w:sz w:val="22"/>
                <w:szCs w:val="22"/>
                <w:lang w:eastAsia="en-CA"/>
              </w:rPr>
            </w:pPr>
            <w:r>
              <w:rPr>
                <w:rFonts w:asciiTheme="minorHAnsi" w:hAnsiTheme="minorHAnsi"/>
                <w:sz w:val="22"/>
                <w:szCs w:val="22"/>
                <w:lang w:eastAsia="en-CA"/>
              </w:rPr>
              <w:t>Where File.</w:t>
            </w:r>
            <w:r>
              <w:t xml:space="preserve"> </w:t>
            </w:r>
            <w:r w:rsidRPr="00602A07">
              <w:rPr>
                <w:rFonts w:asciiTheme="minorHAnsi" w:hAnsiTheme="minorHAnsi"/>
                <w:sz w:val="22"/>
                <w:szCs w:val="22"/>
                <w:lang w:eastAsia="en-CA"/>
              </w:rPr>
              <w:t>YearRetroPaid</w:t>
            </w:r>
            <w:r>
              <w:rPr>
                <w:rFonts w:asciiTheme="minorHAnsi" w:hAnsiTheme="minorHAnsi"/>
                <w:sz w:val="22"/>
                <w:szCs w:val="22"/>
                <w:lang w:eastAsia="en-CA"/>
              </w:rPr>
              <w:t xml:space="preserve"> = Ariel.YearofPaymentDate</w:t>
            </w:r>
          </w:p>
          <w:p w14:paraId="721487D8" w14:textId="77777777" w:rsidR="00602A07" w:rsidRDefault="00602A07" w:rsidP="00602A07">
            <w:pPr>
              <w:ind w:left="2160"/>
              <w:rPr>
                <w:rFonts w:asciiTheme="minorHAnsi" w:hAnsiTheme="minorHAnsi"/>
                <w:sz w:val="22"/>
                <w:szCs w:val="22"/>
                <w:lang w:eastAsia="en-CA"/>
              </w:rPr>
            </w:pPr>
            <w:r>
              <w:rPr>
                <w:rFonts w:asciiTheme="minorHAnsi" w:hAnsiTheme="minorHAnsi"/>
                <w:sz w:val="22"/>
                <w:szCs w:val="22"/>
                <w:lang w:eastAsia="en-CA"/>
              </w:rPr>
              <w:t>And</w:t>
            </w:r>
          </w:p>
          <w:p w14:paraId="263FA0FA" w14:textId="77777777" w:rsidR="00F902A1" w:rsidRDefault="00602A07" w:rsidP="00F54A38">
            <w:pPr>
              <w:ind w:left="2160"/>
              <w:rPr>
                <w:rFonts w:asciiTheme="minorHAnsi" w:hAnsiTheme="minorHAnsi"/>
                <w:sz w:val="22"/>
                <w:szCs w:val="22"/>
                <w:lang w:eastAsia="en-CA"/>
              </w:rPr>
            </w:pPr>
            <w:r>
              <w:rPr>
                <w:rFonts w:asciiTheme="minorHAnsi" w:hAnsiTheme="minorHAnsi"/>
                <w:sz w:val="22"/>
                <w:szCs w:val="22"/>
                <w:lang w:eastAsia="en-CA"/>
              </w:rPr>
              <w:t>Where File.</w:t>
            </w:r>
            <w:r>
              <w:t xml:space="preserve"> </w:t>
            </w:r>
            <w:r w:rsidRPr="00602A07">
              <w:rPr>
                <w:rFonts w:asciiTheme="minorHAnsi" w:hAnsiTheme="minorHAnsi"/>
                <w:sz w:val="22"/>
                <w:szCs w:val="22"/>
                <w:lang w:eastAsia="en-CA"/>
              </w:rPr>
              <w:t>RetroYear</w:t>
            </w:r>
            <w:r>
              <w:rPr>
                <w:rFonts w:asciiTheme="minorHAnsi" w:hAnsiTheme="minorHAnsi"/>
                <w:sz w:val="22"/>
                <w:szCs w:val="22"/>
                <w:lang w:eastAsia="en-CA"/>
              </w:rPr>
              <w:t xml:space="preserve"> = Ariel.YearofTargetDate</w:t>
            </w:r>
          </w:p>
          <w:p w14:paraId="720F6FC2" w14:textId="77777777" w:rsidR="006B74AE" w:rsidRDefault="006B74AE" w:rsidP="00F54A38">
            <w:pPr>
              <w:ind w:left="2160"/>
              <w:rPr>
                <w:rFonts w:asciiTheme="minorHAnsi" w:hAnsiTheme="minorHAnsi"/>
                <w:sz w:val="22"/>
                <w:szCs w:val="22"/>
                <w:lang w:eastAsia="en-CA"/>
              </w:rPr>
            </w:pPr>
          </w:p>
          <w:p w14:paraId="4A3A2C15" w14:textId="553F569E" w:rsidR="006B74AE" w:rsidRPr="00C83D1F" w:rsidRDefault="006B74AE" w:rsidP="009527EA">
            <w:pPr>
              <w:ind w:left="0"/>
              <w:rPr>
                <w:rFonts w:asciiTheme="minorHAnsi" w:hAnsiTheme="minorHAnsi"/>
                <w:sz w:val="22"/>
                <w:szCs w:val="22"/>
                <w:lang w:eastAsia="en-CA"/>
              </w:rPr>
            </w:pPr>
            <w:r w:rsidRPr="00A32EF5">
              <w:rPr>
                <w:rFonts w:asciiTheme="minorHAnsi" w:hAnsiTheme="minorHAnsi"/>
                <w:sz w:val="22"/>
                <w:szCs w:val="22"/>
                <w:lang w:eastAsia="en-CA"/>
              </w:rPr>
              <w:t>* Amalgamation cases are identified by an employment record being linked to another employment record through the amalgamation links (seen in the employment screen in Ariel GUI</w:t>
            </w:r>
          </w:p>
        </w:tc>
      </w:tr>
      <w:tr w:rsidR="004E3E66" w:rsidRPr="00A61AB1" w14:paraId="4E646324"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230714" w14:textId="7C3C3F0E" w:rsidR="004E3E66" w:rsidRDefault="004E3E66"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Amalgamation updates required</w:t>
            </w:r>
          </w:p>
        </w:tc>
        <w:tc>
          <w:tcPr>
            <w:tcW w:w="8448" w:type="dxa"/>
            <w:tcBorders>
              <w:top w:val="single" w:sz="4" w:space="0" w:color="auto"/>
              <w:left w:val="single" w:sz="4" w:space="0" w:color="auto"/>
              <w:bottom w:val="single" w:sz="4" w:space="0" w:color="auto"/>
              <w:right w:val="single" w:sz="4" w:space="0" w:color="auto"/>
            </w:tcBorders>
            <w:vAlign w:val="center"/>
          </w:tcPr>
          <w:p w14:paraId="12D34756" w14:textId="548919ED" w:rsidR="004E3E66" w:rsidRDefault="004E3E66" w:rsidP="00132A81">
            <w:pPr>
              <w:spacing w:before="60" w:after="60"/>
              <w:ind w:left="0"/>
              <w:rPr>
                <w:rFonts w:asciiTheme="minorHAnsi" w:hAnsiTheme="minorHAnsi"/>
                <w:sz w:val="22"/>
                <w:szCs w:val="22"/>
                <w:lang w:eastAsia="en-CA"/>
              </w:rPr>
            </w:pPr>
            <w:r w:rsidRPr="004E3E66">
              <w:rPr>
                <w:rFonts w:asciiTheme="minorHAnsi" w:hAnsiTheme="minorHAnsi"/>
                <w:sz w:val="22"/>
                <w:szCs w:val="22"/>
                <w:lang w:eastAsia="en-CA"/>
              </w:rPr>
              <w:t>This validation is specific to the employer that provided the transaction. In the case of amalgamation, the validation will consider both employers as the same employer and use the dates to validate the right data/transactions.</w:t>
            </w:r>
          </w:p>
        </w:tc>
      </w:tr>
      <w:tr w:rsidR="00EC1A4F" w:rsidRPr="00A61AB1" w14:paraId="35DA91CA"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95B961" w14:textId="1D17C302" w:rsidR="00EC1A4F" w:rsidRDefault="00EC1A4F"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7F5A57D" w14:textId="79C59484" w:rsidR="00EC1A4F" w:rsidRPr="00132A81" w:rsidRDefault="00AE7D0A" w:rsidP="00132A81">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F902A1" w:rsidRPr="00A61AB1" w14:paraId="05DB4125"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DFC7BBF" w14:textId="71EE07FB" w:rsidR="00F902A1" w:rsidRDefault="00F902A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3A243DA8" w14:textId="77777777" w:rsidR="00F902A1" w:rsidRDefault="00F902A1" w:rsidP="00132A81">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1B5E25C2" w14:textId="048C1999" w:rsidR="00F902A1" w:rsidRPr="00B464B9" w:rsidRDefault="00132A81" w:rsidP="00132A81">
            <w:pPr>
              <w:spacing w:before="60" w:after="60"/>
              <w:ind w:left="0"/>
              <w:rPr>
                <w:rFonts w:asciiTheme="minorHAnsi" w:hAnsiTheme="minorHAnsi"/>
                <w:sz w:val="22"/>
                <w:szCs w:val="22"/>
                <w:lang w:eastAsia="en-CA"/>
              </w:rPr>
            </w:pPr>
            <w:r w:rsidRPr="00132A81">
              <w:rPr>
                <w:rFonts w:asciiTheme="minorHAnsi" w:hAnsiTheme="minorHAnsi"/>
                <w:sz w:val="22"/>
                <w:szCs w:val="22"/>
                <w:lang w:eastAsia="en-CA"/>
              </w:rPr>
              <w:t>Retro {word High or Low - Ariel} Contributions of ${Retro Amount - Ariel) for retro year {Retro Year-File} have been previously reported as paid in {Retro Year Paid- File}. If this is a duplicate retro transaction please remove. If the contributions reported are correct please, provide valid override reason.</w:t>
            </w:r>
          </w:p>
        </w:tc>
      </w:tr>
      <w:tr w:rsidR="00F902A1" w:rsidRPr="00A61AB1" w14:paraId="595AC215"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75EEEB9" w14:textId="77777777" w:rsidR="00F902A1" w:rsidRDefault="00F902A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FF91796" w14:textId="77777777" w:rsidR="00F902A1" w:rsidRDefault="00F902A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E14FA5A" w14:textId="77777777" w:rsidR="00132A81" w:rsidRPr="00132A81" w:rsidRDefault="00132A81" w:rsidP="00132A81">
            <w:pPr>
              <w:spacing w:before="60" w:after="60"/>
              <w:ind w:left="0"/>
              <w:rPr>
                <w:rFonts w:asciiTheme="minorHAnsi" w:hAnsiTheme="minorHAnsi"/>
                <w:color w:val="FF0000"/>
                <w:sz w:val="22"/>
                <w:szCs w:val="22"/>
                <w:lang w:eastAsia="en-CA"/>
              </w:rPr>
            </w:pPr>
          </w:p>
          <w:p w14:paraId="320A89F1" w14:textId="0DBEB6A9" w:rsidR="00F902A1" w:rsidRPr="009F4786" w:rsidRDefault="00132A81" w:rsidP="00132A81">
            <w:pPr>
              <w:spacing w:before="60" w:after="60"/>
              <w:ind w:left="0"/>
              <w:rPr>
                <w:rFonts w:asciiTheme="minorHAnsi" w:hAnsiTheme="minorHAnsi"/>
                <w:color w:val="FF0000"/>
                <w:sz w:val="22"/>
                <w:szCs w:val="22"/>
                <w:lang w:eastAsia="en-CA"/>
              </w:rPr>
            </w:pPr>
            <w:r w:rsidRPr="004A5C7C">
              <w:rPr>
                <w:rFonts w:asciiTheme="minorHAnsi" w:hAnsiTheme="minorHAnsi"/>
                <w:color w:val="auto"/>
                <w:sz w:val="22"/>
                <w:szCs w:val="22"/>
                <w:lang w:eastAsia="en-CA"/>
              </w:rPr>
              <w:t>Retro Contributions for the same Retro Year Paid and Retro Year have already been reported.</w:t>
            </w:r>
          </w:p>
        </w:tc>
      </w:tr>
      <w:tr w:rsidR="00F902A1" w:rsidRPr="0085712F" w14:paraId="6934D8F6"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9D4902D" w14:textId="77777777" w:rsidR="00F902A1" w:rsidRPr="0085712F" w:rsidRDefault="00F902A1" w:rsidP="00132A8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AABBB15" w14:textId="0D16EBCD" w:rsidR="00F902A1" w:rsidRPr="00D55E54" w:rsidRDefault="00F902A1" w:rsidP="00132A81">
            <w:pPr>
              <w:spacing w:before="60" w:after="60"/>
              <w:ind w:left="0"/>
              <w:rPr>
                <w:rFonts w:asciiTheme="minorHAnsi" w:hAnsiTheme="minorHAnsi"/>
                <w:sz w:val="22"/>
                <w:szCs w:val="22"/>
                <w:lang w:eastAsia="en-CA"/>
              </w:rPr>
            </w:pPr>
            <w:r>
              <w:rPr>
                <w:rFonts w:asciiTheme="minorHAnsi" w:hAnsiTheme="minorHAnsi"/>
                <w:sz w:val="22"/>
                <w:szCs w:val="22"/>
                <w:lang w:eastAsia="en-CA"/>
              </w:rPr>
              <w:t>TBD</w:t>
            </w:r>
          </w:p>
        </w:tc>
      </w:tr>
      <w:tr w:rsidR="00F902A1" w:rsidRPr="0085712F" w14:paraId="38DDB9C0"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B744862" w14:textId="77777777" w:rsidR="00F902A1" w:rsidRPr="0085712F" w:rsidRDefault="00F902A1" w:rsidP="00132A8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2709AA79" w14:textId="5D176761" w:rsidR="00F902A1" w:rsidRPr="00D55E54" w:rsidRDefault="00602A07" w:rsidP="00132A81">
            <w:pPr>
              <w:spacing w:before="60" w:after="60"/>
              <w:ind w:left="0"/>
              <w:rPr>
                <w:rFonts w:asciiTheme="minorHAnsi" w:hAnsiTheme="minorHAnsi"/>
                <w:sz w:val="22"/>
                <w:szCs w:val="22"/>
                <w:lang w:eastAsia="en-CA"/>
              </w:rPr>
            </w:pPr>
            <w:r w:rsidRPr="00602A07">
              <w:rPr>
                <w:rFonts w:asciiTheme="minorHAnsi" w:hAnsiTheme="minorHAnsi"/>
                <w:sz w:val="22"/>
                <w:szCs w:val="22"/>
                <w:lang w:eastAsia="en-CA"/>
              </w:rPr>
              <w:t>Reported retro contributions are correct.</w:t>
            </w:r>
          </w:p>
        </w:tc>
      </w:tr>
      <w:tr w:rsidR="00F902A1" w:rsidRPr="0085712F" w14:paraId="184EA8B3"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2BD3C4" w14:textId="77777777" w:rsidR="00F902A1" w:rsidRDefault="00F902A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567D7F4" w14:textId="77777777" w:rsidR="00F902A1" w:rsidRPr="0085712F" w:rsidRDefault="00F902A1" w:rsidP="00132A8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D178582" w14:textId="67B023FB" w:rsidR="004C1C97" w:rsidRDefault="004C1C97" w:rsidP="0022641E">
            <w:pPr>
              <w:spacing w:before="60" w:after="60" w:line="240" w:lineRule="auto"/>
              <w:ind w:left="0"/>
              <w:rPr>
                <w:ins w:id="761" w:author="Tima Abboud" w:date="2021-04-29T10:48:00Z"/>
                <w:rFonts w:asciiTheme="minorHAnsi" w:hAnsiTheme="minorHAnsi"/>
                <w:sz w:val="22"/>
                <w:szCs w:val="22"/>
                <w:lang w:eastAsia="en-CA"/>
              </w:rPr>
            </w:pPr>
            <w:ins w:id="762" w:author="Tima Abboud" w:date="2021-04-29T10:48:00Z">
              <w:r>
                <w:rPr>
                  <w:rFonts w:asciiTheme="minorHAnsi" w:hAnsiTheme="minorHAnsi"/>
                  <w:sz w:val="22"/>
                  <w:szCs w:val="22"/>
                  <w:lang w:eastAsia="en-CA"/>
                </w:rPr>
                <w:t>TA 20210429:</w:t>
              </w:r>
            </w:ins>
          </w:p>
          <w:p w14:paraId="46B1535F" w14:textId="0E4B8E17" w:rsidR="004C1C97" w:rsidRPr="004C1C97" w:rsidRDefault="004C1C97">
            <w:pPr>
              <w:spacing w:before="60" w:after="60" w:line="240" w:lineRule="auto"/>
              <w:rPr>
                <w:ins w:id="763" w:author="Tima Abboud" w:date="2021-04-29T10:47:00Z"/>
                <w:rFonts w:asciiTheme="minorHAnsi" w:hAnsiTheme="minorHAnsi"/>
                <w:sz w:val="22"/>
                <w:szCs w:val="22"/>
                <w:lang w:eastAsia="en-CA"/>
                <w:rPrChange w:id="764" w:author="Tima Abboud" w:date="2021-04-29T10:48:00Z">
                  <w:rPr>
                    <w:ins w:id="765" w:author="Tima Abboud" w:date="2021-04-29T10:47:00Z"/>
                    <w:lang w:eastAsia="en-CA"/>
                  </w:rPr>
                </w:rPrChange>
              </w:rPr>
              <w:pPrChange w:id="766" w:author="Tima Abboud" w:date="2021-04-29T10:48:00Z">
                <w:pPr>
                  <w:spacing w:before="60" w:after="60" w:line="240" w:lineRule="auto"/>
                  <w:ind w:left="0"/>
                </w:pPr>
              </w:pPrChange>
            </w:pPr>
            <w:ins w:id="767" w:author="Tima Abboud" w:date="2021-04-29T10:48:00Z">
              <w:r>
                <w:rPr>
                  <w:rFonts w:asciiTheme="minorHAnsi" w:hAnsiTheme="minorHAnsi"/>
                  <w:sz w:val="22"/>
                  <w:szCs w:val="22"/>
                  <w:lang w:eastAsia="en-CA"/>
                </w:rPr>
                <w:t xml:space="preserve">- </w:t>
              </w:r>
              <w:r w:rsidRPr="004C1C97">
                <w:rPr>
                  <w:rFonts w:asciiTheme="minorHAnsi" w:hAnsiTheme="minorHAnsi"/>
                  <w:sz w:val="22"/>
                  <w:szCs w:val="22"/>
                  <w:lang w:eastAsia="en-CA"/>
                  <w:rPrChange w:id="768" w:author="Tima Abboud" w:date="2021-04-29T10:48:00Z">
                    <w:rPr>
                      <w:lang w:eastAsia="en-CA"/>
                    </w:rPr>
                  </w:rPrChange>
                </w:rPr>
                <w:t>Updated Validation Rule to account for amalgamation.</w:t>
              </w:r>
            </w:ins>
          </w:p>
          <w:p w14:paraId="4AA34C4A" w14:textId="77777777" w:rsidR="004C1C97" w:rsidRDefault="004C1C97" w:rsidP="0022641E">
            <w:pPr>
              <w:spacing w:before="60" w:after="60" w:line="240" w:lineRule="auto"/>
              <w:ind w:left="0"/>
              <w:rPr>
                <w:ins w:id="769" w:author="Tima Abboud" w:date="2021-04-29T10:47:00Z"/>
                <w:rFonts w:asciiTheme="minorHAnsi" w:hAnsiTheme="minorHAnsi"/>
                <w:sz w:val="22"/>
                <w:szCs w:val="22"/>
                <w:lang w:eastAsia="en-CA"/>
              </w:rPr>
            </w:pPr>
          </w:p>
          <w:p w14:paraId="12CADBAE" w14:textId="179BAF5D" w:rsidR="0022641E" w:rsidRDefault="0022641E" w:rsidP="0022641E">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JFT 20180131:</w:t>
            </w:r>
          </w:p>
          <w:p w14:paraId="0B5A56BD" w14:textId="77777777" w:rsidR="0022641E" w:rsidRPr="00014D3B" w:rsidRDefault="0022641E" w:rsidP="008D6CBB">
            <w:pPr>
              <w:pStyle w:val="ListParagraph"/>
              <w:numPr>
                <w:ilvl w:val="0"/>
                <w:numId w:val="3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Changes for amalgamation to be implemented in a future release.</w:t>
            </w:r>
          </w:p>
          <w:p w14:paraId="23BE50CD" w14:textId="77777777" w:rsidR="0022641E" w:rsidRDefault="0022641E" w:rsidP="003C1777">
            <w:pPr>
              <w:spacing w:before="60" w:after="60" w:line="240" w:lineRule="auto"/>
              <w:ind w:left="0"/>
              <w:rPr>
                <w:rFonts w:asciiTheme="minorHAnsi" w:hAnsiTheme="minorHAnsi"/>
                <w:sz w:val="22"/>
                <w:szCs w:val="22"/>
                <w:lang w:eastAsia="en-CA"/>
              </w:rPr>
            </w:pPr>
          </w:p>
          <w:p w14:paraId="75953706" w14:textId="77777777" w:rsidR="00454A19" w:rsidRDefault="00454A19" w:rsidP="003C1777">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20170608:</w:t>
            </w:r>
          </w:p>
          <w:p w14:paraId="04F53402" w14:textId="50FCC551" w:rsidR="00454A19" w:rsidRDefault="00454A19" w:rsidP="008D6CBB">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There may be multiple message IDs.</w:t>
            </w:r>
          </w:p>
          <w:p w14:paraId="77B324AA" w14:textId="3EBF21A9" w:rsidR="00454A19" w:rsidRPr="00454A19" w:rsidRDefault="00454A19" w:rsidP="008D6CBB">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It is confirmed we do not have to check for contributions in other files within collect because we are only looking at Retro type transactions which can only come from the Retro file.</w:t>
            </w:r>
          </w:p>
          <w:p w14:paraId="786CE760" w14:textId="77777777" w:rsidR="00454A19" w:rsidRDefault="00454A19" w:rsidP="003C1777">
            <w:pPr>
              <w:spacing w:before="60" w:after="60" w:line="240" w:lineRule="auto"/>
              <w:ind w:left="0"/>
              <w:rPr>
                <w:rFonts w:asciiTheme="minorHAnsi" w:hAnsiTheme="minorHAnsi"/>
                <w:sz w:val="22"/>
                <w:szCs w:val="22"/>
                <w:lang w:val="en-US" w:eastAsia="en-CA"/>
              </w:rPr>
            </w:pPr>
          </w:p>
          <w:p w14:paraId="72B70089" w14:textId="77777777" w:rsidR="00B8401A" w:rsidRDefault="00B8401A" w:rsidP="003C1777">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20170606:</w:t>
            </w:r>
          </w:p>
          <w:p w14:paraId="1C9D92B1" w14:textId="1E47B919" w:rsidR="00B8401A" w:rsidRPr="00B8401A" w:rsidRDefault="00B8401A" w:rsidP="008D6CBB">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Should we be checking on the presence of contributions within another file received in the collect? This will involve development if so (as in the case of B7, B195 and B196).</w:t>
            </w:r>
          </w:p>
          <w:p w14:paraId="719C84BF" w14:textId="77777777" w:rsidR="00B8401A" w:rsidRDefault="00B8401A" w:rsidP="003C1777">
            <w:pPr>
              <w:spacing w:before="60" w:after="60" w:line="240" w:lineRule="auto"/>
              <w:ind w:left="0"/>
              <w:rPr>
                <w:rFonts w:asciiTheme="minorHAnsi" w:hAnsiTheme="minorHAnsi"/>
                <w:sz w:val="22"/>
                <w:szCs w:val="22"/>
                <w:lang w:val="en-US" w:eastAsia="en-CA"/>
              </w:rPr>
            </w:pPr>
          </w:p>
          <w:p w14:paraId="3E49C035" w14:textId="1763F3A0" w:rsidR="003C1777" w:rsidRDefault="003C1777" w:rsidP="003C1777">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AD </w:t>
            </w:r>
            <w:r w:rsidR="00F02F7D">
              <w:rPr>
                <w:rFonts w:asciiTheme="minorHAnsi" w:hAnsiTheme="minorHAnsi"/>
                <w:sz w:val="22"/>
                <w:szCs w:val="22"/>
                <w:lang w:val="en-US" w:eastAsia="en-CA"/>
              </w:rPr>
              <w:t>20170519</w:t>
            </w:r>
            <w:r>
              <w:rPr>
                <w:rFonts w:asciiTheme="minorHAnsi" w:hAnsiTheme="minorHAnsi"/>
                <w:sz w:val="22"/>
                <w:szCs w:val="22"/>
                <w:lang w:val="en-US" w:eastAsia="en-CA"/>
              </w:rPr>
              <w:t>:</w:t>
            </w:r>
          </w:p>
          <w:p w14:paraId="219612D5" w14:textId="77777777" w:rsidR="003C1777" w:rsidRDefault="003C1777" w:rsidP="008D6CB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Ready for sign off.  </w:t>
            </w:r>
          </w:p>
          <w:p w14:paraId="36BAD445" w14:textId="386E1B5B" w:rsidR="003C1777" w:rsidRDefault="003C1777" w:rsidP="008D6CBB">
            <w:pPr>
              <w:pStyle w:val="ListParagraph"/>
              <w:numPr>
                <w:ilvl w:val="0"/>
                <w:numId w:val="8"/>
              </w:numPr>
              <w:spacing w:before="60" w:after="60" w:line="240" w:lineRule="auto"/>
              <w:rPr>
                <w:rFonts w:asciiTheme="minorHAnsi" w:hAnsiTheme="minorHAnsi"/>
                <w:sz w:val="22"/>
                <w:szCs w:val="22"/>
                <w:lang w:val="en-US" w:eastAsia="en-CA"/>
              </w:rPr>
            </w:pPr>
            <w:r w:rsidRPr="005A33DF">
              <w:rPr>
                <w:rFonts w:asciiTheme="minorHAnsi" w:hAnsiTheme="minorHAnsi"/>
                <w:sz w:val="22"/>
                <w:szCs w:val="22"/>
                <w:lang w:val="en-US" w:eastAsia="en-CA"/>
              </w:rPr>
              <w:t xml:space="preserve">Carina is still checking (confirm with MS developers) if the requested parameters can be included in val msg.  If MS cannot accommodate HOOPP will need to come up with a new val msg.   </w:t>
            </w:r>
          </w:p>
          <w:p w14:paraId="7BD465A2" w14:textId="77777777" w:rsidR="00F902A1" w:rsidRDefault="00F902A1" w:rsidP="00132A81">
            <w:pPr>
              <w:pStyle w:val="NormalWeb"/>
              <w:rPr>
                <w:rFonts w:asciiTheme="minorHAnsi" w:hAnsiTheme="minorHAnsi"/>
                <w:sz w:val="22"/>
                <w:szCs w:val="22"/>
                <w:lang w:val="en-US" w:eastAsia="en-CA"/>
              </w:rPr>
            </w:pPr>
            <w:r>
              <w:rPr>
                <w:rFonts w:asciiTheme="minorHAnsi" w:hAnsiTheme="minorHAnsi"/>
                <w:sz w:val="22"/>
                <w:szCs w:val="22"/>
                <w:lang w:val="en-US" w:eastAsia="en-CA"/>
              </w:rPr>
              <w:t>CS 20170517:</w:t>
            </w:r>
          </w:p>
          <w:p w14:paraId="12529D97" w14:textId="77777777" w:rsidR="00F902A1" w:rsidRDefault="00602A07"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Check with programmer to see if we can easily extract requested parameters in message or if this will have to be programmed by core dev.</w:t>
            </w:r>
          </w:p>
          <w:p w14:paraId="611C5DFD" w14:textId="5E4A9B98" w:rsidR="00F54A38" w:rsidRPr="00CF1652" w:rsidRDefault="00F54A38"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Update the parameter section.</w:t>
            </w:r>
          </w:p>
        </w:tc>
      </w:tr>
    </w:tbl>
    <w:p w14:paraId="1CAAA330" w14:textId="2E928545" w:rsidR="00F902A1" w:rsidRDefault="00F902A1" w:rsidP="009527EA"/>
    <w:p w14:paraId="74F0BEDB" w14:textId="77777777" w:rsidR="00F902A1" w:rsidRDefault="00F902A1">
      <w:pPr>
        <w:spacing w:before="0" w:after="0" w:line="240" w:lineRule="auto"/>
        <w:ind w:left="0"/>
        <w:rPr>
          <w:b/>
          <w:smallCaps/>
          <w:sz w:val="24"/>
        </w:rPr>
      </w:pPr>
      <w:r>
        <w:br w:type="page"/>
      </w:r>
    </w:p>
    <w:p w14:paraId="22D50E85" w14:textId="6C34F0AD" w:rsidR="0008383A" w:rsidRPr="00873EB9" w:rsidRDefault="0008383A" w:rsidP="0008383A">
      <w:pPr>
        <w:pStyle w:val="Heading3"/>
        <w:rPr>
          <w:lang w:val="en-US"/>
        </w:rPr>
      </w:pPr>
      <w:r w:rsidRPr="006B06A8">
        <w:t xml:space="preserve">Validation – </w:t>
      </w:r>
      <w:r w:rsidR="00BB56D3">
        <w:t>Duplicate MDC Data Received in Events File</w:t>
      </w:r>
    </w:p>
    <w:p w14:paraId="629AC308" w14:textId="77777777" w:rsidR="0008383A" w:rsidRPr="00522349" w:rsidRDefault="0008383A" w:rsidP="009527EA"/>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08383A" w14:paraId="11D168FC"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38E504" w14:textId="77777777" w:rsidR="0008383A" w:rsidRDefault="0008383A"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2FB6C5DD" w14:textId="020BEE75" w:rsidR="0008383A" w:rsidRPr="007E257A" w:rsidRDefault="0008383A" w:rsidP="00BB56D3">
            <w:pPr>
              <w:pStyle w:val="Heading1"/>
              <w:rPr>
                <w:rFonts w:cs="Calibri"/>
                <w:color w:val="auto"/>
              </w:rPr>
            </w:pPr>
            <w:bookmarkStart w:id="770" w:name="_Toc43372949"/>
            <w:r w:rsidRPr="00BE1995">
              <w:rPr>
                <w:lang w:val="en-US"/>
              </w:rPr>
              <w:t>B</w:t>
            </w:r>
            <w:r>
              <w:rPr>
                <w:lang w:val="en-US"/>
              </w:rPr>
              <w:t>192a</w:t>
            </w:r>
            <w:r w:rsidR="00BB56D3">
              <w:rPr>
                <w:lang w:val="en-US"/>
              </w:rPr>
              <w:t>_DuplicateMDCdataReceivedinEventsFile</w:t>
            </w:r>
            <w:bookmarkEnd w:id="770"/>
          </w:p>
        </w:tc>
      </w:tr>
      <w:tr w:rsidR="0008383A" w14:paraId="60E3823D"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9B539C8" w14:textId="77777777" w:rsidR="0008383A" w:rsidRDefault="0008383A"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87663E8" w14:textId="054B0763" w:rsidR="0008383A" w:rsidRDefault="00DD5DD9"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 405</w:t>
            </w:r>
          </w:p>
        </w:tc>
      </w:tr>
      <w:tr w:rsidR="00E556E7" w14:paraId="75986359"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C9D9EA" w14:textId="0B539F10" w:rsidR="00E556E7" w:rsidRDefault="00E556E7"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7B99511" w14:textId="722833AE" w:rsidR="00E556E7" w:rsidRDefault="00E556E7"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Data Import</w:t>
            </w:r>
          </w:p>
        </w:tc>
      </w:tr>
      <w:tr w:rsidR="0008383A" w14:paraId="248D6A1C"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3083887" w14:textId="77777777" w:rsidR="0008383A" w:rsidRDefault="0008383A"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D6D48C4" w14:textId="77777777" w:rsidR="0008383A" w:rsidRDefault="0008383A"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08383A" w14:paraId="0FE3A15A"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2C8505" w14:textId="77777777" w:rsidR="0008383A" w:rsidRDefault="0008383A"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6F7EA48" w14:textId="6A8A077B" w:rsidR="0008383A" w:rsidRPr="007E257A" w:rsidRDefault="0008383A"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Events</w:t>
            </w:r>
          </w:p>
        </w:tc>
      </w:tr>
      <w:tr w:rsidR="0008383A" w14:paraId="78004502"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AB1C154" w14:textId="77777777" w:rsidR="0008383A" w:rsidRDefault="0008383A"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0527FDF" w14:textId="77777777" w:rsidR="0008383A" w:rsidRPr="00B464B9" w:rsidRDefault="0008383A" w:rsidP="00132A8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08383A" w14:paraId="5486EBDF"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D644401" w14:textId="77777777" w:rsidR="0008383A" w:rsidRDefault="0008383A"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A91C031" w14:textId="77777777" w:rsidR="0008383A" w:rsidRPr="00B464B9" w:rsidRDefault="0008383A" w:rsidP="00132A81">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08383A" w:rsidRPr="00A61AB1" w14:paraId="55D7CA2D"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139C35" w14:textId="77777777" w:rsidR="0008383A" w:rsidRDefault="0008383A"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65C810F" w14:textId="2A671F3B" w:rsidR="0008383A" w:rsidRDefault="00E00080"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45CFF431" w14:textId="06CD490D" w:rsidR="0008383A" w:rsidRDefault="0008383A" w:rsidP="00132A81">
            <w:pPr>
              <w:ind w:left="0"/>
              <w:rPr>
                <w:rFonts w:asciiTheme="minorHAnsi" w:hAnsiTheme="minorHAnsi"/>
                <w:sz w:val="22"/>
                <w:szCs w:val="22"/>
                <w:lang w:eastAsia="en-CA"/>
              </w:rPr>
            </w:pPr>
            <w:r w:rsidRPr="0008383A">
              <w:rPr>
                <w:rFonts w:asciiTheme="minorHAnsi" w:hAnsiTheme="minorHAnsi"/>
                <w:sz w:val="22"/>
                <w:szCs w:val="22"/>
                <w:lang w:eastAsia="en-CA"/>
              </w:rPr>
              <w:t xml:space="preserve">Specific validation triggered if ER is reporting duplicate MDC year data within Event Final Data (Term/Ret/Death).  This validation is meant to inform ER that MDC year data has already been reported and MUST be removed.     </w:t>
            </w:r>
          </w:p>
        </w:tc>
      </w:tr>
      <w:tr w:rsidR="0008383A" w:rsidRPr="00575A54" w14:paraId="6B6B3125"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273FA09" w14:textId="5125F219" w:rsidR="0008383A" w:rsidRDefault="0008383A" w:rsidP="00E0008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w:t>
            </w:r>
            <w:r w:rsidR="00E00080">
              <w:rPr>
                <w:rFonts w:asciiTheme="minorHAnsi" w:eastAsia="Times New Roman" w:hAnsiTheme="minorHAnsi" w:cs="Calibri"/>
                <w:b/>
                <w:color w:val="FFFFFF"/>
                <w:sz w:val="22"/>
                <w:szCs w:val="22"/>
                <w:lang w:eastAsia="en-CA"/>
              </w:rPr>
              <w:t>Logic</w:t>
            </w:r>
          </w:p>
        </w:tc>
        <w:tc>
          <w:tcPr>
            <w:tcW w:w="8448" w:type="dxa"/>
            <w:tcBorders>
              <w:top w:val="single" w:sz="4" w:space="0" w:color="auto"/>
              <w:left w:val="single" w:sz="4" w:space="0" w:color="auto"/>
              <w:bottom w:val="single" w:sz="4" w:space="0" w:color="auto"/>
              <w:right w:val="single" w:sz="4" w:space="0" w:color="auto"/>
            </w:tcBorders>
            <w:vAlign w:val="center"/>
          </w:tcPr>
          <w:p w14:paraId="613CC767" w14:textId="25A21770" w:rsidR="0008383A" w:rsidRDefault="0008383A" w:rsidP="0008383A">
            <w:pPr>
              <w:ind w:left="0"/>
              <w:rPr>
                <w:rFonts w:asciiTheme="minorHAnsi" w:hAnsiTheme="minorHAnsi"/>
                <w:sz w:val="22"/>
                <w:szCs w:val="22"/>
                <w:lang w:eastAsia="en-CA"/>
              </w:rPr>
            </w:pPr>
            <w:r>
              <w:rPr>
                <w:rFonts w:asciiTheme="minorHAnsi" w:hAnsiTheme="minorHAnsi"/>
                <w:sz w:val="22"/>
                <w:szCs w:val="22"/>
                <w:lang w:eastAsia="en-CA"/>
              </w:rPr>
              <w:t>Reject member if:</w:t>
            </w:r>
          </w:p>
          <w:p w14:paraId="5669F3EF" w14:textId="0665887C" w:rsidR="0008383A" w:rsidRDefault="0008383A" w:rsidP="008F4FE5">
            <w:pPr>
              <w:ind w:left="720"/>
              <w:rPr>
                <w:rFonts w:asciiTheme="minorHAnsi" w:hAnsiTheme="minorHAnsi"/>
                <w:sz w:val="22"/>
                <w:szCs w:val="22"/>
                <w:lang w:eastAsia="en-CA"/>
              </w:rPr>
            </w:pPr>
            <w:r>
              <w:rPr>
                <w:rFonts w:asciiTheme="minorHAnsi" w:hAnsiTheme="minorHAnsi"/>
                <w:sz w:val="22"/>
                <w:szCs w:val="22"/>
                <w:lang w:eastAsia="en-CA"/>
              </w:rPr>
              <w:t>Ariel.Employer = File.Employer</w:t>
            </w:r>
          </w:p>
          <w:p w14:paraId="73BA960D" w14:textId="7341BC08" w:rsidR="0008383A" w:rsidRDefault="0008383A" w:rsidP="008F4FE5">
            <w:pPr>
              <w:ind w:left="720"/>
              <w:rPr>
                <w:rFonts w:asciiTheme="minorHAnsi" w:hAnsiTheme="minorHAnsi"/>
                <w:sz w:val="22"/>
                <w:szCs w:val="22"/>
                <w:lang w:eastAsia="en-CA"/>
              </w:rPr>
            </w:pPr>
            <w:r>
              <w:rPr>
                <w:rFonts w:asciiTheme="minorHAnsi" w:hAnsiTheme="minorHAnsi"/>
                <w:sz w:val="22"/>
                <w:szCs w:val="22"/>
                <w:lang w:eastAsia="en-CA"/>
              </w:rPr>
              <w:t>And</w:t>
            </w:r>
          </w:p>
          <w:p w14:paraId="72DD62F6" w14:textId="322A7B3E" w:rsidR="00DA1AAC" w:rsidRDefault="00DA1AAC" w:rsidP="008F4FE5">
            <w:pPr>
              <w:ind w:left="720"/>
              <w:rPr>
                <w:rFonts w:asciiTheme="minorHAnsi" w:hAnsiTheme="minorHAnsi"/>
                <w:sz w:val="22"/>
                <w:szCs w:val="22"/>
                <w:lang w:eastAsia="en-CA"/>
              </w:rPr>
            </w:pPr>
            <w:r>
              <w:rPr>
                <w:rFonts w:asciiTheme="minorHAnsi" w:hAnsiTheme="minorHAnsi"/>
                <w:sz w:val="22"/>
                <w:szCs w:val="22"/>
                <w:lang w:eastAsia="en-CA"/>
              </w:rPr>
              <w:t>{</w:t>
            </w:r>
          </w:p>
          <w:p w14:paraId="451B3CF7" w14:textId="77777777" w:rsidR="008F4FE5" w:rsidRDefault="008F4FE5" w:rsidP="008F4FE5">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 xml:space="preserve"> Weeks</w:t>
            </w:r>
            <w:r>
              <w:rPr>
                <w:rFonts w:asciiTheme="minorHAnsi" w:hAnsiTheme="minorHAnsi"/>
                <w:sz w:val="22"/>
                <w:szCs w:val="22"/>
                <w:lang w:eastAsia="en-CA"/>
              </w:rPr>
              <w:t>(PreviousYear)&gt;0</w:t>
            </w:r>
          </w:p>
          <w:p w14:paraId="027A51B6" w14:textId="1D6D7ABB" w:rsidR="008F4FE5" w:rsidRDefault="008F4FE5" w:rsidP="008F4FE5">
            <w:pPr>
              <w:ind w:left="1440"/>
              <w:rPr>
                <w:rFonts w:asciiTheme="minorHAnsi" w:hAnsiTheme="minorHAnsi"/>
                <w:sz w:val="22"/>
                <w:szCs w:val="22"/>
                <w:lang w:eastAsia="en-CA"/>
              </w:rPr>
            </w:pPr>
            <w:r>
              <w:rPr>
                <w:rFonts w:asciiTheme="minorHAnsi" w:hAnsiTheme="minorHAnsi"/>
                <w:sz w:val="22"/>
                <w:szCs w:val="22"/>
                <w:lang w:eastAsia="en-CA"/>
              </w:rPr>
              <w:t>Or</w:t>
            </w:r>
          </w:p>
          <w:p w14:paraId="755D8D16" w14:textId="254C45CE" w:rsidR="008F4FE5" w:rsidRDefault="008F4FE5" w:rsidP="008F4FE5">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Low</w:t>
            </w:r>
            <w:r>
              <w:rPr>
                <w:rFonts w:asciiTheme="minorHAnsi" w:hAnsiTheme="minorHAnsi"/>
                <w:sz w:val="22"/>
                <w:szCs w:val="22"/>
                <w:lang w:eastAsia="en-CA"/>
              </w:rPr>
              <w:t>(PreviousYear)&gt;0</w:t>
            </w:r>
          </w:p>
          <w:p w14:paraId="42FA81C2" w14:textId="77777777" w:rsidR="008F4FE5" w:rsidRDefault="008F4FE5" w:rsidP="008F4FE5">
            <w:pPr>
              <w:ind w:left="1440"/>
              <w:rPr>
                <w:rFonts w:asciiTheme="minorHAnsi" w:hAnsiTheme="minorHAnsi"/>
                <w:sz w:val="22"/>
                <w:szCs w:val="22"/>
                <w:lang w:eastAsia="en-CA"/>
              </w:rPr>
            </w:pPr>
            <w:r>
              <w:rPr>
                <w:rFonts w:asciiTheme="minorHAnsi" w:hAnsiTheme="minorHAnsi"/>
                <w:sz w:val="22"/>
                <w:szCs w:val="22"/>
                <w:lang w:eastAsia="en-CA"/>
              </w:rPr>
              <w:t>Or</w:t>
            </w:r>
          </w:p>
          <w:p w14:paraId="7A1EB631" w14:textId="77777777" w:rsidR="008F4FE5" w:rsidRDefault="008F4FE5" w:rsidP="008F4FE5">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High</w:t>
            </w:r>
            <w:r>
              <w:rPr>
                <w:rFonts w:asciiTheme="minorHAnsi" w:hAnsiTheme="minorHAnsi"/>
                <w:sz w:val="22"/>
                <w:szCs w:val="22"/>
                <w:lang w:eastAsia="en-CA"/>
              </w:rPr>
              <w:t>(PreviousYear)&gt;0</w:t>
            </w:r>
          </w:p>
          <w:p w14:paraId="4C751322" w14:textId="00B1C27F" w:rsidR="008F4FE5" w:rsidRDefault="008F4FE5" w:rsidP="008F4FE5">
            <w:pPr>
              <w:ind w:left="1440"/>
              <w:rPr>
                <w:rFonts w:asciiTheme="minorHAnsi" w:hAnsiTheme="minorHAnsi"/>
                <w:sz w:val="22"/>
                <w:szCs w:val="22"/>
                <w:lang w:eastAsia="en-CA"/>
              </w:rPr>
            </w:pPr>
            <w:r>
              <w:rPr>
                <w:rFonts w:asciiTheme="minorHAnsi" w:hAnsiTheme="minorHAnsi"/>
                <w:sz w:val="22"/>
                <w:szCs w:val="22"/>
                <w:lang w:eastAsia="en-CA"/>
              </w:rPr>
              <w:t>Or</w:t>
            </w:r>
          </w:p>
          <w:p w14:paraId="075D3A42" w14:textId="77777777" w:rsidR="008F4FE5" w:rsidRDefault="008F4FE5" w:rsidP="008F4FE5">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PA</w:t>
            </w:r>
            <w:r>
              <w:rPr>
                <w:rFonts w:asciiTheme="minorHAnsi" w:hAnsiTheme="minorHAnsi"/>
                <w:sz w:val="22"/>
                <w:szCs w:val="22"/>
                <w:lang w:eastAsia="en-CA"/>
              </w:rPr>
              <w:t>(PreviousYear)&gt;0</w:t>
            </w:r>
          </w:p>
          <w:p w14:paraId="2E5A1D78" w14:textId="227E091F" w:rsidR="008F4FE5" w:rsidRDefault="008F4FE5" w:rsidP="008F4FE5">
            <w:pPr>
              <w:ind w:left="1440"/>
              <w:rPr>
                <w:rFonts w:asciiTheme="minorHAnsi" w:hAnsiTheme="minorHAnsi"/>
                <w:sz w:val="22"/>
                <w:szCs w:val="22"/>
                <w:lang w:eastAsia="en-CA"/>
              </w:rPr>
            </w:pPr>
            <w:r>
              <w:rPr>
                <w:rFonts w:asciiTheme="minorHAnsi" w:hAnsiTheme="minorHAnsi"/>
                <w:sz w:val="22"/>
                <w:szCs w:val="22"/>
                <w:lang w:eastAsia="en-CA"/>
              </w:rPr>
              <w:t>Or</w:t>
            </w:r>
          </w:p>
          <w:p w14:paraId="3CD86843" w14:textId="3E42E5A8" w:rsidR="008F4FE5" w:rsidRDefault="008F4FE5" w:rsidP="008F4FE5">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AE</w:t>
            </w:r>
            <w:r>
              <w:rPr>
                <w:rFonts w:asciiTheme="minorHAnsi" w:hAnsiTheme="minorHAnsi"/>
                <w:sz w:val="22"/>
                <w:szCs w:val="22"/>
                <w:lang w:eastAsia="en-CA"/>
              </w:rPr>
              <w:t>(PreviousYear)&gt;0</w:t>
            </w:r>
          </w:p>
          <w:p w14:paraId="55249E64" w14:textId="5C73971C" w:rsidR="008F4FE5" w:rsidRDefault="008F4FE5" w:rsidP="008F4FE5">
            <w:pPr>
              <w:ind w:left="720"/>
              <w:rPr>
                <w:rFonts w:asciiTheme="minorHAnsi" w:hAnsiTheme="minorHAnsi"/>
                <w:sz w:val="22"/>
                <w:szCs w:val="22"/>
                <w:lang w:eastAsia="en-CA"/>
              </w:rPr>
            </w:pPr>
            <w:r>
              <w:rPr>
                <w:rFonts w:asciiTheme="minorHAnsi" w:hAnsiTheme="minorHAnsi"/>
                <w:sz w:val="22"/>
                <w:szCs w:val="22"/>
                <w:lang w:eastAsia="en-CA"/>
              </w:rPr>
              <w:t>And</w:t>
            </w:r>
          </w:p>
          <w:p w14:paraId="3BD761AA" w14:textId="57008C20" w:rsidR="0008383A" w:rsidRPr="00484CEA" w:rsidRDefault="0008383A" w:rsidP="0008383A">
            <w:pPr>
              <w:ind w:left="720"/>
              <w:rPr>
                <w:rFonts w:asciiTheme="minorHAnsi" w:hAnsiTheme="minorHAnsi"/>
                <w:color w:val="auto"/>
                <w:sz w:val="22"/>
                <w:szCs w:val="22"/>
                <w:lang w:eastAsia="en-CA"/>
              </w:rPr>
            </w:pPr>
            <w:r w:rsidRPr="00484CEA">
              <w:rPr>
                <w:rFonts w:asciiTheme="minorHAnsi" w:hAnsiTheme="minorHAnsi"/>
                <w:color w:val="auto"/>
                <w:sz w:val="22"/>
                <w:szCs w:val="22"/>
                <w:lang w:eastAsia="en-CA"/>
              </w:rPr>
              <w:t xml:space="preserve">Ariel.ServiceRecord exists where </w:t>
            </w:r>
            <w:r w:rsidR="00766C80">
              <w:rPr>
                <w:rFonts w:asciiTheme="minorHAnsi" w:hAnsiTheme="minorHAnsi"/>
                <w:color w:val="auto"/>
                <w:sz w:val="22"/>
                <w:szCs w:val="22"/>
                <w:lang w:eastAsia="en-CA"/>
              </w:rPr>
              <w:t>of type = CTSRV</w:t>
            </w:r>
          </w:p>
          <w:p w14:paraId="586B8D41" w14:textId="0285471E" w:rsidR="00DA1AAC" w:rsidRDefault="0008383A" w:rsidP="0008383A">
            <w:pPr>
              <w:ind w:left="1440"/>
              <w:rPr>
                <w:rFonts w:asciiTheme="minorHAnsi" w:hAnsiTheme="minorHAnsi"/>
                <w:color w:val="auto"/>
                <w:sz w:val="22"/>
                <w:szCs w:val="22"/>
                <w:lang w:eastAsia="en-CA"/>
              </w:rPr>
            </w:pPr>
            <w:r w:rsidRPr="00484CEA">
              <w:rPr>
                <w:rFonts w:asciiTheme="minorHAnsi" w:hAnsiTheme="minorHAnsi"/>
                <w:color w:val="auto"/>
                <w:sz w:val="22"/>
                <w:szCs w:val="22"/>
                <w:lang w:eastAsia="en-CA"/>
              </w:rPr>
              <w:t>Ariel.SummaryAttribute = “MDC – Core Data”</w:t>
            </w:r>
            <w:r>
              <w:rPr>
                <w:rFonts w:asciiTheme="minorHAnsi" w:hAnsiTheme="minorHAnsi"/>
                <w:color w:val="auto"/>
                <w:sz w:val="22"/>
                <w:szCs w:val="22"/>
                <w:lang w:eastAsia="en-CA"/>
              </w:rPr>
              <w:t xml:space="preserve"> </w:t>
            </w:r>
            <w:r w:rsidRPr="00484CEA">
              <w:rPr>
                <w:rFonts w:asciiTheme="minorHAnsi" w:hAnsiTheme="minorHAnsi"/>
                <w:color w:val="auto"/>
                <w:sz w:val="22"/>
                <w:szCs w:val="22"/>
                <w:lang w:eastAsia="en-CA"/>
              </w:rPr>
              <w:t>Year</w:t>
            </w:r>
            <w:r>
              <w:rPr>
                <w:rFonts w:asciiTheme="minorHAnsi" w:hAnsiTheme="minorHAnsi"/>
                <w:color w:val="auto"/>
                <w:sz w:val="22"/>
                <w:szCs w:val="22"/>
                <w:lang w:eastAsia="en-CA"/>
              </w:rPr>
              <w:t xml:space="preserve"> of Target Date = File.YearofEmploymentEndDate</w:t>
            </w:r>
            <w:r w:rsidR="00555FB2">
              <w:rPr>
                <w:rFonts w:asciiTheme="minorHAnsi" w:hAnsiTheme="minorHAnsi"/>
                <w:color w:val="auto"/>
                <w:sz w:val="22"/>
                <w:szCs w:val="22"/>
                <w:lang w:eastAsia="en-CA"/>
              </w:rPr>
              <w:t>(or File.</w:t>
            </w:r>
            <w:r w:rsidR="00014526">
              <w:rPr>
                <w:rFonts w:asciiTheme="minorHAnsi" w:hAnsiTheme="minorHAnsi"/>
                <w:color w:val="auto"/>
                <w:sz w:val="22"/>
                <w:szCs w:val="22"/>
                <w:lang w:eastAsia="en-CA"/>
              </w:rPr>
              <w:t>Year</w:t>
            </w:r>
            <w:r w:rsidR="00555FB2">
              <w:rPr>
                <w:rFonts w:asciiTheme="minorHAnsi" w:hAnsiTheme="minorHAnsi"/>
                <w:color w:val="auto"/>
                <w:sz w:val="22"/>
                <w:szCs w:val="22"/>
                <w:lang w:eastAsia="en-CA"/>
              </w:rPr>
              <w:t>DeathDate)</w:t>
            </w:r>
            <w:r>
              <w:rPr>
                <w:rFonts w:asciiTheme="minorHAnsi" w:hAnsiTheme="minorHAnsi"/>
                <w:color w:val="auto"/>
                <w:sz w:val="22"/>
                <w:szCs w:val="22"/>
                <w:lang w:eastAsia="en-CA"/>
              </w:rPr>
              <w:t>-1year</w:t>
            </w:r>
            <w:r w:rsidR="00555FB2">
              <w:rPr>
                <w:rFonts w:asciiTheme="minorHAnsi" w:hAnsiTheme="minorHAnsi"/>
                <w:color w:val="auto"/>
                <w:sz w:val="22"/>
                <w:szCs w:val="22"/>
                <w:lang w:eastAsia="en-CA"/>
              </w:rPr>
              <w:t xml:space="preserve"> </w:t>
            </w:r>
          </w:p>
          <w:p w14:paraId="50CA79AB" w14:textId="3116E44F" w:rsidR="0008383A" w:rsidRDefault="00DA1AAC" w:rsidP="00BB56D3">
            <w:pPr>
              <w:ind w:left="5040"/>
              <w:rPr>
                <w:rFonts w:asciiTheme="minorHAnsi" w:hAnsiTheme="minorHAnsi"/>
                <w:color w:val="auto"/>
                <w:sz w:val="22"/>
                <w:szCs w:val="22"/>
                <w:lang w:eastAsia="en-CA"/>
              </w:rPr>
            </w:pPr>
            <w:r>
              <w:rPr>
                <w:rFonts w:asciiTheme="minorHAnsi" w:hAnsiTheme="minorHAnsi"/>
                <w:color w:val="auto"/>
                <w:sz w:val="22"/>
                <w:szCs w:val="22"/>
                <w:lang w:eastAsia="en-CA"/>
              </w:rPr>
              <w:t>}</w:t>
            </w:r>
          </w:p>
          <w:p w14:paraId="3DECA04E" w14:textId="3EDB7D26" w:rsidR="00DA1AAC" w:rsidRDefault="00DA1AAC" w:rsidP="0008383A">
            <w:pPr>
              <w:ind w:left="1440"/>
              <w:rPr>
                <w:rFonts w:asciiTheme="minorHAnsi" w:hAnsiTheme="minorHAnsi"/>
                <w:color w:val="auto"/>
                <w:sz w:val="22"/>
                <w:szCs w:val="22"/>
                <w:lang w:eastAsia="en-CA"/>
              </w:rPr>
            </w:pPr>
            <w:r>
              <w:rPr>
                <w:rFonts w:asciiTheme="minorHAnsi" w:hAnsiTheme="minorHAnsi"/>
                <w:color w:val="auto"/>
                <w:sz w:val="22"/>
                <w:szCs w:val="22"/>
                <w:lang w:eastAsia="en-CA"/>
              </w:rPr>
              <w:t>Or</w:t>
            </w:r>
          </w:p>
          <w:p w14:paraId="5641818A" w14:textId="77777777" w:rsidR="00DA1AAC" w:rsidRDefault="00DA1AAC" w:rsidP="00BB56D3">
            <w:pPr>
              <w:ind w:left="720"/>
              <w:rPr>
                <w:rFonts w:asciiTheme="minorHAnsi" w:hAnsiTheme="minorHAnsi"/>
                <w:sz w:val="22"/>
                <w:szCs w:val="22"/>
                <w:lang w:eastAsia="en-CA"/>
              </w:rPr>
            </w:pPr>
            <w:r>
              <w:rPr>
                <w:rFonts w:asciiTheme="minorHAnsi" w:hAnsiTheme="minorHAnsi"/>
                <w:sz w:val="22"/>
                <w:szCs w:val="22"/>
                <w:lang w:eastAsia="en-CA"/>
              </w:rPr>
              <w:t>{</w:t>
            </w:r>
          </w:p>
          <w:p w14:paraId="46132CA9" w14:textId="326B36F6" w:rsidR="00DA1AAC" w:rsidRDefault="00DA1AAC" w:rsidP="00DA1AAC">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 xml:space="preserve"> Weeks</w:t>
            </w:r>
            <w:r>
              <w:rPr>
                <w:rFonts w:asciiTheme="minorHAnsi" w:hAnsiTheme="minorHAnsi"/>
                <w:sz w:val="22"/>
                <w:szCs w:val="22"/>
                <w:lang w:eastAsia="en-CA"/>
              </w:rPr>
              <w:t>(CurrentYear)&gt;0</w:t>
            </w:r>
          </w:p>
          <w:p w14:paraId="68A52DBA" w14:textId="77777777" w:rsidR="00DA1AAC" w:rsidRDefault="00DA1AAC" w:rsidP="00DA1AAC">
            <w:pPr>
              <w:ind w:left="1440"/>
              <w:rPr>
                <w:rFonts w:asciiTheme="minorHAnsi" w:hAnsiTheme="minorHAnsi"/>
                <w:sz w:val="22"/>
                <w:szCs w:val="22"/>
                <w:lang w:eastAsia="en-CA"/>
              </w:rPr>
            </w:pPr>
            <w:r>
              <w:rPr>
                <w:rFonts w:asciiTheme="minorHAnsi" w:hAnsiTheme="minorHAnsi"/>
                <w:sz w:val="22"/>
                <w:szCs w:val="22"/>
                <w:lang w:eastAsia="en-CA"/>
              </w:rPr>
              <w:t>Or</w:t>
            </w:r>
          </w:p>
          <w:p w14:paraId="23D82CB6" w14:textId="24B0EE24" w:rsidR="00DA1AAC" w:rsidRDefault="00DA1AAC" w:rsidP="00DA1AAC">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Low</w:t>
            </w:r>
            <w:r>
              <w:rPr>
                <w:rFonts w:asciiTheme="minorHAnsi" w:hAnsiTheme="minorHAnsi"/>
                <w:sz w:val="22"/>
                <w:szCs w:val="22"/>
                <w:lang w:eastAsia="en-CA"/>
              </w:rPr>
              <w:t>(CurrentYear)&gt;0</w:t>
            </w:r>
          </w:p>
          <w:p w14:paraId="37380A6D" w14:textId="77777777" w:rsidR="00DA1AAC" w:rsidRDefault="00DA1AAC" w:rsidP="00DA1AAC">
            <w:pPr>
              <w:ind w:left="1440"/>
              <w:rPr>
                <w:rFonts w:asciiTheme="minorHAnsi" w:hAnsiTheme="minorHAnsi"/>
                <w:sz w:val="22"/>
                <w:szCs w:val="22"/>
                <w:lang w:eastAsia="en-CA"/>
              </w:rPr>
            </w:pPr>
            <w:r>
              <w:rPr>
                <w:rFonts w:asciiTheme="minorHAnsi" w:hAnsiTheme="minorHAnsi"/>
                <w:sz w:val="22"/>
                <w:szCs w:val="22"/>
                <w:lang w:eastAsia="en-CA"/>
              </w:rPr>
              <w:t>Or</w:t>
            </w:r>
          </w:p>
          <w:p w14:paraId="7BF4B5EF" w14:textId="357E0010" w:rsidR="00DA1AAC" w:rsidRDefault="00DA1AAC" w:rsidP="00DA1AAC">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High</w:t>
            </w:r>
            <w:r>
              <w:rPr>
                <w:rFonts w:asciiTheme="minorHAnsi" w:hAnsiTheme="minorHAnsi"/>
                <w:sz w:val="22"/>
                <w:szCs w:val="22"/>
                <w:lang w:eastAsia="en-CA"/>
              </w:rPr>
              <w:t>(CurrentYear)&gt;0</w:t>
            </w:r>
          </w:p>
          <w:p w14:paraId="75F496D2" w14:textId="77777777" w:rsidR="00DA1AAC" w:rsidRDefault="00DA1AAC" w:rsidP="00DA1AAC">
            <w:pPr>
              <w:ind w:left="1440"/>
              <w:rPr>
                <w:rFonts w:asciiTheme="minorHAnsi" w:hAnsiTheme="minorHAnsi"/>
                <w:sz w:val="22"/>
                <w:szCs w:val="22"/>
                <w:lang w:eastAsia="en-CA"/>
              </w:rPr>
            </w:pPr>
            <w:r>
              <w:rPr>
                <w:rFonts w:asciiTheme="minorHAnsi" w:hAnsiTheme="minorHAnsi"/>
                <w:sz w:val="22"/>
                <w:szCs w:val="22"/>
                <w:lang w:eastAsia="en-CA"/>
              </w:rPr>
              <w:t>Or</w:t>
            </w:r>
          </w:p>
          <w:p w14:paraId="434AE003" w14:textId="6BB376DF" w:rsidR="00DA1AAC" w:rsidRDefault="00DA1AAC" w:rsidP="00DA1AAC">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PA</w:t>
            </w:r>
            <w:r>
              <w:rPr>
                <w:rFonts w:asciiTheme="minorHAnsi" w:hAnsiTheme="minorHAnsi"/>
                <w:sz w:val="22"/>
                <w:szCs w:val="22"/>
                <w:lang w:eastAsia="en-CA"/>
              </w:rPr>
              <w:t>(CurrentYear)&gt;0</w:t>
            </w:r>
          </w:p>
          <w:p w14:paraId="2A80B852" w14:textId="77777777" w:rsidR="00DA1AAC" w:rsidRDefault="00DA1AAC" w:rsidP="00DA1AAC">
            <w:pPr>
              <w:ind w:left="1440"/>
              <w:rPr>
                <w:rFonts w:asciiTheme="minorHAnsi" w:hAnsiTheme="minorHAnsi"/>
                <w:sz w:val="22"/>
                <w:szCs w:val="22"/>
                <w:lang w:eastAsia="en-CA"/>
              </w:rPr>
            </w:pPr>
            <w:r>
              <w:rPr>
                <w:rFonts w:asciiTheme="minorHAnsi" w:hAnsiTheme="minorHAnsi"/>
                <w:sz w:val="22"/>
                <w:szCs w:val="22"/>
                <w:lang w:eastAsia="en-CA"/>
              </w:rPr>
              <w:t>Or</w:t>
            </w:r>
          </w:p>
          <w:p w14:paraId="272BE47A" w14:textId="5FD6B8F0" w:rsidR="00DA1AAC" w:rsidRDefault="00DA1AAC" w:rsidP="00DA1AAC">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AE</w:t>
            </w:r>
            <w:r>
              <w:rPr>
                <w:rFonts w:asciiTheme="minorHAnsi" w:hAnsiTheme="minorHAnsi"/>
                <w:sz w:val="22"/>
                <w:szCs w:val="22"/>
                <w:lang w:eastAsia="en-CA"/>
              </w:rPr>
              <w:t>(CurrentYear)&gt;0</w:t>
            </w:r>
          </w:p>
          <w:p w14:paraId="59E8E91F" w14:textId="77777777" w:rsidR="00DA1AAC" w:rsidRDefault="00DA1AAC" w:rsidP="00DA1AAC">
            <w:pPr>
              <w:ind w:left="720"/>
              <w:rPr>
                <w:rFonts w:asciiTheme="minorHAnsi" w:hAnsiTheme="minorHAnsi"/>
                <w:sz w:val="22"/>
                <w:szCs w:val="22"/>
                <w:lang w:eastAsia="en-CA"/>
              </w:rPr>
            </w:pPr>
            <w:r>
              <w:rPr>
                <w:rFonts w:asciiTheme="minorHAnsi" w:hAnsiTheme="minorHAnsi"/>
                <w:sz w:val="22"/>
                <w:szCs w:val="22"/>
                <w:lang w:eastAsia="en-CA"/>
              </w:rPr>
              <w:t>And</w:t>
            </w:r>
          </w:p>
          <w:p w14:paraId="57442B11" w14:textId="7B233816" w:rsidR="00DA1AAC" w:rsidRPr="00484CEA" w:rsidRDefault="00DA1AAC" w:rsidP="00DA1AAC">
            <w:pPr>
              <w:ind w:left="720"/>
              <w:rPr>
                <w:rFonts w:asciiTheme="minorHAnsi" w:hAnsiTheme="minorHAnsi"/>
                <w:color w:val="auto"/>
                <w:sz w:val="22"/>
                <w:szCs w:val="22"/>
                <w:lang w:eastAsia="en-CA"/>
              </w:rPr>
            </w:pPr>
            <w:r w:rsidRPr="00484CEA">
              <w:rPr>
                <w:rFonts w:asciiTheme="minorHAnsi" w:hAnsiTheme="minorHAnsi"/>
                <w:color w:val="auto"/>
                <w:sz w:val="22"/>
                <w:szCs w:val="22"/>
                <w:lang w:eastAsia="en-CA"/>
              </w:rPr>
              <w:t xml:space="preserve">Ariel.ServiceRecord </w:t>
            </w:r>
            <w:r w:rsidR="00766C80">
              <w:rPr>
                <w:rFonts w:asciiTheme="minorHAnsi" w:hAnsiTheme="minorHAnsi"/>
                <w:color w:val="auto"/>
                <w:sz w:val="22"/>
                <w:szCs w:val="22"/>
                <w:lang w:eastAsia="en-CA"/>
              </w:rPr>
              <w:t>of type = CTSRV</w:t>
            </w:r>
            <w:r w:rsidR="00766C80" w:rsidRPr="00484CEA">
              <w:rPr>
                <w:rFonts w:asciiTheme="minorHAnsi" w:hAnsiTheme="minorHAnsi"/>
                <w:color w:val="auto"/>
                <w:sz w:val="22"/>
                <w:szCs w:val="22"/>
                <w:lang w:eastAsia="en-CA"/>
              </w:rPr>
              <w:t xml:space="preserve"> </w:t>
            </w:r>
            <w:r w:rsidRPr="00484CEA">
              <w:rPr>
                <w:rFonts w:asciiTheme="minorHAnsi" w:hAnsiTheme="minorHAnsi"/>
                <w:color w:val="auto"/>
                <w:sz w:val="22"/>
                <w:szCs w:val="22"/>
                <w:lang w:eastAsia="en-CA"/>
              </w:rPr>
              <w:t xml:space="preserve">exists where </w:t>
            </w:r>
          </w:p>
          <w:p w14:paraId="0166BDCC" w14:textId="4E05EEEA" w:rsidR="00DA1AAC" w:rsidRDefault="00DA1AAC" w:rsidP="00DA1AAC">
            <w:pPr>
              <w:ind w:left="1440"/>
              <w:rPr>
                <w:rFonts w:asciiTheme="minorHAnsi" w:hAnsiTheme="minorHAnsi"/>
                <w:color w:val="auto"/>
                <w:sz w:val="22"/>
                <w:szCs w:val="22"/>
                <w:lang w:eastAsia="en-CA"/>
              </w:rPr>
            </w:pPr>
            <w:r w:rsidRPr="00484CEA">
              <w:rPr>
                <w:rFonts w:asciiTheme="minorHAnsi" w:hAnsiTheme="minorHAnsi"/>
                <w:color w:val="auto"/>
                <w:sz w:val="22"/>
                <w:szCs w:val="22"/>
                <w:lang w:eastAsia="en-CA"/>
              </w:rPr>
              <w:t>Ariel.SummaryAttribute = “MDC – Core Data”</w:t>
            </w:r>
            <w:r>
              <w:rPr>
                <w:rFonts w:asciiTheme="minorHAnsi" w:hAnsiTheme="minorHAnsi"/>
                <w:color w:val="auto"/>
                <w:sz w:val="22"/>
                <w:szCs w:val="22"/>
                <w:lang w:eastAsia="en-CA"/>
              </w:rPr>
              <w:t xml:space="preserve"> </w:t>
            </w:r>
            <w:r w:rsidRPr="00484CEA">
              <w:rPr>
                <w:rFonts w:asciiTheme="minorHAnsi" w:hAnsiTheme="minorHAnsi"/>
                <w:color w:val="auto"/>
                <w:sz w:val="22"/>
                <w:szCs w:val="22"/>
                <w:lang w:eastAsia="en-CA"/>
              </w:rPr>
              <w:t>Year</w:t>
            </w:r>
            <w:r>
              <w:rPr>
                <w:rFonts w:asciiTheme="minorHAnsi" w:hAnsiTheme="minorHAnsi"/>
                <w:color w:val="auto"/>
                <w:sz w:val="22"/>
                <w:szCs w:val="22"/>
                <w:lang w:eastAsia="en-CA"/>
              </w:rPr>
              <w:t xml:space="preserve"> of Target Date = File.YearofEmploymentEndDate(or File.</w:t>
            </w:r>
            <w:r w:rsidR="00014526">
              <w:rPr>
                <w:rFonts w:asciiTheme="minorHAnsi" w:hAnsiTheme="minorHAnsi"/>
                <w:color w:val="auto"/>
                <w:sz w:val="22"/>
                <w:szCs w:val="22"/>
                <w:lang w:eastAsia="en-CA"/>
              </w:rPr>
              <w:t>Year</w:t>
            </w:r>
            <w:r>
              <w:rPr>
                <w:rFonts w:asciiTheme="minorHAnsi" w:hAnsiTheme="minorHAnsi"/>
                <w:color w:val="auto"/>
                <w:sz w:val="22"/>
                <w:szCs w:val="22"/>
                <w:lang w:eastAsia="en-CA"/>
              </w:rPr>
              <w:t>DeathDate)</w:t>
            </w:r>
          </w:p>
          <w:p w14:paraId="7CDDFE21" w14:textId="4602188E" w:rsidR="0008383A" w:rsidRPr="00BB56D3" w:rsidRDefault="00DA1AAC" w:rsidP="00BB56D3">
            <w:pPr>
              <w:ind w:left="5760"/>
              <w:rPr>
                <w:rFonts w:asciiTheme="minorHAnsi" w:hAnsiTheme="minorHAnsi"/>
                <w:color w:val="auto"/>
                <w:sz w:val="22"/>
                <w:szCs w:val="22"/>
                <w:lang w:eastAsia="en-CA"/>
              </w:rPr>
            </w:pPr>
            <w:r>
              <w:rPr>
                <w:rFonts w:asciiTheme="minorHAnsi" w:hAnsiTheme="minorHAnsi"/>
                <w:color w:val="auto"/>
                <w:sz w:val="22"/>
                <w:szCs w:val="22"/>
                <w:lang w:eastAsia="en-CA"/>
              </w:rPr>
              <w:t xml:space="preserve"> }</w:t>
            </w:r>
          </w:p>
        </w:tc>
      </w:tr>
      <w:tr w:rsidR="005C39D2" w:rsidRPr="00A61AB1" w14:paraId="3CD9B71B"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A49708" w14:textId="075268E5" w:rsidR="005C39D2" w:rsidRDefault="005C39D2"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F42B2FE" w14:textId="7C3597C9" w:rsidR="005C39D2" w:rsidRDefault="0022580E" w:rsidP="00AD75D2">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08383A" w:rsidRPr="00A61AB1" w14:paraId="2F9C8B1C"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A494DB5" w14:textId="2A1378FB" w:rsidR="0008383A" w:rsidRDefault="0008383A"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3936D692" w14:textId="77777777" w:rsidR="0008383A" w:rsidRDefault="0008383A" w:rsidP="00132A81">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07D27343" w14:textId="1077AD3C" w:rsidR="0008383A" w:rsidRPr="00B464B9" w:rsidRDefault="009E568B" w:rsidP="00AD75D2">
            <w:pPr>
              <w:spacing w:before="60" w:after="60"/>
              <w:ind w:left="0"/>
              <w:rPr>
                <w:rFonts w:asciiTheme="minorHAnsi" w:hAnsiTheme="minorHAnsi"/>
                <w:sz w:val="22"/>
                <w:szCs w:val="22"/>
                <w:lang w:eastAsia="en-CA"/>
              </w:rPr>
            </w:pPr>
            <w:r>
              <w:rPr>
                <w:rFonts w:asciiTheme="minorHAnsi" w:hAnsiTheme="minorHAnsi"/>
                <w:sz w:val="22"/>
                <w:szCs w:val="22"/>
                <w:lang w:eastAsia="en-CA"/>
              </w:rPr>
              <w:t>D</w:t>
            </w:r>
            <w:r w:rsidR="00132A81" w:rsidRPr="00132A81">
              <w:rPr>
                <w:rFonts w:asciiTheme="minorHAnsi" w:hAnsiTheme="minorHAnsi"/>
                <w:sz w:val="22"/>
                <w:szCs w:val="22"/>
                <w:lang w:eastAsia="en-CA"/>
              </w:rPr>
              <w:t>ata for {</w:t>
            </w:r>
            <w:r>
              <w:rPr>
                <w:rFonts w:asciiTheme="minorHAnsi" w:hAnsiTheme="minorHAnsi"/>
                <w:sz w:val="22"/>
                <w:szCs w:val="22"/>
                <w:lang w:eastAsia="en-CA"/>
              </w:rPr>
              <w:t xml:space="preserve">0: </w:t>
            </w:r>
            <w:r w:rsidR="00AD75D2">
              <w:rPr>
                <w:rFonts w:asciiTheme="minorHAnsi" w:hAnsiTheme="minorHAnsi"/>
                <w:sz w:val="22"/>
                <w:szCs w:val="22"/>
                <w:lang w:eastAsia="en-CA"/>
              </w:rPr>
              <w:t>YYYY</w:t>
            </w:r>
            <w:r w:rsidR="00132A81" w:rsidRPr="00132A81">
              <w:rPr>
                <w:rFonts w:asciiTheme="minorHAnsi" w:hAnsiTheme="minorHAnsi"/>
                <w:sz w:val="22"/>
                <w:szCs w:val="22"/>
                <w:lang w:eastAsia="en-CA"/>
              </w:rPr>
              <w:t>} has already been reported. Please remove this data to continue.</w:t>
            </w:r>
            <w:r w:rsidR="00746FD1">
              <w:rPr>
                <w:rFonts w:asciiTheme="minorHAnsi" w:hAnsiTheme="minorHAnsi"/>
                <w:sz w:val="22"/>
                <w:szCs w:val="22"/>
                <w:lang w:eastAsia="en-CA"/>
              </w:rPr>
              <w:t xml:space="preserve">  </w:t>
            </w:r>
            <w:r>
              <w:rPr>
                <w:rFonts w:asciiTheme="minorHAnsi" w:hAnsiTheme="minorHAnsi"/>
                <w:sz w:val="22"/>
                <w:szCs w:val="22"/>
                <w:lang w:eastAsia="en-CA"/>
              </w:rPr>
              <w:t>If you need to adjust what was previously reported please contact HOOPP.</w:t>
            </w:r>
          </w:p>
        </w:tc>
      </w:tr>
      <w:tr w:rsidR="0008383A" w:rsidRPr="00A61AB1" w14:paraId="3FF37F53"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3918CBC" w14:textId="77777777" w:rsidR="0008383A" w:rsidRDefault="0008383A"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1D0E0CA" w14:textId="77777777" w:rsidR="0008383A" w:rsidRDefault="0008383A"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54C6CB6" w14:textId="7704DBF8" w:rsidR="0008383A" w:rsidRPr="009F4786" w:rsidRDefault="009E568B" w:rsidP="00132A81">
            <w:pPr>
              <w:spacing w:before="60" w:after="60"/>
              <w:ind w:left="0"/>
              <w:rPr>
                <w:rFonts w:asciiTheme="minorHAnsi" w:hAnsiTheme="minorHAnsi"/>
                <w:color w:val="FF0000"/>
                <w:sz w:val="22"/>
                <w:szCs w:val="22"/>
                <w:lang w:eastAsia="en-CA"/>
              </w:rPr>
            </w:pPr>
            <w:r w:rsidRPr="00BC2339">
              <w:rPr>
                <w:rFonts w:asciiTheme="minorHAnsi" w:hAnsiTheme="minorHAnsi"/>
                <w:color w:val="auto"/>
                <w:sz w:val="22"/>
                <w:szCs w:val="22"/>
                <w:lang w:eastAsia="en-CA"/>
              </w:rPr>
              <w:t>Data</w:t>
            </w:r>
            <w:r w:rsidR="00132A81" w:rsidRPr="00BC2339">
              <w:rPr>
                <w:rFonts w:asciiTheme="minorHAnsi" w:hAnsiTheme="minorHAnsi"/>
                <w:color w:val="auto"/>
                <w:sz w:val="22"/>
                <w:szCs w:val="22"/>
                <w:lang w:eastAsia="en-CA"/>
              </w:rPr>
              <w:t xml:space="preserve"> has already been reported.</w:t>
            </w:r>
            <w:r w:rsidRPr="00BC2339">
              <w:rPr>
                <w:rFonts w:asciiTheme="minorHAnsi" w:hAnsiTheme="minorHAnsi"/>
                <w:color w:val="auto"/>
                <w:sz w:val="22"/>
                <w:szCs w:val="22"/>
                <w:lang w:eastAsia="en-CA"/>
              </w:rPr>
              <w:t xml:space="preserve"> </w:t>
            </w:r>
            <w:r w:rsidRPr="00132A81">
              <w:rPr>
                <w:rFonts w:asciiTheme="minorHAnsi" w:hAnsiTheme="minorHAnsi"/>
                <w:sz w:val="22"/>
                <w:szCs w:val="22"/>
                <w:lang w:eastAsia="en-CA"/>
              </w:rPr>
              <w:t>Please remove this data to continue.</w:t>
            </w:r>
            <w:r>
              <w:rPr>
                <w:rFonts w:asciiTheme="minorHAnsi" w:hAnsiTheme="minorHAnsi"/>
                <w:sz w:val="22"/>
                <w:szCs w:val="22"/>
                <w:lang w:eastAsia="en-CA"/>
              </w:rPr>
              <w:t xml:space="preserve"> If you need to adjust what was previously reported please contact HOOPP.</w:t>
            </w:r>
          </w:p>
        </w:tc>
      </w:tr>
      <w:tr w:rsidR="0008383A" w:rsidRPr="0085712F" w14:paraId="11684F2B"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B685AA1" w14:textId="77777777" w:rsidR="0008383A" w:rsidRPr="0085712F" w:rsidRDefault="0008383A" w:rsidP="00132A8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8AEE600" w14:textId="5A3D9F40" w:rsidR="0008383A" w:rsidRDefault="009E568B" w:rsidP="00132A81">
            <w:pPr>
              <w:spacing w:before="60" w:after="60"/>
              <w:ind w:left="0"/>
              <w:rPr>
                <w:rFonts w:asciiTheme="minorHAnsi" w:hAnsiTheme="minorHAnsi"/>
                <w:sz w:val="22"/>
                <w:szCs w:val="22"/>
                <w:lang w:eastAsia="en-CA"/>
              </w:rPr>
            </w:pPr>
            <w:r>
              <w:rPr>
                <w:rFonts w:asciiTheme="minorHAnsi" w:hAnsiTheme="minorHAnsi"/>
                <w:sz w:val="22"/>
                <w:szCs w:val="22"/>
                <w:lang w:eastAsia="en-CA"/>
              </w:rPr>
              <w:t xml:space="preserve">{0}: </w:t>
            </w:r>
            <w:r w:rsidR="00AD75D2">
              <w:rPr>
                <w:rFonts w:asciiTheme="minorHAnsi" w:hAnsiTheme="minorHAnsi"/>
                <w:sz w:val="22"/>
                <w:szCs w:val="22"/>
                <w:lang w:eastAsia="en-CA"/>
              </w:rPr>
              <w:t xml:space="preserve">YYYY </w:t>
            </w:r>
            <w:r w:rsidR="00E04F0E">
              <w:rPr>
                <w:rFonts w:asciiTheme="minorHAnsi" w:hAnsiTheme="minorHAnsi"/>
                <w:sz w:val="22"/>
                <w:szCs w:val="22"/>
                <w:lang w:eastAsia="en-CA"/>
              </w:rPr>
              <w:t xml:space="preserve">- </w:t>
            </w:r>
            <w:r w:rsidR="00AD75D2">
              <w:rPr>
                <w:rFonts w:asciiTheme="minorHAnsi" w:hAnsiTheme="minorHAnsi"/>
                <w:sz w:val="22"/>
                <w:szCs w:val="22"/>
                <w:lang w:eastAsia="en-CA"/>
              </w:rPr>
              <w:t>Previous Year (year of Employment End Date or Death Date minus 1)</w:t>
            </w:r>
          </w:p>
          <w:p w14:paraId="6D69DDA1" w14:textId="39DE46AB" w:rsidR="00AD75D2" w:rsidRPr="00AD75D2" w:rsidRDefault="00AD75D2" w:rsidP="00132A81">
            <w:pPr>
              <w:spacing w:before="60" w:after="60"/>
              <w:ind w:left="0"/>
              <w:rPr>
                <w:rFonts w:asciiTheme="minorHAnsi" w:hAnsiTheme="minorHAnsi"/>
                <w:sz w:val="22"/>
                <w:szCs w:val="22"/>
                <w:lang w:eastAsia="en-CA"/>
              </w:rPr>
            </w:pPr>
            <w:r>
              <w:rPr>
                <w:rFonts w:asciiTheme="minorHAnsi" w:hAnsiTheme="minorHAnsi"/>
                <w:sz w:val="22"/>
                <w:szCs w:val="22"/>
                <w:lang w:eastAsia="en-CA"/>
              </w:rPr>
              <w:t xml:space="preserve">{0}: YYYY </w:t>
            </w:r>
            <w:r w:rsidR="00E04F0E">
              <w:rPr>
                <w:rFonts w:asciiTheme="minorHAnsi" w:hAnsiTheme="minorHAnsi"/>
                <w:sz w:val="22"/>
                <w:szCs w:val="22"/>
                <w:lang w:eastAsia="en-CA"/>
              </w:rPr>
              <w:t xml:space="preserve">- </w:t>
            </w:r>
            <w:r>
              <w:rPr>
                <w:rFonts w:asciiTheme="minorHAnsi" w:hAnsiTheme="minorHAnsi"/>
                <w:sz w:val="22"/>
                <w:szCs w:val="22"/>
                <w:lang w:eastAsia="en-CA"/>
              </w:rPr>
              <w:t>Current Year (Year of Employment End Date or Death Date minus 1)</w:t>
            </w:r>
          </w:p>
        </w:tc>
      </w:tr>
      <w:tr w:rsidR="0008383A" w:rsidRPr="0085712F" w14:paraId="076C162C"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9B1EAD4" w14:textId="77777777" w:rsidR="0008383A" w:rsidRPr="0085712F" w:rsidRDefault="0008383A" w:rsidP="00132A8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698AA86C" w14:textId="77777777" w:rsidR="0008383A" w:rsidRPr="00D55E54" w:rsidRDefault="0008383A" w:rsidP="00132A81">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5C39D2" w:rsidRPr="0085712F" w14:paraId="04A4804A"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1E74539" w14:textId="35DA39A7" w:rsidR="005C39D2" w:rsidRDefault="005C39D2"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0576AAF" w14:textId="77777777" w:rsidR="005C39D2" w:rsidRDefault="005C39D2" w:rsidP="003C1777">
            <w:pPr>
              <w:spacing w:before="60" w:after="60" w:line="240" w:lineRule="auto"/>
              <w:ind w:left="0"/>
              <w:rPr>
                <w:rFonts w:asciiTheme="minorHAnsi" w:hAnsiTheme="minorHAnsi"/>
                <w:sz w:val="22"/>
                <w:szCs w:val="22"/>
                <w:lang w:val="en-US" w:eastAsia="en-CA"/>
              </w:rPr>
            </w:pPr>
          </w:p>
        </w:tc>
      </w:tr>
      <w:tr w:rsidR="0008383A" w:rsidRPr="0085712F" w14:paraId="5F243562"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9B4EC7" w14:textId="77777777" w:rsidR="0008383A" w:rsidRDefault="0008383A"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92A1C5B" w14:textId="77777777" w:rsidR="0008383A" w:rsidRPr="0085712F" w:rsidRDefault="0008383A" w:rsidP="00132A8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0196E7D" w14:textId="77777777" w:rsidR="002913D5" w:rsidRDefault="002913D5" w:rsidP="003C1777">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20170913:</w:t>
            </w:r>
          </w:p>
          <w:p w14:paraId="2AB08123" w14:textId="0799A483" w:rsidR="002913D5" w:rsidRPr="002913D5" w:rsidRDefault="00FB26A3" w:rsidP="008D6CBB">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Added a precision to check type of service = CTSRV because coming into conflict with other types of service that are possible (ex: ACW factor).</w:t>
            </w:r>
            <w:r w:rsidR="0041144F">
              <w:rPr>
                <w:rFonts w:asciiTheme="minorHAnsi" w:hAnsiTheme="minorHAnsi"/>
                <w:sz w:val="22"/>
                <w:szCs w:val="22"/>
                <w:lang w:val="en-US" w:eastAsia="en-CA"/>
              </w:rPr>
              <w:t xml:space="preserve"> Update made in R14.0.</w:t>
            </w:r>
          </w:p>
          <w:p w14:paraId="1BD77EBF" w14:textId="77777777" w:rsidR="002913D5" w:rsidRDefault="002913D5" w:rsidP="003C1777">
            <w:pPr>
              <w:spacing w:before="60" w:after="60" w:line="240" w:lineRule="auto"/>
              <w:ind w:left="0"/>
              <w:rPr>
                <w:rFonts w:asciiTheme="minorHAnsi" w:hAnsiTheme="minorHAnsi"/>
                <w:sz w:val="22"/>
                <w:szCs w:val="22"/>
                <w:lang w:val="en-US" w:eastAsia="en-CA"/>
              </w:rPr>
            </w:pPr>
          </w:p>
          <w:p w14:paraId="078383BE" w14:textId="77777777" w:rsidR="002913D5" w:rsidRDefault="005823A6" w:rsidP="003C1777">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MR 20170815: </w:t>
            </w:r>
          </w:p>
          <w:p w14:paraId="3FB32F80" w14:textId="6858E5FB" w:rsidR="005823A6" w:rsidRPr="002913D5" w:rsidRDefault="005823A6" w:rsidP="008D6CBB">
            <w:pPr>
              <w:pStyle w:val="ListParagraph"/>
              <w:numPr>
                <w:ilvl w:val="0"/>
                <w:numId w:val="14"/>
              </w:numPr>
              <w:spacing w:before="60" w:after="60" w:line="240" w:lineRule="auto"/>
              <w:rPr>
                <w:rFonts w:asciiTheme="minorHAnsi" w:hAnsiTheme="minorHAnsi"/>
                <w:sz w:val="22"/>
                <w:szCs w:val="22"/>
                <w:lang w:val="en-US" w:eastAsia="en-CA"/>
              </w:rPr>
            </w:pPr>
            <w:r w:rsidRPr="002913D5">
              <w:rPr>
                <w:rFonts w:asciiTheme="minorHAnsi" w:hAnsiTheme="minorHAnsi"/>
                <w:sz w:val="22"/>
                <w:szCs w:val="22"/>
                <w:lang w:val="en-US" w:eastAsia="en-CA"/>
              </w:rPr>
              <w:t xml:space="preserve">Validation Logic has been updated with </w:t>
            </w:r>
            <w:r w:rsidRPr="002913D5">
              <w:rPr>
                <w:rFonts w:asciiTheme="minorHAnsi" w:hAnsiTheme="minorHAnsi"/>
                <w:color w:val="auto"/>
                <w:sz w:val="22"/>
                <w:szCs w:val="22"/>
                <w:lang w:eastAsia="en-CA"/>
              </w:rPr>
              <w:t>File.YearDeathDate.</w:t>
            </w:r>
          </w:p>
          <w:p w14:paraId="58320AEE" w14:textId="77777777" w:rsidR="005823A6" w:rsidRDefault="005823A6" w:rsidP="003C1777">
            <w:pPr>
              <w:spacing w:before="60" w:after="60" w:line="240" w:lineRule="auto"/>
              <w:ind w:left="0"/>
              <w:rPr>
                <w:rFonts w:asciiTheme="minorHAnsi" w:hAnsiTheme="minorHAnsi"/>
                <w:sz w:val="22"/>
                <w:szCs w:val="22"/>
                <w:lang w:val="en-US" w:eastAsia="en-CA"/>
              </w:rPr>
            </w:pPr>
          </w:p>
          <w:p w14:paraId="56076D0E" w14:textId="013C9BC2" w:rsidR="009E568B" w:rsidRDefault="009E568B" w:rsidP="003C1777">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20170523:</w:t>
            </w:r>
          </w:p>
          <w:p w14:paraId="0D300CDD" w14:textId="7B1FAA9D" w:rsidR="009E568B" w:rsidRDefault="009E568B" w:rsidP="008D6CBB">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Validation Logic has been updated to look at both Current and Previous Year MDC data.</w:t>
            </w:r>
          </w:p>
          <w:p w14:paraId="3A60F07C" w14:textId="09134CE5" w:rsidR="009E568B" w:rsidRPr="009E568B" w:rsidRDefault="009E568B" w:rsidP="008D6CBB">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Check with programmer regarding the parameter (extraction of Current or Previous Year</w:t>
            </w:r>
            <w:r w:rsidR="00BB56D3">
              <w:rPr>
                <w:rFonts w:asciiTheme="minorHAnsi" w:hAnsiTheme="minorHAnsi"/>
                <w:sz w:val="22"/>
                <w:szCs w:val="22"/>
                <w:lang w:val="en-US" w:eastAsia="en-CA"/>
              </w:rPr>
              <w:t>)</w:t>
            </w:r>
          </w:p>
          <w:p w14:paraId="75EF87E0" w14:textId="77777777" w:rsidR="009E568B" w:rsidRDefault="009E568B" w:rsidP="003C1777">
            <w:pPr>
              <w:spacing w:before="60" w:after="60" w:line="240" w:lineRule="auto"/>
              <w:ind w:left="0"/>
              <w:rPr>
                <w:rFonts w:asciiTheme="minorHAnsi" w:hAnsiTheme="minorHAnsi"/>
                <w:sz w:val="22"/>
                <w:szCs w:val="22"/>
                <w:lang w:val="en-US" w:eastAsia="en-CA"/>
              </w:rPr>
            </w:pPr>
          </w:p>
          <w:p w14:paraId="70E7B145" w14:textId="6FD7B18B" w:rsidR="003C1777" w:rsidRDefault="003C1777" w:rsidP="003C1777">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AD </w:t>
            </w:r>
            <w:r w:rsidR="00F02F7D">
              <w:rPr>
                <w:rFonts w:asciiTheme="minorHAnsi" w:hAnsiTheme="minorHAnsi"/>
                <w:sz w:val="22"/>
                <w:szCs w:val="22"/>
                <w:lang w:val="en-US" w:eastAsia="en-CA"/>
              </w:rPr>
              <w:t>20170519</w:t>
            </w:r>
            <w:r>
              <w:rPr>
                <w:rFonts w:asciiTheme="minorHAnsi" w:hAnsiTheme="minorHAnsi"/>
                <w:sz w:val="22"/>
                <w:szCs w:val="22"/>
                <w:lang w:val="en-US" w:eastAsia="en-CA"/>
              </w:rPr>
              <w:t>:</w:t>
            </w:r>
          </w:p>
          <w:p w14:paraId="4E39B1FA" w14:textId="2D25DF45" w:rsidR="003C1777" w:rsidRDefault="00F02F7D" w:rsidP="008D6CB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T</w:t>
            </w:r>
            <w:r w:rsidR="003C1777">
              <w:rPr>
                <w:rFonts w:asciiTheme="minorHAnsi" w:hAnsiTheme="minorHAnsi"/>
                <w:sz w:val="22"/>
                <w:szCs w:val="22"/>
                <w:lang w:val="en-US" w:eastAsia="en-CA"/>
              </w:rPr>
              <w:t xml:space="preserve">his val only needs to run against previous year data, as the mandatory data vals will ensure the current year data is being provided.  </w:t>
            </w:r>
          </w:p>
          <w:p w14:paraId="2869A6FA" w14:textId="77777777" w:rsidR="003C1777" w:rsidRDefault="003C1777" w:rsidP="008D6CB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Ready for sign off.  </w:t>
            </w:r>
          </w:p>
          <w:p w14:paraId="053A6AFA" w14:textId="77777777" w:rsidR="0008383A" w:rsidRDefault="00555FB2" w:rsidP="00555FB2">
            <w:pPr>
              <w:pStyle w:val="NormalWeb"/>
              <w:rPr>
                <w:rFonts w:asciiTheme="minorHAnsi" w:hAnsiTheme="minorHAnsi"/>
                <w:sz w:val="22"/>
                <w:szCs w:val="22"/>
                <w:lang w:val="en-US" w:eastAsia="en-CA"/>
              </w:rPr>
            </w:pPr>
            <w:r>
              <w:rPr>
                <w:rFonts w:asciiTheme="minorHAnsi" w:hAnsiTheme="minorHAnsi"/>
                <w:sz w:val="22"/>
                <w:szCs w:val="22"/>
                <w:lang w:val="en-US" w:eastAsia="en-CA"/>
              </w:rPr>
              <w:t>CS 20170517:</w:t>
            </w:r>
          </w:p>
          <w:p w14:paraId="00B92856" w14:textId="77777777" w:rsidR="00555FB2" w:rsidRDefault="00555FB2"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Alias to discuss with Clare if we do the same validation on the Current Year data in the Events file.</w:t>
            </w:r>
          </w:p>
          <w:p w14:paraId="794820EE" w14:textId="5CEADBA5" w:rsidR="00555FB2" w:rsidRPr="00CF1652" w:rsidRDefault="00555FB2"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If so, validation logic should be updated and wording should be reviewed and updated (with and without parameters).</w:t>
            </w:r>
          </w:p>
        </w:tc>
      </w:tr>
    </w:tbl>
    <w:p w14:paraId="11F71BE8" w14:textId="5056D961" w:rsidR="008F5C06" w:rsidRDefault="008F5C06" w:rsidP="009527EA"/>
    <w:p w14:paraId="38FF0FE1" w14:textId="77777777" w:rsidR="008F5C06" w:rsidRDefault="008F5C06">
      <w:pPr>
        <w:spacing w:before="0" w:after="0" w:line="240" w:lineRule="auto"/>
        <w:ind w:left="0"/>
        <w:rPr>
          <w:b/>
          <w:smallCaps/>
          <w:sz w:val="24"/>
        </w:rPr>
      </w:pPr>
      <w:r>
        <w:br w:type="page"/>
      </w:r>
    </w:p>
    <w:p w14:paraId="2C10F239" w14:textId="3E06042A" w:rsidR="008F5C06" w:rsidRPr="00873EB9" w:rsidRDefault="008F5C06" w:rsidP="008F5C06">
      <w:pPr>
        <w:pStyle w:val="Heading3"/>
        <w:rPr>
          <w:lang w:val="en-US"/>
        </w:rPr>
      </w:pPr>
      <w:r w:rsidRPr="006B06A8">
        <w:t xml:space="preserve">Validation – </w:t>
      </w:r>
      <w:r w:rsidR="00BB56D3">
        <w:t xml:space="preserve">Reporting No Data For Previous Year Events And MDC-1 Was Never Received </w:t>
      </w:r>
    </w:p>
    <w:p w14:paraId="21293320" w14:textId="77777777" w:rsidR="008F5C06" w:rsidRPr="00522349" w:rsidRDefault="008F5C06" w:rsidP="00D70ECE"/>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F5C06" w14:paraId="57A27A1F"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9B11DD" w14:textId="77777777" w:rsidR="008F5C06" w:rsidRDefault="008F5C06"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0C0930D1" w14:textId="461E579D" w:rsidR="008F5C06" w:rsidRPr="007E257A" w:rsidRDefault="008F5C06" w:rsidP="00BB56D3">
            <w:pPr>
              <w:pStyle w:val="Heading1"/>
              <w:rPr>
                <w:rFonts w:cs="Calibri"/>
                <w:color w:val="auto"/>
              </w:rPr>
            </w:pPr>
            <w:bookmarkStart w:id="771" w:name="_Toc43372950"/>
            <w:r w:rsidRPr="00BE1995">
              <w:rPr>
                <w:lang w:val="en-US"/>
              </w:rPr>
              <w:t>B</w:t>
            </w:r>
            <w:r>
              <w:rPr>
                <w:lang w:val="en-US"/>
              </w:rPr>
              <w:t>192</w:t>
            </w:r>
            <w:r w:rsidR="00E02674">
              <w:rPr>
                <w:lang w:val="en-US"/>
              </w:rPr>
              <w:t>b</w:t>
            </w:r>
            <w:r w:rsidRPr="00BE1995">
              <w:rPr>
                <w:lang w:val="en-US"/>
              </w:rPr>
              <w:t>_</w:t>
            </w:r>
            <w:r w:rsidR="00BB56D3">
              <w:t xml:space="preserve"> ReportingNoDataForPreviousYearEventsAndMDC-1WasNeverReceived</w:t>
            </w:r>
            <w:bookmarkEnd w:id="771"/>
          </w:p>
        </w:tc>
      </w:tr>
      <w:tr w:rsidR="008F5C06" w14:paraId="5FBEBB62"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F33D9F2" w14:textId="77777777" w:rsidR="008F5C06" w:rsidRDefault="008F5C06"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33CD4DB" w14:textId="37C596DA" w:rsidR="008F5C06" w:rsidRDefault="00DD5DD9"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 7166</w:t>
            </w:r>
          </w:p>
        </w:tc>
      </w:tr>
      <w:tr w:rsidR="00E556E7" w14:paraId="2C9BAC94"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91E622" w14:textId="6B3872F8" w:rsidR="00E556E7" w:rsidRDefault="00E556E7"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3367E65" w14:textId="6F9F7FB0" w:rsidR="00E556E7" w:rsidRDefault="00E556E7"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Data Import</w:t>
            </w:r>
          </w:p>
        </w:tc>
      </w:tr>
      <w:tr w:rsidR="008F5C06" w14:paraId="16B2790A"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3279909" w14:textId="77777777" w:rsidR="008F5C06" w:rsidRDefault="008F5C06"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126C078" w14:textId="77777777" w:rsidR="008F5C06" w:rsidRDefault="008F5C06"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8F5C06" w14:paraId="48EB21EB"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DA2602" w14:textId="77777777" w:rsidR="008F5C06" w:rsidRDefault="008F5C06"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6F10F76" w14:textId="77777777" w:rsidR="008F5C06" w:rsidRPr="007E257A" w:rsidRDefault="008F5C06"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Events</w:t>
            </w:r>
          </w:p>
        </w:tc>
      </w:tr>
      <w:tr w:rsidR="008F5C06" w14:paraId="5BA0559F"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F811E77" w14:textId="77777777" w:rsidR="008F5C06" w:rsidRDefault="008F5C06"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77AC33A" w14:textId="77777777" w:rsidR="008F5C06" w:rsidRPr="00B464B9" w:rsidRDefault="008F5C06" w:rsidP="00132A8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8F5C06" w14:paraId="6EF4CBE5"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018E87" w14:textId="77777777" w:rsidR="008F5C06" w:rsidRDefault="008F5C06"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3C59BC0" w14:textId="77777777" w:rsidR="008F5C06" w:rsidRPr="00B464B9" w:rsidRDefault="008F5C06" w:rsidP="00132A81">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8F5C06" w:rsidRPr="00A61AB1" w14:paraId="7A0ABF05"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3F0468" w14:textId="77777777" w:rsidR="008F5C06" w:rsidRDefault="008F5C06"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C98D921" w14:textId="32390702" w:rsidR="008F5C06" w:rsidRDefault="006F46C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ECEAE8B" w14:textId="6541E5D7" w:rsidR="008F5C06" w:rsidRDefault="008F5C06" w:rsidP="00132A81">
            <w:pPr>
              <w:ind w:left="0"/>
              <w:rPr>
                <w:rFonts w:asciiTheme="minorHAnsi" w:hAnsiTheme="minorHAnsi"/>
                <w:sz w:val="22"/>
                <w:szCs w:val="22"/>
                <w:lang w:eastAsia="en-CA"/>
              </w:rPr>
            </w:pPr>
            <w:r w:rsidRPr="008F5C06">
              <w:rPr>
                <w:rFonts w:asciiTheme="minorHAnsi" w:hAnsiTheme="minorHAnsi"/>
                <w:sz w:val="22"/>
                <w:szCs w:val="22"/>
                <w:lang w:eastAsia="en-CA"/>
              </w:rPr>
              <w:t xml:space="preserve">Specific validation triggered if ER is reporting Event Final Data (Term/Ret/Death) and has not provided MDC year data.  This validation is meant to inform ER that MDC year has not yet been reported and MUST be provided.   </w:t>
            </w:r>
          </w:p>
        </w:tc>
      </w:tr>
      <w:tr w:rsidR="008F5C06" w:rsidRPr="00575A54" w14:paraId="2E6F44D6"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94F0952" w14:textId="50CE9B16" w:rsidR="008F5C06" w:rsidRDefault="008F5C06" w:rsidP="006F46C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w:t>
            </w:r>
            <w:r w:rsidR="006F46C1">
              <w:rPr>
                <w:rFonts w:asciiTheme="minorHAnsi" w:eastAsia="Times New Roman" w:hAnsiTheme="minorHAnsi" w:cs="Calibri"/>
                <w:b/>
                <w:color w:val="FFFFFF"/>
                <w:sz w:val="22"/>
                <w:szCs w:val="22"/>
                <w:lang w:eastAsia="en-CA"/>
              </w:rPr>
              <w:t>Logic</w:t>
            </w:r>
          </w:p>
        </w:tc>
        <w:tc>
          <w:tcPr>
            <w:tcW w:w="8448" w:type="dxa"/>
            <w:tcBorders>
              <w:top w:val="single" w:sz="4" w:space="0" w:color="auto"/>
              <w:left w:val="single" w:sz="4" w:space="0" w:color="auto"/>
              <w:bottom w:val="single" w:sz="4" w:space="0" w:color="auto"/>
              <w:right w:val="single" w:sz="4" w:space="0" w:color="auto"/>
            </w:tcBorders>
            <w:vAlign w:val="center"/>
          </w:tcPr>
          <w:p w14:paraId="382554D9" w14:textId="77777777" w:rsidR="008F5C06" w:rsidRDefault="008F5C06" w:rsidP="00132A81">
            <w:pPr>
              <w:ind w:left="0"/>
              <w:rPr>
                <w:rFonts w:asciiTheme="minorHAnsi" w:hAnsiTheme="minorHAnsi"/>
                <w:sz w:val="22"/>
                <w:szCs w:val="22"/>
                <w:lang w:eastAsia="en-CA"/>
              </w:rPr>
            </w:pPr>
            <w:r>
              <w:rPr>
                <w:rFonts w:asciiTheme="minorHAnsi" w:hAnsiTheme="minorHAnsi"/>
                <w:sz w:val="22"/>
                <w:szCs w:val="22"/>
                <w:lang w:eastAsia="en-CA"/>
              </w:rPr>
              <w:t>Reject member if:</w:t>
            </w:r>
          </w:p>
          <w:p w14:paraId="0B34DC4E" w14:textId="77777777" w:rsidR="008F5C06" w:rsidRDefault="008F5C06" w:rsidP="00132A81">
            <w:pPr>
              <w:ind w:left="720"/>
              <w:rPr>
                <w:rFonts w:asciiTheme="minorHAnsi" w:hAnsiTheme="minorHAnsi"/>
                <w:sz w:val="22"/>
                <w:szCs w:val="22"/>
                <w:lang w:eastAsia="en-CA"/>
              </w:rPr>
            </w:pPr>
            <w:r>
              <w:rPr>
                <w:rFonts w:asciiTheme="minorHAnsi" w:hAnsiTheme="minorHAnsi"/>
                <w:sz w:val="22"/>
                <w:szCs w:val="22"/>
                <w:lang w:eastAsia="en-CA"/>
              </w:rPr>
              <w:t>Ariel.Employer = File.Employer</w:t>
            </w:r>
          </w:p>
          <w:p w14:paraId="19173C42" w14:textId="77777777" w:rsidR="00515358" w:rsidRDefault="00515358" w:rsidP="00515358">
            <w:pPr>
              <w:ind w:left="720"/>
              <w:rPr>
                <w:rFonts w:asciiTheme="minorHAnsi" w:hAnsiTheme="minorHAnsi"/>
                <w:sz w:val="22"/>
                <w:szCs w:val="22"/>
                <w:lang w:eastAsia="en-CA"/>
              </w:rPr>
            </w:pPr>
            <w:r>
              <w:rPr>
                <w:rFonts w:asciiTheme="minorHAnsi" w:hAnsiTheme="minorHAnsi"/>
                <w:sz w:val="22"/>
                <w:szCs w:val="22"/>
                <w:lang w:eastAsia="en-CA"/>
              </w:rPr>
              <w:t>And</w:t>
            </w:r>
          </w:p>
          <w:p w14:paraId="2B6F809A" w14:textId="77777777" w:rsidR="00515358" w:rsidRDefault="00515358" w:rsidP="00515358">
            <w:pPr>
              <w:ind w:left="720"/>
              <w:rPr>
                <w:rFonts w:asciiTheme="minorHAnsi" w:hAnsiTheme="minorHAnsi"/>
                <w:sz w:val="22"/>
                <w:szCs w:val="22"/>
                <w:lang w:eastAsia="en-CA"/>
              </w:rPr>
            </w:pPr>
            <w:r>
              <w:rPr>
                <w:rFonts w:asciiTheme="minorHAnsi" w:hAnsiTheme="minorHAnsi"/>
                <w:sz w:val="22"/>
                <w:szCs w:val="22"/>
                <w:lang w:eastAsia="en-CA"/>
              </w:rPr>
              <w:t xml:space="preserve">Ariel.YearofEmploymentPermanencyDate &lt;   </w:t>
            </w:r>
            <w:r>
              <w:rPr>
                <w:rFonts w:asciiTheme="minorHAnsi" w:hAnsiTheme="minorHAnsi"/>
                <w:color w:val="auto"/>
                <w:sz w:val="22"/>
                <w:szCs w:val="22"/>
                <w:lang w:eastAsia="en-CA"/>
              </w:rPr>
              <w:t>File.YearofEmploymentEndDate(or File.YearofDeathDate)</w:t>
            </w:r>
          </w:p>
          <w:p w14:paraId="05F45D27" w14:textId="77777777" w:rsidR="008F5C06" w:rsidRDefault="008F5C06" w:rsidP="00132A81">
            <w:pPr>
              <w:ind w:left="720"/>
              <w:rPr>
                <w:rFonts w:asciiTheme="minorHAnsi" w:hAnsiTheme="minorHAnsi"/>
                <w:sz w:val="22"/>
                <w:szCs w:val="22"/>
                <w:lang w:eastAsia="en-CA"/>
              </w:rPr>
            </w:pPr>
            <w:r>
              <w:rPr>
                <w:rFonts w:asciiTheme="minorHAnsi" w:hAnsiTheme="minorHAnsi"/>
                <w:sz w:val="22"/>
                <w:szCs w:val="22"/>
                <w:lang w:eastAsia="en-CA"/>
              </w:rPr>
              <w:t>And</w:t>
            </w:r>
          </w:p>
          <w:p w14:paraId="0AA65938" w14:textId="71B84D91" w:rsidR="008F5C06" w:rsidRDefault="008F5C06" w:rsidP="00132A81">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 xml:space="preserve"> Weeks</w:t>
            </w:r>
            <w:r>
              <w:rPr>
                <w:rFonts w:asciiTheme="minorHAnsi" w:hAnsiTheme="minorHAnsi"/>
                <w:sz w:val="22"/>
                <w:szCs w:val="22"/>
                <w:lang w:eastAsia="en-CA"/>
              </w:rPr>
              <w:t>(PreviousYear)</w:t>
            </w:r>
            <w:r w:rsidR="00556CE8">
              <w:rPr>
                <w:rFonts w:asciiTheme="minorHAnsi" w:hAnsiTheme="minorHAnsi"/>
                <w:sz w:val="22"/>
                <w:szCs w:val="22"/>
                <w:lang w:eastAsia="en-CA"/>
              </w:rPr>
              <w:t xml:space="preserve"> is blank</w:t>
            </w:r>
          </w:p>
          <w:p w14:paraId="2AB967BA" w14:textId="77777777" w:rsidR="008F5C06" w:rsidRDefault="008F5C06" w:rsidP="00132A81">
            <w:pPr>
              <w:ind w:left="1440"/>
              <w:rPr>
                <w:rFonts w:asciiTheme="minorHAnsi" w:hAnsiTheme="minorHAnsi"/>
                <w:sz w:val="22"/>
                <w:szCs w:val="22"/>
                <w:lang w:eastAsia="en-CA"/>
              </w:rPr>
            </w:pPr>
            <w:r>
              <w:rPr>
                <w:rFonts w:asciiTheme="minorHAnsi" w:hAnsiTheme="minorHAnsi"/>
                <w:sz w:val="22"/>
                <w:szCs w:val="22"/>
                <w:lang w:eastAsia="en-CA"/>
              </w:rPr>
              <w:t>Or</w:t>
            </w:r>
          </w:p>
          <w:p w14:paraId="25CD0EC2" w14:textId="1DDC92A6" w:rsidR="008F5C06" w:rsidRDefault="008F5C06" w:rsidP="00132A81">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Low</w:t>
            </w:r>
            <w:r>
              <w:rPr>
                <w:rFonts w:asciiTheme="minorHAnsi" w:hAnsiTheme="minorHAnsi"/>
                <w:sz w:val="22"/>
                <w:szCs w:val="22"/>
                <w:lang w:eastAsia="en-CA"/>
              </w:rPr>
              <w:t>(PreviousYear)</w:t>
            </w:r>
            <w:r w:rsidR="00556CE8">
              <w:rPr>
                <w:rFonts w:asciiTheme="minorHAnsi" w:hAnsiTheme="minorHAnsi"/>
                <w:sz w:val="22"/>
                <w:szCs w:val="22"/>
                <w:lang w:eastAsia="en-CA"/>
              </w:rPr>
              <w:t xml:space="preserve"> is blank</w:t>
            </w:r>
          </w:p>
          <w:p w14:paraId="0D056F0E" w14:textId="77777777" w:rsidR="008F5C06" w:rsidRDefault="008F5C06" w:rsidP="00132A81">
            <w:pPr>
              <w:ind w:left="1440"/>
              <w:rPr>
                <w:rFonts w:asciiTheme="minorHAnsi" w:hAnsiTheme="minorHAnsi"/>
                <w:sz w:val="22"/>
                <w:szCs w:val="22"/>
                <w:lang w:eastAsia="en-CA"/>
              </w:rPr>
            </w:pPr>
            <w:r>
              <w:rPr>
                <w:rFonts w:asciiTheme="minorHAnsi" w:hAnsiTheme="minorHAnsi"/>
                <w:sz w:val="22"/>
                <w:szCs w:val="22"/>
                <w:lang w:eastAsia="en-CA"/>
              </w:rPr>
              <w:t>Or</w:t>
            </w:r>
          </w:p>
          <w:p w14:paraId="248225C8" w14:textId="2BAD6ED8" w:rsidR="008F5C06" w:rsidRDefault="008F5C06" w:rsidP="00132A81">
            <w:pPr>
              <w:ind w:left="1440"/>
              <w:rPr>
                <w:rFonts w:asciiTheme="minorHAnsi" w:hAnsiTheme="minorHAnsi"/>
                <w:sz w:val="22"/>
                <w:szCs w:val="22"/>
                <w:lang w:eastAsia="en-CA"/>
              </w:rPr>
            </w:pPr>
            <w:r>
              <w:rPr>
                <w:rFonts w:asciiTheme="minorHAnsi" w:hAnsiTheme="minorHAnsi"/>
                <w:sz w:val="22"/>
                <w:szCs w:val="22"/>
                <w:lang w:eastAsia="en-CA"/>
              </w:rPr>
              <w:t>File.</w:t>
            </w:r>
            <w:r w:rsidRPr="0008383A">
              <w:rPr>
                <w:rFonts w:asciiTheme="minorHAnsi" w:hAnsiTheme="minorHAnsi"/>
                <w:sz w:val="22"/>
                <w:szCs w:val="22"/>
                <w:lang w:eastAsia="en-CA"/>
              </w:rPr>
              <w:t>PA</w:t>
            </w:r>
            <w:r w:rsidR="00556CE8">
              <w:rPr>
                <w:rFonts w:asciiTheme="minorHAnsi" w:hAnsiTheme="minorHAnsi"/>
                <w:sz w:val="22"/>
                <w:szCs w:val="22"/>
                <w:lang w:eastAsia="en-CA"/>
              </w:rPr>
              <w:t>(PreviousYear) is blank</w:t>
            </w:r>
          </w:p>
          <w:p w14:paraId="0ACE5A3F" w14:textId="77777777" w:rsidR="008F5C06" w:rsidRDefault="008F5C06" w:rsidP="00132A81">
            <w:pPr>
              <w:ind w:left="720"/>
              <w:rPr>
                <w:rFonts w:asciiTheme="minorHAnsi" w:hAnsiTheme="minorHAnsi"/>
                <w:sz w:val="22"/>
                <w:szCs w:val="22"/>
                <w:lang w:eastAsia="en-CA"/>
              </w:rPr>
            </w:pPr>
            <w:r>
              <w:rPr>
                <w:rFonts w:asciiTheme="minorHAnsi" w:hAnsiTheme="minorHAnsi"/>
                <w:sz w:val="22"/>
                <w:szCs w:val="22"/>
                <w:lang w:eastAsia="en-CA"/>
              </w:rPr>
              <w:t>And</w:t>
            </w:r>
          </w:p>
          <w:p w14:paraId="2968D6E3" w14:textId="4FC8C09F" w:rsidR="008F5C06" w:rsidRPr="00484CEA" w:rsidRDefault="008F5C06" w:rsidP="00132A81">
            <w:pPr>
              <w:ind w:left="720"/>
              <w:rPr>
                <w:rFonts w:asciiTheme="minorHAnsi" w:hAnsiTheme="minorHAnsi"/>
                <w:color w:val="auto"/>
                <w:sz w:val="22"/>
                <w:szCs w:val="22"/>
                <w:lang w:eastAsia="en-CA"/>
              </w:rPr>
            </w:pPr>
            <w:r w:rsidRPr="00484CEA">
              <w:rPr>
                <w:rFonts w:asciiTheme="minorHAnsi" w:hAnsiTheme="minorHAnsi"/>
                <w:color w:val="auto"/>
                <w:sz w:val="22"/>
                <w:szCs w:val="22"/>
                <w:lang w:eastAsia="en-CA"/>
              </w:rPr>
              <w:t xml:space="preserve">Ariel.ServiceRecord </w:t>
            </w:r>
            <w:r w:rsidR="00766C80">
              <w:rPr>
                <w:rFonts w:asciiTheme="minorHAnsi" w:hAnsiTheme="minorHAnsi"/>
                <w:color w:val="auto"/>
                <w:sz w:val="22"/>
                <w:szCs w:val="22"/>
                <w:lang w:eastAsia="en-CA"/>
              </w:rPr>
              <w:t xml:space="preserve">of type = CTSRV </w:t>
            </w:r>
            <w:r w:rsidR="00556CE8">
              <w:rPr>
                <w:rFonts w:asciiTheme="minorHAnsi" w:hAnsiTheme="minorHAnsi"/>
                <w:color w:val="auto"/>
                <w:sz w:val="22"/>
                <w:szCs w:val="22"/>
                <w:lang w:eastAsia="en-CA"/>
              </w:rPr>
              <w:t xml:space="preserve">does not </w:t>
            </w:r>
            <w:r w:rsidRPr="00484CEA">
              <w:rPr>
                <w:rFonts w:asciiTheme="minorHAnsi" w:hAnsiTheme="minorHAnsi"/>
                <w:color w:val="auto"/>
                <w:sz w:val="22"/>
                <w:szCs w:val="22"/>
                <w:lang w:eastAsia="en-CA"/>
              </w:rPr>
              <w:t>exist</w:t>
            </w:r>
            <w:r w:rsidR="00556CE8">
              <w:rPr>
                <w:rFonts w:asciiTheme="minorHAnsi" w:hAnsiTheme="minorHAnsi"/>
                <w:color w:val="auto"/>
                <w:sz w:val="22"/>
                <w:szCs w:val="22"/>
                <w:lang w:eastAsia="en-CA"/>
              </w:rPr>
              <w:t xml:space="preserve"> </w:t>
            </w:r>
            <w:r w:rsidRPr="00484CEA">
              <w:rPr>
                <w:rFonts w:asciiTheme="minorHAnsi" w:hAnsiTheme="minorHAnsi"/>
                <w:color w:val="auto"/>
                <w:sz w:val="22"/>
                <w:szCs w:val="22"/>
                <w:lang w:eastAsia="en-CA"/>
              </w:rPr>
              <w:t xml:space="preserve">where </w:t>
            </w:r>
          </w:p>
          <w:p w14:paraId="36089E8D" w14:textId="77777777" w:rsidR="008F5C06" w:rsidRDefault="008F5C06" w:rsidP="00132A81">
            <w:pPr>
              <w:ind w:left="1440"/>
              <w:rPr>
                <w:rFonts w:asciiTheme="minorHAnsi" w:hAnsiTheme="minorHAnsi"/>
                <w:color w:val="auto"/>
                <w:sz w:val="22"/>
                <w:szCs w:val="22"/>
                <w:lang w:eastAsia="en-CA"/>
              </w:rPr>
            </w:pPr>
            <w:r w:rsidRPr="00484CEA">
              <w:rPr>
                <w:rFonts w:asciiTheme="minorHAnsi" w:hAnsiTheme="minorHAnsi"/>
                <w:color w:val="auto"/>
                <w:sz w:val="22"/>
                <w:szCs w:val="22"/>
                <w:lang w:eastAsia="en-CA"/>
              </w:rPr>
              <w:t>Ariel.SummaryAttribute = “MDC – Core Data”</w:t>
            </w:r>
            <w:r>
              <w:rPr>
                <w:rFonts w:asciiTheme="minorHAnsi" w:hAnsiTheme="minorHAnsi"/>
                <w:color w:val="auto"/>
                <w:sz w:val="22"/>
                <w:szCs w:val="22"/>
                <w:lang w:eastAsia="en-CA"/>
              </w:rPr>
              <w:t xml:space="preserve"> </w:t>
            </w:r>
            <w:r w:rsidRPr="00484CEA">
              <w:rPr>
                <w:rFonts w:asciiTheme="minorHAnsi" w:hAnsiTheme="minorHAnsi"/>
                <w:color w:val="auto"/>
                <w:sz w:val="22"/>
                <w:szCs w:val="22"/>
                <w:lang w:eastAsia="en-CA"/>
              </w:rPr>
              <w:t>Year</w:t>
            </w:r>
            <w:r>
              <w:rPr>
                <w:rFonts w:asciiTheme="minorHAnsi" w:hAnsiTheme="minorHAnsi"/>
                <w:color w:val="auto"/>
                <w:sz w:val="22"/>
                <w:szCs w:val="22"/>
                <w:lang w:eastAsia="en-CA"/>
              </w:rPr>
              <w:t xml:space="preserve"> of Target Date = File.YearofEmploymentEndDate(or File.DeathDate)-1year </w:t>
            </w:r>
          </w:p>
          <w:p w14:paraId="6A0488C1" w14:textId="71BD2796" w:rsidR="003066D5" w:rsidRDefault="003066D5" w:rsidP="0084322E">
            <w:pPr>
              <w:rPr>
                <w:rFonts w:asciiTheme="minorHAnsi" w:hAnsiTheme="minorHAnsi"/>
                <w:color w:val="auto"/>
                <w:sz w:val="22"/>
                <w:szCs w:val="22"/>
                <w:lang w:eastAsia="en-CA"/>
              </w:rPr>
            </w:pPr>
            <w:r>
              <w:rPr>
                <w:rFonts w:asciiTheme="minorHAnsi" w:hAnsiTheme="minorHAnsi"/>
                <w:color w:val="auto"/>
                <w:sz w:val="22"/>
                <w:szCs w:val="22"/>
                <w:lang w:eastAsia="en-CA"/>
              </w:rPr>
              <w:t xml:space="preserve">        </w:t>
            </w:r>
          </w:p>
          <w:p w14:paraId="03B76A22" w14:textId="77777777" w:rsidR="008F5C06" w:rsidRPr="00C83D1F" w:rsidRDefault="008F5C06" w:rsidP="00132A81">
            <w:pPr>
              <w:ind w:left="0"/>
              <w:rPr>
                <w:rFonts w:asciiTheme="minorHAnsi" w:hAnsiTheme="minorHAnsi"/>
                <w:sz w:val="22"/>
                <w:szCs w:val="22"/>
                <w:lang w:eastAsia="en-CA"/>
              </w:rPr>
            </w:pPr>
          </w:p>
        </w:tc>
      </w:tr>
      <w:tr w:rsidR="006F46C1" w:rsidRPr="00A61AB1" w14:paraId="53452A3B"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32BC7F" w14:textId="1F71EC9B" w:rsidR="006F46C1" w:rsidRDefault="006F46C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E761660" w14:textId="2F0D071C" w:rsidR="006F46C1" w:rsidRPr="00132A81" w:rsidRDefault="0022580E" w:rsidP="00132A81">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8F5C06" w:rsidRPr="00A61AB1" w14:paraId="3AA11071"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DB09F34" w14:textId="77777777" w:rsidR="008F5C06" w:rsidRDefault="008F5C06"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7BD88972" w14:textId="77777777" w:rsidR="008F5C06" w:rsidRDefault="008F5C06" w:rsidP="00132A81">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3D1DC87C" w14:textId="30CD419E" w:rsidR="008F5C06" w:rsidRPr="00B464B9" w:rsidRDefault="00132A81" w:rsidP="00132A81">
            <w:pPr>
              <w:spacing w:before="60" w:after="60"/>
              <w:ind w:left="0"/>
              <w:rPr>
                <w:rFonts w:asciiTheme="minorHAnsi" w:hAnsiTheme="minorHAnsi"/>
                <w:sz w:val="22"/>
                <w:szCs w:val="22"/>
                <w:lang w:eastAsia="en-CA"/>
              </w:rPr>
            </w:pPr>
            <w:r w:rsidRPr="00132A81">
              <w:rPr>
                <w:rFonts w:asciiTheme="minorHAnsi" w:hAnsiTheme="minorHAnsi"/>
                <w:sz w:val="22"/>
                <w:szCs w:val="22"/>
                <w:lang w:eastAsia="en-CA"/>
              </w:rPr>
              <w:t>Previous Year data for {</w:t>
            </w:r>
            <w:r w:rsidR="00AD75D2">
              <w:rPr>
                <w:rFonts w:asciiTheme="minorHAnsi" w:hAnsiTheme="minorHAnsi"/>
                <w:sz w:val="22"/>
                <w:szCs w:val="22"/>
                <w:lang w:eastAsia="en-CA"/>
              </w:rPr>
              <w:t>0:</w:t>
            </w:r>
            <w:r w:rsidRPr="00132A81">
              <w:rPr>
                <w:rFonts w:asciiTheme="minorHAnsi" w:hAnsiTheme="minorHAnsi"/>
                <w:sz w:val="22"/>
                <w:szCs w:val="22"/>
                <w:lang w:eastAsia="en-CA"/>
              </w:rPr>
              <w:t>MDC Year} is required. If no contributions were made for {MDC year}, please report zero weeks and contributions.</w:t>
            </w:r>
          </w:p>
        </w:tc>
      </w:tr>
      <w:tr w:rsidR="008F5C06" w:rsidRPr="00A61AB1" w14:paraId="29E4F94A"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0009F42" w14:textId="77777777" w:rsidR="008F5C06" w:rsidRDefault="008F5C06"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2EA8982" w14:textId="77777777" w:rsidR="008F5C06" w:rsidRDefault="008F5C06"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AAA1499" w14:textId="4D5B21D7" w:rsidR="008F5C06" w:rsidRPr="009F4786" w:rsidRDefault="00132A81" w:rsidP="00132A81">
            <w:pPr>
              <w:spacing w:before="60" w:after="60"/>
              <w:ind w:left="0"/>
              <w:rPr>
                <w:rFonts w:asciiTheme="minorHAnsi" w:hAnsiTheme="minorHAnsi"/>
                <w:color w:val="FF0000"/>
                <w:sz w:val="22"/>
                <w:szCs w:val="22"/>
                <w:lang w:eastAsia="en-CA"/>
              </w:rPr>
            </w:pPr>
            <w:r w:rsidRPr="00604615">
              <w:rPr>
                <w:rFonts w:asciiTheme="minorHAnsi" w:hAnsiTheme="minorHAnsi"/>
                <w:color w:val="auto"/>
                <w:sz w:val="22"/>
                <w:szCs w:val="22"/>
                <w:lang w:eastAsia="en-CA"/>
              </w:rPr>
              <w:t xml:space="preserve">Previous Year data is required. </w:t>
            </w:r>
          </w:p>
        </w:tc>
      </w:tr>
      <w:tr w:rsidR="008F5C06" w:rsidRPr="0085712F" w14:paraId="747303A3"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03C5F34" w14:textId="77777777" w:rsidR="008F5C06" w:rsidRPr="0085712F" w:rsidRDefault="008F5C06" w:rsidP="00132A8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71D2722" w14:textId="1E6EEAF6" w:rsidR="008F5C06" w:rsidRPr="00D55E54" w:rsidRDefault="00AD75D2" w:rsidP="00132A81">
            <w:pPr>
              <w:spacing w:before="60" w:after="60"/>
              <w:ind w:left="0"/>
              <w:rPr>
                <w:rFonts w:asciiTheme="minorHAnsi" w:hAnsiTheme="minorHAnsi"/>
                <w:sz w:val="22"/>
                <w:szCs w:val="22"/>
                <w:lang w:eastAsia="en-CA"/>
              </w:rPr>
            </w:pPr>
            <w:r>
              <w:rPr>
                <w:rFonts w:asciiTheme="minorHAnsi" w:hAnsiTheme="minorHAnsi"/>
                <w:sz w:val="22"/>
                <w:szCs w:val="22"/>
                <w:lang w:eastAsia="en-CA"/>
              </w:rPr>
              <w:t xml:space="preserve">{0}: </w:t>
            </w:r>
            <w:r w:rsidR="00E04F0E">
              <w:rPr>
                <w:rFonts w:asciiTheme="minorHAnsi" w:hAnsiTheme="minorHAnsi"/>
                <w:sz w:val="22"/>
                <w:szCs w:val="22"/>
                <w:lang w:eastAsia="en-CA"/>
              </w:rPr>
              <w:t xml:space="preserve">YYYY - </w:t>
            </w:r>
            <w:r>
              <w:rPr>
                <w:rFonts w:asciiTheme="minorHAnsi" w:hAnsiTheme="minorHAnsi"/>
                <w:sz w:val="22"/>
                <w:szCs w:val="22"/>
                <w:lang w:eastAsia="en-CA"/>
              </w:rPr>
              <w:t>Previous Year (Employment End Date or Death Date minus 1)</w:t>
            </w:r>
          </w:p>
        </w:tc>
      </w:tr>
      <w:tr w:rsidR="008F5C06" w:rsidRPr="0085712F" w14:paraId="01FA205D"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B5F7E92" w14:textId="77777777" w:rsidR="008F5C06" w:rsidRPr="0085712F" w:rsidRDefault="008F5C06" w:rsidP="00132A8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198798B5" w14:textId="77777777" w:rsidR="008F5C06" w:rsidRPr="00D55E54" w:rsidRDefault="008F5C06" w:rsidP="00132A81">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6F46C1" w:rsidRPr="0085712F" w14:paraId="1C885223"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E9FC9EC" w14:textId="34C3DC69" w:rsidR="006F46C1" w:rsidRDefault="006F46C1"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3123501" w14:textId="77777777" w:rsidR="006F46C1" w:rsidRDefault="006F46C1" w:rsidP="00F02F7D">
            <w:pPr>
              <w:spacing w:before="60" w:after="60" w:line="240" w:lineRule="auto"/>
              <w:ind w:left="0"/>
              <w:rPr>
                <w:rFonts w:asciiTheme="minorHAnsi" w:hAnsiTheme="minorHAnsi"/>
                <w:sz w:val="22"/>
                <w:szCs w:val="22"/>
                <w:lang w:val="en-US" w:eastAsia="en-CA"/>
              </w:rPr>
            </w:pPr>
          </w:p>
        </w:tc>
      </w:tr>
      <w:tr w:rsidR="008F5C06" w:rsidRPr="0085712F" w14:paraId="57AB54B4"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B843A2" w14:textId="77777777" w:rsidR="008F5C06" w:rsidRDefault="008F5C06"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F07925D" w14:textId="77777777" w:rsidR="008F5C06" w:rsidRPr="0085712F" w:rsidRDefault="008F5C06" w:rsidP="00132A8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22F6EF2" w14:textId="3321EE3B" w:rsidR="00515358" w:rsidRDefault="00CC3FA8" w:rsidP="00FB26A3">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20171026</w:t>
            </w:r>
            <w:r w:rsidR="00515358">
              <w:rPr>
                <w:rFonts w:asciiTheme="minorHAnsi" w:hAnsiTheme="minorHAnsi"/>
                <w:sz w:val="22"/>
                <w:szCs w:val="22"/>
                <w:lang w:val="en-US" w:eastAsia="en-CA"/>
              </w:rPr>
              <w:t>:</w:t>
            </w:r>
          </w:p>
          <w:p w14:paraId="209EABBF" w14:textId="01DDB94B" w:rsidR="00515358" w:rsidRDefault="00515358" w:rsidP="008D6CBB">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For R14.2 added the following in Validation Logic:</w:t>
            </w:r>
          </w:p>
          <w:p w14:paraId="2F26E85A" w14:textId="599EC37B" w:rsidR="00515358" w:rsidRDefault="00515358" w:rsidP="00515358">
            <w:pPr>
              <w:ind w:left="720"/>
              <w:rPr>
                <w:rFonts w:asciiTheme="minorHAnsi" w:hAnsiTheme="minorHAnsi"/>
                <w:sz w:val="22"/>
                <w:szCs w:val="22"/>
                <w:lang w:eastAsia="en-CA"/>
              </w:rPr>
            </w:pPr>
            <w:r>
              <w:rPr>
                <w:rFonts w:asciiTheme="minorHAnsi" w:hAnsiTheme="minorHAnsi"/>
                <w:sz w:val="22"/>
                <w:szCs w:val="22"/>
                <w:lang w:eastAsia="en-CA"/>
              </w:rPr>
              <w:t>“And</w:t>
            </w:r>
          </w:p>
          <w:p w14:paraId="02AC9E9D" w14:textId="2843C208" w:rsidR="00515358" w:rsidRDefault="00515358" w:rsidP="00515358">
            <w:pPr>
              <w:ind w:left="720"/>
              <w:rPr>
                <w:rFonts w:asciiTheme="minorHAnsi" w:hAnsiTheme="minorHAnsi"/>
                <w:color w:val="auto"/>
                <w:sz w:val="22"/>
                <w:szCs w:val="22"/>
                <w:lang w:eastAsia="en-CA"/>
              </w:rPr>
            </w:pPr>
            <w:r>
              <w:rPr>
                <w:rFonts w:asciiTheme="minorHAnsi" w:hAnsiTheme="minorHAnsi"/>
                <w:sz w:val="22"/>
                <w:szCs w:val="22"/>
                <w:lang w:eastAsia="en-CA"/>
              </w:rPr>
              <w:t xml:space="preserve">Ariel.YearofEmploymentPermanencyDate &lt;   </w:t>
            </w:r>
            <w:r>
              <w:rPr>
                <w:rFonts w:asciiTheme="minorHAnsi" w:hAnsiTheme="minorHAnsi"/>
                <w:color w:val="auto"/>
                <w:sz w:val="22"/>
                <w:szCs w:val="22"/>
                <w:lang w:eastAsia="en-CA"/>
              </w:rPr>
              <w:t>File.YearofEmploymentEndDate(or File.YearofDeathDate)”</w:t>
            </w:r>
          </w:p>
          <w:p w14:paraId="321A26C6" w14:textId="77777777" w:rsidR="00515358" w:rsidRDefault="00515358" w:rsidP="00515358">
            <w:pPr>
              <w:ind w:left="720"/>
              <w:rPr>
                <w:rFonts w:asciiTheme="minorHAnsi" w:hAnsiTheme="minorHAnsi"/>
                <w:sz w:val="22"/>
                <w:szCs w:val="22"/>
                <w:lang w:eastAsia="en-CA"/>
              </w:rPr>
            </w:pPr>
          </w:p>
          <w:p w14:paraId="74A9081C" w14:textId="77777777" w:rsidR="00FB26A3" w:rsidRDefault="00FB26A3" w:rsidP="00FB26A3">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20170913:</w:t>
            </w:r>
          </w:p>
          <w:p w14:paraId="141480F2" w14:textId="71A37703" w:rsidR="0041144F" w:rsidRPr="002913D5" w:rsidRDefault="00FB26A3" w:rsidP="008D6CBB">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Added a precision to check type of service = CTSRV because coming into conflict with other types of service that are possible (ex: ACW factor).</w:t>
            </w:r>
            <w:r w:rsidR="0041144F">
              <w:rPr>
                <w:rFonts w:asciiTheme="minorHAnsi" w:hAnsiTheme="minorHAnsi"/>
                <w:sz w:val="22"/>
                <w:szCs w:val="22"/>
                <w:lang w:val="en-US" w:eastAsia="en-CA"/>
              </w:rPr>
              <w:t xml:space="preserve"> Update made in R14.0.</w:t>
            </w:r>
          </w:p>
          <w:p w14:paraId="6F99A703" w14:textId="77777777" w:rsidR="00FB26A3" w:rsidRDefault="00FB26A3" w:rsidP="00F02F7D">
            <w:pPr>
              <w:spacing w:before="60" w:after="60" w:line="240" w:lineRule="auto"/>
              <w:ind w:left="0"/>
              <w:rPr>
                <w:rFonts w:asciiTheme="minorHAnsi" w:hAnsiTheme="minorHAnsi"/>
                <w:sz w:val="22"/>
                <w:szCs w:val="22"/>
                <w:lang w:val="en-US" w:eastAsia="en-CA"/>
              </w:rPr>
            </w:pPr>
          </w:p>
          <w:p w14:paraId="468E09BE" w14:textId="77777777" w:rsidR="006F2947" w:rsidRDefault="006F2947" w:rsidP="00F02F7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20170523:</w:t>
            </w:r>
          </w:p>
          <w:p w14:paraId="14E5A6B1" w14:textId="096E7D2A" w:rsidR="006F2947" w:rsidRDefault="006F2947" w:rsidP="008D6CBB">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To test: somebody who is 6 months late (i.e. back dated term) that occurs in an MDC year where MDC year data has already been provided.</w:t>
            </w:r>
          </w:p>
          <w:p w14:paraId="6EC46ABA" w14:textId="66BABC86" w:rsidR="006F2947" w:rsidRDefault="006F2947" w:rsidP="008D6CBB">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No changes to validation logic have been noted on May 23</w:t>
            </w:r>
            <w:r w:rsidRPr="006F2947">
              <w:rPr>
                <w:rFonts w:asciiTheme="minorHAnsi" w:hAnsiTheme="minorHAnsi"/>
                <w:sz w:val="22"/>
                <w:szCs w:val="22"/>
                <w:vertAlign w:val="superscript"/>
                <w:lang w:val="en-US" w:eastAsia="en-CA"/>
              </w:rPr>
              <w:t>rd</w:t>
            </w:r>
            <w:r>
              <w:rPr>
                <w:rFonts w:asciiTheme="minorHAnsi" w:hAnsiTheme="minorHAnsi"/>
                <w:sz w:val="22"/>
                <w:szCs w:val="22"/>
                <w:lang w:val="en-US" w:eastAsia="en-CA"/>
              </w:rPr>
              <w:t>.</w:t>
            </w:r>
          </w:p>
          <w:p w14:paraId="3548697B" w14:textId="36035ACB" w:rsidR="006F2947" w:rsidRPr="006F2947" w:rsidRDefault="006F2947" w:rsidP="008D6CBB">
            <w:pPr>
              <w:pStyle w:val="ListParagraph"/>
              <w:numPr>
                <w:ilvl w:val="0"/>
                <w:numId w:val="14"/>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Considered signed-off.</w:t>
            </w:r>
          </w:p>
          <w:p w14:paraId="52189A56" w14:textId="77777777" w:rsidR="006F2947" w:rsidRDefault="006F2947" w:rsidP="00F02F7D">
            <w:pPr>
              <w:spacing w:before="60" w:after="60" w:line="240" w:lineRule="auto"/>
              <w:ind w:left="0"/>
              <w:rPr>
                <w:rFonts w:asciiTheme="minorHAnsi" w:hAnsiTheme="minorHAnsi"/>
                <w:sz w:val="22"/>
                <w:szCs w:val="22"/>
                <w:lang w:val="en-US" w:eastAsia="en-CA"/>
              </w:rPr>
            </w:pPr>
          </w:p>
          <w:p w14:paraId="24C4F669" w14:textId="3D5F4A26" w:rsidR="00F02F7D" w:rsidRDefault="00F02F7D" w:rsidP="00F02F7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20170519:</w:t>
            </w:r>
          </w:p>
          <w:p w14:paraId="332DDA5C" w14:textId="77777777" w:rsidR="00F02F7D" w:rsidRDefault="00F02F7D" w:rsidP="008D6CB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This val only needs to run against previous year data, as the mandatory data vals will ensure the current year data is being provided.  </w:t>
            </w:r>
          </w:p>
          <w:p w14:paraId="011EC874" w14:textId="77777777" w:rsidR="00F02F7D" w:rsidRDefault="00F02F7D" w:rsidP="008D6CB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Ready for sign off.  </w:t>
            </w:r>
          </w:p>
          <w:p w14:paraId="4428951F" w14:textId="77777777" w:rsidR="00556CE8" w:rsidRDefault="00556CE8" w:rsidP="00556CE8">
            <w:pPr>
              <w:pStyle w:val="NormalWeb"/>
              <w:rPr>
                <w:rFonts w:asciiTheme="minorHAnsi" w:hAnsiTheme="minorHAnsi"/>
                <w:sz w:val="22"/>
                <w:szCs w:val="22"/>
                <w:lang w:val="en-US" w:eastAsia="en-CA"/>
              </w:rPr>
            </w:pPr>
            <w:r>
              <w:rPr>
                <w:rFonts w:asciiTheme="minorHAnsi" w:hAnsiTheme="minorHAnsi"/>
                <w:sz w:val="22"/>
                <w:szCs w:val="22"/>
                <w:lang w:val="en-US" w:eastAsia="en-CA"/>
              </w:rPr>
              <w:t>CS 20170517:</w:t>
            </w:r>
          </w:p>
          <w:p w14:paraId="490E402E" w14:textId="77777777" w:rsidR="008F5C06" w:rsidRDefault="00556CE8"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Alias confirms that this validation should only validate previous year data and not current year data because Current Year data for Weeks, Low and PA are mandatory.</w:t>
            </w:r>
          </w:p>
          <w:p w14:paraId="13DC88DF" w14:textId="77777777" w:rsidR="00556CE8" w:rsidRDefault="00556CE8"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Wording to be reviewed/updated (with and without parameters) by HOOPP.</w:t>
            </w:r>
          </w:p>
          <w:p w14:paraId="6E4B3E8B" w14:textId="37E56CEA" w:rsidR="00556CE8" w:rsidRPr="00CF1652" w:rsidRDefault="00556CE8"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 xml:space="preserve">Ready for sign-off </w:t>
            </w:r>
          </w:p>
        </w:tc>
      </w:tr>
    </w:tbl>
    <w:p w14:paraId="0A41251D" w14:textId="119F810F" w:rsidR="00390EDF" w:rsidRDefault="00390EDF" w:rsidP="00E62A3B"/>
    <w:p w14:paraId="369AC37D" w14:textId="77777777" w:rsidR="00390EDF" w:rsidRDefault="00390EDF">
      <w:pPr>
        <w:spacing w:before="0" w:after="0" w:line="240" w:lineRule="auto"/>
        <w:ind w:left="0"/>
        <w:rPr>
          <w:b/>
          <w:smallCaps/>
          <w:sz w:val="24"/>
        </w:rPr>
      </w:pPr>
      <w:r>
        <w:br w:type="page"/>
      </w:r>
    </w:p>
    <w:p w14:paraId="6A4A6D99" w14:textId="1BF9D9D3" w:rsidR="00390EDF" w:rsidRPr="00873EB9" w:rsidRDefault="00390EDF" w:rsidP="00390EDF">
      <w:pPr>
        <w:pStyle w:val="Heading3"/>
        <w:rPr>
          <w:lang w:val="en-US"/>
        </w:rPr>
      </w:pPr>
      <w:r w:rsidRPr="006B06A8">
        <w:t xml:space="preserve">Validation – </w:t>
      </w:r>
      <w:r w:rsidR="00BB56D3">
        <w:rPr>
          <w:lang w:val="en-US"/>
        </w:rPr>
        <w:t>Enrolment Date Prior To ER Plan Relation Effective Date</w:t>
      </w:r>
    </w:p>
    <w:p w14:paraId="445B70FB" w14:textId="77777777" w:rsidR="00390EDF" w:rsidRPr="00522349" w:rsidRDefault="00390EDF" w:rsidP="00B27842"/>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390EDF" w14:paraId="712FBA85"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0A2454" w14:textId="77777777" w:rsidR="00390EDF" w:rsidRDefault="00390EDF"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37206782" w14:textId="1513F296" w:rsidR="00390EDF" w:rsidRPr="007E257A" w:rsidRDefault="00390EDF" w:rsidP="00132A81">
            <w:pPr>
              <w:pStyle w:val="Heading1"/>
              <w:rPr>
                <w:rFonts w:cs="Calibri"/>
                <w:color w:val="auto"/>
              </w:rPr>
            </w:pPr>
            <w:bookmarkStart w:id="772" w:name="_Toc43372951"/>
            <w:r w:rsidRPr="00BE1995">
              <w:rPr>
                <w:lang w:val="en-US"/>
              </w:rPr>
              <w:t>B</w:t>
            </w:r>
            <w:r>
              <w:rPr>
                <w:lang w:val="en-US"/>
              </w:rPr>
              <w:t>193</w:t>
            </w:r>
            <w:r w:rsidR="00BB56D3">
              <w:rPr>
                <w:lang w:val="en-US"/>
              </w:rPr>
              <w:t>_EnrolmentDatePriorToERPlanRelationEffectiveDate</w:t>
            </w:r>
            <w:bookmarkEnd w:id="772"/>
          </w:p>
        </w:tc>
      </w:tr>
      <w:tr w:rsidR="00390EDF" w14:paraId="3E90F13B"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F137E6C" w14:textId="77777777" w:rsidR="00390EDF" w:rsidRDefault="00390EDF"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9E5C3AF" w14:textId="21208026" w:rsidR="00390EDF" w:rsidRDefault="00DD5DD9"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 3816</w:t>
            </w:r>
          </w:p>
        </w:tc>
      </w:tr>
      <w:tr w:rsidR="00E556E7" w14:paraId="3A1A805F"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FD33931" w14:textId="25BB906F" w:rsidR="00E556E7" w:rsidRDefault="00E556E7"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546042A" w14:textId="27A0B696" w:rsidR="00E556E7" w:rsidRDefault="00E556E7"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Data Import</w:t>
            </w:r>
          </w:p>
        </w:tc>
      </w:tr>
      <w:tr w:rsidR="00390EDF" w14:paraId="1FA32220"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9834A69" w14:textId="77777777" w:rsidR="00390EDF" w:rsidRDefault="00390EDF"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CCA8027" w14:textId="77777777" w:rsidR="00390EDF" w:rsidRDefault="00390EDF"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390EDF" w14:paraId="07E25AA8"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060E3D1" w14:textId="77777777" w:rsidR="00390EDF" w:rsidRDefault="00390EDF"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01099A0" w14:textId="12E0503B" w:rsidR="00390EDF" w:rsidRPr="007E257A" w:rsidRDefault="00943190" w:rsidP="00132A81">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Enrolments</w:t>
            </w:r>
          </w:p>
        </w:tc>
      </w:tr>
      <w:tr w:rsidR="00390EDF" w14:paraId="013F69B3"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1BC961B" w14:textId="77777777" w:rsidR="00390EDF" w:rsidRDefault="00390EDF"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AD750B2" w14:textId="77777777" w:rsidR="00390EDF" w:rsidRPr="00B464B9" w:rsidRDefault="00390EDF" w:rsidP="00132A81">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390EDF" w14:paraId="6E0FA654"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8C6B1DE" w14:textId="77777777" w:rsidR="00390EDF" w:rsidRDefault="00390EDF"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9A29A8A" w14:textId="77777777" w:rsidR="00390EDF" w:rsidRPr="00B464B9" w:rsidRDefault="00390EDF" w:rsidP="00132A81">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390EDF" w:rsidRPr="00A61AB1" w14:paraId="0E2ED686"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6CCAA4" w14:textId="77777777" w:rsidR="00390EDF" w:rsidRDefault="00390EDF"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DA6E599" w14:textId="76E0ED85" w:rsidR="00390EDF" w:rsidRDefault="00E50C03"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6C2E743" w14:textId="72E1CEF4" w:rsidR="00390EDF" w:rsidRDefault="00943190" w:rsidP="00132A81">
            <w:pPr>
              <w:ind w:left="0"/>
              <w:rPr>
                <w:rFonts w:asciiTheme="minorHAnsi" w:hAnsiTheme="minorHAnsi"/>
                <w:sz w:val="22"/>
                <w:szCs w:val="22"/>
                <w:lang w:eastAsia="en-CA"/>
              </w:rPr>
            </w:pPr>
            <w:r w:rsidRPr="00943190">
              <w:rPr>
                <w:rFonts w:asciiTheme="minorHAnsi" w:hAnsiTheme="minorHAnsi"/>
                <w:sz w:val="22"/>
                <w:szCs w:val="22"/>
                <w:lang w:eastAsia="en-CA"/>
              </w:rPr>
              <w:t>Specific validation triggered if ER is reporting an enrolment date that is prior to that ER’s effective date in the Plan.</w:t>
            </w:r>
          </w:p>
        </w:tc>
      </w:tr>
      <w:tr w:rsidR="00390EDF" w:rsidRPr="00575A54" w14:paraId="66BA2F9B"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5E89CB6" w14:textId="2E04FE9B" w:rsidR="00390EDF" w:rsidRDefault="00390EDF" w:rsidP="00E50C0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w:t>
            </w:r>
            <w:r w:rsidR="00E50C03">
              <w:rPr>
                <w:rFonts w:asciiTheme="minorHAnsi" w:eastAsia="Times New Roman" w:hAnsiTheme="minorHAnsi" w:cs="Calibri"/>
                <w:b/>
                <w:color w:val="FFFFFF"/>
                <w:sz w:val="22"/>
                <w:szCs w:val="22"/>
                <w:lang w:eastAsia="en-CA"/>
              </w:rPr>
              <w:t>Logic</w:t>
            </w:r>
          </w:p>
        </w:tc>
        <w:tc>
          <w:tcPr>
            <w:tcW w:w="8448" w:type="dxa"/>
            <w:tcBorders>
              <w:top w:val="single" w:sz="4" w:space="0" w:color="auto"/>
              <w:left w:val="single" w:sz="4" w:space="0" w:color="auto"/>
              <w:bottom w:val="single" w:sz="4" w:space="0" w:color="auto"/>
              <w:right w:val="single" w:sz="4" w:space="0" w:color="auto"/>
            </w:tcBorders>
            <w:vAlign w:val="center"/>
          </w:tcPr>
          <w:p w14:paraId="37D0B747" w14:textId="77777777" w:rsidR="00390EDF" w:rsidRDefault="00390EDF" w:rsidP="00132A81">
            <w:pPr>
              <w:ind w:left="0"/>
              <w:rPr>
                <w:rFonts w:asciiTheme="minorHAnsi" w:hAnsiTheme="minorHAnsi"/>
                <w:sz w:val="22"/>
                <w:szCs w:val="22"/>
                <w:lang w:eastAsia="en-CA"/>
              </w:rPr>
            </w:pPr>
            <w:r>
              <w:rPr>
                <w:rFonts w:asciiTheme="minorHAnsi" w:hAnsiTheme="minorHAnsi"/>
                <w:sz w:val="22"/>
                <w:szCs w:val="22"/>
                <w:lang w:eastAsia="en-CA"/>
              </w:rPr>
              <w:t>Reject member if:</w:t>
            </w:r>
          </w:p>
          <w:p w14:paraId="659169E6" w14:textId="7D158920" w:rsidR="00203C95" w:rsidRDefault="00203C95" w:rsidP="00132A81">
            <w:pPr>
              <w:ind w:left="720"/>
              <w:rPr>
                <w:rFonts w:asciiTheme="minorHAnsi" w:hAnsiTheme="minorHAnsi"/>
                <w:sz w:val="22"/>
                <w:szCs w:val="22"/>
                <w:lang w:eastAsia="en-CA"/>
              </w:rPr>
            </w:pPr>
            <w:r>
              <w:rPr>
                <w:rFonts w:asciiTheme="minorHAnsi" w:hAnsiTheme="minorHAnsi"/>
                <w:sz w:val="22"/>
                <w:szCs w:val="22"/>
                <w:lang w:eastAsia="en-CA"/>
              </w:rPr>
              <w:t>File.EnrolmentDate &lt; Employer.ERPlanRelationEffectiveDate</w:t>
            </w:r>
          </w:p>
          <w:p w14:paraId="2B2DB13B" w14:textId="77777777" w:rsidR="00553B39" w:rsidRDefault="00553B39" w:rsidP="00132A81">
            <w:pPr>
              <w:ind w:left="720"/>
              <w:rPr>
                <w:rFonts w:asciiTheme="minorHAnsi" w:hAnsiTheme="minorHAnsi"/>
                <w:sz w:val="22"/>
                <w:szCs w:val="22"/>
                <w:lang w:eastAsia="en-CA"/>
              </w:rPr>
            </w:pPr>
            <w:r>
              <w:rPr>
                <w:rFonts w:asciiTheme="minorHAnsi" w:hAnsiTheme="minorHAnsi"/>
                <w:sz w:val="22"/>
                <w:szCs w:val="22"/>
                <w:lang w:eastAsia="en-CA"/>
              </w:rPr>
              <w:t>And</w:t>
            </w:r>
          </w:p>
          <w:p w14:paraId="4FB12849" w14:textId="104C0112" w:rsidR="00390EDF" w:rsidRDefault="00553B39" w:rsidP="005E1D85">
            <w:pPr>
              <w:ind w:left="720"/>
              <w:rPr>
                <w:rFonts w:asciiTheme="minorHAnsi" w:hAnsiTheme="minorHAnsi"/>
                <w:sz w:val="22"/>
                <w:szCs w:val="22"/>
                <w:lang w:eastAsia="en-CA"/>
              </w:rPr>
            </w:pPr>
            <w:r>
              <w:rPr>
                <w:rFonts w:asciiTheme="minorHAnsi" w:hAnsiTheme="minorHAnsi"/>
                <w:sz w:val="22"/>
                <w:szCs w:val="22"/>
                <w:lang w:eastAsia="en-CA"/>
              </w:rPr>
              <w:t>Employment record is being linked to an already existing membership record</w:t>
            </w:r>
          </w:p>
          <w:p w14:paraId="13C63B97" w14:textId="1A361EFF" w:rsidR="00C26354" w:rsidRDefault="00C26354" w:rsidP="005E1D85">
            <w:pPr>
              <w:rPr>
                <w:rFonts w:asciiTheme="minorHAnsi" w:hAnsiTheme="minorHAnsi"/>
                <w:sz w:val="22"/>
                <w:szCs w:val="22"/>
                <w:lang w:eastAsia="en-CA"/>
              </w:rPr>
            </w:pPr>
            <w:r>
              <w:rPr>
                <w:rFonts w:asciiTheme="minorHAnsi" w:hAnsiTheme="minorHAnsi"/>
                <w:sz w:val="22"/>
                <w:szCs w:val="22"/>
                <w:lang w:eastAsia="en-CA"/>
              </w:rPr>
              <w:t xml:space="preserve">However, if </w:t>
            </w:r>
          </w:p>
          <w:p w14:paraId="0047A48A" w14:textId="3FEAED8B" w:rsidR="00C26354" w:rsidRDefault="00626B25" w:rsidP="005E1D85">
            <w:pPr>
              <w:rPr>
                <w:rFonts w:asciiTheme="minorHAnsi" w:hAnsiTheme="minorHAnsi"/>
                <w:sz w:val="22"/>
                <w:szCs w:val="22"/>
                <w:lang w:eastAsia="en-CA"/>
              </w:rPr>
            </w:pPr>
            <w:r>
              <w:rPr>
                <w:rFonts w:asciiTheme="minorHAnsi" w:hAnsiTheme="minorHAnsi"/>
                <w:sz w:val="22"/>
                <w:szCs w:val="22"/>
                <w:lang w:eastAsia="en-CA"/>
              </w:rPr>
              <w:t>Max[File.HireDate;</w:t>
            </w:r>
            <w:r w:rsidR="00C26354">
              <w:rPr>
                <w:rFonts w:asciiTheme="minorHAnsi" w:hAnsiTheme="minorHAnsi"/>
                <w:sz w:val="22"/>
                <w:szCs w:val="22"/>
                <w:lang w:eastAsia="en-CA"/>
              </w:rPr>
              <w:t>File.EnrolmentDate</w:t>
            </w:r>
            <w:r>
              <w:rPr>
                <w:rFonts w:asciiTheme="minorHAnsi" w:hAnsiTheme="minorHAnsi"/>
                <w:sz w:val="22"/>
                <w:szCs w:val="22"/>
                <w:lang w:eastAsia="en-CA"/>
              </w:rPr>
              <w:t>]</w:t>
            </w:r>
            <w:r w:rsidR="00C26354">
              <w:rPr>
                <w:rFonts w:asciiTheme="minorHAnsi" w:hAnsiTheme="minorHAnsi"/>
                <w:sz w:val="22"/>
                <w:szCs w:val="22"/>
                <w:lang w:eastAsia="en-CA"/>
              </w:rPr>
              <w:t xml:space="preserve"> &lt; Employer.ERPlanRelationEffectiveDate</w:t>
            </w:r>
          </w:p>
          <w:p w14:paraId="3A914369" w14:textId="4ED1D85E" w:rsidR="00C26354" w:rsidRDefault="00626B25" w:rsidP="005E1D85">
            <w:pPr>
              <w:rPr>
                <w:rFonts w:asciiTheme="minorHAnsi" w:hAnsiTheme="minorHAnsi"/>
                <w:sz w:val="22"/>
                <w:szCs w:val="22"/>
                <w:lang w:eastAsia="en-CA"/>
              </w:rPr>
            </w:pPr>
            <w:r>
              <w:rPr>
                <w:rFonts w:asciiTheme="minorHAnsi" w:hAnsiTheme="minorHAnsi"/>
                <w:sz w:val="22"/>
                <w:szCs w:val="22"/>
                <w:lang w:eastAsia="en-CA"/>
              </w:rPr>
              <w:t xml:space="preserve">And </w:t>
            </w:r>
            <w:r w:rsidR="00553B39">
              <w:rPr>
                <w:rFonts w:asciiTheme="minorHAnsi" w:hAnsiTheme="minorHAnsi"/>
                <w:sz w:val="22"/>
                <w:szCs w:val="22"/>
                <w:lang w:eastAsia="en-CA"/>
              </w:rPr>
              <w:t>Employment record is being linked to a newly created membership record</w:t>
            </w:r>
          </w:p>
          <w:p w14:paraId="52858132" w14:textId="63667D44" w:rsidR="005427D1" w:rsidRPr="00C83D1F" w:rsidRDefault="005427D1" w:rsidP="005E1D85">
            <w:pPr>
              <w:rPr>
                <w:rFonts w:asciiTheme="minorHAnsi" w:hAnsiTheme="minorHAnsi"/>
                <w:sz w:val="22"/>
                <w:szCs w:val="22"/>
                <w:lang w:eastAsia="en-CA"/>
              </w:rPr>
            </w:pPr>
            <w:r>
              <w:rPr>
                <w:rFonts w:asciiTheme="minorHAnsi" w:hAnsiTheme="minorHAnsi"/>
                <w:sz w:val="22"/>
                <w:szCs w:val="22"/>
                <w:lang w:eastAsia="en-CA"/>
              </w:rPr>
              <w:t xml:space="preserve">Then message </w:t>
            </w:r>
            <w:r w:rsidR="00626B25">
              <w:rPr>
                <w:rFonts w:asciiTheme="minorHAnsi" w:hAnsiTheme="minorHAnsi"/>
                <w:sz w:val="22"/>
                <w:szCs w:val="22"/>
                <w:lang w:eastAsia="en-CA"/>
              </w:rPr>
              <w:t>B201 will be triggered: “</w:t>
            </w:r>
            <w:r w:rsidR="00626B25" w:rsidRPr="00626B25">
              <w:rPr>
                <w:rFonts w:asciiTheme="minorHAnsi" w:hAnsiTheme="minorHAnsi"/>
                <w:sz w:val="22"/>
                <w:szCs w:val="22"/>
                <w:lang w:eastAsia="en-CA"/>
              </w:rPr>
              <w:t>Enrolment Date cannot be prior to the date employer joined HOOPP.  Please contact HOOPP for more information.</w:t>
            </w:r>
            <w:r w:rsidR="00626B25">
              <w:rPr>
                <w:rFonts w:asciiTheme="minorHAnsi" w:hAnsiTheme="minorHAnsi"/>
                <w:sz w:val="22"/>
                <w:szCs w:val="22"/>
                <w:lang w:eastAsia="en-CA"/>
              </w:rPr>
              <w:t>”</w:t>
            </w:r>
          </w:p>
        </w:tc>
      </w:tr>
      <w:tr w:rsidR="00E50C03" w:rsidRPr="00A61AB1" w14:paraId="13524D0F"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CB6DACB" w14:textId="5762FDAF" w:rsidR="00E50C03" w:rsidRDefault="00E50C03"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DF461A2" w14:textId="440107E9" w:rsidR="00E50C03" w:rsidRPr="00943190" w:rsidRDefault="00575AFE" w:rsidP="00132A81">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390EDF" w:rsidRPr="00A61AB1" w14:paraId="451068F2"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FC1425A" w14:textId="596750A6" w:rsidR="00390EDF" w:rsidRDefault="00390EDF"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041B1F89" w14:textId="77777777" w:rsidR="00390EDF" w:rsidRDefault="00390EDF" w:rsidP="00132A81">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1F957E06" w14:textId="1DB1CC6A" w:rsidR="00390EDF" w:rsidRPr="00B464B9" w:rsidRDefault="00943190" w:rsidP="00132A81">
            <w:pPr>
              <w:spacing w:before="60" w:after="60"/>
              <w:ind w:left="0"/>
              <w:rPr>
                <w:rFonts w:asciiTheme="minorHAnsi" w:hAnsiTheme="minorHAnsi"/>
                <w:sz w:val="22"/>
                <w:szCs w:val="22"/>
                <w:lang w:eastAsia="en-CA"/>
              </w:rPr>
            </w:pPr>
            <w:r w:rsidRPr="00943190">
              <w:rPr>
                <w:rFonts w:asciiTheme="minorHAnsi" w:hAnsiTheme="minorHAnsi"/>
                <w:sz w:val="22"/>
                <w:szCs w:val="22"/>
                <w:lang w:eastAsia="en-CA"/>
              </w:rPr>
              <w:t>Enrolment Date canno</w:t>
            </w:r>
            <w:r w:rsidR="00203C95">
              <w:rPr>
                <w:rFonts w:asciiTheme="minorHAnsi" w:hAnsiTheme="minorHAnsi"/>
                <w:sz w:val="22"/>
                <w:szCs w:val="22"/>
                <w:lang w:eastAsia="en-CA"/>
              </w:rPr>
              <w:t>t be prior to {0:MM/DD/YYYY</w:t>
            </w:r>
            <w:r w:rsidRPr="00943190">
              <w:rPr>
                <w:rFonts w:asciiTheme="minorHAnsi" w:hAnsiTheme="minorHAnsi"/>
                <w:sz w:val="22"/>
                <w:szCs w:val="22"/>
                <w:lang w:eastAsia="en-CA"/>
              </w:rPr>
              <w:t xml:space="preserve">}.  </w:t>
            </w:r>
          </w:p>
        </w:tc>
      </w:tr>
      <w:tr w:rsidR="00390EDF" w:rsidRPr="00A61AB1" w14:paraId="5817509C"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196F1AB" w14:textId="77777777" w:rsidR="00390EDF" w:rsidRDefault="00390EDF"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6C1FA39" w14:textId="77777777" w:rsidR="00390EDF" w:rsidRDefault="00390EDF"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AA93306" w14:textId="156C0555" w:rsidR="00390EDF" w:rsidRPr="009F4786" w:rsidRDefault="00943190" w:rsidP="00203C95">
            <w:pPr>
              <w:spacing w:before="60" w:after="60"/>
              <w:ind w:left="0"/>
              <w:rPr>
                <w:rFonts w:asciiTheme="minorHAnsi" w:hAnsiTheme="minorHAnsi"/>
                <w:color w:val="FF0000"/>
                <w:sz w:val="22"/>
                <w:szCs w:val="22"/>
                <w:lang w:eastAsia="en-CA"/>
              </w:rPr>
            </w:pPr>
            <w:r w:rsidRPr="00943190">
              <w:rPr>
                <w:rFonts w:asciiTheme="minorHAnsi" w:hAnsiTheme="minorHAnsi"/>
                <w:sz w:val="22"/>
                <w:szCs w:val="22"/>
                <w:lang w:eastAsia="en-CA"/>
              </w:rPr>
              <w:t xml:space="preserve">Enrolment Date cannot be prior to </w:t>
            </w:r>
            <w:r w:rsidR="00203C95">
              <w:rPr>
                <w:rFonts w:asciiTheme="minorHAnsi" w:hAnsiTheme="minorHAnsi"/>
                <w:sz w:val="22"/>
                <w:szCs w:val="22"/>
                <w:lang w:eastAsia="en-CA"/>
              </w:rPr>
              <w:t>the date that your organization joined HOOPP</w:t>
            </w:r>
            <w:r w:rsidRPr="00943190">
              <w:rPr>
                <w:rFonts w:asciiTheme="minorHAnsi" w:hAnsiTheme="minorHAnsi"/>
                <w:sz w:val="22"/>
                <w:szCs w:val="22"/>
                <w:lang w:eastAsia="en-CA"/>
              </w:rPr>
              <w:t xml:space="preserve">.  </w:t>
            </w:r>
          </w:p>
        </w:tc>
      </w:tr>
      <w:tr w:rsidR="00390EDF" w:rsidRPr="0085712F" w14:paraId="2964A0A7"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7C4BF0" w14:textId="77777777" w:rsidR="00390EDF" w:rsidRPr="0085712F" w:rsidRDefault="00390EDF" w:rsidP="00132A8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879F2CD" w14:textId="57FC62B5" w:rsidR="00390EDF" w:rsidRPr="00D55E54" w:rsidRDefault="00203C95" w:rsidP="00132A81">
            <w:pPr>
              <w:spacing w:before="60" w:after="60"/>
              <w:ind w:left="0"/>
              <w:rPr>
                <w:rFonts w:asciiTheme="minorHAnsi" w:hAnsiTheme="minorHAnsi"/>
                <w:sz w:val="22"/>
                <w:szCs w:val="22"/>
                <w:lang w:eastAsia="en-CA"/>
              </w:rPr>
            </w:pPr>
            <w:r>
              <w:rPr>
                <w:rFonts w:asciiTheme="minorHAnsi" w:hAnsiTheme="minorHAnsi"/>
                <w:sz w:val="22"/>
                <w:szCs w:val="22"/>
                <w:lang w:eastAsia="en-CA"/>
              </w:rPr>
              <w:t>{0}: ER Plan Relation Effective to matched employer</w:t>
            </w:r>
          </w:p>
        </w:tc>
      </w:tr>
      <w:tr w:rsidR="00390EDF" w:rsidRPr="0085712F" w14:paraId="1BC61B82"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473FC04" w14:textId="77777777" w:rsidR="00390EDF" w:rsidRPr="0085712F" w:rsidRDefault="00390EDF" w:rsidP="00132A8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4097D4A9" w14:textId="77777777" w:rsidR="00390EDF" w:rsidRPr="00D55E54" w:rsidRDefault="00390EDF" w:rsidP="00132A81">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E50C03" w:rsidRPr="0085712F" w14:paraId="77F45C3D"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6A3F48" w14:textId="748386FE" w:rsidR="00E50C03" w:rsidRDefault="00E50C03"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40AA8A4" w14:textId="77777777" w:rsidR="00E50C03" w:rsidRDefault="00E50C03" w:rsidP="00F02F7D">
            <w:pPr>
              <w:spacing w:before="60" w:after="60" w:line="240" w:lineRule="auto"/>
              <w:ind w:left="0"/>
              <w:rPr>
                <w:rFonts w:asciiTheme="minorHAnsi" w:hAnsiTheme="minorHAnsi"/>
                <w:sz w:val="22"/>
                <w:szCs w:val="22"/>
                <w:lang w:val="en-US" w:eastAsia="en-CA"/>
              </w:rPr>
            </w:pPr>
          </w:p>
        </w:tc>
      </w:tr>
      <w:tr w:rsidR="00390EDF" w:rsidRPr="0085712F" w14:paraId="7CA1D7A0" w14:textId="77777777" w:rsidTr="00132A8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A1A01FA" w14:textId="77777777" w:rsidR="00390EDF" w:rsidRDefault="00390EDF" w:rsidP="00132A81">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2CA8CB0" w14:textId="77777777" w:rsidR="00390EDF" w:rsidRPr="0085712F" w:rsidRDefault="00390EDF" w:rsidP="00132A81">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13B0A668" w14:textId="77777777" w:rsidR="00626B25" w:rsidRDefault="00E135A1" w:rsidP="00F02F7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 xml:space="preserve">MR 20170815: </w:t>
            </w:r>
          </w:p>
          <w:p w14:paraId="0F426ECF" w14:textId="05B0863C" w:rsidR="00E135A1" w:rsidRPr="00626B25" w:rsidRDefault="00E135A1" w:rsidP="008D6CBB">
            <w:pPr>
              <w:pStyle w:val="ListParagraph"/>
              <w:numPr>
                <w:ilvl w:val="0"/>
                <w:numId w:val="14"/>
              </w:numPr>
              <w:spacing w:before="60" w:after="60" w:line="240" w:lineRule="auto"/>
              <w:rPr>
                <w:rFonts w:asciiTheme="minorHAnsi" w:hAnsiTheme="minorHAnsi"/>
                <w:sz w:val="22"/>
                <w:szCs w:val="22"/>
                <w:lang w:val="en-US" w:eastAsia="en-CA"/>
              </w:rPr>
            </w:pPr>
            <w:r w:rsidRPr="00626B25">
              <w:rPr>
                <w:rFonts w:asciiTheme="minorHAnsi" w:hAnsiTheme="minorHAnsi"/>
                <w:sz w:val="22"/>
                <w:szCs w:val="22"/>
                <w:lang w:val="en-US" w:eastAsia="en-CA"/>
              </w:rPr>
              <w:t>Validation conditions updated.</w:t>
            </w:r>
          </w:p>
          <w:p w14:paraId="02A1C575" w14:textId="77777777" w:rsidR="00E135A1" w:rsidRDefault="00E135A1" w:rsidP="00F02F7D">
            <w:pPr>
              <w:spacing w:before="60" w:after="60" w:line="240" w:lineRule="auto"/>
              <w:ind w:left="0"/>
              <w:rPr>
                <w:rFonts w:asciiTheme="minorHAnsi" w:hAnsiTheme="minorHAnsi"/>
                <w:sz w:val="22"/>
                <w:szCs w:val="22"/>
                <w:lang w:val="en-US" w:eastAsia="en-CA"/>
              </w:rPr>
            </w:pPr>
          </w:p>
          <w:p w14:paraId="6BA3780A" w14:textId="1F2BD507" w:rsidR="00F02F7D" w:rsidRDefault="00F02F7D" w:rsidP="00F02F7D">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AD 20170519:</w:t>
            </w:r>
          </w:p>
          <w:p w14:paraId="5B05CA41" w14:textId="77777777" w:rsidR="00F02F7D" w:rsidRDefault="00F02F7D" w:rsidP="008D6CBB">
            <w:pPr>
              <w:pStyle w:val="ListParagraph"/>
              <w:numPr>
                <w:ilvl w:val="0"/>
                <w:numId w:val="8"/>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New wording has been provided.</w:t>
            </w:r>
          </w:p>
          <w:p w14:paraId="3D24AB3D" w14:textId="60A5FDC8" w:rsidR="00F02F7D" w:rsidRPr="00BB56D3" w:rsidRDefault="00F02F7D" w:rsidP="008D6CBB">
            <w:pPr>
              <w:pStyle w:val="ListParagraph"/>
              <w:numPr>
                <w:ilvl w:val="0"/>
                <w:numId w:val="8"/>
              </w:numPr>
              <w:spacing w:before="60" w:after="60" w:line="240" w:lineRule="auto"/>
              <w:rPr>
                <w:rFonts w:asciiTheme="minorHAnsi" w:hAnsiTheme="minorHAnsi"/>
                <w:sz w:val="22"/>
                <w:szCs w:val="22"/>
                <w:lang w:val="en-US" w:eastAsia="en-CA"/>
              </w:rPr>
            </w:pPr>
            <w:r w:rsidRPr="00BB56D3">
              <w:rPr>
                <w:rFonts w:asciiTheme="minorHAnsi" w:hAnsiTheme="minorHAnsi"/>
                <w:sz w:val="22"/>
                <w:szCs w:val="22"/>
                <w:lang w:val="en-US" w:eastAsia="en-CA"/>
              </w:rPr>
              <w:t xml:space="preserve">Ready for sign off.  </w:t>
            </w:r>
          </w:p>
          <w:p w14:paraId="5F8436F8" w14:textId="42CA0732" w:rsidR="00390EDF" w:rsidRDefault="00390EDF" w:rsidP="00F02F7D">
            <w:pPr>
              <w:pStyle w:val="NormalWeb"/>
              <w:rPr>
                <w:rFonts w:asciiTheme="minorHAnsi" w:hAnsiTheme="minorHAnsi"/>
                <w:sz w:val="22"/>
                <w:szCs w:val="22"/>
                <w:lang w:val="en-US" w:eastAsia="en-CA"/>
              </w:rPr>
            </w:pPr>
            <w:r>
              <w:rPr>
                <w:rFonts w:asciiTheme="minorHAnsi" w:hAnsiTheme="minorHAnsi"/>
                <w:sz w:val="22"/>
                <w:szCs w:val="22"/>
                <w:lang w:val="en-US" w:eastAsia="en-CA"/>
              </w:rPr>
              <w:t>CS 20170517:</w:t>
            </w:r>
          </w:p>
          <w:p w14:paraId="4EEFCEAF" w14:textId="77777777" w:rsidR="00390EDF" w:rsidRDefault="00390EDF"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Wording to be reviewed/updated (with and without parameters) by HOOPP.</w:t>
            </w:r>
          </w:p>
          <w:p w14:paraId="60D8EA50" w14:textId="77777777" w:rsidR="00390EDF" w:rsidRPr="00CF1652" w:rsidRDefault="00390EDF"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 xml:space="preserve">Ready for sign-off </w:t>
            </w:r>
          </w:p>
        </w:tc>
      </w:tr>
    </w:tbl>
    <w:p w14:paraId="3534D135" w14:textId="54441D69" w:rsidR="008D7534" w:rsidRPr="006B06A8" w:rsidRDefault="00390EDF" w:rsidP="008D7534">
      <w:pPr>
        <w:pStyle w:val="Heading3"/>
      </w:pPr>
      <w:r>
        <w:br w:type="page"/>
      </w:r>
      <w:r w:rsidR="008D7534" w:rsidRPr="006B06A8">
        <w:t xml:space="preserve">Validation – </w:t>
      </w:r>
      <w:r w:rsidR="008D7534">
        <w:t>Multiple Transaction For The Same Sin</w:t>
      </w:r>
    </w:p>
    <w:p w14:paraId="5932D26F" w14:textId="77777777" w:rsidR="008D7534" w:rsidRPr="006B06A8" w:rsidRDefault="008D7534" w:rsidP="007D5665">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D7534" w14:paraId="18DF9208"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BFD261"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12F695DA" w14:textId="77777777" w:rsidR="008D7534" w:rsidRPr="006159B6" w:rsidRDefault="008D7534" w:rsidP="00AB35E9">
            <w:pPr>
              <w:pStyle w:val="Heading1"/>
              <w:rPr>
                <w:lang w:val="en-US"/>
              </w:rPr>
            </w:pPr>
            <w:bookmarkStart w:id="773" w:name="_Toc479243645"/>
            <w:bookmarkStart w:id="774" w:name="_Toc43372952"/>
            <w:r>
              <w:rPr>
                <w:lang w:val="en-US"/>
              </w:rPr>
              <w:t>B194a</w:t>
            </w:r>
            <w:r w:rsidRPr="006159B6">
              <w:rPr>
                <w:lang w:val="en-US"/>
              </w:rPr>
              <w:t>_Multiple</w:t>
            </w:r>
            <w:r>
              <w:rPr>
                <w:lang w:val="en-US"/>
              </w:rPr>
              <w:t>T</w:t>
            </w:r>
            <w:r w:rsidRPr="006159B6">
              <w:rPr>
                <w:lang w:val="en-US"/>
              </w:rPr>
              <w:t>ransaction</w:t>
            </w:r>
            <w:r>
              <w:rPr>
                <w:lang w:val="en-US"/>
              </w:rPr>
              <w:t>F</w:t>
            </w:r>
            <w:r w:rsidRPr="006159B6">
              <w:rPr>
                <w:lang w:val="en-US"/>
              </w:rPr>
              <w:t>or</w:t>
            </w:r>
            <w:r>
              <w:rPr>
                <w:lang w:val="en-US"/>
              </w:rPr>
              <w:t>T</w:t>
            </w:r>
            <w:r w:rsidRPr="006159B6">
              <w:rPr>
                <w:lang w:val="en-US"/>
              </w:rPr>
              <w:t>he</w:t>
            </w:r>
            <w:r>
              <w:rPr>
                <w:lang w:val="en-US"/>
              </w:rPr>
              <w:t>S</w:t>
            </w:r>
            <w:r w:rsidRPr="006159B6">
              <w:rPr>
                <w:lang w:val="en-US"/>
              </w:rPr>
              <w:t>ameSIN</w:t>
            </w:r>
            <w:bookmarkEnd w:id="773"/>
            <w:bookmarkEnd w:id="774"/>
          </w:p>
        </w:tc>
      </w:tr>
      <w:tr w:rsidR="008D7534" w14:paraId="6115DBA3" w14:textId="77777777" w:rsidTr="005F2CC3">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F1FB78"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5491E23" w14:textId="6DE081DA" w:rsidR="008D7534" w:rsidRPr="005F2CC3" w:rsidRDefault="00323204"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1442</w:t>
            </w:r>
          </w:p>
        </w:tc>
      </w:tr>
      <w:tr w:rsidR="005F2CC3" w14:paraId="6159A67D"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A2046B" w14:textId="4754FB00" w:rsidR="005F2CC3" w:rsidRDefault="005F2CC3"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C9027F5" w14:textId="6F9EFC20" w:rsidR="005F2CC3" w:rsidRPr="005F2CC3" w:rsidRDefault="005F2CC3"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8D7534" w14:paraId="609A25E2"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E97DB87"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2CD7F51" w14:textId="183E88DC" w:rsidR="008D7534" w:rsidRPr="005F2CC3" w:rsidRDefault="008D7534" w:rsidP="00AB35E9">
            <w:pPr>
              <w:spacing w:before="60" w:after="60" w:line="240" w:lineRule="auto"/>
              <w:ind w:left="0"/>
              <w:rPr>
                <w:rFonts w:asciiTheme="minorHAnsi" w:eastAsia="Times New Roman" w:hAnsiTheme="minorHAnsi" w:cs="Calibri"/>
                <w:color w:val="auto"/>
                <w:sz w:val="22"/>
                <w:szCs w:val="22"/>
                <w:lang w:eastAsia="en-CA"/>
              </w:rPr>
            </w:pPr>
            <w:r w:rsidRPr="005F2CC3">
              <w:rPr>
                <w:rFonts w:asciiTheme="minorHAnsi" w:eastAsia="Times New Roman" w:hAnsiTheme="minorHAnsi" w:cs="Calibri"/>
                <w:color w:val="auto"/>
                <w:sz w:val="22"/>
                <w:szCs w:val="22"/>
                <w:lang w:eastAsia="en-CA"/>
              </w:rPr>
              <w:t>2nd level validation</w:t>
            </w:r>
          </w:p>
        </w:tc>
      </w:tr>
      <w:tr w:rsidR="008D7534" w14:paraId="61CC7C22"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4AC38AE"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E071C11" w14:textId="32152D79" w:rsidR="008D7534" w:rsidRPr="005F2CC3" w:rsidRDefault="008D7534" w:rsidP="00AB35E9">
            <w:pPr>
              <w:spacing w:before="60" w:after="60" w:line="240" w:lineRule="auto"/>
              <w:ind w:left="0"/>
              <w:rPr>
                <w:rFonts w:asciiTheme="minorHAnsi" w:eastAsia="Times New Roman" w:hAnsiTheme="minorHAnsi" w:cs="Calibri"/>
                <w:color w:val="auto"/>
                <w:sz w:val="22"/>
                <w:szCs w:val="22"/>
                <w:lang w:eastAsia="en-CA"/>
              </w:rPr>
            </w:pPr>
            <w:r w:rsidRPr="005F2CC3">
              <w:rPr>
                <w:rFonts w:asciiTheme="minorHAnsi" w:eastAsia="Times New Roman" w:hAnsiTheme="minorHAnsi" w:cs="Calibri"/>
                <w:color w:val="auto"/>
                <w:sz w:val="22"/>
                <w:szCs w:val="22"/>
                <w:lang w:eastAsia="en-CA"/>
              </w:rPr>
              <w:t>Previous Year Adjustment</w:t>
            </w:r>
          </w:p>
        </w:tc>
      </w:tr>
      <w:tr w:rsidR="008D7534" w14:paraId="577FBA8B"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C31AE2"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3EB5DF0" w14:textId="088D533C" w:rsidR="008D7534" w:rsidRPr="005F2CC3" w:rsidRDefault="008D7534" w:rsidP="00AB35E9">
            <w:pPr>
              <w:spacing w:before="60" w:after="60" w:line="240" w:lineRule="auto"/>
              <w:ind w:left="0"/>
              <w:rPr>
                <w:rFonts w:asciiTheme="minorHAnsi" w:hAnsiTheme="minorHAnsi"/>
                <w:sz w:val="22"/>
                <w:szCs w:val="22"/>
                <w:lang w:eastAsia="en-CA"/>
              </w:rPr>
            </w:pPr>
            <w:r w:rsidRPr="005F2CC3">
              <w:rPr>
                <w:rFonts w:asciiTheme="minorHAnsi" w:hAnsiTheme="minorHAnsi"/>
                <w:sz w:val="22"/>
                <w:szCs w:val="22"/>
                <w:lang w:eastAsia="en-CA"/>
              </w:rPr>
              <w:t xml:space="preserve">Complete Member Error </w:t>
            </w:r>
          </w:p>
        </w:tc>
      </w:tr>
      <w:tr w:rsidR="008D7534" w14:paraId="1B25ADBD"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A245816"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F542BEB" w14:textId="30BED341" w:rsidR="008D7534" w:rsidRPr="005F2CC3" w:rsidRDefault="008D7534" w:rsidP="00AB35E9">
            <w:pPr>
              <w:spacing w:before="60" w:after="60" w:line="240" w:lineRule="auto"/>
              <w:ind w:left="0"/>
              <w:rPr>
                <w:rFonts w:asciiTheme="minorHAnsi" w:eastAsia="Times New Roman" w:hAnsiTheme="minorHAnsi" w:cs="Calibri"/>
                <w:color w:val="auto"/>
                <w:sz w:val="22"/>
                <w:szCs w:val="22"/>
                <w:lang w:eastAsia="en-CA"/>
              </w:rPr>
            </w:pPr>
            <w:r w:rsidRPr="005F2CC3">
              <w:rPr>
                <w:rFonts w:asciiTheme="minorHAnsi" w:hAnsiTheme="minorHAnsi"/>
                <w:sz w:val="22"/>
                <w:szCs w:val="22"/>
                <w:lang w:eastAsia="en-CA"/>
              </w:rPr>
              <w:t>Public</w:t>
            </w:r>
          </w:p>
        </w:tc>
      </w:tr>
      <w:tr w:rsidR="008D7534" w:rsidRPr="00A61AB1" w14:paraId="4B03219B"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F86FD8F"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8BA1EE1"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273F85F7" w14:textId="34CEAC20" w:rsidR="008D7534" w:rsidRPr="005F2CC3" w:rsidRDefault="008D7534" w:rsidP="00AB35E9">
            <w:pPr>
              <w:ind w:left="0"/>
              <w:rPr>
                <w:rFonts w:asciiTheme="minorHAnsi" w:hAnsiTheme="minorHAnsi"/>
                <w:sz w:val="22"/>
                <w:szCs w:val="22"/>
                <w:lang w:val="en-US" w:eastAsia="en-CA"/>
              </w:rPr>
            </w:pPr>
            <w:r w:rsidRPr="005F2CC3">
              <w:rPr>
                <w:rFonts w:asciiTheme="minorHAnsi" w:hAnsiTheme="minorHAnsi"/>
                <w:sz w:val="22"/>
                <w:szCs w:val="22"/>
                <w:lang w:eastAsia="en-CA"/>
              </w:rPr>
              <w:t>Specific validation to verify if there are a multiple records with the same year for the same SIN.</w:t>
            </w:r>
          </w:p>
        </w:tc>
      </w:tr>
      <w:tr w:rsidR="008D7534" w:rsidRPr="009151F9" w14:paraId="7638870E"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22D1F15"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80E586C" w14:textId="723B4372" w:rsidR="008D7534" w:rsidRPr="005F2CC3" w:rsidRDefault="008D7534" w:rsidP="00AB35E9">
            <w:pPr>
              <w:ind w:left="0"/>
              <w:rPr>
                <w:rFonts w:asciiTheme="minorHAnsi" w:hAnsiTheme="minorHAnsi"/>
                <w:sz w:val="22"/>
                <w:szCs w:val="22"/>
                <w:lang w:eastAsia="en-CA"/>
              </w:rPr>
            </w:pPr>
            <w:r w:rsidRPr="005F2CC3">
              <w:rPr>
                <w:rFonts w:asciiTheme="minorHAnsi" w:hAnsiTheme="minorHAnsi"/>
                <w:sz w:val="22"/>
                <w:szCs w:val="22"/>
                <w:lang w:eastAsia="en-CA"/>
              </w:rPr>
              <w:t>Reject the member in the input file if:</w:t>
            </w:r>
          </w:p>
          <w:p w14:paraId="4963015F" w14:textId="669773CF" w:rsidR="008D7534" w:rsidRPr="005F2CC3" w:rsidRDefault="008D7534" w:rsidP="00AB35E9">
            <w:pPr>
              <w:pStyle w:val="BodyText"/>
              <w:rPr>
                <w:rFonts w:asciiTheme="minorHAnsi" w:hAnsiTheme="minorHAnsi"/>
                <w:strike/>
                <w:sz w:val="22"/>
                <w:szCs w:val="22"/>
                <w:lang w:eastAsia="en-CA"/>
              </w:rPr>
            </w:pPr>
            <w:r w:rsidRPr="005F2CC3">
              <w:rPr>
                <w:rFonts w:asciiTheme="minorHAnsi" w:hAnsiTheme="minorHAnsi"/>
                <w:sz w:val="22"/>
                <w:szCs w:val="22"/>
                <w:lang w:eastAsia="en-CA"/>
              </w:rPr>
              <w:t>Identify lines where SIN are equal and Adjustment Year is the same</w:t>
            </w:r>
          </w:p>
        </w:tc>
      </w:tr>
      <w:tr w:rsidR="008D7534" w:rsidRPr="00A61AB1" w14:paraId="6DFD11A1"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A2135A"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1CD59DB" w14:textId="21D69836" w:rsidR="008D7534" w:rsidRPr="005F2CC3" w:rsidRDefault="0022580E" w:rsidP="00AB35E9">
            <w:pPr>
              <w:pStyle w:val="NormalWeb"/>
              <w:spacing w:line="276" w:lineRule="auto"/>
              <w:rPr>
                <w:rFonts w:asciiTheme="minorHAnsi" w:hAnsiTheme="minorHAnsi"/>
                <w:color w:val="000000"/>
                <w:sz w:val="22"/>
                <w:szCs w:val="22"/>
                <w:lang w:val="en-CA"/>
              </w:rPr>
            </w:pPr>
            <w:r>
              <w:rPr>
                <w:rFonts w:asciiTheme="minorHAnsi" w:hAnsiTheme="minorHAnsi"/>
                <w:sz w:val="22"/>
                <w:szCs w:val="22"/>
                <w:lang w:eastAsia="en-CA"/>
              </w:rPr>
              <w:t>N/A</w:t>
            </w:r>
          </w:p>
        </w:tc>
      </w:tr>
      <w:tr w:rsidR="008D7534" w:rsidRPr="00A61AB1" w14:paraId="255945FE"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09A3D0F"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8252DC2" w14:textId="27DC8F49" w:rsidR="008D7534" w:rsidRPr="005F2CC3" w:rsidRDefault="008D7534" w:rsidP="00AB35E9">
            <w:pPr>
              <w:pStyle w:val="NormalWeb"/>
              <w:spacing w:line="276" w:lineRule="auto"/>
              <w:rPr>
                <w:rFonts w:asciiTheme="minorHAnsi" w:hAnsiTheme="minorHAnsi"/>
                <w:color w:val="000000"/>
                <w:sz w:val="22"/>
                <w:szCs w:val="22"/>
                <w:lang w:val="en-CA"/>
              </w:rPr>
            </w:pPr>
            <w:r w:rsidRPr="005F2CC3">
              <w:rPr>
                <w:rFonts w:asciiTheme="minorHAnsi" w:hAnsiTheme="minorHAnsi"/>
                <w:color w:val="000000"/>
                <w:sz w:val="22"/>
                <w:szCs w:val="22"/>
                <w:lang w:val="en-CA"/>
              </w:rPr>
              <w:t xml:space="preserve">Multiple Previous Year Adjustment transactions have been provided for {1}.  Please review data for each year and, if applicable, consolidate into one transaction per Adjustment Year.  </w:t>
            </w:r>
          </w:p>
        </w:tc>
      </w:tr>
      <w:tr w:rsidR="008D7534" w:rsidRPr="00A61AB1" w14:paraId="2F610F26"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CDEE4EE"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3E017F7D"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A84B001" w14:textId="3281F2A9" w:rsidR="008D7534" w:rsidRPr="005F2CC3" w:rsidRDefault="008D7534" w:rsidP="00AB35E9">
            <w:pPr>
              <w:spacing w:before="60" w:after="60"/>
              <w:ind w:left="0"/>
              <w:rPr>
                <w:rFonts w:asciiTheme="minorHAnsi" w:hAnsiTheme="minorHAnsi"/>
                <w:sz w:val="22"/>
                <w:szCs w:val="22"/>
                <w:lang w:eastAsia="en-CA"/>
              </w:rPr>
            </w:pPr>
            <w:r w:rsidRPr="005F2CC3">
              <w:rPr>
                <w:rFonts w:asciiTheme="minorHAnsi" w:hAnsiTheme="minorHAnsi"/>
                <w:sz w:val="22"/>
                <w:szCs w:val="22"/>
              </w:rPr>
              <w:t xml:space="preserve">Multiple Previous Year Adjustment transactions have been provided for the same SIN and Adjustment Year. Please review data for each year and, if applicable, consolidate into one transaction per Adjustment Year.  </w:t>
            </w:r>
          </w:p>
        </w:tc>
      </w:tr>
      <w:tr w:rsidR="008D7534" w:rsidRPr="0085712F" w14:paraId="2ED27582"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98EF727" w14:textId="77777777" w:rsidR="008D7534" w:rsidRPr="0085712F" w:rsidRDefault="008D7534" w:rsidP="00AB35E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118C88D" w14:textId="58E27477" w:rsidR="008D7534" w:rsidRPr="005F2CC3" w:rsidRDefault="008D7534" w:rsidP="005F2CC3">
            <w:pPr>
              <w:spacing w:before="60" w:after="60"/>
              <w:ind w:left="0"/>
              <w:rPr>
                <w:rFonts w:asciiTheme="minorHAnsi" w:hAnsiTheme="minorHAnsi" w:cs="Calibri"/>
                <w:color w:val="auto"/>
                <w:sz w:val="22"/>
                <w:szCs w:val="22"/>
              </w:rPr>
            </w:pPr>
            <w:r w:rsidRPr="005F2CC3">
              <w:rPr>
                <w:rFonts w:asciiTheme="minorHAnsi" w:hAnsiTheme="minorHAnsi" w:cs="Calibri"/>
                <w:color w:val="auto"/>
                <w:sz w:val="22"/>
                <w:szCs w:val="22"/>
              </w:rPr>
              <w:t>{1}:</w:t>
            </w:r>
            <w:r w:rsidRPr="005F2CC3">
              <w:rPr>
                <w:rFonts w:asciiTheme="minorHAnsi" w:hAnsiTheme="minorHAnsi"/>
                <w:sz w:val="22"/>
                <w:szCs w:val="22"/>
              </w:rPr>
              <w:t xml:space="preserve"> File.</w:t>
            </w:r>
            <w:r w:rsidRPr="005F2CC3">
              <w:rPr>
                <w:rFonts w:asciiTheme="minorHAnsi" w:hAnsiTheme="minorHAnsi" w:cs="Calibri"/>
                <w:color w:val="auto"/>
                <w:sz w:val="22"/>
                <w:szCs w:val="22"/>
              </w:rPr>
              <w:t>AdjustmentYear</w:t>
            </w:r>
          </w:p>
        </w:tc>
      </w:tr>
      <w:tr w:rsidR="008D7534" w:rsidRPr="0085712F" w14:paraId="2259ABD2"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AF2BD1D" w14:textId="77777777" w:rsidR="008D7534" w:rsidRPr="0085712F" w:rsidRDefault="008D7534" w:rsidP="00AB35E9">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D4DF26B" w14:textId="093CC6AE" w:rsidR="008D7534" w:rsidRPr="005F2CC3" w:rsidRDefault="008D7534" w:rsidP="00AB35E9">
            <w:pPr>
              <w:spacing w:before="60" w:after="60" w:line="240" w:lineRule="auto"/>
              <w:ind w:left="0"/>
              <w:rPr>
                <w:rFonts w:asciiTheme="minorHAnsi" w:hAnsiTheme="minorHAnsi"/>
                <w:sz w:val="22"/>
                <w:szCs w:val="22"/>
                <w:lang w:eastAsia="en-CA"/>
              </w:rPr>
            </w:pPr>
            <w:r w:rsidRPr="005F2CC3">
              <w:rPr>
                <w:rFonts w:asciiTheme="minorHAnsi" w:hAnsiTheme="minorHAnsi"/>
                <w:sz w:val="22"/>
                <w:szCs w:val="22"/>
                <w:lang w:eastAsia="en-CA"/>
              </w:rPr>
              <w:t>N/A</w:t>
            </w:r>
          </w:p>
        </w:tc>
      </w:tr>
      <w:tr w:rsidR="008D7534" w:rsidRPr="0085712F" w14:paraId="4400E224"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5214C90" w14:textId="77777777" w:rsidR="008D7534" w:rsidRPr="0085712F"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9830FC5" w14:textId="77777777" w:rsidR="008D7534" w:rsidRPr="006100CE" w:rsidRDefault="008D7534" w:rsidP="00AB35E9">
            <w:pPr>
              <w:spacing w:before="60" w:after="60" w:line="240" w:lineRule="auto"/>
              <w:ind w:left="0"/>
              <w:rPr>
                <w:rFonts w:asciiTheme="minorHAnsi" w:hAnsiTheme="minorHAnsi"/>
                <w:sz w:val="22"/>
                <w:szCs w:val="22"/>
                <w:lang w:eastAsia="en-CA"/>
              </w:rPr>
            </w:pPr>
          </w:p>
        </w:tc>
      </w:tr>
      <w:tr w:rsidR="008D7534" w:rsidRPr="00DF5128" w14:paraId="0999808A"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F0564B"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F2B6592" w14:textId="77777777" w:rsidR="008D7534" w:rsidRPr="0085712F" w:rsidRDefault="008D7534" w:rsidP="00AB35E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C87756D" w14:textId="7978BBDD" w:rsidR="005F2CC3" w:rsidRDefault="005F2CC3" w:rsidP="00AB35E9">
            <w:pPr>
              <w:ind w:left="0"/>
              <w:rPr>
                <w:rFonts w:asciiTheme="minorHAnsi" w:hAnsiTheme="minorHAnsi"/>
                <w:sz w:val="22"/>
                <w:szCs w:val="22"/>
                <w:lang w:val="en-US" w:eastAsia="en-CA"/>
              </w:rPr>
            </w:pPr>
            <w:r>
              <w:rPr>
                <w:rFonts w:asciiTheme="minorHAnsi" w:hAnsiTheme="minorHAnsi"/>
                <w:sz w:val="22"/>
                <w:szCs w:val="22"/>
                <w:lang w:val="en-US" w:eastAsia="en-CA"/>
              </w:rPr>
              <w:t>CS 20170927:</w:t>
            </w:r>
          </w:p>
          <w:p w14:paraId="63B090E4" w14:textId="09788ED9" w:rsidR="005F2CC3" w:rsidRDefault="005F2CC3" w:rsidP="008D6CBB">
            <w:pPr>
              <w:pStyle w:val="ListParagraph"/>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Reactivated validation in R14.1 because data conflict is not behaving as expected.</w:t>
            </w:r>
          </w:p>
          <w:p w14:paraId="710CE10A" w14:textId="77777777" w:rsidR="005F2CC3" w:rsidRPr="005F2CC3" w:rsidRDefault="005F2CC3" w:rsidP="005F2CC3">
            <w:pPr>
              <w:pStyle w:val="ListParagraph"/>
              <w:rPr>
                <w:rFonts w:asciiTheme="minorHAnsi" w:hAnsiTheme="minorHAnsi"/>
                <w:sz w:val="22"/>
                <w:szCs w:val="22"/>
                <w:lang w:val="en-US" w:eastAsia="en-CA"/>
              </w:rPr>
            </w:pPr>
          </w:p>
          <w:p w14:paraId="7699430B" w14:textId="77777777" w:rsidR="00575AFE" w:rsidRDefault="00897F6F" w:rsidP="00AB35E9">
            <w:pPr>
              <w:ind w:left="0"/>
              <w:rPr>
                <w:rFonts w:asciiTheme="minorHAnsi" w:hAnsiTheme="minorHAnsi"/>
                <w:sz w:val="22"/>
                <w:szCs w:val="22"/>
                <w:lang w:val="en-US" w:eastAsia="en-CA"/>
              </w:rPr>
            </w:pPr>
            <w:r>
              <w:rPr>
                <w:rFonts w:asciiTheme="minorHAnsi" w:hAnsiTheme="minorHAnsi"/>
                <w:sz w:val="22"/>
                <w:szCs w:val="22"/>
                <w:lang w:val="en-US" w:eastAsia="en-CA"/>
              </w:rPr>
              <w:t xml:space="preserve">MR 20170906: </w:t>
            </w:r>
          </w:p>
          <w:p w14:paraId="37599057" w14:textId="5881ACB6" w:rsidR="00897F6F" w:rsidRPr="00487EA8" w:rsidRDefault="00897F6F" w:rsidP="008D6CBB">
            <w:pPr>
              <w:pStyle w:val="ListParagraph"/>
              <w:numPr>
                <w:ilvl w:val="0"/>
                <w:numId w:val="14"/>
              </w:numPr>
              <w:rPr>
                <w:rFonts w:asciiTheme="minorHAnsi" w:hAnsiTheme="minorHAnsi"/>
                <w:sz w:val="22"/>
                <w:szCs w:val="22"/>
                <w:lang w:val="en-US" w:eastAsia="en-CA"/>
              </w:rPr>
            </w:pPr>
            <w:r w:rsidRPr="00487EA8">
              <w:rPr>
                <w:rFonts w:asciiTheme="minorHAnsi" w:hAnsiTheme="minorHAnsi"/>
                <w:sz w:val="22"/>
                <w:szCs w:val="22"/>
                <w:lang w:val="en-US" w:eastAsia="en-CA"/>
              </w:rPr>
              <w:t>This validation has been removed as the Data Conflict functionality will prevent this validation from ever triggering, and the Data Conflict will only load the latest set of data if multiple PYAs for the same SIN and same adjustment year has been reported (manually and/or import) on the same remittance.</w:t>
            </w:r>
          </w:p>
          <w:p w14:paraId="4EE46249" w14:textId="77777777" w:rsidR="008D7534"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AD 20170505:</w:t>
            </w:r>
          </w:p>
          <w:p w14:paraId="2A9B78F7"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 xml:space="preserve">Updated mster val spreadsheet and replaced I48a with newly created val (B194a). </w:t>
            </w:r>
          </w:p>
          <w:p w14:paraId="297C6B88"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 xml:space="preserve">This val is now PYA specific. </w:t>
            </w:r>
          </w:p>
          <w:p w14:paraId="2536050B" w14:textId="77777777" w:rsidR="008D7534" w:rsidRPr="00A605DF"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 xml:space="preserve">Ready for sign off.  </w:t>
            </w:r>
          </w:p>
          <w:p w14:paraId="246C3929" w14:textId="77777777" w:rsidR="008D7534"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CS 20170501:</w:t>
            </w:r>
          </w:p>
          <w:p w14:paraId="66D99C47"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HOOPP to change Master Val number to a business validation (Bxxx).</w:t>
            </w:r>
          </w:p>
          <w:p w14:paraId="454D4D73" w14:textId="77777777" w:rsidR="008D7534" w:rsidRPr="00551DE2"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Ready for sign-off.</w:t>
            </w:r>
          </w:p>
          <w:p w14:paraId="41A0FFB5" w14:textId="77777777" w:rsidR="008D7534"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AD 20170501:</w:t>
            </w:r>
          </w:p>
          <w:p w14:paraId="587E8ECE"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Based on answer provided by MS (Genevieve) I think this val needs to be split into two separate vals I48a and I48b.  There will be different logic and different val msgs.  Wording has been updated assuming that this val is specific for I48a.</w:t>
            </w:r>
          </w:p>
          <w:p w14:paraId="0A395CB1" w14:textId="77777777" w:rsidR="008D7534"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CS 20170427:</w:t>
            </w:r>
          </w:p>
          <w:p w14:paraId="55A59C56" w14:textId="77777777" w:rsidR="008D7534" w:rsidRPr="00563A5D" w:rsidRDefault="008D7534" w:rsidP="008D6CBB">
            <w:pPr>
              <w:pStyle w:val="ListParagraph"/>
              <w:numPr>
                <w:ilvl w:val="0"/>
                <w:numId w:val="25"/>
              </w:numPr>
              <w:rPr>
                <w:rFonts w:asciiTheme="minorHAnsi" w:hAnsiTheme="minorHAnsi"/>
                <w:sz w:val="22"/>
                <w:szCs w:val="22"/>
                <w:lang w:val="en-US" w:eastAsia="en-CA"/>
              </w:rPr>
            </w:pPr>
            <w:r w:rsidRPr="00563A5D">
              <w:rPr>
                <w:rFonts w:asciiTheme="minorHAnsi" w:hAnsiTheme="minorHAnsi"/>
                <w:sz w:val="22"/>
                <w:szCs w:val="22"/>
                <w:lang w:val="en-US" w:eastAsia="en-CA"/>
              </w:rPr>
              <w:t xml:space="preserve">Confirmation from Geneviève: “Yes, we have a search leave but it doesn’t prevent data to be added in double… For example, a user can select a leave from the search leave (see print screen below) and decide to put data for year 2016. Then a user can do an “add” and a new section will open where the user should enter another year but nothing actually prevents the user to add the same year (see print screen below). </w:t>
            </w:r>
          </w:p>
          <w:p w14:paraId="4D6B6542"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That being said we would need to apply this validation to Contributory Leaves</w:t>
            </w:r>
          </w:p>
          <w:p w14:paraId="2C1882E6"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HOOPP to review changes to message wording.</w:t>
            </w:r>
          </w:p>
          <w:p w14:paraId="436276F0" w14:textId="77777777" w:rsidR="008D7534" w:rsidRPr="008D6309"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Ready for sign-off.</w:t>
            </w:r>
          </w:p>
          <w:p w14:paraId="3379B6AC" w14:textId="77777777" w:rsidR="008D7534" w:rsidRDefault="008D7534" w:rsidP="00AB35E9">
            <w:pPr>
              <w:ind w:left="0"/>
              <w:rPr>
                <w:rFonts w:asciiTheme="minorHAnsi" w:hAnsiTheme="minorHAnsi"/>
                <w:sz w:val="22"/>
                <w:szCs w:val="22"/>
                <w:lang w:val="en-US" w:eastAsia="en-CA"/>
              </w:rPr>
            </w:pPr>
            <w:r>
              <w:rPr>
                <w:noProof/>
                <w:lang w:eastAsia="en-CA"/>
              </w:rPr>
              <w:drawing>
                <wp:inline distT="0" distB="0" distL="0" distR="0" wp14:anchorId="60E4F217" wp14:editId="4A2852E4">
                  <wp:extent cx="5562600" cy="6324600"/>
                  <wp:effectExtent l="0" t="0" r="0" b="0"/>
                  <wp:docPr id="7" name="Picture 7" descr="cid:image005.jpg@01D2BF45.6AE1B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5.jpg@01D2BF45.6AE1B07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5562600" cy="6324600"/>
                          </a:xfrm>
                          <a:prstGeom prst="rect">
                            <a:avLst/>
                          </a:prstGeom>
                          <a:noFill/>
                          <a:ln>
                            <a:noFill/>
                          </a:ln>
                        </pic:spPr>
                      </pic:pic>
                    </a:graphicData>
                  </a:graphic>
                </wp:inline>
              </w:drawing>
            </w:r>
          </w:p>
          <w:p w14:paraId="5F61A406" w14:textId="77777777" w:rsidR="008D7534"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CS 20170425:</w:t>
            </w:r>
          </w:p>
          <w:p w14:paraId="3FDE5538" w14:textId="77777777" w:rsidR="008D7534" w:rsidRPr="00847CBF"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Confirm with Geneviève what the business rules are for the leave look-up. Are we covered or is there a validation required for Contributory Leaves –Remittance?</w:t>
            </w:r>
          </w:p>
          <w:p w14:paraId="4F78136B" w14:textId="77777777" w:rsidR="008D7534" w:rsidRDefault="008D7534" w:rsidP="00AB35E9">
            <w:pPr>
              <w:ind w:left="0"/>
              <w:rPr>
                <w:rFonts w:asciiTheme="minorHAnsi" w:hAnsiTheme="minorHAnsi"/>
                <w:sz w:val="22"/>
                <w:szCs w:val="22"/>
                <w:lang w:val="en-US" w:eastAsia="en-CA"/>
              </w:rPr>
            </w:pPr>
          </w:p>
          <w:p w14:paraId="4C8DD40D" w14:textId="77777777" w:rsidR="008D7534"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AD 20170423</w:t>
            </w:r>
            <w:r w:rsidRPr="00FC70DE">
              <w:rPr>
                <w:rFonts w:asciiTheme="minorHAnsi" w:hAnsiTheme="minorHAnsi"/>
                <w:sz w:val="22"/>
                <w:szCs w:val="22"/>
                <w:lang w:val="en-US" w:eastAsia="en-CA"/>
              </w:rPr>
              <w:t xml:space="preserve">: </w:t>
            </w:r>
          </w:p>
          <w:p w14:paraId="2AAD9837" w14:textId="13E3346C" w:rsidR="008D7534" w:rsidRPr="00551DE2" w:rsidRDefault="008D7534" w:rsidP="008D6CBB">
            <w:pPr>
              <w:pStyle w:val="ListParagraph"/>
              <w:numPr>
                <w:ilvl w:val="0"/>
                <w:numId w:val="25"/>
              </w:numPr>
              <w:ind w:left="0"/>
              <w:rPr>
                <w:rFonts w:asciiTheme="minorHAnsi" w:hAnsiTheme="minorHAnsi"/>
                <w:sz w:val="22"/>
                <w:szCs w:val="22"/>
                <w:lang w:val="en-US" w:eastAsia="en-CA"/>
              </w:rPr>
            </w:pPr>
            <w:r>
              <w:rPr>
                <w:rFonts w:asciiTheme="minorHAnsi" w:hAnsiTheme="minorHAnsi"/>
                <w:sz w:val="22"/>
                <w:szCs w:val="22"/>
                <w:lang w:val="en-US" w:eastAsia="en-CA"/>
              </w:rPr>
              <w:t xml:space="preserve">I think the leave look up logic is preventing user from adding the same leave on the as LSC more than once.  Therefore, I don’t think we need this val for Lump Sum Contribution?  </w:t>
            </w:r>
          </w:p>
          <w:p w14:paraId="60B52F13" w14:textId="77777777" w:rsidR="008D7534" w:rsidRDefault="008D7534" w:rsidP="00AB35E9">
            <w:pPr>
              <w:ind w:left="0"/>
              <w:rPr>
                <w:rFonts w:asciiTheme="minorHAnsi" w:hAnsiTheme="minorHAnsi"/>
                <w:sz w:val="22"/>
                <w:szCs w:val="22"/>
                <w:lang w:val="en-US" w:eastAsia="en-CA"/>
              </w:rPr>
            </w:pPr>
            <w:r w:rsidRPr="00FC70DE">
              <w:rPr>
                <w:rFonts w:asciiTheme="minorHAnsi" w:hAnsiTheme="minorHAnsi"/>
                <w:sz w:val="22"/>
                <w:szCs w:val="22"/>
                <w:lang w:val="en-US" w:eastAsia="en-CA"/>
              </w:rPr>
              <w:t xml:space="preserve">MS 20170224: </w:t>
            </w:r>
          </w:p>
          <w:p w14:paraId="21DBD57A" w14:textId="77777777" w:rsidR="008D7534" w:rsidRPr="00847CBF" w:rsidRDefault="008D7534" w:rsidP="008D6CBB">
            <w:pPr>
              <w:pStyle w:val="ListParagraph"/>
              <w:numPr>
                <w:ilvl w:val="0"/>
                <w:numId w:val="25"/>
              </w:numPr>
              <w:rPr>
                <w:rFonts w:asciiTheme="minorHAnsi" w:hAnsiTheme="minorHAnsi"/>
                <w:sz w:val="22"/>
                <w:szCs w:val="22"/>
                <w:lang w:val="en-US" w:eastAsia="en-CA"/>
              </w:rPr>
            </w:pPr>
            <w:r w:rsidRPr="00847CBF">
              <w:rPr>
                <w:rFonts w:asciiTheme="minorHAnsi" w:hAnsiTheme="minorHAnsi"/>
                <w:sz w:val="22"/>
                <w:szCs w:val="22"/>
                <w:lang w:val="en-US" w:eastAsia="en-CA"/>
              </w:rPr>
              <w:t>We suggest creating a new validation for Remittance.  We need to clearly identify what is considered a duplicate transaction in the Lump Sum File.</w:t>
            </w:r>
          </w:p>
        </w:tc>
      </w:tr>
    </w:tbl>
    <w:p w14:paraId="52D8E1D8" w14:textId="029AE535" w:rsidR="008D7534" w:rsidRDefault="008D7534">
      <w:pPr>
        <w:spacing w:before="0" w:after="0" w:line="240" w:lineRule="auto"/>
        <w:ind w:left="0"/>
        <w:rPr>
          <w:b/>
          <w:smallCaps/>
          <w:sz w:val="24"/>
        </w:rPr>
      </w:pPr>
    </w:p>
    <w:p w14:paraId="293FA920" w14:textId="77777777" w:rsidR="008D7534" w:rsidRPr="006B06A8" w:rsidRDefault="008D7534" w:rsidP="008D7534">
      <w:pPr>
        <w:pStyle w:val="Heading3"/>
      </w:pPr>
      <w:r w:rsidRPr="006B06A8">
        <w:t xml:space="preserve">Validation – </w:t>
      </w:r>
      <w:r>
        <w:t>Multiple Transaction For The Same Sin</w:t>
      </w:r>
    </w:p>
    <w:p w14:paraId="0A47E740" w14:textId="77777777" w:rsidR="008D7534" w:rsidRPr="006B06A8" w:rsidRDefault="008D7534" w:rsidP="009527E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D7534" w14:paraId="77BC289F"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7F45B1"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44A136B2" w14:textId="77777777" w:rsidR="008D7534" w:rsidRPr="006159B6" w:rsidRDefault="008D7534" w:rsidP="00AB35E9">
            <w:pPr>
              <w:pStyle w:val="Heading1"/>
              <w:rPr>
                <w:lang w:val="en-US"/>
              </w:rPr>
            </w:pPr>
            <w:bookmarkStart w:id="775" w:name="_Toc43372953"/>
            <w:r>
              <w:rPr>
                <w:lang w:val="en-US"/>
              </w:rPr>
              <w:t>B194b</w:t>
            </w:r>
            <w:r w:rsidRPr="006159B6">
              <w:rPr>
                <w:lang w:val="en-US"/>
              </w:rPr>
              <w:t>_Multiple</w:t>
            </w:r>
            <w:r>
              <w:rPr>
                <w:lang w:val="en-US"/>
              </w:rPr>
              <w:t>T</w:t>
            </w:r>
            <w:r w:rsidRPr="006159B6">
              <w:rPr>
                <w:lang w:val="en-US"/>
              </w:rPr>
              <w:t>ransaction</w:t>
            </w:r>
            <w:r>
              <w:rPr>
                <w:lang w:val="en-US"/>
              </w:rPr>
              <w:t>F</w:t>
            </w:r>
            <w:r w:rsidRPr="006159B6">
              <w:rPr>
                <w:lang w:val="en-US"/>
              </w:rPr>
              <w:t>or</w:t>
            </w:r>
            <w:r>
              <w:rPr>
                <w:lang w:val="en-US"/>
              </w:rPr>
              <w:t>T</w:t>
            </w:r>
            <w:r w:rsidRPr="006159B6">
              <w:rPr>
                <w:lang w:val="en-US"/>
              </w:rPr>
              <w:t>he</w:t>
            </w:r>
            <w:r>
              <w:rPr>
                <w:lang w:val="en-US"/>
              </w:rPr>
              <w:t>S</w:t>
            </w:r>
            <w:r w:rsidRPr="006159B6">
              <w:rPr>
                <w:lang w:val="en-US"/>
              </w:rPr>
              <w:t>ameSIN</w:t>
            </w:r>
            <w:bookmarkEnd w:id="775"/>
          </w:p>
        </w:tc>
      </w:tr>
      <w:tr w:rsidR="008D7534" w14:paraId="0119D526"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6F536D"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1E03339" w14:textId="0B57CBEB" w:rsidR="008D7534" w:rsidRPr="007A547D" w:rsidRDefault="00DD5DD9"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3371</w:t>
            </w:r>
          </w:p>
        </w:tc>
      </w:tr>
      <w:tr w:rsidR="00E556E7" w14:paraId="1EA88AD6"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495CE06" w14:textId="42E2EBDD" w:rsidR="00E556E7" w:rsidRDefault="00E556E7"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20D98B7" w14:textId="167F5900" w:rsidR="00E556E7" w:rsidRDefault="00E556E7"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8D7534" w14:paraId="75F6942B"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12B233"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34B2C7E" w14:textId="27B061CE" w:rsidR="008D7534" w:rsidRPr="007A547D" w:rsidRDefault="008D7534"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2</w:t>
            </w:r>
            <w:r w:rsidRPr="001A3A60">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8D7534" w14:paraId="014AC20F"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F9F30E2"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92310DC" w14:textId="77777777" w:rsidR="008D7534" w:rsidRPr="007A547D" w:rsidRDefault="008D7534"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Contributory Leaves (Remittance)</w:t>
            </w:r>
          </w:p>
        </w:tc>
      </w:tr>
      <w:tr w:rsidR="008D7534" w14:paraId="3036CF4E"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C036FC6"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AE3CCDC" w14:textId="77777777" w:rsidR="008D7534" w:rsidRDefault="008D7534" w:rsidP="00AB35E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8D7534" w14:paraId="500BDE05"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1BBA815"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72C0D6C" w14:textId="77777777" w:rsidR="008D7534" w:rsidRPr="00B464B9" w:rsidRDefault="008D7534" w:rsidP="00AB35E9">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8D7534" w:rsidRPr="00A61AB1" w14:paraId="713D31D8"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2515455"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51D3E03"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DE0B99B" w14:textId="77777777" w:rsidR="008D7534" w:rsidRPr="00C301FC" w:rsidRDefault="008D7534" w:rsidP="00AB35E9">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if there are a multiple records with the same leave and same year for the same SIN.</w:t>
            </w:r>
          </w:p>
        </w:tc>
      </w:tr>
      <w:tr w:rsidR="008D7534" w:rsidRPr="009151F9" w14:paraId="646C16DA"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AE10B2"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7C365CA" w14:textId="77777777" w:rsidR="008D7534" w:rsidRPr="00ED1B14" w:rsidRDefault="008D7534" w:rsidP="00AB35E9">
            <w:pPr>
              <w:ind w:left="0"/>
              <w:rPr>
                <w:rFonts w:asciiTheme="minorHAnsi" w:hAnsiTheme="minorHAnsi"/>
                <w:sz w:val="22"/>
                <w:szCs w:val="22"/>
                <w:lang w:eastAsia="en-CA"/>
              </w:rPr>
            </w:pPr>
            <w:r>
              <w:rPr>
                <w:rFonts w:asciiTheme="minorHAnsi" w:hAnsiTheme="minorHAnsi"/>
                <w:sz w:val="22"/>
                <w:szCs w:val="22"/>
                <w:lang w:eastAsia="en-CA"/>
              </w:rPr>
              <w:t>Reject the member in the input file if:</w:t>
            </w:r>
          </w:p>
          <w:p w14:paraId="7E24CA26" w14:textId="36B6E7ED" w:rsidR="008D7534" w:rsidRPr="00411EBD" w:rsidRDefault="008D7534" w:rsidP="00AB35E9">
            <w:pPr>
              <w:pStyle w:val="BodyText"/>
              <w:rPr>
                <w:rFonts w:asciiTheme="minorHAnsi" w:hAnsiTheme="minorHAnsi"/>
                <w:sz w:val="22"/>
                <w:szCs w:val="22"/>
                <w:lang w:eastAsia="en-CA"/>
              </w:rPr>
            </w:pPr>
            <w:r w:rsidRPr="00074AA9">
              <w:rPr>
                <w:rFonts w:asciiTheme="minorHAnsi" w:hAnsiTheme="minorHAnsi"/>
                <w:sz w:val="22"/>
                <w:szCs w:val="22"/>
                <w:lang w:eastAsia="en-CA"/>
              </w:rPr>
              <w:t xml:space="preserve">Identify lines where SIN are equal and </w:t>
            </w:r>
            <w:r>
              <w:rPr>
                <w:rFonts w:asciiTheme="minorHAnsi" w:hAnsiTheme="minorHAnsi"/>
                <w:sz w:val="22"/>
                <w:szCs w:val="22"/>
                <w:lang w:eastAsia="en-CA"/>
              </w:rPr>
              <w:t>File.LeaveStartDate</w:t>
            </w:r>
            <w:r w:rsidR="00F85088">
              <w:rPr>
                <w:rFonts w:asciiTheme="minorHAnsi" w:hAnsiTheme="minorHAnsi"/>
                <w:sz w:val="22"/>
                <w:szCs w:val="22"/>
                <w:lang w:eastAsia="en-CA"/>
              </w:rPr>
              <w:t>, File.LeaveType</w:t>
            </w:r>
            <w:r>
              <w:rPr>
                <w:rFonts w:asciiTheme="minorHAnsi" w:hAnsiTheme="minorHAnsi"/>
                <w:sz w:val="22"/>
                <w:szCs w:val="22"/>
                <w:lang w:eastAsia="en-CA"/>
              </w:rPr>
              <w:t xml:space="preserve"> and File.Year</w:t>
            </w:r>
            <w:r w:rsidR="00F85088">
              <w:rPr>
                <w:rFonts w:asciiTheme="minorHAnsi" w:hAnsiTheme="minorHAnsi"/>
                <w:sz w:val="22"/>
                <w:szCs w:val="22"/>
                <w:lang w:eastAsia="en-CA"/>
              </w:rPr>
              <w:t xml:space="preserve"> are </w:t>
            </w:r>
            <w:r>
              <w:rPr>
                <w:rFonts w:asciiTheme="minorHAnsi" w:hAnsiTheme="minorHAnsi"/>
                <w:sz w:val="22"/>
                <w:szCs w:val="22"/>
                <w:lang w:eastAsia="en-CA"/>
              </w:rPr>
              <w:t>the same.</w:t>
            </w:r>
          </w:p>
        </w:tc>
      </w:tr>
      <w:tr w:rsidR="008D7534" w:rsidRPr="00A61AB1" w14:paraId="3D2B813C"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B59D90"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4F6A5429" w14:textId="77777777" w:rsidR="008D7534" w:rsidRPr="00D86DCF" w:rsidRDefault="008D7534" w:rsidP="00AB35E9">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8D7534" w:rsidRPr="00A61AB1" w14:paraId="55276537"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909BA8E"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546B8AC" w14:textId="7A9D44E4" w:rsidR="008D7534" w:rsidRPr="00A72B28" w:rsidRDefault="008D7534" w:rsidP="00AB35E9">
            <w:pPr>
              <w:pStyle w:val="NormalWeb"/>
              <w:spacing w:line="276" w:lineRule="auto"/>
              <w:rPr>
                <w:rFonts w:asciiTheme="minorHAnsi" w:hAnsiTheme="minorHAnsi"/>
                <w:color w:val="000000"/>
                <w:sz w:val="22"/>
                <w:szCs w:val="22"/>
                <w:lang w:val="en-CA"/>
              </w:rPr>
            </w:pPr>
            <w:r w:rsidRPr="00D86DCF">
              <w:rPr>
                <w:rFonts w:asciiTheme="minorHAnsi" w:hAnsiTheme="minorHAnsi"/>
                <w:color w:val="000000"/>
                <w:sz w:val="22"/>
                <w:szCs w:val="22"/>
                <w:lang w:val="en-CA"/>
              </w:rPr>
              <w:t xml:space="preserve">Multiple </w:t>
            </w:r>
            <w:r>
              <w:rPr>
                <w:rFonts w:asciiTheme="minorHAnsi" w:hAnsiTheme="minorHAnsi"/>
                <w:color w:val="000000"/>
                <w:sz w:val="22"/>
                <w:szCs w:val="22"/>
                <w:lang w:val="en-CA"/>
              </w:rPr>
              <w:t>lump sum contributions</w:t>
            </w:r>
            <w:r w:rsidRPr="00D86DCF">
              <w:rPr>
                <w:rFonts w:asciiTheme="minorHAnsi" w:hAnsiTheme="minorHAnsi"/>
                <w:color w:val="000000"/>
                <w:sz w:val="22"/>
                <w:szCs w:val="22"/>
                <w:lang w:val="en-CA"/>
              </w:rPr>
              <w:t xml:space="preserve"> have been provided</w:t>
            </w:r>
            <w:r>
              <w:rPr>
                <w:rFonts w:asciiTheme="minorHAnsi" w:hAnsiTheme="minorHAnsi"/>
                <w:color w:val="000000"/>
                <w:sz w:val="22"/>
                <w:szCs w:val="22"/>
                <w:lang w:val="en-CA"/>
              </w:rPr>
              <w:t xml:space="preserve"> for the {0} starting {2}</w:t>
            </w:r>
            <w:r w:rsidRPr="00D86DCF">
              <w:rPr>
                <w:rFonts w:asciiTheme="minorHAnsi" w:hAnsiTheme="minorHAnsi"/>
                <w:color w:val="000000"/>
                <w:sz w:val="22"/>
                <w:szCs w:val="22"/>
                <w:lang w:val="en-CA"/>
              </w:rPr>
              <w:t xml:space="preserve">. Please review data </w:t>
            </w:r>
            <w:r>
              <w:rPr>
                <w:rFonts w:asciiTheme="minorHAnsi" w:hAnsiTheme="minorHAnsi"/>
                <w:color w:val="000000"/>
                <w:sz w:val="22"/>
                <w:szCs w:val="22"/>
                <w:lang w:val="en-CA"/>
              </w:rPr>
              <w:t>associated to {1}</w:t>
            </w:r>
            <w:r w:rsidRPr="00D86DCF">
              <w:rPr>
                <w:rFonts w:asciiTheme="minorHAnsi" w:hAnsiTheme="minorHAnsi"/>
                <w:color w:val="000000"/>
                <w:sz w:val="22"/>
                <w:szCs w:val="22"/>
                <w:lang w:val="en-CA"/>
              </w:rPr>
              <w:t xml:space="preserve"> and, if applicable, consolidate </w:t>
            </w:r>
            <w:r>
              <w:rPr>
                <w:rFonts w:asciiTheme="minorHAnsi" w:hAnsiTheme="minorHAnsi"/>
                <w:color w:val="000000"/>
                <w:sz w:val="22"/>
                <w:szCs w:val="22"/>
                <w:lang w:val="en-CA"/>
              </w:rPr>
              <w:t>into</w:t>
            </w:r>
            <w:r w:rsidRPr="00D86DCF">
              <w:rPr>
                <w:rFonts w:asciiTheme="minorHAnsi" w:hAnsiTheme="minorHAnsi"/>
                <w:color w:val="000000"/>
                <w:sz w:val="22"/>
                <w:szCs w:val="22"/>
                <w:lang w:val="en-CA"/>
              </w:rPr>
              <w:t xml:space="preserve"> one transaction.  </w:t>
            </w:r>
          </w:p>
        </w:tc>
      </w:tr>
      <w:tr w:rsidR="008D7534" w:rsidRPr="00A61AB1" w14:paraId="68A0685D"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362DACD"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270D2EC"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D588985" w14:textId="64136C6E" w:rsidR="008D7534" w:rsidRPr="00B464B9" w:rsidRDefault="008D7534" w:rsidP="00AB35E9">
            <w:pPr>
              <w:spacing w:before="60" w:after="60"/>
              <w:ind w:left="0"/>
              <w:rPr>
                <w:rFonts w:asciiTheme="minorHAnsi" w:hAnsiTheme="minorHAnsi"/>
                <w:sz w:val="22"/>
                <w:szCs w:val="22"/>
                <w:lang w:eastAsia="en-CA"/>
              </w:rPr>
            </w:pPr>
            <w:r w:rsidRPr="00D86DCF">
              <w:rPr>
                <w:rFonts w:asciiTheme="minorHAnsi" w:hAnsiTheme="minorHAnsi"/>
                <w:sz w:val="22"/>
                <w:szCs w:val="22"/>
              </w:rPr>
              <w:t xml:space="preserve">Multiple </w:t>
            </w:r>
            <w:r>
              <w:rPr>
                <w:rFonts w:asciiTheme="minorHAnsi" w:hAnsiTheme="minorHAnsi"/>
                <w:sz w:val="22"/>
                <w:szCs w:val="22"/>
              </w:rPr>
              <w:t>lump sum contributions</w:t>
            </w:r>
            <w:r w:rsidRPr="00D86DCF">
              <w:rPr>
                <w:rFonts w:asciiTheme="minorHAnsi" w:hAnsiTheme="minorHAnsi"/>
                <w:sz w:val="22"/>
                <w:szCs w:val="22"/>
              </w:rPr>
              <w:t xml:space="preserve"> have been provided</w:t>
            </w:r>
            <w:r>
              <w:rPr>
                <w:rFonts w:asciiTheme="minorHAnsi" w:hAnsiTheme="minorHAnsi"/>
                <w:sz w:val="22"/>
                <w:szCs w:val="22"/>
              </w:rPr>
              <w:t xml:space="preserve"> for the same year</w:t>
            </w:r>
            <w:r w:rsidRPr="00D86DCF">
              <w:rPr>
                <w:rFonts w:asciiTheme="minorHAnsi" w:hAnsiTheme="minorHAnsi"/>
                <w:sz w:val="22"/>
                <w:szCs w:val="22"/>
              </w:rPr>
              <w:t xml:space="preserve">. </w:t>
            </w:r>
          </w:p>
        </w:tc>
      </w:tr>
      <w:tr w:rsidR="008D7534" w:rsidRPr="0085712F" w14:paraId="62D88BEB"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CD0A8B3" w14:textId="77777777" w:rsidR="008D7534" w:rsidRPr="0085712F" w:rsidRDefault="008D7534" w:rsidP="00AB35E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BE4D0F8" w14:textId="58339CBD" w:rsidR="008D7534" w:rsidRDefault="008D7534" w:rsidP="00AB35E9">
            <w:pPr>
              <w:spacing w:before="60" w:after="60"/>
              <w:ind w:left="0"/>
              <w:rPr>
                <w:rFonts w:asciiTheme="minorHAnsi" w:hAnsiTheme="minorHAnsi" w:cs="Calibri"/>
                <w:color w:val="auto"/>
                <w:sz w:val="22"/>
                <w:szCs w:val="22"/>
              </w:rPr>
            </w:pPr>
            <w:r>
              <w:rPr>
                <w:rFonts w:asciiTheme="minorHAnsi" w:hAnsiTheme="minorHAnsi" w:cs="Calibri"/>
                <w:color w:val="auto"/>
                <w:sz w:val="22"/>
                <w:szCs w:val="22"/>
              </w:rPr>
              <w:t>{0}: Leave.Type</w:t>
            </w:r>
          </w:p>
          <w:p w14:paraId="7B2CC54F" w14:textId="77777777" w:rsidR="008D7534" w:rsidRDefault="008D7534" w:rsidP="00AB35E9">
            <w:pPr>
              <w:spacing w:before="60" w:after="60"/>
              <w:ind w:left="0"/>
              <w:rPr>
                <w:rFonts w:asciiTheme="minorHAnsi" w:hAnsiTheme="minorHAnsi" w:cs="Calibri"/>
                <w:color w:val="auto"/>
                <w:sz w:val="22"/>
                <w:szCs w:val="22"/>
              </w:rPr>
            </w:pPr>
            <w:r>
              <w:rPr>
                <w:rFonts w:asciiTheme="minorHAnsi" w:hAnsiTheme="minorHAnsi" w:cs="Calibri"/>
                <w:color w:val="auto"/>
                <w:sz w:val="22"/>
                <w:szCs w:val="22"/>
              </w:rPr>
              <w:t>{1}:</w:t>
            </w:r>
            <w:r>
              <w:rPr>
                <w:rFonts w:asciiTheme="minorHAnsi" w:hAnsiTheme="minorHAnsi"/>
                <w:sz w:val="22"/>
                <w:szCs w:val="22"/>
              </w:rPr>
              <w:t xml:space="preserve"> File.</w:t>
            </w:r>
            <w:r w:rsidRPr="00074AA9">
              <w:rPr>
                <w:rFonts w:asciiTheme="minorHAnsi" w:hAnsiTheme="minorHAnsi" w:cs="Calibri"/>
                <w:color w:val="auto"/>
                <w:sz w:val="22"/>
                <w:szCs w:val="22"/>
              </w:rPr>
              <w:t xml:space="preserve">Year </w:t>
            </w:r>
          </w:p>
          <w:p w14:paraId="7F9A7071" w14:textId="77777777" w:rsidR="008D7534" w:rsidRPr="008D6309" w:rsidRDefault="008D7534" w:rsidP="00AB35E9">
            <w:pPr>
              <w:spacing w:before="60" w:after="60"/>
              <w:ind w:left="0"/>
              <w:rPr>
                <w:rFonts w:asciiTheme="minorHAnsi" w:hAnsiTheme="minorHAnsi" w:cs="Calibri"/>
                <w:color w:val="auto"/>
                <w:sz w:val="22"/>
                <w:szCs w:val="22"/>
              </w:rPr>
            </w:pPr>
            <w:r>
              <w:rPr>
                <w:rFonts w:asciiTheme="minorHAnsi" w:hAnsiTheme="minorHAnsi" w:cs="Calibri"/>
                <w:color w:val="auto"/>
                <w:sz w:val="22"/>
                <w:szCs w:val="22"/>
              </w:rPr>
              <w:t>{2}: Leave.Start.Date</w:t>
            </w:r>
          </w:p>
        </w:tc>
      </w:tr>
      <w:tr w:rsidR="008D7534" w:rsidRPr="0085712F" w14:paraId="6AC3B572"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87CB3BA" w14:textId="77777777" w:rsidR="008D7534" w:rsidRPr="0085712F" w:rsidRDefault="008D7534" w:rsidP="00AB35E9">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5307BBFD" w14:textId="77777777" w:rsidR="008D7534" w:rsidRPr="006100CE" w:rsidRDefault="008D7534" w:rsidP="00AB35E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8D7534" w:rsidRPr="0085712F" w14:paraId="1AA100BA"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14BCC3" w14:textId="77777777" w:rsidR="008D7534" w:rsidRPr="0085712F"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439A89B0" w14:textId="77777777" w:rsidR="008D7534" w:rsidRPr="006100CE" w:rsidRDefault="008D7534" w:rsidP="00AB35E9">
            <w:pPr>
              <w:spacing w:before="60" w:after="60" w:line="240" w:lineRule="auto"/>
              <w:ind w:left="0"/>
              <w:rPr>
                <w:rFonts w:asciiTheme="minorHAnsi" w:hAnsiTheme="minorHAnsi"/>
                <w:sz w:val="22"/>
                <w:szCs w:val="22"/>
                <w:lang w:eastAsia="en-CA"/>
              </w:rPr>
            </w:pPr>
          </w:p>
        </w:tc>
      </w:tr>
      <w:tr w:rsidR="008D7534" w:rsidRPr="00DF5128" w14:paraId="60010648" w14:textId="77777777" w:rsidTr="00AB35E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A5A69B" w14:textId="77777777" w:rsidR="008D7534" w:rsidRDefault="008D7534" w:rsidP="00AB35E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6F54347" w14:textId="77777777" w:rsidR="008D7534" w:rsidRPr="0085712F" w:rsidRDefault="008D7534" w:rsidP="00AB35E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51B3038" w14:textId="77777777" w:rsidR="00757D74" w:rsidRDefault="00757D74" w:rsidP="00AB35E9">
            <w:pPr>
              <w:ind w:left="0"/>
              <w:rPr>
                <w:rFonts w:asciiTheme="minorHAnsi" w:hAnsiTheme="minorHAnsi"/>
                <w:sz w:val="22"/>
                <w:szCs w:val="22"/>
                <w:lang w:val="en-US" w:eastAsia="en-CA"/>
              </w:rPr>
            </w:pPr>
            <w:r>
              <w:rPr>
                <w:rFonts w:asciiTheme="minorHAnsi" w:hAnsiTheme="minorHAnsi"/>
                <w:sz w:val="22"/>
                <w:szCs w:val="22"/>
                <w:lang w:val="en-US" w:eastAsia="en-CA"/>
              </w:rPr>
              <w:t>CS 20170608:</w:t>
            </w:r>
          </w:p>
          <w:p w14:paraId="1F15A857" w14:textId="646CFC8B" w:rsidR="00757D74" w:rsidRPr="00523B46" w:rsidRDefault="00757D7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Update accepted.</w:t>
            </w:r>
          </w:p>
          <w:p w14:paraId="5504A470" w14:textId="77777777" w:rsidR="00F85088" w:rsidRDefault="00F85088" w:rsidP="00AB35E9">
            <w:pPr>
              <w:ind w:left="0"/>
              <w:rPr>
                <w:rFonts w:asciiTheme="minorHAnsi" w:hAnsiTheme="minorHAnsi"/>
                <w:sz w:val="22"/>
                <w:szCs w:val="22"/>
                <w:lang w:val="en-US" w:eastAsia="en-CA"/>
              </w:rPr>
            </w:pPr>
            <w:r>
              <w:rPr>
                <w:rFonts w:asciiTheme="minorHAnsi" w:hAnsiTheme="minorHAnsi"/>
                <w:sz w:val="22"/>
                <w:szCs w:val="22"/>
                <w:lang w:val="en-US" w:eastAsia="en-CA"/>
              </w:rPr>
              <w:t>CS 20170606:</w:t>
            </w:r>
          </w:p>
          <w:p w14:paraId="2E2530E9" w14:textId="44E72DDD" w:rsidR="00F85088" w:rsidRPr="00F85088" w:rsidRDefault="00F85088"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We added the Leave Type in the Validation Logic. HOOPP to accept update prior to programming update.</w:t>
            </w:r>
          </w:p>
          <w:p w14:paraId="4A22D2C2" w14:textId="77777777" w:rsidR="008D7534"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AD 20170505:</w:t>
            </w:r>
          </w:p>
          <w:p w14:paraId="34FC3FC2"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 xml:space="preserve">Updated mster val spreadsheet and created new val (B194b). </w:t>
            </w:r>
          </w:p>
          <w:p w14:paraId="4C26C2CD" w14:textId="77777777" w:rsidR="008D7534" w:rsidRPr="00A605DF"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 xml:space="preserve">This val is now LSC specific. </w:t>
            </w:r>
          </w:p>
          <w:p w14:paraId="060C1DB3" w14:textId="77777777" w:rsidR="008D7534" w:rsidRPr="00A605DF"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 xml:space="preserve">Ready for sign off.  </w:t>
            </w:r>
          </w:p>
          <w:p w14:paraId="19DC0CBC" w14:textId="77777777" w:rsidR="008D7534" w:rsidRPr="001A3A60"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CS 20170501:</w:t>
            </w:r>
          </w:p>
          <w:p w14:paraId="29E13E52"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HOOPP to change Master Val number to a business validation (Bxxx).</w:t>
            </w:r>
          </w:p>
          <w:p w14:paraId="4120A834"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HOOPP to revise message wording and message parameters.</w:t>
            </w:r>
          </w:p>
          <w:p w14:paraId="1CE1B99F"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Ready for sign-off.</w:t>
            </w:r>
          </w:p>
          <w:p w14:paraId="1A9ABD5D" w14:textId="77777777" w:rsidR="008D7534"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AD 20170501:</w:t>
            </w:r>
          </w:p>
          <w:p w14:paraId="3D5F5FE5"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Based on answer provided by MS (Genevieve) I think this val needs to be split into two separate vals I48a and I48b.  There will be different logic and different val msgs.  Wording has been updated assuming that this val is specific for I48a.</w:t>
            </w:r>
          </w:p>
          <w:p w14:paraId="0EEE9622" w14:textId="77777777" w:rsidR="008D7534"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CS 20170427:</w:t>
            </w:r>
          </w:p>
          <w:p w14:paraId="720243D5" w14:textId="77777777" w:rsidR="008D7534" w:rsidRPr="00563A5D" w:rsidRDefault="008D7534" w:rsidP="008D6CBB">
            <w:pPr>
              <w:pStyle w:val="ListParagraph"/>
              <w:numPr>
                <w:ilvl w:val="0"/>
                <w:numId w:val="25"/>
              </w:numPr>
              <w:rPr>
                <w:rFonts w:asciiTheme="minorHAnsi" w:hAnsiTheme="minorHAnsi"/>
                <w:sz w:val="22"/>
                <w:szCs w:val="22"/>
                <w:lang w:val="en-US" w:eastAsia="en-CA"/>
              </w:rPr>
            </w:pPr>
            <w:r w:rsidRPr="00563A5D">
              <w:rPr>
                <w:rFonts w:asciiTheme="minorHAnsi" w:hAnsiTheme="minorHAnsi"/>
                <w:sz w:val="22"/>
                <w:szCs w:val="22"/>
                <w:lang w:val="en-US" w:eastAsia="en-CA"/>
              </w:rPr>
              <w:t xml:space="preserve">Confirmation from Geneviève: “Yes, we have a search leave but it doesn’t prevent data to be added in double… For example, a user can select a leave from the search leave (see print screen below) and decide to put data for year 2016. Then a user can do an “add” and a new section will open where the user should enter another year but nothing actually prevents the user to add the same year (see print screen below). </w:t>
            </w:r>
          </w:p>
          <w:p w14:paraId="5BF12608"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That being said we would need to apply this validation to Contributory Leaves</w:t>
            </w:r>
          </w:p>
          <w:p w14:paraId="4D4CF113" w14:textId="77777777" w:rsidR="008D7534"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HOOPP to review changes to message wording.</w:t>
            </w:r>
          </w:p>
          <w:p w14:paraId="1BC93C86" w14:textId="77777777" w:rsidR="008D7534" w:rsidRPr="008D6309"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Ready for sign-off.</w:t>
            </w:r>
          </w:p>
          <w:p w14:paraId="12239342" w14:textId="77777777" w:rsidR="008D7534" w:rsidRDefault="008D7534" w:rsidP="00AB35E9">
            <w:pPr>
              <w:ind w:left="0"/>
              <w:rPr>
                <w:rFonts w:asciiTheme="minorHAnsi" w:hAnsiTheme="minorHAnsi"/>
                <w:sz w:val="22"/>
                <w:szCs w:val="22"/>
                <w:lang w:val="en-US" w:eastAsia="en-CA"/>
              </w:rPr>
            </w:pPr>
            <w:r>
              <w:rPr>
                <w:noProof/>
                <w:lang w:eastAsia="en-CA"/>
              </w:rPr>
              <w:drawing>
                <wp:inline distT="0" distB="0" distL="0" distR="0" wp14:anchorId="225AD991" wp14:editId="12594840">
                  <wp:extent cx="5562600" cy="6324600"/>
                  <wp:effectExtent l="0" t="0" r="0" b="0"/>
                  <wp:docPr id="8" name="Picture 8" descr="cid:image005.jpg@01D2BF45.6AE1B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5.jpg@01D2BF45.6AE1B07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5562600" cy="6324600"/>
                          </a:xfrm>
                          <a:prstGeom prst="rect">
                            <a:avLst/>
                          </a:prstGeom>
                          <a:noFill/>
                          <a:ln>
                            <a:noFill/>
                          </a:ln>
                        </pic:spPr>
                      </pic:pic>
                    </a:graphicData>
                  </a:graphic>
                </wp:inline>
              </w:drawing>
            </w:r>
          </w:p>
          <w:p w14:paraId="79D515C0" w14:textId="77777777" w:rsidR="008D7534"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CS 20170425:</w:t>
            </w:r>
          </w:p>
          <w:p w14:paraId="7EB07197" w14:textId="77777777" w:rsidR="008D7534" w:rsidRPr="00847CBF" w:rsidRDefault="008D7534"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Confirm with Geneviève what the business rules are for the leave look-up. Are we covered or is there a validation required for Contributory Leaves –Remittance?</w:t>
            </w:r>
          </w:p>
          <w:p w14:paraId="52029E06" w14:textId="77777777" w:rsidR="008D7534" w:rsidRDefault="008D7534" w:rsidP="00AB35E9">
            <w:pPr>
              <w:ind w:left="0"/>
              <w:rPr>
                <w:rFonts w:asciiTheme="minorHAnsi" w:hAnsiTheme="minorHAnsi"/>
                <w:sz w:val="22"/>
                <w:szCs w:val="22"/>
                <w:lang w:val="en-US" w:eastAsia="en-CA"/>
              </w:rPr>
            </w:pPr>
          </w:p>
          <w:p w14:paraId="497522DF" w14:textId="77777777" w:rsidR="008D7534"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AD 20170423</w:t>
            </w:r>
            <w:r w:rsidRPr="00FC70DE">
              <w:rPr>
                <w:rFonts w:asciiTheme="minorHAnsi" w:hAnsiTheme="minorHAnsi"/>
                <w:sz w:val="22"/>
                <w:szCs w:val="22"/>
                <w:lang w:val="en-US" w:eastAsia="en-CA"/>
              </w:rPr>
              <w:t xml:space="preserve">: </w:t>
            </w:r>
          </w:p>
          <w:p w14:paraId="2DC7A4EC" w14:textId="77777777" w:rsidR="008D7534" w:rsidRDefault="008D7534" w:rsidP="00AB35E9">
            <w:pPr>
              <w:ind w:left="0"/>
              <w:rPr>
                <w:rFonts w:asciiTheme="minorHAnsi" w:hAnsiTheme="minorHAnsi"/>
                <w:sz w:val="22"/>
                <w:szCs w:val="22"/>
                <w:lang w:val="en-US" w:eastAsia="en-CA"/>
              </w:rPr>
            </w:pPr>
            <w:r>
              <w:rPr>
                <w:rFonts w:asciiTheme="minorHAnsi" w:hAnsiTheme="minorHAnsi"/>
                <w:sz w:val="22"/>
                <w:szCs w:val="22"/>
                <w:lang w:val="en-US" w:eastAsia="en-CA"/>
              </w:rPr>
              <w:t xml:space="preserve">I think the leave look up logic is preventing user from adding the same leave on the as LSC more than once.  Therefore, I don’t think we need this val for Lump Sum Contribution?  </w:t>
            </w:r>
          </w:p>
          <w:p w14:paraId="5F0EB864" w14:textId="77777777" w:rsidR="008D7534" w:rsidRDefault="008D7534" w:rsidP="00AB35E9">
            <w:pPr>
              <w:ind w:left="0"/>
              <w:rPr>
                <w:rFonts w:asciiTheme="minorHAnsi" w:hAnsiTheme="minorHAnsi"/>
                <w:sz w:val="22"/>
                <w:szCs w:val="22"/>
                <w:lang w:val="en-US" w:eastAsia="en-CA"/>
              </w:rPr>
            </w:pPr>
            <w:r w:rsidRPr="00FC70DE">
              <w:rPr>
                <w:rFonts w:asciiTheme="minorHAnsi" w:hAnsiTheme="minorHAnsi"/>
                <w:sz w:val="22"/>
                <w:szCs w:val="22"/>
                <w:lang w:val="en-US" w:eastAsia="en-CA"/>
              </w:rPr>
              <w:t xml:space="preserve">MS 20170224: </w:t>
            </w:r>
          </w:p>
          <w:p w14:paraId="52C4B92E" w14:textId="77777777" w:rsidR="008D7534" w:rsidRPr="00847CBF" w:rsidRDefault="008D7534" w:rsidP="008D6CBB">
            <w:pPr>
              <w:pStyle w:val="ListParagraph"/>
              <w:numPr>
                <w:ilvl w:val="0"/>
                <w:numId w:val="25"/>
              </w:numPr>
              <w:rPr>
                <w:rFonts w:asciiTheme="minorHAnsi" w:hAnsiTheme="minorHAnsi"/>
                <w:sz w:val="22"/>
                <w:szCs w:val="22"/>
                <w:lang w:val="en-US" w:eastAsia="en-CA"/>
              </w:rPr>
            </w:pPr>
            <w:r w:rsidRPr="00847CBF">
              <w:rPr>
                <w:rFonts w:asciiTheme="minorHAnsi" w:hAnsiTheme="minorHAnsi"/>
                <w:sz w:val="22"/>
                <w:szCs w:val="22"/>
                <w:lang w:val="en-US" w:eastAsia="en-CA"/>
              </w:rPr>
              <w:t>We suggest creating a new validation for Remittance.  We need to clearly identify what is considered a duplicate transaction in the Lump Sum File.</w:t>
            </w:r>
          </w:p>
        </w:tc>
      </w:tr>
    </w:tbl>
    <w:p w14:paraId="0DCA2504" w14:textId="4236A98D" w:rsidR="006F162E" w:rsidRDefault="006F162E">
      <w:pPr>
        <w:spacing w:before="0" w:after="0" w:line="240" w:lineRule="auto"/>
        <w:ind w:left="0"/>
        <w:rPr>
          <w:b/>
          <w:smallCaps/>
          <w:sz w:val="24"/>
        </w:rPr>
      </w:pPr>
    </w:p>
    <w:p w14:paraId="0B5604FE" w14:textId="6043380D" w:rsidR="003401CB" w:rsidRPr="00873EB9" w:rsidRDefault="003401CB" w:rsidP="003401CB">
      <w:pPr>
        <w:pStyle w:val="Heading3"/>
        <w:rPr>
          <w:lang w:val="en-US"/>
        </w:rPr>
      </w:pPr>
      <w:r w:rsidRPr="006B06A8">
        <w:t xml:space="preserve">Validation – </w:t>
      </w:r>
      <w:r w:rsidR="00F9370F">
        <w:t>Core Data File Should Be Provided in MDC Collect</w:t>
      </w:r>
    </w:p>
    <w:p w14:paraId="7E0A3F04" w14:textId="77777777" w:rsidR="003401CB" w:rsidRPr="00522349" w:rsidRDefault="003401CB" w:rsidP="00EF00B1"/>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3401CB" w14:paraId="7B1B95E3"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A2065E0" w14:textId="77777777" w:rsidR="003401CB" w:rsidRDefault="003401CB"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77F13217" w14:textId="4CA6DA44" w:rsidR="003401CB" w:rsidRPr="007E257A" w:rsidRDefault="003401CB" w:rsidP="00F9370F">
            <w:pPr>
              <w:pStyle w:val="Heading1"/>
              <w:rPr>
                <w:rFonts w:cs="Calibri"/>
                <w:color w:val="auto"/>
              </w:rPr>
            </w:pPr>
            <w:bookmarkStart w:id="776" w:name="_Toc43372954"/>
            <w:r w:rsidRPr="00BE1995">
              <w:rPr>
                <w:lang w:val="en-US"/>
              </w:rPr>
              <w:t>B</w:t>
            </w:r>
            <w:r>
              <w:rPr>
                <w:lang w:val="en-US"/>
              </w:rPr>
              <w:t>195</w:t>
            </w:r>
            <w:r w:rsidRPr="00BE1995">
              <w:rPr>
                <w:lang w:val="en-US"/>
              </w:rPr>
              <w:t>_</w:t>
            </w:r>
            <w:r w:rsidR="00F9370F">
              <w:rPr>
                <w:lang w:val="en-US"/>
              </w:rPr>
              <w:t>CoreDataFileShouldBeProvidedInMDCCollect</w:t>
            </w:r>
            <w:bookmarkEnd w:id="776"/>
          </w:p>
        </w:tc>
      </w:tr>
      <w:tr w:rsidR="003401CB" w14:paraId="685F004A"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C521721" w14:textId="77777777" w:rsidR="003401CB" w:rsidRDefault="003401CB"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44E3BF6" w14:textId="46135304" w:rsidR="003401CB" w:rsidRDefault="002D583C" w:rsidP="00CB5C90">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5036</w:t>
            </w:r>
          </w:p>
        </w:tc>
      </w:tr>
      <w:tr w:rsidR="00E556E7" w14:paraId="1EF7A64B"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8EC44B" w14:textId="1DB34E3C" w:rsidR="00E556E7" w:rsidRDefault="00E556E7"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40D580C" w14:textId="3BD46E3C" w:rsidR="00E556E7" w:rsidRDefault="00115E6F" w:rsidP="00CB5C90">
            <w:pPr>
              <w:spacing w:before="60" w:after="60" w:line="240" w:lineRule="auto"/>
              <w:ind w:left="0"/>
              <w:rPr>
                <w:rFonts w:asciiTheme="minorHAnsi" w:hAnsiTheme="minorHAnsi" w:cs="Calibri"/>
                <w:color w:val="auto"/>
                <w:sz w:val="22"/>
                <w:szCs w:val="22"/>
              </w:rPr>
            </w:pPr>
            <w:r>
              <w:rPr>
                <w:rFonts w:asciiTheme="minorHAnsi" w:eastAsia="Times New Roman" w:hAnsiTheme="minorHAnsi" w:cs="Calibri"/>
                <w:color w:val="auto"/>
                <w:sz w:val="22"/>
                <w:szCs w:val="22"/>
                <w:lang w:eastAsia="en-CA"/>
              </w:rPr>
              <w:t>Data Import</w:t>
            </w:r>
          </w:p>
        </w:tc>
      </w:tr>
      <w:tr w:rsidR="003401CB" w14:paraId="2ABADC0A"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9B125E" w14:textId="77777777" w:rsidR="003401CB" w:rsidRDefault="003401CB"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B1C60D0" w14:textId="77777777" w:rsidR="003401CB" w:rsidRDefault="003401CB" w:rsidP="00CB5C90">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3401CB" w14:paraId="7AAE0543"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D982241" w14:textId="77777777" w:rsidR="003401CB" w:rsidRDefault="003401CB"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067016A" w14:textId="0805A666" w:rsidR="003401CB" w:rsidRPr="007E257A" w:rsidRDefault="003401CB" w:rsidP="00CB5C90">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Non-Contributory Leaves, Contributory Leaves</w:t>
            </w:r>
            <w:r w:rsidR="00050178">
              <w:rPr>
                <w:rFonts w:asciiTheme="minorHAnsi" w:hAnsiTheme="minorHAnsi" w:cs="Calibri"/>
                <w:color w:val="auto"/>
                <w:sz w:val="22"/>
                <w:szCs w:val="22"/>
              </w:rPr>
              <w:t xml:space="preserve">, </w:t>
            </w:r>
            <w:r w:rsidR="00050178" w:rsidRPr="005C7265">
              <w:rPr>
                <w:rFonts w:asciiTheme="minorHAnsi" w:hAnsiTheme="minorHAnsi"/>
                <w:color w:val="auto"/>
                <w:sz w:val="22"/>
                <w:szCs w:val="22"/>
                <w:lang w:eastAsia="en-CA"/>
              </w:rPr>
              <w:t xml:space="preserve">Close </w:t>
            </w:r>
            <w:r w:rsidR="00050178" w:rsidRPr="005C7265">
              <w:rPr>
                <w:rFonts w:asciiTheme="minorHAnsi" w:eastAsia="Times New Roman" w:hAnsiTheme="minorHAnsi" w:cs="Calibri"/>
                <w:color w:val="auto"/>
                <w:sz w:val="22"/>
                <w:szCs w:val="22"/>
                <w:lang w:eastAsia="en-CA"/>
              </w:rPr>
              <w:t>Leaves</w:t>
            </w:r>
          </w:p>
        </w:tc>
      </w:tr>
      <w:tr w:rsidR="003401CB" w14:paraId="5BD84BFF"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10CDFAB" w14:textId="77777777" w:rsidR="003401CB" w:rsidRDefault="003401CB"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5ED4E0E" w14:textId="77777777" w:rsidR="003401CB" w:rsidRPr="00B464B9" w:rsidRDefault="003401CB" w:rsidP="00CB5C90">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3401CB" w14:paraId="4104F1D0"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3E863EF" w14:textId="77777777" w:rsidR="003401CB" w:rsidRDefault="003401CB"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54E89AF" w14:textId="77777777" w:rsidR="003401CB" w:rsidRPr="00B464B9" w:rsidRDefault="003401CB" w:rsidP="00CB5C90">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3401CB" w:rsidRPr="00A61AB1" w14:paraId="2198D554"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BDA056" w14:textId="77777777" w:rsidR="003401CB" w:rsidRDefault="003401CB"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6BCF30A" w14:textId="6E6491F9" w:rsidR="003401CB" w:rsidRDefault="00DD24C2"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9C47A69" w14:textId="590BE851" w:rsidR="003401CB" w:rsidRDefault="003401CB" w:rsidP="003401CB">
            <w:pPr>
              <w:ind w:left="0"/>
              <w:rPr>
                <w:rFonts w:asciiTheme="minorHAnsi" w:hAnsiTheme="minorHAnsi"/>
                <w:sz w:val="22"/>
                <w:szCs w:val="22"/>
                <w:lang w:eastAsia="en-CA"/>
              </w:rPr>
            </w:pPr>
            <w:r>
              <w:rPr>
                <w:rFonts w:asciiTheme="minorHAnsi" w:hAnsiTheme="minorHAnsi"/>
                <w:sz w:val="22"/>
                <w:szCs w:val="22"/>
                <w:lang w:eastAsia="en-CA"/>
              </w:rPr>
              <w:t>Specific validation to reject the member if a Core Data entry was not received for same SIN.</w:t>
            </w:r>
          </w:p>
        </w:tc>
      </w:tr>
      <w:tr w:rsidR="003401CB" w:rsidRPr="00575A54" w14:paraId="0018B59A"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F3CC06B" w14:textId="2340EF46" w:rsidR="003401CB" w:rsidRDefault="003401CB" w:rsidP="00DD24C2">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w:t>
            </w:r>
            <w:r w:rsidR="00DD24C2">
              <w:rPr>
                <w:rFonts w:asciiTheme="minorHAnsi" w:eastAsia="Times New Roman" w:hAnsiTheme="minorHAnsi" w:cs="Calibri"/>
                <w:b/>
                <w:color w:val="FFFFFF"/>
                <w:sz w:val="22"/>
                <w:szCs w:val="22"/>
                <w:lang w:eastAsia="en-CA"/>
              </w:rPr>
              <w:t>Logic</w:t>
            </w:r>
          </w:p>
        </w:tc>
        <w:tc>
          <w:tcPr>
            <w:tcW w:w="8448" w:type="dxa"/>
            <w:tcBorders>
              <w:top w:val="single" w:sz="4" w:space="0" w:color="auto"/>
              <w:left w:val="single" w:sz="4" w:space="0" w:color="auto"/>
              <w:bottom w:val="single" w:sz="4" w:space="0" w:color="auto"/>
              <w:right w:val="single" w:sz="4" w:space="0" w:color="auto"/>
            </w:tcBorders>
            <w:vAlign w:val="center"/>
          </w:tcPr>
          <w:p w14:paraId="604DF776" w14:textId="2A1B564A" w:rsidR="00F9370F" w:rsidRPr="00873EB9" w:rsidRDefault="003401CB" w:rsidP="00CB5C90">
            <w:pPr>
              <w:ind w:left="0"/>
              <w:rPr>
                <w:rFonts w:asciiTheme="minorHAnsi" w:hAnsiTheme="minorHAnsi"/>
                <w:color w:val="auto"/>
                <w:sz w:val="22"/>
                <w:szCs w:val="22"/>
                <w:lang w:eastAsia="en-CA"/>
              </w:rPr>
            </w:pPr>
            <w:r w:rsidRPr="00873EB9">
              <w:rPr>
                <w:rFonts w:asciiTheme="minorHAnsi" w:hAnsiTheme="minorHAnsi"/>
                <w:color w:val="auto"/>
                <w:sz w:val="22"/>
                <w:szCs w:val="22"/>
                <w:lang w:eastAsia="en-CA"/>
              </w:rPr>
              <w:t>Reject the member in the input file if :</w:t>
            </w:r>
          </w:p>
          <w:p w14:paraId="7A340CA6" w14:textId="29F1D91A" w:rsidR="00F9370F" w:rsidRDefault="00F9370F" w:rsidP="00CB5C90">
            <w:pPr>
              <w:ind w:left="720"/>
              <w:rPr>
                <w:rFonts w:asciiTheme="minorHAnsi" w:hAnsiTheme="minorHAnsi"/>
                <w:color w:val="auto"/>
                <w:sz w:val="22"/>
                <w:szCs w:val="22"/>
                <w:lang w:eastAsia="en-CA"/>
              </w:rPr>
            </w:pPr>
            <w:r>
              <w:rPr>
                <w:rFonts w:asciiTheme="minorHAnsi" w:hAnsiTheme="minorHAnsi"/>
                <w:color w:val="auto"/>
                <w:sz w:val="22"/>
                <w:szCs w:val="22"/>
                <w:lang w:eastAsia="en-CA"/>
              </w:rPr>
              <w:t>For every SIN (in NCL or CL file</w:t>
            </w:r>
            <w:r w:rsidR="000B7A11">
              <w:rPr>
                <w:rFonts w:asciiTheme="minorHAnsi" w:hAnsiTheme="minorHAnsi"/>
                <w:color w:val="auto"/>
                <w:sz w:val="22"/>
                <w:szCs w:val="22"/>
                <w:lang w:eastAsia="en-CA"/>
              </w:rPr>
              <w:t xml:space="preserve"> of collect MDC</w:t>
            </w:r>
            <w:r>
              <w:rPr>
                <w:rFonts w:asciiTheme="minorHAnsi" w:hAnsiTheme="minorHAnsi"/>
                <w:color w:val="auto"/>
                <w:sz w:val="22"/>
                <w:szCs w:val="22"/>
                <w:lang w:eastAsia="en-CA"/>
              </w:rPr>
              <w:t xml:space="preserve">) check that </w:t>
            </w:r>
          </w:p>
          <w:p w14:paraId="67D7A707" w14:textId="247761C8" w:rsidR="000B7A11" w:rsidRDefault="000B7A11" w:rsidP="00CB5C90">
            <w:pPr>
              <w:ind w:left="720"/>
              <w:rPr>
                <w:rFonts w:asciiTheme="minorHAnsi" w:hAnsiTheme="minorHAnsi"/>
                <w:color w:val="auto"/>
                <w:sz w:val="22"/>
                <w:szCs w:val="22"/>
                <w:lang w:eastAsia="en-CA"/>
              </w:rPr>
            </w:pPr>
            <w:r>
              <w:rPr>
                <w:rFonts w:asciiTheme="minorHAnsi" w:hAnsiTheme="minorHAnsi"/>
                <w:color w:val="auto"/>
                <w:sz w:val="22"/>
                <w:szCs w:val="22"/>
                <w:lang w:eastAsia="en-CA"/>
              </w:rPr>
              <w:t>Matching SIN does not exist in Core Data file</w:t>
            </w:r>
          </w:p>
          <w:p w14:paraId="3E8E9C8D" w14:textId="3264A2D2" w:rsidR="003401CB" w:rsidRPr="00C83D1F" w:rsidRDefault="00F9370F" w:rsidP="00F9370F">
            <w:pPr>
              <w:ind w:left="1440"/>
              <w:rPr>
                <w:rFonts w:asciiTheme="minorHAnsi" w:hAnsiTheme="minorHAnsi"/>
                <w:sz w:val="22"/>
                <w:szCs w:val="22"/>
                <w:lang w:eastAsia="en-CA"/>
              </w:rPr>
            </w:pPr>
            <w:r>
              <w:rPr>
                <w:rFonts w:asciiTheme="minorHAnsi" w:hAnsiTheme="minorHAnsi"/>
                <w:color w:val="auto"/>
                <w:sz w:val="22"/>
                <w:szCs w:val="22"/>
                <w:lang w:eastAsia="en-CA"/>
              </w:rPr>
              <w:t xml:space="preserve"> </w:t>
            </w:r>
          </w:p>
        </w:tc>
      </w:tr>
      <w:tr w:rsidR="000518E3" w:rsidRPr="00A61AB1" w14:paraId="5438E67B"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EB8E633" w14:textId="25EECDFC" w:rsidR="000518E3" w:rsidRDefault="000518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663F849" w14:textId="3C071252" w:rsidR="000518E3" w:rsidRDefault="00025B77" w:rsidP="00F21DB2">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3401CB" w:rsidRPr="00A61AB1" w14:paraId="119A80D0"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EFB8965" w14:textId="2973B5D6" w:rsidR="003401CB" w:rsidRDefault="003401CB"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22D2C73A" w14:textId="77777777" w:rsidR="003401CB" w:rsidRDefault="003401CB" w:rsidP="00CB5C90">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0B31D3E4" w14:textId="1A4C16D7" w:rsidR="003401CB" w:rsidRPr="00B464B9" w:rsidRDefault="00EF00B1" w:rsidP="00F21DB2">
            <w:pPr>
              <w:spacing w:before="60" w:after="60"/>
              <w:ind w:left="0"/>
              <w:rPr>
                <w:rFonts w:asciiTheme="minorHAnsi" w:hAnsiTheme="minorHAnsi"/>
                <w:sz w:val="22"/>
                <w:szCs w:val="22"/>
                <w:lang w:eastAsia="en-CA"/>
              </w:rPr>
            </w:pPr>
            <w:r w:rsidRPr="00EF00B1">
              <w:rPr>
                <w:rFonts w:asciiTheme="minorHAnsi" w:hAnsiTheme="minorHAnsi"/>
                <w:sz w:val="22"/>
                <w:szCs w:val="22"/>
              </w:rPr>
              <w:t xml:space="preserve">Please provide </w:t>
            </w:r>
            <w:r w:rsidRPr="00BC2339">
              <w:rPr>
                <w:rFonts w:asciiTheme="minorHAnsi" w:hAnsiTheme="minorHAnsi"/>
                <w:color w:val="auto"/>
                <w:sz w:val="22"/>
                <w:szCs w:val="22"/>
              </w:rPr>
              <w:t xml:space="preserve">Employment Information and Payroll </w:t>
            </w:r>
            <w:r w:rsidRPr="00EF00B1">
              <w:rPr>
                <w:rFonts w:asciiTheme="minorHAnsi" w:hAnsiTheme="minorHAnsi"/>
                <w:sz w:val="22"/>
                <w:szCs w:val="22"/>
              </w:rPr>
              <w:t>Information for this member.</w:t>
            </w:r>
          </w:p>
        </w:tc>
      </w:tr>
      <w:tr w:rsidR="003401CB" w:rsidRPr="00A61AB1" w14:paraId="3E2DEB1C"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F4C5AC4" w14:textId="77777777" w:rsidR="003401CB" w:rsidRDefault="003401CB"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F42FBAD" w14:textId="77777777" w:rsidR="003401CB" w:rsidRDefault="003401CB"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7BDFA09" w14:textId="7414E6A8" w:rsidR="003401CB" w:rsidRPr="009F4786" w:rsidRDefault="00EF00B1" w:rsidP="00CB5C90">
            <w:pPr>
              <w:spacing w:before="60" w:after="60"/>
              <w:ind w:left="0"/>
              <w:rPr>
                <w:rFonts w:asciiTheme="minorHAnsi" w:hAnsiTheme="minorHAnsi"/>
                <w:color w:val="FF0000"/>
                <w:sz w:val="22"/>
                <w:szCs w:val="22"/>
                <w:lang w:eastAsia="en-CA"/>
              </w:rPr>
            </w:pPr>
            <w:r w:rsidRPr="00EF00B1">
              <w:rPr>
                <w:rFonts w:asciiTheme="minorHAnsi" w:hAnsiTheme="minorHAnsi"/>
                <w:sz w:val="22"/>
                <w:szCs w:val="22"/>
              </w:rPr>
              <w:t xml:space="preserve">Please provide </w:t>
            </w:r>
            <w:r w:rsidRPr="00BC2339">
              <w:rPr>
                <w:rFonts w:asciiTheme="minorHAnsi" w:hAnsiTheme="minorHAnsi"/>
                <w:color w:val="auto"/>
                <w:sz w:val="22"/>
                <w:szCs w:val="22"/>
              </w:rPr>
              <w:t xml:space="preserve">Employment Information and Payroll </w:t>
            </w:r>
            <w:r w:rsidRPr="00EF00B1">
              <w:rPr>
                <w:rFonts w:asciiTheme="minorHAnsi" w:hAnsiTheme="minorHAnsi"/>
                <w:sz w:val="22"/>
                <w:szCs w:val="22"/>
              </w:rPr>
              <w:t>Information.</w:t>
            </w:r>
          </w:p>
        </w:tc>
      </w:tr>
      <w:tr w:rsidR="003401CB" w:rsidRPr="0085712F" w14:paraId="0EB47ECB"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2A161B9" w14:textId="77777777" w:rsidR="003401CB" w:rsidRPr="0085712F" w:rsidRDefault="003401CB" w:rsidP="00CB5C9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42EB3CD" w14:textId="3794C23E" w:rsidR="003401CB" w:rsidRPr="00D55E54" w:rsidRDefault="00030CE3" w:rsidP="00CB5C90">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3401CB" w:rsidRPr="0085712F" w14:paraId="7C70962B"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D70E884" w14:textId="77777777" w:rsidR="003401CB" w:rsidRPr="0085712F" w:rsidRDefault="003401CB" w:rsidP="00CB5C9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2F94D9B4" w14:textId="77777777" w:rsidR="003401CB" w:rsidRPr="00D55E54" w:rsidRDefault="003401CB" w:rsidP="00CB5C90">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0518E3" w:rsidRPr="0085712F" w14:paraId="788D2BB9"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BE6651A" w14:textId="5AD349B9" w:rsidR="000518E3" w:rsidRDefault="000518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0C17407" w14:textId="409A1DB1" w:rsidR="000518E3" w:rsidRDefault="000518E3" w:rsidP="00827D5B">
            <w:pPr>
              <w:pStyle w:val="NormalWeb"/>
              <w:rPr>
                <w:rFonts w:asciiTheme="minorHAnsi" w:hAnsiTheme="minorHAnsi"/>
                <w:sz w:val="22"/>
                <w:szCs w:val="22"/>
                <w:lang w:val="en-US" w:eastAsia="en-CA"/>
              </w:rPr>
            </w:pPr>
          </w:p>
        </w:tc>
      </w:tr>
      <w:tr w:rsidR="003401CB" w:rsidRPr="0085712F" w14:paraId="661ADEC2"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63DF047" w14:textId="77777777" w:rsidR="003401CB" w:rsidRDefault="003401CB"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13782A0" w14:textId="77777777" w:rsidR="003401CB" w:rsidRPr="0085712F" w:rsidRDefault="003401CB" w:rsidP="00CB5C9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008CC29" w14:textId="77777777" w:rsidR="00115E6F" w:rsidRDefault="00115E6F" w:rsidP="00115E6F">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YKN 20180724:</w:t>
            </w:r>
          </w:p>
          <w:p w14:paraId="4C8D394E" w14:textId="77777777" w:rsidR="00115E6F" w:rsidRPr="000B7A11" w:rsidRDefault="00115E6F" w:rsidP="00115E6F">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Adjusted the validation tool.</w:t>
            </w:r>
          </w:p>
          <w:p w14:paraId="57FB2D86" w14:textId="77777777" w:rsidR="00115E6F" w:rsidRDefault="00115E6F" w:rsidP="007D114E">
            <w:pPr>
              <w:spacing w:before="60" w:after="60" w:line="240" w:lineRule="auto"/>
              <w:ind w:left="0"/>
              <w:rPr>
                <w:rFonts w:asciiTheme="minorHAnsi" w:hAnsiTheme="minorHAnsi"/>
                <w:sz w:val="22"/>
                <w:szCs w:val="22"/>
                <w:lang w:val="en-US" w:eastAsia="en-CA"/>
              </w:rPr>
            </w:pPr>
          </w:p>
          <w:p w14:paraId="08DA170D" w14:textId="780AF8E4" w:rsidR="00EF00B1" w:rsidRDefault="00EF00B1" w:rsidP="007D114E">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20171102:</w:t>
            </w:r>
          </w:p>
          <w:p w14:paraId="39E8E2B8" w14:textId="3ECA0BC5" w:rsidR="00EF00B1" w:rsidRDefault="00EF00B1"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Wording change as per email received from Alias on Nov 2, 2017</w:t>
            </w:r>
          </w:p>
          <w:p w14:paraId="68326B37" w14:textId="71481756" w:rsidR="00EF00B1" w:rsidRPr="00EF00B1" w:rsidRDefault="00EF00B1"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Sign-off for change in specs received in same email.</w:t>
            </w:r>
          </w:p>
          <w:p w14:paraId="31B2F835" w14:textId="77777777" w:rsidR="00EF00B1" w:rsidRDefault="00EF00B1" w:rsidP="007D114E">
            <w:pPr>
              <w:spacing w:before="60" w:after="60" w:line="240" w:lineRule="auto"/>
              <w:ind w:left="0"/>
              <w:rPr>
                <w:rFonts w:asciiTheme="minorHAnsi" w:hAnsiTheme="minorHAnsi"/>
                <w:sz w:val="22"/>
                <w:szCs w:val="22"/>
                <w:lang w:val="en-US" w:eastAsia="en-CA"/>
              </w:rPr>
            </w:pPr>
          </w:p>
          <w:p w14:paraId="12EEE8D6" w14:textId="77777777" w:rsidR="000B7A11" w:rsidRDefault="000B7A11" w:rsidP="007D114E">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20171026:</w:t>
            </w:r>
          </w:p>
          <w:p w14:paraId="76CC0B01" w14:textId="288B742A" w:rsidR="000B7A11" w:rsidRPr="000B7A11" w:rsidRDefault="000B7A11"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Validation logic simplified </w:t>
            </w:r>
            <w:r w:rsidR="00B14E57">
              <w:rPr>
                <w:rFonts w:asciiTheme="minorHAnsi" w:hAnsiTheme="minorHAnsi"/>
                <w:sz w:val="22"/>
                <w:szCs w:val="22"/>
                <w:lang w:val="en-US" w:eastAsia="en-CA"/>
              </w:rPr>
              <w:t>in R14.2 to check only on SIN and</w:t>
            </w:r>
            <w:r>
              <w:rPr>
                <w:rFonts w:asciiTheme="minorHAnsi" w:hAnsiTheme="minorHAnsi"/>
                <w:sz w:val="22"/>
                <w:szCs w:val="22"/>
                <w:lang w:val="en-US" w:eastAsia="en-CA"/>
              </w:rPr>
              <w:t xml:space="preserve"> no longer on presence of CTSRV service. Also, we are only checking on files within collect and not in Ariel.</w:t>
            </w:r>
          </w:p>
          <w:p w14:paraId="72670F8A" w14:textId="77777777" w:rsidR="000B7A11" w:rsidRDefault="000B7A11" w:rsidP="007D114E">
            <w:pPr>
              <w:spacing w:before="60" w:after="60" w:line="240" w:lineRule="auto"/>
              <w:ind w:left="0"/>
              <w:rPr>
                <w:rFonts w:asciiTheme="minorHAnsi" w:hAnsiTheme="minorHAnsi"/>
                <w:sz w:val="22"/>
                <w:szCs w:val="22"/>
                <w:lang w:val="en-US" w:eastAsia="en-CA"/>
              </w:rPr>
            </w:pPr>
          </w:p>
          <w:p w14:paraId="1AA28C34" w14:textId="77777777" w:rsidR="00DB536F" w:rsidRDefault="00DB536F" w:rsidP="00827D5B">
            <w:pPr>
              <w:pStyle w:val="NormalWeb"/>
              <w:rPr>
                <w:rFonts w:asciiTheme="minorHAnsi" w:hAnsiTheme="minorHAnsi"/>
                <w:sz w:val="22"/>
                <w:szCs w:val="22"/>
                <w:lang w:val="en-US" w:eastAsia="en-CA"/>
              </w:rPr>
            </w:pPr>
            <w:r>
              <w:rPr>
                <w:rFonts w:asciiTheme="minorHAnsi" w:hAnsiTheme="minorHAnsi"/>
                <w:sz w:val="22"/>
                <w:szCs w:val="22"/>
                <w:lang w:val="en-US" w:eastAsia="en-CA"/>
              </w:rPr>
              <w:t>CS 20170608:</w:t>
            </w:r>
          </w:p>
          <w:p w14:paraId="68B5BB1D" w14:textId="5C8CFC8F" w:rsidR="00DB536F" w:rsidRDefault="00DB536F"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Issue is that Core Data is passed at the very end of the collect therefore we do not have access to the data.</w:t>
            </w:r>
          </w:p>
          <w:p w14:paraId="31C59557" w14:textId="5E54BB3D" w:rsidR="00DB536F" w:rsidRPr="00DB536F" w:rsidRDefault="00DB536F"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This will require core development and should be discussed during the R14 scope review.</w:t>
            </w:r>
          </w:p>
          <w:p w14:paraId="2D949A24" w14:textId="77777777" w:rsidR="003401BF" w:rsidRDefault="003401BF" w:rsidP="00827D5B">
            <w:pPr>
              <w:pStyle w:val="NormalWeb"/>
              <w:rPr>
                <w:rFonts w:asciiTheme="minorHAnsi" w:hAnsiTheme="minorHAnsi"/>
                <w:sz w:val="22"/>
                <w:szCs w:val="22"/>
                <w:lang w:val="en-US" w:eastAsia="en-CA"/>
              </w:rPr>
            </w:pPr>
            <w:r>
              <w:rPr>
                <w:rFonts w:asciiTheme="minorHAnsi" w:hAnsiTheme="minorHAnsi"/>
                <w:sz w:val="22"/>
                <w:szCs w:val="22"/>
                <w:lang w:val="en-US" w:eastAsia="en-CA"/>
              </w:rPr>
              <w:t>CS 20170606:</w:t>
            </w:r>
          </w:p>
          <w:p w14:paraId="266327DE" w14:textId="6F4AA80C" w:rsidR="003401BF" w:rsidRDefault="003401BF"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Validation Logic updated to include “Ariel or Current DC”.</w:t>
            </w:r>
          </w:p>
          <w:p w14:paraId="6E852B95" w14:textId="77777777" w:rsidR="00827D5B" w:rsidRDefault="00827D5B" w:rsidP="00827D5B">
            <w:pPr>
              <w:pStyle w:val="NormalWeb"/>
              <w:rPr>
                <w:rFonts w:asciiTheme="minorHAnsi" w:hAnsiTheme="minorHAnsi"/>
                <w:sz w:val="22"/>
                <w:szCs w:val="22"/>
                <w:lang w:val="en-US" w:eastAsia="en-CA"/>
              </w:rPr>
            </w:pPr>
            <w:r>
              <w:rPr>
                <w:rFonts w:asciiTheme="minorHAnsi" w:hAnsiTheme="minorHAnsi"/>
                <w:sz w:val="22"/>
                <w:szCs w:val="22"/>
                <w:lang w:val="en-US" w:eastAsia="en-CA"/>
              </w:rPr>
              <w:t>CS 20170525:</w:t>
            </w:r>
          </w:p>
          <w:p w14:paraId="05E5EAA5" w14:textId="77777777" w:rsidR="00827D5B" w:rsidRDefault="00827D5B"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Nothing exists on the Portal side.</w:t>
            </w:r>
          </w:p>
          <w:p w14:paraId="606764A0" w14:textId="77777777" w:rsidR="00827D5B" w:rsidRPr="00827D5B" w:rsidRDefault="00827D5B"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Note that this update will require development which possibly means that we may not be able to deliver for R14.</w:t>
            </w:r>
          </w:p>
          <w:p w14:paraId="283185C7" w14:textId="77777777" w:rsidR="00291A8D" w:rsidRDefault="00291A8D" w:rsidP="003C1777">
            <w:pPr>
              <w:pStyle w:val="NormalWeb"/>
              <w:rPr>
                <w:rFonts w:asciiTheme="minorHAnsi" w:hAnsiTheme="minorHAnsi"/>
                <w:sz w:val="22"/>
                <w:szCs w:val="22"/>
                <w:lang w:val="en-US" w:eastAsia="en-CA"/>
              </w:rPr>
            </w:pPr>
            <w:r>
              <w:rPr>
                <w:rFonts w:asciiTheme="minorHAnsi" w:hAnsiTheme="minorHAnsi"/>
                <w:sz w:val="22"/>
                <w:szCs w:val="22"/>
                <w:lang w:val="en-US" w:eastAsia="en-CA"/>
              </w:rPr>
              <w:t>CS 20170523:</w:t>
            </w:r>
          </w:p>
          <w:p w14:paraId="243EC04A" w14:textId="1AFDBF38" w:rsidR="00291A8D" w:rsidRDefault="00BD1570"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to check with Portal team if they have any mandatory field errors that appear if entering only leave of absence info (and no core data) in the MDC collect section of the portal.</w:t>
            </w:r>
          </w:p>
          <w:p w14:paraId="139D9619" w14:textId="203D69EF" w:rsidR="00BD1570" w:rsidRDefault="00BD1570"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To take this away and speak to programmers regarding check on Ariel as well as the incoming Core Data file.</w:t>
            </w:r>
          </w:p>
          <w:p w14:paraId="68CEF0E7" w14:textId="79881E38" w:rsidR="00BD1570" w:rsidRDefault="00BD1570"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Complexity still remains and this will require development.</w:t>
            </w:r>
          </w:p>
          <w:p w14:paraId="26ECF622" w14:textId="416CCA30" w:rsidR="003C1777" w:rsidRDefault="003C1777" w:rsidP="003C1777">
            <w:pPr>
              <w:pStyle w:val="NormalWeb"/>
              <w:rPr>
                <w:rFonts w:asciiTheme="minorHAnsi" w:hAnsiTheme="minorHAnsi"/>
                <w:sz w:val="22"/>
                <w:szCs w:val="22"/>
                <w:lang w:val="en-US" w:eastAsia="en-CA"/>
              </w:rPr>
            </w:pPr>
            <w:r>
              <w:rPr>
                <w:rFonts w:asciiTheme="minorHAnsi" w:hAnsiTheme="minorHAnsi"/>
                <w:sz w:val="22"/>
                <w:szCs w:val="22"/>
                <w:lang w:val="en-US" w:eastAsia="en-CA"/>
              </w:rPr>
              <w:t>AD 20170519:</w:t>
            </w:r>
          </w:p>
          <w:p w14:paraId="7ED1CB9B" w14:textId="77777777" w:rsidR="003C1777" w:rsidRDefault="003C1777"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 xml:space="preserve">I have reviewed with Clare and the logic for this val may be simplified based on the email sent from Alias to Carina on </w:t>
            </w:r>
            <w:r w:rsidRPr="003C1777">
              <w:rPr>
                <w:rFonts w:asciiTheme="minorHAnsi" w:hAnsiTheme="minorHAnsi"/>
                <w:sz w:val="22"/>
                <w:szCs w:val="22"/>
                <w:lang w:val="en-US" w:eastAsia="en-CA"/>
              </w:rPr>
              <w:t>Thu 5/18/2017 5:46 PM</w:t>
            </w:r>
            <w:r>
              <w:rPr>
                <w:rFonts w:asciiTheme="minorHAnsi" w:hAnsiTheme="minorHAnsi"/>
                <w:sz w:val="22"/>
                <w:szCs w:val="22"/>
                <w:lang w:val="en-US" w:eastAsia="en-CA"/>
              </w:rPr>
              <w:t xml:space="preserve">.  </w:t>
            </w:r>
          </w:p>
          <w:p w14:paraId="6BAB3DD5" w14:textId="7AC8A55E" w:rsidR="003C1777" w:rsidRPr="003C1777" w:rsidRDefault="003C1777"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 xml:space="preserve">This validation needs further review with Alias and Carina.  </w:t>
            </w:r>
          </w:p>
          <w:p w14:paraId="05FEFBA3" w14:textId="2CCF33FC" w:rsidR="00345D72" w:rsidRDefault="00345D72" w:rsidP="00F9370F">
            <w:pPr>
              <w:pStyle w:val="NormalWeb"/>
              <w:rPr>
                <w:rFonts w:asciiTheme="minorHAnsi" w:hAnsiTheme="minorHAnsi"/>
                <w:sz w:val="22"/>
                <w:szCs w:val="22"/>
                <w:lang w:val="en-US" w:eastAsia="en-CA"/>
              </w:rPr>
            </w:pPr>
            <w:r>
              <w:rPr>
                <w:rFonts w:asciiTheme="minorHAnsi" w:hAnsiTheme="minorHAnsi"/>
                <w:sz w:val="22"/>
                <w:szCs w:val="22"/>
                <w:lang w:val="en-US" w:eastAsia="en-CA"/>
              </w:rPr>
              <w:t>CS 20170517:</w:t>
            </w:r>
          </w:p>
          <w:p w14:paraId="2208558A" w14:textId="32AD0C73" w:rsidR="00345D72" w:rsidRDefault="00345D72"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Alias to confirm with Clare if this validation is critical.</w:t>
            </w:r>
          </w:p>
          <w:p w14:paraId="3ED3C6DB" w14:textId="77777777" w:rsidR="003B261D" w:rsidRDefault="003B261D"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MS confirms this will be difficult and extensive to program (comparison of files within a collect) through the dataimport. A possibility would be to program at the Portal level but we require more time to analyze this. We cannot promise this for R14.</w:t>
            </w:r>
          </w:p>
          <w:p w14:paraId="5639F999" w14:textId="22417A65" w:rsidR="003401CB" w:rsidRDefault="00F9370F" w:rsidP="00F9370F">
            <w:pPr>
              <w:pStyle w:val="NormalWeb"/>
              <w:rPr>
                <w:rFonts w:asciiTheme="minorHAnsi" w:hAnsiTheme="minorHAnsi"/>
                <w:sz w:val="22"/>
                <w:szCs w:val="22"/>
                <w:lang w:val="en-US" w:eastAsia="en-CA"/>
              </w:rPr>
            </w:pPr>
            <w:r>
              <w:rPr>
                <w:rFonts w:asciiTheme="minorHAnsi" w:hAnsiTheme="minorHAnsi"/>
                <w:sz w:val="22"/>
                <w:szCs w:val="22"/>
                <w:lang w:val="en-US" w:eastAsia="en-CA"/>
              </w:rPr>
              <w:t>CS 20170509:</w:t>
            </w:r>
          </w:p>
          <w:p w14:paraId="4F0584DB" w14:textId="77777777" w:rsidR="003401CB" w:rsidRDefault="00F9370F"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JF to check to see if message can come out once (even though member ius appearing in both files without a matching Core Data entry).</w:t>
            </w:r>
          </w:p>
          <w:p w14:paraId="6677B11F" w14:textId="6439B533" w:rsidR="009500D9" w:rsidRDefault="009500D9"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MS to see with Core programmer how this can be done given that NCL and CL files are processed prior to Core Data (i.e. how will Core Data file entries be detected if loaded at the end).</w:t>
            </w:r>
          </w:p>
          <w:p w14:paraId="413E3BCA" w14:textId="1A21F6E2" w:rsidR="00BE5765" w:rsidRPr="00BE5765" w:rsidRDefault="00BE5765"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To clarify with core programmer that we are looking at the data coming in the collect and not what is in Ariel already.</w:t>
            </w:r>
          </w:p>
          <w:p w14:paraId="21C6A9D1" w14:textId="77777777" w:rsidR="00581F29" w:rsidRDefault="00581F29"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HOOPP to confirm wording of message.</w:t>
            </w:r>
          </w:p>
          <w:p w14:paraId="668A6393" w14:textId="470358EF" w:rsidR="00581F29" w:rsidRPr="00030CE3" w:rsidRDefault="00581F29" w:rsidP="00BE5765">
            <w:pPr>
              <w:pStyle w:val="NormalWeb"/>
              <w:ind w:left="720"/>
              <w:rPr>
                <w:rFonts w:asciiTheme="minorHAnsi" w:hAnsiTheme="minorHAnsi"/>
                <w:sz w:val="22"/>
                <w:szCs w:val="22"/>
                <w:lang w:val="en-US" w:eastAsia="en-CA"/>
              </w:rPr>
            </w:pPr>
          </w:p>
        </w:tc>
      </w:tr>
    </w:tbl>
    <w:p w14:paraId="2FE0A8F2" w14:textId="364E820A" w:rsidR="003401CB" w:rsidRPr="00150184" w:rsidRDefault="003401CB" w:rsidP="003401CB"/>
    <w:p w14:paraId="58BE180A" w14:textId="60E1AFD8" w:rsidR="003401CB" w:rsidRDefault="003401CB" w:rsidP="003401CB">
      <w:pPr>
        <w:spacing w:before="0" w:after="0" w:line="240" w:lineRule="auto"/>
        <w:ind w:left="0"/>
      </w:pPr>
    </w:p>
    <w:p w14:paraId="4302A132" w14:textId="7DC977DD" w:rsidR="00030CE3" w:rsidRPr="00873EB9" w:rsidRDefault="00030CE3" w:rsidP="00030CE3">
      <w:pPr>
        <w:pStyle w:val="Heading3"/>
        <w:rPr>
          <w:lang w:val="en-US"/>
        </w:rPr>
      </w:pPr>
      <w:r w:rsidRPr="006B06A8">
        <w:t xml:space="preserve">Validation – </w:t>
      </w:r>
      <w:r>
        <w:t>Events File Should Be Provided in Final Data Collect</w:t>
      </w:r>
    </w:p>
    <w:p w14:paraId="56EECE8F" w14:textId="77777777" w:rsidR="00030CE3" w:rsidRPr="00522349" w:rsidRDefault="00030CE3" w:rsidP="00093AE2"/>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030CE3" w14:paraId="1F703B2F"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772429" w14:textId="77777777" w:rsidR="00030CE3" w:rsidRDefault="00030C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4FB2F510" w14:textId="6B7C6640" w:rsidR="00030CE3" w:rsidRPr="007E257A" w:rsidRDefault="00030CE3" w:rsidP="00CB5C90">
            <w:pPr>
              <w:pStyle w:val="Heading1"/>
              <w:rPr>
                <w:rFonts w:cs="Calibri"/>
                <w:color w:val="auto"/>
              </w:rPr>
            </w:pPr>
            <w:bookmarkStart w:id="777" w:name="_Toc43372955"/>
            <w:r w:rsidRPr="00BE1995">
              <w:rPr>
                <w:lang w:val="en-US"/>
              </w:rPr>
              <w:t>B</w:t>
            </w:r>
            <w:r>
              <w:rPr>
                <w:lang w:val="en-US"/>
              </w:rPr>
              <w:t>196</w:t>
            </w:r>
            <w:r w:rsidRPr="00BE1995">
              <w:rPr>
                <w:lang w:val="en-US"/>
              </w:rPr>
              <w:t>_</w:t>
            </w:r>
            <w:r>
              <w:rPr>
                <w:lang w:val="en-US"/>
              </w:rPr>
              <w:t>EventsFileShouldBeProvidedInFinalDataCollect</w:t>
            </w:r>
            <w:bookmarkEnd w:id="777"/>
          </w:p>
        </w:tc>
      </w:tr>
      <w:tr w:rsidR="00030CE3" w14:paraId="52C3180F"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F9B41C8" w14:textId="77777777" w:rsidR="00030CE3" w:rsidRDefault="00030C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23768F9" w14:textId="4D23D233" w:rsidR="00030CE3" w:rsidRDefault="00203775">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5194</w:t>
            </w:r>
            <w:r w:rsidR="00030CE3">
              <w:rPr>
                <w:rFonts w:asciiTheme="minorHAnsi" w:hAnsiTheme="minorHAnsi" w:cs="Calibri"/>
                <w:color w:val="auto"/>
                <w:sz w:val="22"/>
                <w:szCs w:val="22"/>
              </w:rPr>
              <w:t xml:space="preserve"> </w:t>
            </w:r>
          </w:p>
        </w:tc>
      </w:tr>
      <w:tr w:rsidR="00E556E7" w14:paraId="619516EF"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F6D4CE" w14:textId="2F9DB434" w:rsidR="00E556E7" w:rsidRDefault="00E556E7"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74EB57C" w14:textId="2C907874" w:rsidR="00E556E7" w:rsidRDefault="00115E6F" w:rsidP="00CB5C90">
            <w:pPr>
              <w:spacing w:before="60" w:after="60" w:line="240" w:lineRule="auto"/>
              <w:ind w:left="0"/>
              <w:rPr>
                <w:rFonts w:asciiTheme="minorHAnsi" w:hAnsiTheme="minorHAnsi" w:cs="Calibri"/>
                <w:color w:val="auto"/>
                <w:sz w:val="22"/>
                <w:szCs w:val="22"/>
              </w:rPr>
            </w:pPr>
            <w:r>
              <w:rPr>
                <w:rFonts w:asciiTheme="minorHAnsi" w:eastAsia="Times New Roman" w:hAnsiTheme="minorHAnsi" w:cs="Calibri"/>
                <w:color w:val="auto"/>
                <w:sz w:val="22"/>
                <w:szCs w:val="22"/>
                <w:lang w:eastAsia="en-CA"/>
              </w:rPr>
              <w:t>Data Import</w:t>
            </w:r>
          </w:p>
        </w:tc>
      </w:tr>
      <w:tr w:rsidR="00030CE3" w14:paraId="726FA72B"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7EDE2E" w14:textId="77777777" w:rsidR="00030CE3" w:rsidRDefault="00030C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B1E3F50" w14:textId="77777777" w:rsidR="00030CE3" w:rsidRDefault="00030CE3" w:rsidP="00CB5C90">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030CE3" w14:paraId="3077026C"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6D04EC" w14:textId="77777777" w:rsidR="00030CE3" w:rsidRDefault="00030C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162A595" w14:textId="6D385A82" w:rsidR="00030CE3" w:rsidRPr="007E257A" w:rsidRDefault="00030CE3" w:rsidP="00CB5C90">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Non-Contributory Leaves, Contributory Leaves, Retro</w:t>
            </w:r>
            <w:r w:rsidR="00050178">
              <w:rPr>
                <w:rFonts w:asciiTheme="minorHAnsi" w:hAnsiTheme="minorHAnsi" w:cs="Calibri"/>
                <w:color w:val="auto"/>
                <w:sz w:val="22"/>
                <w:szCs w:val="22"/>
              </w:rPr>
              <w:t xml:space="preserve">, </w:t>
            </w:r>
            <w:r w:rsidR="00050178" w:rsidRPr="005C7265">
              <w:rPr>
                <w:rFonts w:asciiTheme="minorHAnsi" w:hAnsiTheme="minorHAnsi"/>
                <w:color w:val="auto"/>
                <w:sz w:val="22"/>
                <w:szCs w:val="22"/>
                <w:lang w:eastAsia="en-CA"/>
              </w:rPr>
              <w:t xml:space="preserve">Close </w:t>
            </w:r>
            <w:r w:rsidR="00050178" w:rsidRPr="005C7265">
              <w:rPr>
                <w:rFonts w:asciiTheme="minorHAnsi" w:eastAsia="Times New Roman" w:hAnsiTheme="minorHAnsi" w:cs="Calibri"/>
                <w:color w:val="auto"/>
                <w:sz w:val="22"/>
                <w:szCs w:val="22"/>
                <w:lang w:eastAsia="en-CA"/>
              </w:rPr>
              <w:t>Leaves</w:t>
            </w:r>
          </w:p>
        </w:tc>
      </w:tr>
      <w:tr w:rsidR="00030CE3" w14:paraId="16873931"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0A4B309" w14:textId="77777777" w:rsidR="00030CE3" w:rsidRDefault="00030C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9755D40" w14:textId="77777777" w:rsidR="00030CE3" w:rsidRPr="00B464B9" w:rsidRDefault="00030CE3" w:rsidP="00CB5C90">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030CE3" w14:paraId="3994939E"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CA9D794" w14:textId="77777777" w:rsidR="00030CE3" w:rsidRDefault="00030C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AC02D3E" w14:textId="77777777" w:rsidR="00030CE3" w:rsidRPr="00B464B9" w:rsidRDefault="00030CE3" w:rsidP="00CB5C90">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030CE3" w:rsidRPr="00A61AB1" w14:paraId="23B8EF4B"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3EFE40D" w14:textId="77777777" w:rsidR="00030CE3" w:rsidRDefault="00030C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50C7D6B" w14:textId="7243DB78" w:rsidR="00030CE3" w:rsidRDefault="000518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7B3462A3" w14:textId="40775A60" w:rsidR="00030CE3" w:rsidRDefault="00030CE3" w:rsidP="00581F29">
            <w:pPr>
              <w:ind w:left="0"/>
              <w:rPr>
                <w:rFonts w:asciiTheme="minorHAnsi" w:hAnsiTheme="minorHAnsi"/>
                <w:sz w:val="22"/>
                <w:szCs w:val="22"/>
                <w:lang w:eastAsia="en-CA"/>
              </w:rPr>
            </w:pPr>
            <w:r>
              <w:rPr>
                <w:rFonts w:asciiTheme="minorHAnsi" w:hAnsiTheme="minorHAnsi"/>
                <w:sz w:val="22"/>
                <w:szCs w:val="22"/>
                <w:lang w:eastAsia="en-CA"/>
              </w:rPr>
              <w:t>Specific validation to reject the member if a</w:t>
            </w:r>
            <w:r w:rsidR="00581F29">
              <w:rPr>
                <w:rFonts w:asciiTheme="minorHAnsi" w:hAnsiTheme="minorHAnsi"/>
                <w:sz w:val="22"/>
                <w:szCs w:val="22"/>
                <w:lang w:eastAsia="en-CA"/>
              </w:rPr>
              <w:t>n Events</w:t>
            </w:r>
            <w:r>
              <w:rPr>
                <w:rFonts w:asciiTheme="minorHAnsi" w:hAnsiTheme="minorHAnsi"/>
                <w:sz w:val="22"/>
                <w:szCs w:val="22"/>
                <w:lang w:eastAsia="en-CA"/>
              </w:rPr>
              <w:t xml:space="preserve"> entry was not received for same SIN.</w:t>
            </w:r>
          </w:p>
        </w:tc>
      </w:tr>
      <w:tr w:rsidR="00030CE3" w:rsidRPr="00575A54" w14:paraId="34B76338"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8C0CF44" w14:textId="30478ED8" w:rsidR="00030CE3" w:rsidRDefault="00030CE3" w:rsidP="000518E3">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w:t>
            </w:r>
            <w:r w:rsidR="000518E3">
              <w:rPr>
                <w:rFonts w:asciiTheme="minorHAnsi" w:eastAsia="Times New Roman" w:hAnsiTheme="minorHAnsi" w:cs="Calibri"/>
                <w:b/>
                <w:color w:val="FFFFFF"/>
                <w:sz w:val="22"/>
                <w:szCs w:val="22"/>
                <w:lang w:eastAsia="en-CA"/>
              </w:rPr>
              <w:t>Logic</w:t>
            </w:r>
          </w:p>
        </w:tc>
        <w:tc>
          <w:tcPr>
            <w:tcW w:w="8448" w:type="dxa"/>
            <w:tcBorders>
              <w:top w:val="single" w:sz="4" w:space="0" w:color="auto"/>
              <w:left w:val="single" w:sz="4" w:space="0" w:color="auto"/>
              <w:bottom w:val="single" w:sz="4" w:space="0" w:color="auto"/>
              <w:right w:val="single" w:sz="4" w:space="0" w:color="auto"/>
            </w:tcBorders>
            <w:vAlign w:val="center"/>
          </w:tcPr>
          <w:p w14:paraId="67DC0DF6" w14:textId="77777777" w:rsidR="00030CE3" w:rsidRPr="00873EB9" w:rsidRDefault="00030CE3" w:rsidP="00CB5C90">
            <w:pPr>
              <w:ind w:left="0"/>
              <w:rPr>
                <w:rFonts w:asciiTheme="minorHAnsi" w:hAnsiTheme="minorHAnsi"/>
                <w:color w:val="auto"/>
                <w:sz w:val="22"/>
                <w:szCs w:val="22"/>
                <w:lang w:eastAsia="en-CA"/>
              </w:rPr>
            </w:pPr>
            <w:r w:rsidRPr="00873EB9">
              <w:rPr>
                <w:rFonts w:asciiTheme="minorHAnsi" w:hAnsiTheme="minorHAnsi"/>
                <w:color w:val="auto"/>
                <w:sz w:val="22"/>
                <w:szCs w:val="22"/>
                <w:lang w:eastAsia="en-CA"/>
              </w:rPr>
              <w:t>Reject the member in the input file if :</w:t>
            </w:r>
          </w:p>
          <w:p w14:paraId="143CD571" w14:textId="17227898" w:rsidR="00030CE3" w:rsidRDefault="00030CE3" w:rsidP="00CB5C90">
            <w:pPr>
              <w:ind w:left="720"/>
              <w:rPr>
                <w:rFonts w:asciiTheme="minorHAnsi" w:hAnsiTheme="minorHAnsi"/>
                <w:color w:val="auto"/>
                <w:sz w:val="22"/>
                <w:szCs w:val="22"/>
                <w:lang w:eastAsia="en-CA"/>
              </w:rPr>
            </w:pPr>
            <w:r>
              <w:rPr>
                <w:rFonts w:asciiTheme="minorHAnsi" w:hAnsiTheme="minorHAnsi"/>
                <w:color w:val="auto"/>
                <w:sz w:val="22"/>
                <w:szCs w:val="22"/>
                <w:lang w:eastAsia="en-CA"/>
              </w:rPr>
              <w:t>For every SIN (</w:t>
            </w:r>
            <w:r w:rsidR="00581F29">
              <w:rPr>
                <w:rFonts w:asciiTheme="minorHAnsi" w:hAnsiTheme="minorHAnsi"/>
                <w:color w:val="auto"/>
                <w:sz w:val="22"/>
                <w:szCs w:val="22"/>
                <w:lang w:eastAsia="en-CA"/>
              </w:rPr>
              <w:t xml:space="preserve">in NCL, </w:t>
            </w:r>
            <w:r>
              <w:rPr>
                <w:rFonts w:asciiTheme="minorHAnsi" w:hAnsiTheme="minorHAnsi"/>
                <w:color w:val="auto"/>
                <w:sz w:val="22"/>
                <w:szCs w:val="22"/>
                <w:lang w:eastAsia="en-CA"/>
              </w:rPr>
              <w:t>CL</w:t>
            </w:r>
            <w:r w:rsidR="00581F29">
              <w:rPr>
                <w:rFonts w:asciiTheme="minorHAnsi" w:hAnsiTheme="minorHAnsi"/>
                <w:color w:val="auto"/>
                <w:sz w:val="22"/>
                <w:szCs w:val="22"/>
                <w:lang w:eastAsia="en-CA"/>
              </w:rPr>
              <w:t xml:space="preserve"> or retro </w:t>
            </w:r>
            <w:r>
              <w:rPr>
                <w:rFonts w:asciiTheme="minorHAnsi" w:hAnsiTheme="minorHAnsi"/>
                <w:color w:val="auto"/>
                <w:sz w:val="22"/>
                <w:szCs w:val="22"/>
                <w:lang w:eastAsia="en-CA"/>
              </w:rPr>
              <w:t>file</w:t>
            </w:r>
            <w:r w:rsidR="000B7A11">
              <w:rPr>
                <w:rFonts w:asciiTheme="minorHAnsi" w:hAnsiTheme="minorHAnsi"/>
                <w:color w:val="auto"/>
                <w:sz w:val="22"/>
                <w:szCs w:val="22"/>
                <w:lang w:eastAsia="en-CA"/>
              </w:rPr>
              <w:t xml:space="preserve"> of collect Final Data</w:t>
            </w:r>
            <w:r>
              <w:rPr>
                <w:rFonts w:asciiTheme="minorHAnsi" w:hAnsiTheme="minorHAnsi"/>
                <w:color w:val="auto"/>
                <w:sz w:val="22"/>
                <w:szCs w:val="22"/>
                <w:lang w:eastAsia="en-CA"/>
              </w:rPr>
              <w:t xml:space="preserve">) check that </w:t>
            </w:r>
          </w:p>
          <w:p w14:paraId="59A49019" w14:textId="5EE49EB9" w:rsidR="000B7A11" w:rsidRDefault="000B7A11" w:rsidP="00CB5C90">
            <w:pPr>
              <w:ind w:left="720"/>
              <w:rPr>
                <w:rFonts w:asciiTheme="minorHAnsi" w:hAnsiTheme="minorHAnsi"/>
                <w:color w:val="auto"/>
                <w:sz w:val="22"/>
                <w:szCs w:val="22"/>
                <w:lang w:eastAsia="en-CA"/>
              </w:rPr>
            </w:pPr>
            <w:r>
              <w:rPr>
                <w:rFonts w:asciiTheme="minorHAnsi" w:hAnsiTheme="minorHAnsi"/>
                <w:color w:val="auto"/>
                <w:sz w:val="22"/>
                <w:szCs w:val="22"/>
                <w:lang w:eastAsia="en-CA"/>
              </w:rPr>
              <w:t xml:space="preserve">Matching SIN does not exist in Events file </w:t>
            </w:r>
          </w:p>
          <w:p w14:paraId="4D50ED96" w14:textId="2FD657EB" w:rsidR="00030CE3" w:rsidRPr="00C83D1F" w:rsidRDefault="00030CE3">
            <w:pPr>
              <w:ind w:left="1440"/>
              <w:rPr>
                <w:rFonts w:asciiTheme="minorHAnsi" w:hAnsiTheme="minorHAnsi"/>
                <w:sz w:val="22"/>
                <w:szCs w:val="22"/>
                <w:lang w:eastAsia="en-CA"/>
              </w:rPr>
            </w:pPr>
          </w:p>
        </w:tc>
      </w:tr>
      <w:tr w:rsidR="000518E3" w:rsidRPr="00A61AB1" w14:paraId="76843554"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C4A8EA" w14:textId="48FEBF5E" w:rsidR="000518E3" w:rsidRDefault="000518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B910BF3" w14:textId="3F72F1E6" w:rsidR="000518E3" w:rsidRDefault="00025B77" w:rsidP="00CF02C1">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030CE3" w:rsidRPr="00A61AB1" w14:paraId="45603147"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A661902" w14:textId="77777777" w:rsidR="00030CE3" w:rsidRDefault="00030C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39DA4E60" w14:textId="77777777" w:rsidR="00030CE3" w:rsidRDefault="00030CE3" w:rsidP="00CB5C90">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06FD7AE4" w14:textId="6D50C57D" w:rsidR="00030CE3" w:rsidRPr="00B464B9" w:rsidRDefault="00F21DB2" w:rsidP="00CF02C1">
            <w:pPr>
              <w:spacing w:before="60" w:after="60"/>
              <w:ind w:left="0"/>
              <w:rPr>
                <w:rFonts w:asciiTheme="minorHAnsi" w:hAnsiTheme="minorHAnsi"/>
                <w:sz w:val="22"/>
                <w:szCs w:val="22"/>
                <w:lang w:eastAsia="en-CA"/>
              </w:rPr>
            </w:pPr>
            <w:r>
              <w:rPr>
                <w:rFonts w:asciiTheme="minorHAnsi" w:hAnsiTheme="minorHAnsi"/>
                <w:sz w:val="22"/>
                <w:szCs w:val="22"/>
                <w:lang w:eastAsia="en-CA"/>
              </w:rPr>
              <w:t>Please provide Payroll Information for this member.</w:t>
            </w:r>
          </w:p>
        </w:tc>
      </w:tr>
      <w:tr w:rsidR="00030CE3" w:rsidRPr="00A61AB1" w14:paraId="4E361040"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64F5054" w14:textId="77777777" w:rsidR="00030CE3" w:rsidRDefault="00030C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BC970B1" w14:textId="77777777" w:rsidR="00030CE3" w:rsidRDefault="00030C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9F52FC2" w14:textId="150A8644" w:rsidR="00030CE3" w:rsidRPr="009F4786" w:rsidRDefault="00F21DB2" w:rsidP="00F21DB2">
            <w:pPr>
              <w:spacing w:before="60" w:after="60"/>
              <w:ind w:left="0"/>
              <w:rPr>
                <w:rFonts w:asciiTheme="minorHAnsi" w:hAnsiTheme="minorHAnsi"/>
                <w:color w:val="FF0000"/>
                <w:sz w:val="22"/>
                <w:szCs w:val="22"/>
                <w:lang w:eastAsia="en-CA"/>
              </w:rPr>
            </w:pPr>
            <w:r>
              <w:rPr>
                <w:rFonts w:asciiTheme="minorHAnsi" w:hAnsiTheme="minorHAnsi"/>
                <w:sz w:val="22"/>
                <w:szCs w:val="22"/>
                <w:lang w:eastAsia="en-CA"/>
              </w:rPr>
              <w:t>Please provide Payroll Information.</w:t>
            </w:r>
          </w:p>
        </w:tc>
      </w:tr>
      <w:tr w:rsidR="00030CE3" w:rsidRPr="0085712F" w14:paraId="201AB7E6"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B1A3AF3" w14:textId="77777777" w:rsidR="00030CE3" w:rsidRPr="0085712F" w:rsidRDefault="00030CE3" w:rsidP="00CB5C9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8542BA3" w14:textId="77777777" w:rsidR="00030CE3" w:rsidRPr="00D55E54" w:rsidRDefault="00030CE3" w:rsidP="00CB5C90">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030CE3" w:rsidRPr="0085712F" w14:paraId="5057ACF8"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C0DC86C" w14:textId="77777777" w:rsidR="00030CE3" w:rsidRPr="0085712F" w:rsidRDefault="00030CE3" w:rsidP="00CB5C9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77CEB737" w14:textId="77777777" w:rsidR="00030CE3" w:rsidRPr="00D55E54" w:rsidRDefault="00030CE3" w:rsidP="00CB5C90">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0518E3" w:rsidRPr="0085712F" w14:paraId="6EC05C6C"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5023439" w14:textId="64A68D0C" w:rsidR="000518E3" w:rsidRDefault="000518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09A6923" w14:textId="2C4DB435" w:rsidR="000518E3" w:rsidRDefault="00025B77" w:rsidP="009B2095">
            <w:pPr>
              <w:pStyle w:val="NormalWeb"/>
              <w:rPr>
                <w:rFonts w:asciiTheme="minorHAnsi" w:hAnsiTheme="minorHAnsi"/>
                <w:sz w:val="22"/>
                <w:szCs w:val="22"/>
                <w:lang w:val="en-US" w:eastAsia="en-CA"/>
              </w:rPr>
            </w:pPr>
            <w:r>
              <w:rPr>
                <w:rFonts w:asciiTheme="minorHAnsi" w:hAnsiTheme="minorHAnsi"/>
                <w:sz w:val="22"/>
                <w:szCs w:val="22"/>
                <w:lang w:val="en-US" w:eastAsia="en-CA"/>
              </w:rPr>
              <w:t>N/A</w:t>
            </w:r>
          </w:p>
        </w:tc>
      </w:tr>
      <w:tr w:rsidR="00030CE3" w:rsidRPr="0085712F" w14:paraId="5E664FC4" w14:textId="77777777" w:rsidTr="00CB5C9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9386D3" w14:textId="77777777" w:rsidR="00030CE3" w:rsidRDefault="00030CE3" w:rsidP="00CB5C9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CA8399A" w14:textId="4FCDAC8E" w:rsidR="00030CE3" w:rsidRPr="0085712F" w:rsidRDefault="00030CE3" w:rsidP="00CB5C9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337A92A" w14:textId="34604A3B" w:rsidR="00115E6F" w:rsidRDefault="00115E6F" w:rsidP="00115E6F">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YKN 20180724:</w:t>
            </w:r>
          </w:p>
          <w:p w14:paraId="1F828297" w14:textId="15923ED8" w:rsidR="00115E6F" w:rsidRPr="000B7A11" w:rsidRDefault="00115E6F" w:rsidP="00115E6F">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Adjusted the validation tool.</w:t>
            </w:r>
          </w:p>
          <w:p w14:paraId="1368F952" w14:textId="77777777" w:rsidR="00115E6F" w:rsidRDefault="00115E6F" w:rsidP="00115E6F">
            <w:pPr>
              <w:spacing w:before="60" w:after="60" w:line="240" w:lineRule="auto"/>
              <w:ind w:left="0"/>
              <w:rPr>
                <w:rFonts w:asciiTheme="minorHAnsi" w:hAnsiTheme="minorHAnsi"/>
                <w:sz w:val="22"/>
                <w:szCs w:val="22"/>
                <w:lang w:val="en-US" w:eastAsia="en-CA"/>
              </w:rPr>
            </w:pPr>
          </w:p>
          <w:p w14:paraId="29FD7F9D" w14:textId="644FC3D0" w:rsidR="000B7A11" w:rsidRDefault="000B7A11" w:rsidP="000B7A11">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20171026:</w:t>
            </w:r>
          </w:p>
          <w:p w14:paraId="7D157EED" w14:textId="68398756" w:rsidR="000B7A11" w:rsidRPr="000B7A11" w:rsidRDefault="000B7A11"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Validation logic simplified </w:t>
            </w:r>
            <w:r w:rsidR="00CE23AA">
              <w:rPr>
                <w:rFonts w:asciiTheme="minorHAnsi" w:hAnsiTheme="minorHAnsi"/>
                <w:sz w:val="22"/>
                <w:szCs w:val="22"/>
                <w:lang w:val="en-US" w:eastAsia="en-CA"/>
              </w:rPr>
              <w:t>in R14.2 to check only on SIN and</w:t>
            </w:r>
            <w:r>
              <w:rPr>
                <w:rFonts w:asciiTheme="minorHAnsi" w:hAnsiTheme="minorHAnsi"/>
                <w:sz w:val="22"/>
                <w:szCs w:val="22"/>
                <w:lang w:val="en-US" w:eastAsia="en-CA"/>
              </w:rPr>
              <w:t xml:space="preserve"> no longer on presence of CTSRV service. Also, we are only checking on files within collect and not in Ariel.</w:t>
            </w:r>
          </w:p>
          <w:p w14:paraId="587C0CA2" w14:textId="77777777" w:rsidR="000B7A11" w:rsidRDefault="000B7A11" w:rsidP="007D114E">
            <w:pPr>
              <w:spacing w:before="60" w:after="60" w:line="240" w:lineRule="auto"/>
              <w:ind w:left="0"/>
              <w:rPr>
                <w:rFonts w:asciiTheme="minorHAnsi" w:hAnsiTheme="minorHAnsi"/>
                <w:sz w:val="22"/>
                <w:szCs w:val="22"/>
                <w:lang w:val="en-US" w:eastAsia="en-CA"/>
              </w:rPr>
            </w:pPr>
          </w:p>
          <w:p w14:paraId="466FF060" w14:textId="4F6563F2" w:rsidR="00DB536F" w:rsidRDefault="00DB536F" w:rsidP="009B2095">
            <w:pPr>
              <w:pStyle w:val="NormalWeb"/>
              <w:rPr>
                <w:rFonts w:asciiTheme="minorHAnsi" w:hAnsiTheme="minorHAnsi"/>
                <w:sz w:val="22"/>
                <w:szCs w:val="22"/>
                <w:lang w:val="en-US" w:eastAsia="en-CA"/>
              </w:rPr>
            </w:pPr>
            <w:r>
              <w:rPr>
                <w:rFonts w:asciiTheme="minorHAnsi" w:hAnsiTheme="minorHAnsi"/>
                <w:sz w:val="22"/>
                <w:szCs w:val="22"/>
                <w:lang w:val="en-US" w:eastAsia="en-CA"/>
              </w:rPr>
              <w:t>CS 20170608:</w:t>
            </w:r>
          </w:p>
          <w:p w14:paraId="6C9F252E" w14:textId="77777777" w:rsidR="00DB536F" w:rsidRDefault="00DB536F"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Issue is that Core Data is passed at the very end of the collect therefore we do not have access to the data.</w:t>
            </w:r>
          </w:p>
          <w:p w14:paraId="30624EA6" w14:textId="77777777" w:rsidR="00DB536F" w:rsidRPr="00DB536F" w:rsidRDefault="00DB536F"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This will require core development and should be discussed during the R14 scope review.</w:t>
            </w:r>
          </w:p>
          <w:p w14:paraId="6797E3E6" w14:textId="77777777" w:rsidR="003401BF" w:rsidRDefault="003401BF" w:rsidP="003401BF">
            <w:pPr>
              <w:pStyle w:val="NormalWeb"/>
              <w:rPr>
                <w:rFonts w:asciiTheme="minorHAnsi" w:hAnsiTheme="minorHAnsi"/>
                <w:sz w:val="22"/>
                <w:szCs w:val="22"/>
                <w:lang w:val="en-US" w:eastAsia="en-CA"/>
              </w:rPr>
            </w:pPr>
            <w:r>
              <w:rPr>
                <w:rFonts w:asciiTheme="minorHAnsi" w:hAnsiTheme="minorHAnsi"/>
                <w:sz w:val="22"/>
                <w:szCs w:val="22"/>
                <w:lang w:val="en-US" w:eastAsia="en-CA"/>
              </w:rPr>
              <w:t>CS 20170606:</w:t>
            </w:r>
          </w:p>
          <w:p w14:paraId="490EDC53" w14:textId="77777777" w:rsidR="003401BF" w:rsidRDefault="003401BF"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Validation Logic updated to include “Ariel or Current DC”.</w:t>
            </w:r>
          </w:p>
          <w:p w14:paraId="4E88D0CB" w14:textId="77777777" w:rsidR="00DB536F" w:rsidRDefault="00DB536F" w:rsidP="008D6CBB">
            <w:pPr>
              <w:pStyle w:val="NormalWeb"/>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Issue is that Core Data is passed at the very end of the collect therefore we do not have access to the data.</w:t>
            </w:r>
          </w:p>
          <w:p w14:paraId="71BEDE20" w14:textId="77777777" w:rsidR="00DB536F" w:rsidRPr="00DB536F" w:rsidRDefault="00DB536F" w:rsidP="008D6CBB">
            <w:pPr>
              <w:pStyle w:val="ListParagraph"/>
              <w:numPr>
                <w:ilvl w:val="0"/>
                <w:numId w:val="25"/>
              </w:numPr>
              <w:rPr>
                <w:rFonts w:asciiTheme="minorHAnsi" w:hAnsiTheme="minorHAnsi"/>
                <w:sz w:val="22"/>
                <w:szCs w:val="22"/>
                <w:lang w:val="en-US" w:eastAsia="en-CA"/>
              </w:rPr>
            </w:pPr>
            <w:r>
              <w:rPr>
                <w:rFonts w:asciiTheme="minorHAnsi" w:hAnsiTheme="minorHAnsi"/>
                <w:sz w:val="22"/>
                <w:szCs w:val="22"/>
                <w:lang w:val="en-US" w:eastAsia="en-CA"/>
              </w:rPr>
              <w:t>This will require core development and should be discussed during the R14 scope review.</w:t>
            </w:r>
          </w:p>
          <w:p w14:paraId="6206CB60" w14:textId="09B4E69E" w:rsidR="00827D5B" w:rsidRDefault="00827D5B" w:rsidP="00BD1570">
            <w:pPr>
              <w:pStyle w:val="NormalWeb"/>
              <w:rPr>
                <w:rFonts w:asciiTheme="minorHAnsi" w:hAnsiTheme="minorHAnsi"/>
                <w:sz w:val="22"/>
                <w:szCs w:val="22"/>
                <w:lang w:val="en-US" w:eastAsia="en-CA"/>
              </w:rPr>
            </w:pPr>
            <w:r>
              <w:rPr>
                <w:rFonts w:asciiTheme="minorHAnsi" w:hAnsiTheme="minorHAnsi"/>
                <w:sz w:val="22"/>
                <w:szCs w:val="22"/>
                <w:lang w:val="en-US" w:eastAsia="en-CA"/>
              </w:rPr>
              <w:t>CS 20170525:</w:t>
            </w:r>
          </w:p>
          <w:p w14:paraId="7048E038" w14:textId="26FF84BB" w:rsidR="00827D5B" w:rsidRDefault="00827D5B"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Nothing exists on the Portal side.</w:t>
            </w:r>
          </w:p>
          <w:p w14:paraId="39B50335" w14:textId="5AA576CB" w:rsidR="00827D5B" w:rsidRPr="00827D5B" w:rsidRDefault="00827D5B" w:rsidP="008D6CBB">
            <w:pPr>
              <w:pStyle w:val="ListParagraph"/>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Note that this update will require development which possibly means that we may not be able to deliver for R14.</w:t>
            </w:r>
          </w:p>
          <w:p w14:paraId="7360ECD0" w14:textId="77777777" w:rsidR="00BD1570" w:rsidRDefault="00BD1570" w:rsidP="00BD1570">
            <w:pPr>
              <w:pStyle w:val="NormalWeb"/>
              <w:rPr>
                <w:rFonts w:asciiTheme="minorHAnsi" w:hAnsiTheme="minorHAnsi"/>
                <w:sz w:val="22"/>
                <w:szCs w:val="22"/>
                <w:lang w:val="en-US" w:eastAsia="en-CA"/>
              </w:rPr>
            </w:pPr>
            <w:r>
              <w:rPr>
                <w:rFonts w:asciiTheme="minorHAnsi" w:hAnsiTheme="minorHAnsi"/>
                <w:sz w:val="22"/>
                <w:szCs w:val="22"/>
                <w:lang w:val="en-US" w:eastAsia="en-CA"/>
              </w:rPr>
              <w:t>CS 20170523:</w:t>
            </w:r>
          </w:p>
          <w:p w14:paraId="6869D747" w14:textId="77777777" w:rsidR="00BD1570" w:rsidRDefault="00BD1570"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to check with Portal team if they have any mandatory field errors that appear if entering only leave of absence info (and no core data) in the MDC collect section of the portal.</w:t>
            </w:r>
          </w:p>
          <w:p w14:paraId="3F74B867" w14:textId="77777777" w:rsidR="00BD1570" w:rsidRDefault="00BD1570"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To take this away and speak to programmers regarding check on Ariel as well as the incoming Core Data file.</w:t>
            </w:r>
          </w:p>
          <w:p w14:paraId="7BD319B0" w14:textId="77777777" w:rsidR="00BD1570" w:rsidRDefault="00BD1570"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Complexity still remains and this will require development.</w:t>
            </w:r>
          </w:p>
          <w:p w14:paraId="6464C2E9" w14:textId="77777777" w:rsidR="003C1777" w:rsidRDefault="003C1777" w:rsidP="003C1777">
            <w:pPr>
              <w:pStyle w:val="NormalWeb"/>
              <w:rPr>
                <w:rFonts w:asciiTheme="minorHAnsi" w:hAnsiTheme="minorHAnsi"/>
                <w:sz w:val="22"/>
                <w:szCs w:val="22"/>
                <w:lang w:val="en-US" w:eastAsia="en-CA"/>
              </w:rPr>
            </w:pPr>
            <w:r>
              <w:rPr>
                <w:rFonts w:asciiTheme="minorHAnsi" w:hAnsiTheme="minorHAnsi"/>
                <w:sz w:val="22"/>
                <w:szCs w:val="22"/>
                <w:lang w:val="en-US" w:eastAsia="en-CA"/>
              </w:rPr>
              <w:t>AD 20170519:</w:t>
            </w:r>
          </w:p>
          <w:p w14:paraId="08965D95" w14:textId="77777777" w:rsidR="003C1777" w:rsidRDefault="003C1777"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 xml:space="preserve">I have reviewed with Clare and the logic for this val may be simplified based on the email sent from Alias to Carina on </w:t>
            </w:r>
            <w:r w:rsidRPr="003C1777">
              <w:rPr>
                <w:rFonts w:asciiTheme="minorHAnsi" w:hAnsiTheme="minorHAnsi"/>
                <w:sz w:val="22"/>
                <w:szCs w:val="22"/>
                <w:lang w:val="en-US" w:eastAsia="en-CA"/>
              </w:rPr>
              <w:t>Thu 5/18/2017 5:46 PM</w:t>
            </w:r>
            <w:r>
              <w:rPr>
                <w:rFonts w:asciiTheme="minorHAnsi" w:hAnsiTheme="minorHAnsi"/>
                <w:sz w:val="22"/>
                <w:szCs w:val="22"/>
                <w:lang w:val="en-US" w:eastAsia="en-CA"/>
              </w:rPr>
              <w:t xml:space="preserve">.  </w:t>
            </w:r>
          </w:p>
          <w:p w14:paraId="3E01C163" w14:textId="33F4FBBF" w:rsidR="003C1777" w:rsidRPr="003C1777" w:rsidRDefault="003C1777"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 xml:space="preserve">This validation needs further review with Alias and Carina.  </w:t>
            </w:r>
          </w:p>
          <w:p w14:paraId="0613B2E5" w14:textId="77777777" w:rsidR="00345D72" w:rsidRDefault="00345D72" w:rsidP="00345D72">
            <w:pPr>
              <w:pStyle w:val="NormalWeb"/>
              <w:rPr>
                <w:rFonts w:asciiTheme="minorHAnsi" w:hAnsiTheme="minorHAnsi"/>
                <w:sz w:val="22"/>
                <w:szCs w:val="22"/>
                <w:lang w:val="en-US" w:eastAsia="en-CA"/>
              </w:rPr>
            </w:pPr>
            <w:r>
              <w:rPr>
                <w:rFonts w:asciiTheme="minorHAnsi" w:hAnsiTheme="minorHAnsi"/>
                <w:sz w:val="22"/>
                <w:szCs w:val="22"/>
                <w:lang w:val="en-US" w:eastAsia="en-CA"/>
              </w:rPr>
              <w:t>CS 20170517:</w:t>
            </w:r>
          </w:p>
          <w:p w14:paraId="3CC29D82" w14:textId="77777777" w:rsidR="00345D72" w:rsidRDefault="00345D72"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Alias to confirm with Clare if this validation is critical.</w:t>
            </w:r>
          </w:p>
          <w:p w14:paraId="11216569" w14:textId="548B0DCD" w:rsidR="00345D72" w:rsidRDefault="00345D72"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 xml:space="preserve">MS confirms this will be difficult and extensive to program </w:t>
            </w:r>
            <w:r w:rsidR="003B261D">
              <w:rPr>
                <w:rFonts w:asciiTheme="minorHAnsi" w:hAnsiTheme="minorHAnsi"/>
                <w:sz w:val="22"/>
                <w:szCs w:val="22"/>
                <w:lang w:val="en-US" w:eastAsia="en-CA"/>
              </w:rPr>
              <w:t xml:space="preserve">(comparison of files within a collect) </w:t>
            </w:r>
            <w:r>
              <w:rPr>
                <w:rFonts w:asciiTheme="minorHAnsi" w:hAnsiTheme="minorHAnsi"/>
                <w:sz w:val="22"/>
                <w:szCs w:val="22"/>
                <w:lang w:val="en-US" w:eastAsia="en-CA"/>
              </w:rPr>
              <w:t>through the dataimport. A possibility would be to program at the Portal level but we require more time to analyze this. We cannot promise this for R14.</w:t>
            </w:r>
          </w:p>
          <w:p w14:paraId="2CB68078" w14:textId="77777777" w:rsidR="00030CE3" w:rsidRDefault="00030CE3" w:rsidP="00CB5C90">
            <w:pPr>
              <w:pStyle w:val="NormalWeb"/>
              <w:rPr>
                <w:rFonts w:asciiTheme="minorHAnsi" w:hAnsiTheme="minorHAnsi"/>
                <w:sz w:val="22"/>
                <w:szCs w:val="22"/>
                <w:lang w:val="en-US" w:eastAsia="en-CA"/>
              </w:rPr>
            </w:pPr>
            <w:r>
              <w:rPr>
                <w:rFonts w:asciiTheme="minorHAnsi" w:hAnsiTheme="minorHAnsi"/>
                <w:sz w:val="22"/>
                <w:szCs w:val="22"/>
                <w:lang w:val="en-US" w:eastAsia="en-CA"/>
              </w:rPr>
              <w:t>CS 20170509:</w:t>
            </w:r>
          </w:p>
          <w:p w14:paraId="1F712DBC" w14:textId="77777777" w:rsidR="009500D9" w:rsidRDefault="009500D9"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JF to check to see if message can come out once (even though member ius appearing in both files without a matching Core Data entry).</w:t>
            </w:r>
          </w:p>
          <w:p w14:paraId="53F43CF8" w14:textId="398C6BC3" w:rsidR="009500D9" w:rsidRDefault="009500D9"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MS to see with Core programmer how this can be done given that Retro, NCL and CL files are processed prior to Events (i.e. how will Events file entries be detected if loaded at the end).</w:t>
            </w:r>
          </w:p>
          <w:p w14:paraId="7827F5A3" w14:textId="07546180" w:rsidR="00BE5765" w:rsidRDefault="00BE5765"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To clarify with core programmer that we are looking at the data coming in the collect and not what is in Ariel already.</w:t>
            </w:r>
          </w:p>
          <w:p w14:paraId="5BD3CE5C" w14:textId="77777777" w:rsidR="009500D9" w:rsidRDefault="009500D9" w:rsidP="008D6CBB">
            <w:pPr>
              <w:pStyle w:val="NormalWeb"/>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HOOPP to confirm wording of message.</w:t>
            </w:r>
          </w:p>
          <w:p w14:paraId="706B45EC" w14:textId="77777777" w:rsidR="009500D9" w:rsidRPr="00030CE3" w:rsidRDefault="009500D9" w:rsidP="00BE5765">
            <w:pPr>
              <w:pStyle w:val="NormalWeb"/>
              <w:ind w:left="720"/>
              <w:rPr>
                <w:rFonts w:asciiTheme="minorHAnsi" w:hAnsiTheme="minorHAnsi"/>
                <w:sz w:val="22"/>
                <w:szCs w:val="22"/>
                <w:lang w:val="en-US" w:eastAsia="en-CA"/>
              </w:rPr>
            </w:pPr>
          </w:p>
        </w:tc>
      </w:tr>
    </w:tbl>
    <w:p w14:paraId="160EF4BD" w14:textId="40A2098C" w:rsidR="00637227" w:rsidRDefault="00637227" w:rsidP="00030CE3"/>
    <w:p w14:paraId="235518BA" w14:textId="77777777" w:rsidR="00637227" w:rsidRDefault="00637227">
      <w:pPr>
        <w:spacing w:before="0" w:after="0" w:line="240" w:lineRule="auto"/>
        <w:ind w:left="0"/>
      </w:pPr>
      <w:r>
        <w:br w:type="page"/>
      </w:r>
    </w:p>
    <w:p w14:paraId="0648A14D" w14:textId="77777777" w:rsidR="00935040" w:rsidRPr="006B06A8" w:rsidRDefault="00935040" w:rsidP="00935040">
      <w:pPr>
        <w:pStyle w:val="Heading3"/>
      </w:pPr>
      <w:r w:rsidRPr="006B06A8">
        <w:t xml:space="preserve">Validation – </w:t>
      </w:r>
      <w:r>
        <w:t>Postal Code Format</w:t>
      </w:r>
    </w:p>
    <w:p w14:paraId="2B60AEB0" w14:textId="77777777" w:rsidR="00935040" w:rsidRPr="006B06A8" w:rsidRDefault="00935040" w:rsidP="00935040">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935040" w:rsidRPr="00F91D8A" w14:paraId="4BB68803"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1A53C1"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80BE756" w14:textId="77777777" w:rsidR="00935040" w:rsidRPr="00B464B9" w:rsidRDefault="00935040" w:rsidP="00702A64">
            <w:pPr>
              <w:pStyle w:val="Heading1"/>
            </w:pPr>
            <w:bookmarkStart w:id="778" w:name="_Toc43372956"/>
            <w:r>
              <w:t>B197_PostalCodeFormat</w:t>
            </w:r>
            <w:bookmarkEnd w:id="778"/>
          </w:p>
        </w:tc>
      </w:tr>
      <w:tr w:rsidR="00935040" w14:paraId="05C7D53B"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48CB6A7"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547FD29" w14:textId="77777777" w:rsidR="00935040" w:rsidRDefault="00935040" w:rsidP="00702A64">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 xml:space="preserve"> 3692</w:t>
            </w:r>
          </w:p>
        </w:tc>
      </w:tr>
      <w:tr w:rsidR="00935040" w14:paraId="41724030"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4BE8E9"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2133207E" w14:textId="77777777" w:rsidR="00935040" w:rsidRDefault="00935040" w:rsidP="00702A64">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Standard Validation Module</w:t>
            </w:r>
          </w:p>
        </w:tc>
      </w:tr>
      <w:tr w:rsidR="00935040" w14:paraId="1C480375"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15570A"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8B90029" w14:textId="77777777" w:rsidR="00935040" w:rsidRDefault="00935040" w:rsidP="00702A64">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2nd level validation</w:t>
            </w:r>
          </w:p>
        </w:tc>
      </w:tr>
      <w:tr w:rsidR="00935040" w14:paraId="3753D20C"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1B95BD3"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F046999" w14:textId="77777777" w:rsidR="00935040" w:rsidRPr="002A0E7F" w:rsidRDefault="00935040" w:rsidP="00702A64">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Enrolments</w:t>
            </w:r>
          </w:p>
        </w:tc>
      </w:tr>
      <w:tr w:rsidR="00935040" w14:paraId="5F9AF256"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ADEA6E"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C075029" w14:textId="77777777" w:rsidR="00935040" w:rsidRDefault="00935040" w:rsidP="00702A64">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r>
              <w:rPr>
                <w:rFonts w:asciiTheme="minorHAnsi" w:hAnsiTheme="minorHAnsi"/>
                <w:sz w:val="22"/>
                <w:szCs w:val="22"/>
                <w:lang w:eastAsia="en-CA"/>
              </w:rPr>
              <w:t xml:space="preserve"> </w:t>
            </w:r>
          </w:p>
        </w:tc>
      </w:tr>
      <w:tr w:rsidR="00935040" w14:paraId="6AB0A86C"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64FA4FB"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87925EC" w14:textId="77777777" w:rsidR="00935040" w:rsidRPr="00B464B9" w:rsidRDefault="00935040" w:rsidP="00702A64">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935040" w:rsidRPr="00A61AB1" w14:paraId="64FF64F8"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3A2156"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F1D9B83"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DE3BE11" w14:textId="77777777" w:rsidR="00935040" w:rsidRPr="00C301FC" w:rsidRDefault="00935040" w:rsidP="00702A64">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verify</w:t>
            </w:r>
            <w:r w:rsidRPr="009151F9">
              <w:rPr>
                <w:rFonts w:asciiTheme="minorHAnsi" w:hAnsiTheme="minorHAnsi"/>
                <w:sz w:val="22"/>
                <w:szCs w:val="22"/>
                <w:lang w:eastAsia="en-CA"/>
              </w:rPr>
              <w:t xml:space="preserve"> </w:t>
            </w:r>
            <w:r>
              <w:rPr>
                <w:rFonts w:asciiTheme="minorHAnsi" w:hAnsiTheme="minorHAnsi"/>
                <w:sz w:val="22"/>
                <w:szCs w:val="22"/>
                <w:lang w:eastAsia="en-CA"/>
              </w:rPr>
              <w:t>the format of the postal code.</w:t>
            </w:r>
          </w:p>
        </w:tc>
      </w:tr>
      <w:tr w:rsidR="00935040" w:rsidRPr="009151F9" w14:paraId="45C6D4AE"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4D17348"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2406E4A" w14:textId="77777777" w:rsidR="00935040" w:rsidRDefault="00935040" w:rsidP="00702A64">
            <w:pPr>
              <w:ind w:left="0"/>
              <w:rPr>
                <w:rFonts w:asciiTheme="minorHAnsi" w:hAnsiTheme="minorHAnsi"/>
                <w:sz w:val="22"/>
                <w:szCs w:val="22"/>
                <w:lang w:eastAsia="en-CA"/>
              </w:rPr>
            </w:pPr>
            <w:r w:rsidRPr="00C61BEF">
              <w:rPr>
                <w:rFonts w:asciiTheme="minorHAnsi" w:hAnsiTheme="minorHAnsi"/>
                <w:sz w:val="22"/>
                <w:szCs w:val="22"/>
                <w:lang w:eastAsia="en-CA"/>
              </w:rPr>
              <w:t>Reject t</w:t>
            </w:r>
            <w:r>
              <w:rPr>
                <w:rFonts w:asciiTheme="minorHAnsi" w:hAnsiTheme="minorHAnsi"/>
                <w:sz w:val="22"/>
                <w:szCs w:val="22"/>
                <w:lang w:eastAsia="en-CA"/>
              </w:rPr>
              <w:t>he member in the input file if</w:t>
            </w:r>
            <w:r w:rsidRPr="00C61BEF">
              <w:rPr>
                <w:rFonts w:asciiTheme="minorHAnsi" w:hAnsiTheme="minorHAnsi"/>
                <w:sz w:val="22"/>
                <w:szCs w:val="22"/>
                <w:lang w:eastAsia="en-CA"/>
              </w:rPr>
              <w:t>:</w:t>
            </w:r>
          </w:p>
          <w:p w14:paraId="5CD4049E" w14:textId="77777777" w:rsidR="00935040" w:rsidRPr="00C9556B" w:rsidRDefault="00935040" w:rsidP="00702A64">
            <w:pPr>
              <w:ind w:left="0"/>
              <w:rPr>
                <w:rFonts w:asciiTheme="minorHAnsi" w:hAnsiTheme="minorHAnsi"/>
                <w:sz w:val="22"/>
                <w:szCs w:val="22"/>
                <w:lang w:eastAsia="en-CA"/>
              </w:rPr>
            </w:pPr>
            <w:r w:rsidRPr="00C9556B">
              <w:rPr>
                <w:rFonts w:asciiTheme="minorHAnsi" w:hAnsiTheme="minorHAnsi"/>
                <w:sz w:val="22"/>
                <w:szCs w:val="22"/>
                <w:lang w:eastAsia="en-CA"/>
              </w:rPr>
              <w:t xml:space="preserve">The format of the postal code </w:t>
            </w:r>
            <w:r>
              <w:rPr>
                <w:rFonts w:asciiTheme="minorHAnsi" w:hAnsiTheme="minorHAnsi"/>
                <w:sz w:val="22"/>
                <w:szCs w:val="22"/>
                <w:lang w:eastAsia="en-CA"/>
              </w:rPr>
              <w:t>does not comply with the following:</w:t>
            </w:r>
          </w:p>
          <w:p w14:paraId="4CC20547" w14:textId="77777777" w:rsidR="00935040" w:rsidRPr="00C9556B" w:rsidRDefault="00935040" w:rsidP="00702A64">
            <w:pPr>
              <w:ind w:left="0"/>
              <w:rPr>
                <w:rFonts w:asciiTheme="minorHAnsi" w:hAnsiTheme="minorHAnsi"/>
                <w:sz w:val="22"/>
                <w:szCs w:val="22"/>
                <w:lang w:eastAsia="en-CA"/>
              </w:rPr>
            </w:pPr>
            <w:r w:rsidRPr="00C9556B">
              <w:rPr>
                <w:rFonts w:asciiTheme="minorHAnsi" w:hAnsiTheme="minorHAnsi"/>
                <w:sz w:val="22"/>
                <w:szCs w:val="22"/>
                <w:lang w:eastAsia="en-CA"/>
              </w:rPr>
              <w:t>Canada</w:t>
            </w:r>
          </w:p>
          <w:p w14:paraId="4A515381" w14:textId="77777777" w:rsidR="00935040" w:rsidRPr="00C9556B" w:rsidRDefault="00935040" w:rsidP="00702A64">
            <w:pPr>
              <w:ind w:left="0"/>
              <w:rPr>
                <w:rFonts w:asciiTheme="minorHAnsi" w:hAnsiTheme="minorHAnsi"/>
                <w:sz w:val="22"/>
                <w:szCs w:val="22"/>
                <w:lang w:eastAsia="en-CA"/>
              </w:rPr>
            </w:pPr>
            <w:r w:rsidRPr="00C9556B">
              <w:rPr>
                <w:rFonts w:asciiTheme="minorHAnsi" w:hAnsiTheme="minorHAnsi"/>
                <w:sz w:val="22"/>
                <w:szCs w:val="22"/>
                <w:lang w:eastAsia="en-CA"/>
              </w:rPr>
              <w:t>The accepted formats are:</w:t>
            </w:r>
          </w:p>
          <w:p w14:paraId="2CFD461E" w14:textId="77777777" w:rsidR="00935040" w:rsidRPr="00C9556B" w:rsidRDefault="00935040" w:rsidP="00702A64">
            <w:pPr>
              <w:ind w:left="0"/>
              <w:rPr>
                <w:rFonts w:asciiTheme="minorHAnsi" w:hAnsiTheme="minorHAnsi"/>
                <w:sz w:val="22"/>
                <w:szCs w:val="22"/>
                <w:lang w:eastAsia="en-CA"/>
              </w:rPr>
            </w:pPr>
            <w:r w:rsidRPr="00C9556B">
              <w:rPr>
                <w:rFonts w:asciiTheme="minorHAnsi" w:hAnsiTheme="minorHAnsi"/>
                <w:sz w:val="22"/>
                <w:szCs w:val="22"/>
                <w:lang w:eastAsia="en-CA"/>
              </w:rPr>
              <w:t>- A9A 9A9</w:t>
            </w:r>
          </w:p>
          <w:p w14:paraId="0B77C6F7" w14:textId="77777777" w:rsidR="00935040" w:rsidRPr="00C9556B" w:rsidRDefault="00935040" w:rsidP="00702A64">
            <w:pPr>
              <w:ind w:left="0"/>
              <w:rPr>
                <w:rFonts w:asciiTheme="minorHAnsi" w:hAnsiTheme="minorHAnsi"/>
                <w:sz w:val="22"/>
                <w:szCs w:val="22"/>
                <w:lang w:eastAsia="en-CA"/>
              </w:rPr>
            </w:pPr>
            <w:r w:rsidRPr="00C9556B">
              <w:rPr>
                <w:rFonts w:asciiTheme="minorHAnsi" w:hAnsiTheme="minorHAnsi"/>
                <w:sz w:val="22"/>
                <w:szCs w:val="22"/>
                <w:lang w:eastAsia="en-CA"/>
              </w:rPr>
              <w:t>- A9A9A9</w:t>
            </w:r>
          </w:p>
          <w:p w14:paraId="0D18B1F3" w14:textId="77777777" w:rsidR="00935040" w:rsidRPr="00C9556B" w:rsidRDefault="00935040" w:rsidP="00702A64">
            <w:pPr>
              <w:ind w:left="0"/>
              <w:rPr>
                <w:rFonts w:asciiTheme="minorHAnsi" w:hAnsiTheme="minorHAnsi"/>
                <w:sz w:val="22"/>
                <w:szCs w:val="22"/>
                <w:lang w:eastAsia="en-CA"/>
              </w:rPr>
            </w:pPr>
            <w:r>
              <w:rPr>
                <w:rFonts w:asciiTheme="minorHAnsi" w:hAnsiTheme="minorHAnsi"/>
                <w:sz w:val="22"/>
                <w:szCs w:val="22"/>
                <w:lang w:eastAsia="en-CA"/>
              </w:rPr>
              <w:t>- A9A-9A9</w:t>
            </w:r>
          </w:p>
          <w:p w14:paraId="076F5DF2" w14:textId="77777777" w:rsidR="00935040" w:rsidRPr="00C9556B" w:rsidRDefault="00935040" w:rsidP="00702A64">
            <w:pPr>
              <w:ind w:left="0"/>
              <w:rPr>
                <w:rFonts w:asciiTheme="minorHAnsi" w:hAnsiTheme="minorHAnsi"/>
                <w:sz w:val="22"/>
                <w:szCs w:val="22"/>
                <w:lang w:eastAsia="en-CA"/>
              </w:rPr>
            </w:pPr>
            <w:r w:rsidRPr="00C9556B">
              <w:rPr>
                <w:rFonts w:asciiTheme="minorHAnsi" w:hAnsiTheme="minorHAnsi"/>
                <w:sz w:val="22"/>
                <w:szCs w:val="22"/>
                <w:lang w:eastAsia="en-CA"/>
              </w:rPr>
              <w:t>There are also restrictions on the first character of the postal code. It has to be within this group of possible values: {ABCEGHJKLMNPRSTVXY}</w:t>
            </w:r>
          </w:p>
          <w:p w14:paraId="5673B5E6" w14:textId="77777777" w:rsidR="00935040" w:rsidRPr="00C9556B" w:rsidRDefault="00935040" w:rsidP="00702A64">
            <w:pPr>
              <w:ind w:left="0"/>
              <w:rPr>
                <w:rFonts w:asciiTheme="minorHAnsi" w:hAnsiTheme="minorHAnsi"/>
                <w:sz w:val="22"/>
                <w:szCs w:val="22"/>
                <w:lang w:eastAsia="en-CA"/>
              </w:rPr>
            </w:pPr>
            <w:r w:rsidRPr="00C9556B">
              <w:rPr>
                <w:rFonts w:asciiTheme="minorHAnsi" w:hAnsiTheme="minorHAnsi"/>
                <w:sz w:val="22"/>
                <w:szCs w:val="22"/>
                <w:lang w:eastAsia="en-CA"/>
              </w:rPr>
              <w:t>United States</w:t>
            </w:r>
          </w:p>
          <w:p w14:paraId="3016201B" w14:textId="77777777" w:rsidR="00935040" w:rsidRPr="00C9556B" w:rsidRDefault="00935040" w:rsidP="00702A64">
            <w:pPr>
              <w:ind w:left="0"/>
              <w:rPr>
                <w:rFonts w:asciiTheme="minorHAnsi" w:hAnsiTheme="minorHAnsi"/>
                <w:sz w:val="22"/>
                <w:szCs w:val="22"/>
                <w:lang w:eastAsia="en-CA"/>
              </w:rPr>
            </w:pPr>
            <w:r w:rsidRPr="00C9556B">
              <w:rPr>
                <w:rFonts w:asciiTheme="minorHAnsi" w:hAnsiTheme="minorHAnsi"/>
                <w:sz w:val="22"/>
                <w:szCs w:val="22"/>
                <w:lang w:eastAsia="en-CA"/>
              </w:rPr>
              <w:t>- 99999</w:t>
            </w:r>
          </w:p>
          <w:p w14:paraId="5BDA86B2" w14:textId="77777777" w:rsidR="00935040" w:rsidRPr="00C9556B" w:rsidRDefault="00935040" w:rsidP="00702A64">
            <w:pPr>
              <w:ind w:left="0"/>
              <w:rPr>
                <w:rFonts w:asciiTheme="minorHAnsi" w:hAnsiTheme="minorHAnsi"/>
                <w:sz w:val="22"/>
                <w:szCs w:val="22"/>
                <w:lang w:eastAsia="en-CA"/>
              </w:rPr>
            </w:pPr>
            <w:r w:rsidRPr="00C9556B">
              <w:rPr>
                <w:rFonts w:asciiTheme="minorHAnsi" w:hAnsiTheme="minorHAnsi"/>
                <w:sz w:val="22"/>
                <w:szCs w:val="22"/>
                <w:lang w:eastAsia="en-CA"/>
              </w:rPr>
              <w:t>- 9999</w:t>
            </w:r>
            <w:r>
              <w:rPr>
                <w:rFonts w:asciiTheme="minorHAnsi" w:hAnsiTheme="minorHAnsi"/>
                <w:sz w:val="22"/>
                <w:szCs w:val="22"/>
                <w:lang w:eastAsia="en-CA"/>
              </w:rPr>
              <w:t>9</w:t>
            </w:r>
            <w:r w:rsidRPr="00C9556B">
              <w:rPr>
                <w:rFonts w:asciiTheme="minorHAnsi" w:hAnsiTheme="minorHAnsi"/>
                <w:sz w:val="22"/>
                <w:szCs w:val="22"/>
                <w:lang w:eastAsia="en-CA"/>
              </w:rPr>
              <w:t>-9999</w:t>
            </w:r>
          </w:p>
          <w:p w14:paraId="696E412A" w14:textId="77777777" w:rsidR="00935040" w:rsidRPr="00411EBD" w:rsidRDefault="00935040" w:rsidP="00702A64">
            <w:pPr>
              <w:ind w:left="0"/>
              <w:rPr>
                <w:rFonts w:asciiTheme="minorHAnsi" w:hAnsiTheme="minorHAnsi"/>
                <w:sz w:val="22"/>
                <w:szCs w:val="22"/>
                <w:lang w:eastAsia="en-CA"/>
              </w:rPr>
            </w:pPr>
            <w:r w:rsidRPr="00C9556B">
              <w:rPr>
                <w:rFonts w:asciiTheme="minorHAnsi" w:hAnsiTheme="minorHAnsi"/>
                <w:sz w:val="22"/>
                <w:szCs w:val="22"/>
                <w:lang w:eastAsia="en-CA"/>
              </w:rPr>
              <w:t>- 999999999</w:t>
            </w:r>
          </w:p>
        </w:tc>
      </w:tr>
      <w:tr w:rsidR="00935040" w:rsidRPr="00A61AB1" w14:paraId="533B4073"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7D9EAAE"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E0CFC62" w14:textId="77777777" w:rsidR="00935040" w:rsidRPr="007D306D" w:rsidRDefault="00935040" w:rsidP="00702A64">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935040" w:rsidRPr="00A61AB1" w14:paraId="6A9A2D15"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3245791"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4401CB5" w14:textId="77777777" w:rsidR="00935040" w:rsidRPr="00A72B28" w:rsidRDefault="00935040" w:rsidP="00702A64">
            <w:pPr>
              <w:pStyle w:val="NormalWeb"/>
              <w:spacing w:line="276" w:lineRule="auto"/>
              <w:rPr>
                <w:rFonts w:asciiTheme="minorHAnsi" w:hAnsiTheme="minorHAnsi"/>
                <w:color w:val="000000"/>
                <w:sz w:val="22"/>
                <w:szCs w:val="22"/>
                <w:lang w:val="en-CA"/>
              </w:rPr>
            </w:pPr>
            <w:r w:rsidRPr="007D306D">
              <w:rPr>
                <w:rFonts w:asciiTheme="minorHAnsi" w:hAnsiTheme="minorHAnsi"/>
                <w:color w:val="000000"/>
                <w:sz w:val="22"/>
                <w:szCs w:val="22"/>
                <w:lang w:val="en-CA"/>
              </w:rPr>
              <w:t xml:space="preserve">The postal code format is invalid. </w:t>
            </w:r>
          </w:p>
        </w:tc>
      </w:tr>
      <w:tr w:rsidR="00935040" w:rsidRPr="00A61AB1" w14:paraId="032148B2"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7C07CF5"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E86A648"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EA60BD9" w14:textId="77777777" w:rsidR="00935040" w:rsidRPr="00B464B9" w:rsidRDefault="00935040" w:rsidP="00702A64">
            <w:pPr>
              <w:spacing w:before="60" w:after="60"/>
              <w:ind w:left="0"/>
              <w:rPr>
                <w:rFonts w:asciiTheme="minorHAnsi" w:hAnsiTheme="minorHAnsi"/>
                <w:sz w:val="22"/>
                <w:szCs w:val="22"/>
                <w:lang w:eastAsia="en-CA"/>
              </w:rPr>
            </w:pPr>
            <w:r w:rsidRPr="007D306D">
              <w:rPr>
                <w:rFonts w:asciiTheme="minorHAnsi" w:hAnsiTheme="minorHAnsi"/>
                <w:sz w:val="22"/>
                <w:szCs w:val="22"/>
              </w:rPr>
              <w:t xml:space="preserve">The postal code format is invalid. </w:t>
            </w:r>
          </w:p>
        </w:tc>
      </w:tr>
      <w:tr w:rsidR="00935040" w:rsidRPr="0085712F" w14:paraId="204ECE31"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EEE855E" w14:textId="77777777" w:rsidR="00935040" w:rsidRPr="0085712F" w:rsidRDefault="00935040" w:rsidP="00702A6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F7F438A" w14:textId="7371F37A" w:rsidR="00935040" w:rsidRPr="009C43D2" w:rsidRDefault="0022580E" w:rsidP="0022580E">
            <w:pPr>
              <w:ind w:left="0"/>
              <w:rPr>
                <w:rFonts w:asciiTheme="minorHAnsi" w:hAnsiTheme="minorHAnsi" w:cs="Calibri"/>
                <w:color w:val="auto"/>
                <w:sz w:val="22"/>
                <w:szCs w:val="22"/>
              </w:rPr>
            </w:pPr>
            <w:r>
              <w:rPr>
                <w:rFonts w:asciiTheme="minorHAnsi" w:hAnsiTheme="minorHAnsi"/>
                <w:sz w:val="22"/>
                <w:szCs w:val="22"/>
                <w:lang w:eastAsia="en-CA"/>
              </w:rPr>
              <w:t>N/A</w:t>
            </w:r>
          </w:p>
        </w:tc>
      </w:tr>
      <w:tr w:rsidR="00935040" w:rsidRPr="0085712F" w14:paraId="265EF10C"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48E51A" w14:textId="77777777" w:rsidR="00935040" w:rsidRPr="0085712F" w:rsidRDefault="00935040" w:rsidP="00702A64">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989CBDF" w14:textId="77777777" w:rsidR="00935040" w:rsidRPr="006100CE" w:rsidRDefault="00935040" w:rsidP="00702A64">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935040" w:rsidRPr="0085712F" w14:paraId="79E5FBF6"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3521454" w14:textId="77777777" w:rsidR="00935040" w:rsidRPr="0085712F"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EE2B27C" w14:textId="77777777" w:rsidR="00935040" w:rsidRPr="006100CE" w:rsidRDefault="00935040" w:rsidP="00702A64">
            <w:pPr>
              <w:spacing w:before="60" w:after="60" w:line="240" w:lineRule="auto"/>
              <w:ind w:left="0"/>
              <w:rPr>
                <w:rFonts w:asciiTheme="minorHAnsi" w:hAnsiTheme="minorHAnsi"/>
                <w:sz w:val="22"/>
                <w:szCs w:val="22"/>
                <w:lang w:eastAsia="en-CA"/>
              </w:rPr>
            </w:pPr>
          </w:p>
        </w:tc>
      </w:tr>
      <w:tr w:rsidR="00935040" w:rsidRPr="00803CC4" w14:paraId="606F7E43" w14:textId="77777777" w:rsidTr="00702A6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00000F" w14:textId="77777777" w:rsidR="00935040" w:rsidRDefault="00935040" w:rsidP="00702A6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60F044F" w14:textId="77777777" w:rsidR="00935040" w:rsidRPr="0085712F" w:rsidRDefault="00935040" w:rsidP="00702A6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304BC874" w14:textId="7AEE580D" w:rsidR="00935040" w:rsidRDefault="00935040" w:rsidP="00702A64">
            <w:pPr>
              <w:ind w:left="0"/>
              <w:rPr>
                <w:rFonts w:asciiTheme="minorHAnsi" w:hAnsiTheme="minorHAnsi"/>
                <w:sz w:val="22"/>
                <w:szCs w:val="22"/>
                <w:lang w:val="en-US" w:eastAsia="en-CA"/>
              </w:rPr>
            </w:pPr>
            <w:r>
              <w:rPr>
                <w:rFonts w:asciiTheme="minorHAnsi" w:hAnsiTheme="minorHAnsi"/>
                <w:sz w:val="22"/>
                <w:szCs w:val="22"/>
                <w:lang w:val="en-US" w:eastAsia="en-CA"/>
              </w:rPr>
              <w:t>CS 20171122:</w:t>
            </w:r>
          </w:p>
          <w:p w14:paraId="6655C422" w14:textId="5B86972D" w:rsidR="00935040" w:rsidRPr="00935040" w:rsidRDefault="00935040" w:rsidP="00935040">
            <w:pPr>
              <w:pStyle w:val="ListParagraph"/>
              <w:rPr>
                <w:rFonts w:asciiTheme="minorHAnsi" w:hAnsiTheme="minorHAnsi"/>
                <w:sz w:val="22"/>
                <w:szCs w:val="22"/>
                <w:lang w:val="en-US" w:eastAsia="en-CA"/>
              </w:rPr>
            </w:pPr>
            <w:r>
              <w:rPr>
                <w:rFonts w:asciiTheme="minorHAnsi" w:hAnsiTheme="minorHAnsi"/>
                <w:sz w:val="22"/>
                <w:szCs w:val="22"/>
                <w:lang w:val="en-US" w:eastAsia="en-CA"/>
              </w:rPr>
              <w:t>Events Death (Death Contact Info) no longer being validated as of R14.2.</w:t>
            </w:r>
          </w:p>
          <w:p w14:paraId="292521C5" w14:textId="77777777" w:rsidR="00935040" w:rsidRDefault="00935040" w:rsidP="00702A64">
            <w:pPr>
              <w:ind w:left="0"/>
              <w:rPr>
                <w:rFonts w:asciiTheme="minorHAnsi" w:hAnsiTheme="minorHAnsi"/>
                <w:sz w:val="22"/>
                <w:szCs w:val="22"/>
                <w:lang w:val="en-US" w:eastAsia="en-CA"/>
              </w:rPr>
            </w:pPr>
            <w:r>
              <w:rPr>
                <w:rFonts w:asciiTheme="minorHAnsi" w:hAnsiTheme="minorHAnsi"/>
                <w:sz w:val="22"/>
                <w:szCs w:val="22"/>
                <w:lang w:val="en-US" w:eastAsia="en-CA"/>
              </w:rPr>
              <w:t xml:space="preserve">MR 20170829: </w:t>
            </w:r>
          </w:p>
          <w:p w14:paraId="108D3898" w14:textId="77777777" w:rsidR="00935040" w:rsidRPr="00596F24" w:rsidRDefault="00935040" w:rsidP="008D6CBB">
            <w:pPr>
              <w:pStyle w:val="ListParagraph"/>
              <w:numPr>
                <w:ilvl w:val="0"/>
                <w:numId w:val="14"/>
              </w:numPr>
              <w:rPr>
                <w:rFonts w:asciiTheme="minorHAnsi" w:hAnsiTheme="minorHAnsi"/>
                <w:sz w:val="22"/>
                <w:szCs w:val="22"/>
                <w:lang w:val="en-US" w:eastAsia="en-CA"/>
              </w:rPr>
            </w:pPr>
            <w:r w:rsidRPr="00596F24">
              <w:rPr>
                <w:rFonts w:asciiTheme="minorHAnsi" w:hAnsiTheme="minorHAnsi"/>
                <w:sz w:val="22"/>
                <w:szCs w:val="22"/>
                <w:lang w:val="en-US" w:eastAsia="en-CA"/>
              </w:rPr>
              <w:t>Valid changed from I47 to B197.</w:t>
            </w:r>
          </w:p>
          <w:p w14:paraId="14C0D146" w14:textId="77777777" w:rsidR="00935040" w:rsidRDefault="00935040" w:rsidP="00702A64">
            <w:pPr>
              <w:ind w:left="0"/>
              <w:rPr>
                <w:rFonts w:asciiTheme="minorHAnsi" w:hAnsiTheme="minorHAnsi"/>
                <w:sz w:val="22"/>
                <w:szCs w:val="22"/>
                <w:lang w:val="en-US" w:eastAsia="en-CA"/>
              </w:rPr>
            </w:pPr>
            <w:r>
              <w:rPr>
                <w:rFonts w:asciiTheme="minorHAnsi" w:hAnsiTheme="minorHAnsi"/>
                <w:sz w:val="22"/>
                <w:szCs w:val="22"/>
                <w:lang w:val="en-US" w:eastAsia="en-CA"/>
              </w:rPr>
              <w:t>CS 20170609:</w:t>
            </w:r>
          </w:p>
          <w:p w14:paraId="44292ACB" w14:textId="77777777" w:rsidR="00935040" w:rsidRDefault="00935040" w:rsidP="008D6CBB">
            <w:pPr>
              <w:pStyle w:val="ListParagraph"/>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After a discussion with Clare, it would be important that the check be done at the dataimport level and not at the CRM level because it will fall in manual mode in CRM.</w:t>
            </w:r>
          </w:p>
          <w:p w14:paraId="7A5B88B5" w14:textId="77777777" w:rsidR="00935040" w:rsidRPr="00AC4103" w:rsidRDefault="00935040" w:rsidP="008D6CBB">
            <w:pPr>
              <w:pStyle w:val="ListParagraph"/>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 xml:space="preserve">MS suggests adding the address in a beneficiary record so that we can trigger the appropriate address validations. Chapter 7 Events (Death Contact Info fileds) needs updating. </w:t>
            </w:r>
          </w:p>
          <w:p w14:paraId="2498753A" w14:textId="77777777" w:rsidR="00935040" w:rsidRDefault="00935040" w:rsidP="00702A64">
            <w:pPr>
              <w:ind w:left="0"/>
              <w:rPr>
                <w:rFonts w:asciiTheme="minorHAnsi" w:hAnsiTheme="minorHAnsi"/>
                <w:sz w:val="22"/>
                <w:szCs w:val="22"/>
                <w:lang w:val="en-US" w:eastAsia="en-CA"/>
              </w:rPr>
            </w:pPr>
            <w:r>
              <w:rPr>
                <w:rFonts w:asciiTheme="minorHAnsi" w:hAnsiTheme="minorHAnsi"/>
                <w:sz w:val="22"/>
                <w:szCs w:val="22"/>
                <w:lang w:val="en-US" w:eastAsia="en-CA"/>
              </w:rPr>
              <w:t>CS 20170608:</w:t>
            </w:r>
          </w:p>
          <w:p w14:paraId="07D5F416" w14:textId="77777777" w:rsidR="00935040" w:rsidRDefault="00935040" w:rsidP="008D6CBB">
            <w:pPr>
              <w:pStyle w:val="ListParagraph"/>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Alias to change this to a business validation and to provide new Master Val number.</w:t>
            </w:r>
          </w:p>
          <w:p w14:paraId="3601A471" w14:textId="77777777" w:rsidR="00935040" w:rsidRDefault="00935040" w:rsidP="008D6CBB">
            <w:pPr>
              <w:pStyle w:val="ListParagraph"/>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Alias to confirm with HOOPP death process team if address being used for first mailing is actually the member address.</w:t>
            </w:r>
          </w:p>
          <w:p w14:paraId="780E6295" w14:textId="77777777" w:rsidR="00935040" w:rsidRDefault="00935040" w:rsidP="008D6CBB">
            <w:pPr>
              <w:pStyle w:val="ListParagraph"/>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To also confirm what validations’ are run on the service portal (CRM).</w:t>
            </w:r>
          </w:p>
          <w:p w14:paraId="5AE8DEAB" w14:textId="77777777" w:rsidR="00935040" w:rsidRPr="00E10AC3" w:rsidRDefault="00935040" w:rsidP="00702A64">
            <w:pPr>
              <w:pStyle w:val="ListParagraph"/>
              <w:rPr>
                <w:rFonts w:asciiTheme="minorHAnsi" w:hAnsiTheme="minorHAnsi"/>
                <w:sz w:val="22"/>
                <w:szCs w:val="22"/>
                <w:lang w:val="en-US" w:eastAsia="en-CA"/>
              </w:rPr>
            </w:pPr>
            <w:r>
              <w:rPr>
                <w:rFonts w:asciiTheme="minorHAnsi" w:hAnsiTheme="minorHAnsi"/>
                <w:sz w:val="22"/>
                <w:szCs w:val="22"/>
                <w:lang w:val="en-US" w:eastAsia="en-CA"/>
              </w:rPr>
              <w:t xml:space="preserve"> </w:t>
            </w:r>
          </w:p>
          <w:p w14:paraId="32B33F95" w14:textId="77777777" w:rsidR="00935040" w:rsidRDefault="00935040" w:rsidP="00702A64">
            <w:pPr>
              <w:ind w:left="0"/>
              <w:rPr>
                <w:rFonts w:asciiTheme="minorHAnsi" w:hAnsiTheme="minorHAnsi"/>
                <w:sz w:val="22"/>
                <w:szCs w:val="22"/>
                <w:lang w:val="en-US" w:eastAsia="en-CA"/>
              </w:rPr>
            </w:pPr>
            <w:r>
              <w:rPr>
                <w:rFonts w:asciiTheme="minorHAnsi" w:hAnsiTheme="minorHAnsi"/>
                <w:sz w:val="22"/>
                <w:szCs w:val="22"/>
                <w:lang w:val="en-US" w:eastAsia="en-CA"/>
              </w:rPr>
              <w:t>CS 20170606:</w:t>
            </w:r>
          </w:p>
          <w:p w14:paraId="219AFB77" w14:textId="77777777" w:rsidR="00935040" w:rsidRDefault="00935040" w:rsidP="008D6CBB">
            <w:pPr>
              <w:pStyle w:val="ListParagraph"/>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The validation will not generate on the Death Contact Information because we are not loading this information in Ariel DB.</w:t>
            </w:r>
          </w:p>
          <w:p w14:paraId="51ADD0E2" w14:textId="77777777" w:rsidR="00935040" w:rsidRPr="00473C19" w:rsidRDefault="00935040" w:rsidP="008D6CBB">
            <w:pPr>
              <w:pStyle w:val="ListParagraph"/>
              <w:numPr>
                <w:ilvl w:val="0"/>
                <w:numId w:val="14"/>
              </w:numPr>
              <w:rPr>
                <w:rFonts w:asciiTheme="minorHAnsi" w:hAnsiTheme="minorHAnsi"/>
                <w:sz w:val="22"/>
                <w:szCs w:val="22"/>
                <w:lang w:val="en-US" w:eastAsia="en-CA"/>
              </w:rPr>
            </w:pPr>
            <w:r>
              <w:rPr>
                <w:rFonts w:asciiTheme="minorHAnsi" w:hAnsiTheme="minorHAnsi"/>
                <w:sz w:val="22"/>
                <w:szCs w:val="22"/>
                <w:lang w:val="en-US" w:eastAsia="en-CA"/>
              </w:rPr>
              <w:t>This needs to be further discussed.</w:t>
            </w:r>
          </w:p>
          <w:p w14:paraId="143340FA" w14:textId="77777777" w:rsidR="00935040" w:rsidRDefault="00935040" w:rsidP="00702A64">
            <w:pPr>
              <w:ind w:left="0"/>
              <w:rPr>
                <w:rFonts w:asciiTheme="minorHAnsi" w:hAnsiTheme="minorHAnsi"/>
                <w:sz w:val="22"/>
                <w:szCs w:val="22"/>
                <w:lang w:val="en-US" w:eastAsia="en-CA"/>
              </w:rPr>
            </w:pPr>
            <w:r>
              <w:rPr>
                <w:rFonts w:asciiTheme="minorHAnsi" w:hAnsiTheme="minorHAnsi"/>
                <w:sz w:val="22"/>
                <w:szCs w:val="22"/>
                <w:lang w:val="en-US" w:eastAsia="en-CA"/>
              </w:rPr>
              <w:t>CS 20170419:</w:t>
            </w:r>
          </w:p>
          <w:p w14:paraId="0D506641" w14:textId="77777777" w:rsidR="00935040" w:rsidRPr="00280C8A" w:rsidRDefault="00935040" w:rsidP="008D6CBB">
            <w:pPr>
              <w:pStyle w:val="ListParagraph"/>
              <w:numPr>
                <w:ilvl w:val="0"/>
                <w:numId w:val="14"/>
              </w:numPr>
              <w:rPr>
                <w:rFonts w:asciiTheme="minorHAnsi" w:hAnsiTheme="minorHAnsi"/>
                <w:sz w:val="22"/>
                <w:szCs w:val="22"/>
                <w:lang w:val="en-US" w:eastAsia="en-CA"/>
              </w:rPr>
            </w:pPr>
            <w:r w:rsidRPr="00280C8A">
              <w:rPr>
                <w:rFonts w:asciiTheme="minorHAnsi" w:hAnsiTheme="minorHAnsi"/>
                <w:sz w:val="22"/>
                <w:szCs w:val="22"/>
                <w:lang w:val="en-US" w:eastAsia="en-CA"/>
              </w:rPr>
              <w:t>Ready for sign-off WS #5.</w:t>
            </w:r>
          </w:p>
        </w:tc>
      </w:tr>
    </w:tbl>
    <w:p w14:paraId="605DB72A" w14:textId="03523CD3" w:rsidR="00935040" w:rsidRDefault="00935040">
      <w:pPr>
        <w:spacing w:before="0" w:after="0" w:line="240" w:lineRule="auto"/>
        <w:ind w:left="0"/>
      </w:pPr>
    </w:p>
    <w:p w14:paraId="3FE21C1F" w14:textId="77777777" w:rsidR="00935040" w:rsidRDefault="00935040">
      <w:pPr>
        <w:spacing w:before="0" w:after="0" w:line="240" w:lineRule="auto"/>
        <w:ind w:left="0"/>
        <w:rPr>
          <w:b/>
          <w:smallCaps/>
          <w:sz w:val="24"/>
        </w:rPr>
      </w:pPr>
      <w:r>
        <w:br w:type="page"/>
      </w:r>
    </w:p>
    <w:p w14:paraId="5A01C4BF" w14:textId="09D4B2F5" w:rsidR="00BA7A1A" w:rsidRPr="00873EB9" w:rsidRDefault="00BA7A1A" w:rsidP="00BA7A1A">
      <w:pPr>
        <w:pStyle w:val="Heading3"/>
        <w:rPr>
          <w:lang w:val="en-US"/>
        </w:rPr>
      </w:pPr>
      <w:r w:rsidRPr="006B06A8">
        <w:t xml:space="preserve">Validation – </w:t>
      </w:r>
      <w:r>
        <w:t>Null Address Effective Start Date</w:t>
      </w:r>
    </w:p>
    <w:p w14:paraId="10E5BE76" w14:textId="77777777" w:rsidR="00BA7A1A" w:rsidRPr="00522349" w:rsidRDefault="00BA7A1A" w:rsidP="00BA7A1A"/>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BA7A1A" w14:paraId="0F5CFC5F"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C87DFF"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1E968445" w14:textId="7942804E" w:rsidR="00BA7A1A" w:rsidRPr="007E257A" w:rsidRDefault="00BA7A1A" w:rsidP="007A0874">
            <w:pPr>
              <w:pStyle w:val="Heading1"/>
              <w:rPr>
                <w:rFonts w:cs="Calibri"/>
                <w:color w:val="auto"/>
              </w:rPr>
            </w:pPr>
            <w:bookmarkStart w:id="779" w:name="_Toc43372957"/>
            <w:r w:rsidRPr="00BE1995">
              <w:rPr>
                <w:lang w:val="en-US"/>
              </w:rPr>
              <w:t>B</w:t>
            </w:r>
            <w:r>
              <w:rPr>
                <w:lang w:val="en-US"/>
              </w:rPr>
              <w:t>200</w:t>
            </w:r>
            <w:r w:rsidRPr="00BE1995">
              <w:rPr>
                <w:lang w:val="en-US"/>
              </w:rPr>
              <w:t>_</w:t>
            </w:r>
            <w:r w:rsidRPr="00F16359">
              <w:rPr>
                <w:lang w:val="en-US"/>
              </w:rPr>
              <w:t>RequiredField</w:t>
            </w:r>
            <w:r>
              <w:rPr>
                <w:lang w:val="en-US"/>
              </w:rPr>
              <w:t>Address</w:t>
            </w:r>
            <w:bookmarkEnd w:id="779"/>
          </w:p>
        </w:tc>
      </w:tr>
      <w:tr w:rsidR="00BA7A1A" w14:paraId="3AC6B66F"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D4A8FEA"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3080082F" w14:textId="0A1B498B" w:rsidR="00BA7A1A" w:rsidRDefault="00BA7A1A" w:rsidP="007A0874">
            <w:pPr>
              <w:spacing w:before="60" w:after="60" w:line="240" w:lineRule="auto"/>
              <w:ind w:left="0"/>
              <w:rPr>
                <w:rFonts w:asciiTheme="minorHAnsi" w:hAnsiTheme="minorHAnsi" w:cs="Calibri"/>
                <w:color w:val="auto"/>
                <w:sz w:val="22"/>
                <w:szCs w:val="22"/>
              </w:rPr>
            </w:pPr>
            <w:r w:rsidRPr="00BA7A1A">
              <w:rPr>
                <w:rFonts w:asciiTheme="minorHAnsi" w:hAnsiTheme="minorHAnsi" w:cs="Calibri"/>
                <w:color w:val="auto"/>
                <w:sz w:val="22"/>
                <w:szCs w:val="22"/>
              </w:rPr>
              <w:t>7990</w:t>
            </w:r>
          </w:p>
        </w:tc>
      </w:tr>
      <w:tr w:rsidR="00BA7A1A" w14:paraId="4B960F6A"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451A579"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B461B66" w14:textId="4C973EDC" w:rsidR="00BA7A1A" w:rsidRDefault="00BA7A1A" w:rsidP="007A0874">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Standard Validation Module</w:t>
            </w:r>
          </w:p>
        </w:tc>
      </w:tr>
      <w:tr w:rsidR="00BA7A1A" w14:paraId="128EB6DB"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6DA3CFC"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0D626378" w14:textId="77777777" w:rsidR="00BA7A1A" w:rsidRDefault="00BA7A1A" w:rsidP="007A0874">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BA7A1A" w14:paraId="4050B75F"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09B53F"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777AE283" w14:textId="77777777" w:rsidR="00BA7A1A" w:rsidRPr="007E257A" w:rsidRDefault="00BA7A1A" w:rsidP="007A0874">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Enrolments</w:t>
            </w:r>
          </w:p>
        </w:tc>
      </w:tr>
      <w:tr w:rsidR="00BA7A1A" w14:paraId="3432029A"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397940C"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191776B7" w14:textId="77777777" w:rsidR="00BA7A1A" w:rsidRPr="00B464B9" w:rsidRDefault="00BA7A1A" w:rsidP="007A0874">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BA7A1A" w14:paraId="02F90609"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D9AA9A7"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16B7876" w14:textId="77777777" w:rsidR="00BA7A1A" w:rsidRPr="00B464B9" w:rsidRDefault="00BA7A1A" w:rsidP="007A0874">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BA7A1A" w:rsidRPr="00A61AB1" w14:paraId="7EC7CE66"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693F78"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EB49AEA"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1A7D5F4" w14:textId="29ADA676" w:rsidR="00BA7A1A" w:rsidRDefault="00BA7A1A" w:rsidP="00BA7A1A">
            <w:pPr>
              <w:ind w:left="0"/>
              <w:rPr>
                <w:rFonts w:asciiTheme="minorHAnsi" w:hAnsiTheme="minorHAnsi"/>
                <w:sz w:val="22"/>
                <w:szCs w:val="22"/>
                <w:lang w:eastAsia="en-CA"/>
              </w:rPr>
            </w:pPr>
            <w:r>
              <w:rPr>
                <w:rFonts w:asciiTheme="minorHAnsi" w:hAnsiTheme="minorHAnsi"/>
                <w:sz w:val="22"/>
                <w:szCs w:val="22"/>
                <w:lang w:eastAsia="en-CA"/>
              </w:rPr>
              <w:t>The validation rejects existing member when current address effective start date is null.</w:t>
            </w:r>
          </w:p>
        </w:tc>
      </w:tr>
      <w:tr w:rsidR="00BA7A1A" w:rsidRPr="00575A54" w14:paraId="643451FF"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2461A50"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66C4142" w14:textId="77777777" w:rsidR="00BA7A1A" w:rsidRPr="00FB0A7D" w:rsidRDefault="00BA7A1A" w:rsidP="007A0874">
            <w:pPr>
              <w:ind w:left="0"/>
              <w:rPr>
                <w:rFonts w:asciiTheme="minorHAnsi" w:hAnsiTheme="minorHAnsi"/>
                <w:color w:val="auto"/>
                <w:sz w:val="22"/>
                <w:szCs w:val="22"/>
                <w:lang w:eastAsia="en-CA"/>
              </w:rPr>
            </w:pPr>
            <w:r w:rsidRPr="00FB0A7D">
              <w:rPr>
                <w:rFonts w:asciiTheme="minorHAnsi" w:hAnsiTheme="minorHAnsi"/>
                <w:color w:val="auto"/>
                <w:sz w:val="22"/>
                <w:szCs w:val="22"/>
                <w:lang w:eastAsia="en-CA"/>
              </w:rPr>
              <w:t>If there is no matching Address record on file considering the following key fields reported :</w:t>
            </w:r>
          </w:p>
          <w:p w14:paraId="621064C7" w14:textId="77777777" w:rsidR="00BA7A1A" w:rsidRPr="00FB0A7D" w:rsidRDefault="00BA7A1A" w:rsidP="007A0874">
            <w:pPr>
              <w:ind w:left="0"/>
              <w:rPr>
                <w:rFonts w:asciiTheme="minorHAnsi" w:hAnsiTheme="minorHAnsi"/>
                <w:color w:val="auto"/>
                <w:sz w:val="22"/>
                <w:szCs w:val="22"/>
                <w:lang w:eastAsia="en-CA"/>
              </w:rPr>
            </w:pPr>
            <w:r w:rsidRPr="00FB0A7D">
              <w:rPr>
                <w:rFonts w:asciiTheme="minorHAnsi" w:hAnsiTheme="minorHAnsi"/>
                <w:color w:val="auto"/>
                <w:sz w:val="22"/>
                <w:szCs w:val="22"/>
                <w:lang w:eastAsia="en-CA"/>
              </w:rPr>
              <w:t>- AddressLine1</w:t>
            </w:r>
          </w:p>
          <w:p w14:paraId="29F72466" w14:textId="77777777" w:rsidR="00BA7A1A" w:rsidRPr="00FB0A7D" w:rsidRDefault="00BA7A1A" w:rsidP="007A0874">
            <w:pPr>
              <w:ind w:left="0"/>
              <w:rPr>
                <w:rFonts w:asciiTheme="minorHAnsi" w:hAnsiTheme="minorHAnsi"/>
                <w:color w:val="auto"/>
                <w:sz w:val="22"/>
                <w:szCs w:val="22"/>
                <w:lang w:eastAsia="en-CA"/>
              </w:rPr>
            </w:pPr>
            <w:r w:rsidRPr="00FB0A7D">
              <w:rPr>
                <w:rFonts w:asciiTheme="minorHAnsi" w:hAnsiTheme="minorHAnsi"/>
                <w:color w:val="auto"/>
                <w:sz w:val="22"/>
                <w:szCs w:val="22"/>
                <w:lang w:eastAsia="en-CA"/>
              </w:rPr>
              <w:t>- AddressLine2</w:t>
            </w:r>
          </w:p>
          <w:p w14:paraId="093C2B6F" w14:textId="77777777" w:rsidR="00BA7A1A" w:rsidRPr="00FB0A7D" w:rsidRDefault="00BA7A1A" w:rsidP="007A0874">
            <w:pPr>
              <w:ind w:left="0"/>
              <w:rPr>
                <w:rFonts w:asciiTheme="minorHAnsi" w:hAnsiTheme="minorHAnsi"/>
                <w:color w:val="auto"/>
                <w:sz w:val="22"/>
                <w:szCs w:val="22"/>
                <w:lang w:eastAsia="en-CA"/>
              </w:rPr>
            </w:pPr>
            <w:r w:rsidRPr="00FB0A7D">
              <w:rPr>
                <w:rFonts w:asciiTheme="minorHAnsi" w:hAnsiTheme="minorHAnsi"/>
                <w:color w:val="auto"/>
                <w:sz w:val="22"/>
                <w:szCs w:val="22"/>
                <w:lang w:eastAsia="en-CA"/>
              </w:rPr>
              <w:t>- AddressLine4</w:t>
            </w:r>
          </w:p>
          <w:p w14:paraId="645AF4A6" w14:textId="77777777" w:rsidR="00BA7A1A" w:rsidRPr="00FB0A7D" w:rsidRDefault="00BA7A1A" w:rsidP="007A0874">
            <w:pPr>
              <w:ind w:left="0"/>
              <w:rPr>
                <w:rFonts w:asciiTheme="minorHAnsi" w:hAnsiTheme="minorHAnsi"/>
                <w:color w:val="auto"/>
                <w:sz w:val="22"/>
                <w:szCs w:val="22"/>
                <w:lang w:eastAsia="en-CA"/>
              </w:rPr>
            </w:pPr>
            <w:r w:rsidRPr="00FB0A7D">
              <w:rPr>
                <w:rFonts w:asciiTheme="minorHAnsi" w:hAnsiTheme="minorHAnsi"/>
                <w:color w:val="auto"/>
                <w:sz w:val="22"/>
                <w:szCs w:val="22"/>
                <w:lang w:eastAsia="en-CA"/>
              </w:rPr>
              <w:t>- Country</w:t>
            </w:r>
          </w:p>
          <w:p w14:paraId="10686E68" w14:textId="77777777" w:rsidR="00BA7A1A" w:rsidRPr="00FB0A7D" w:rsidRDefault="00BA7A1A" w:rsidP="007A0874">
            <w:pPr>
              <w:ind w:left="0"/>
              <w:rPr>
                <w:rFonts w:asciiTheme="minorHAnsi" w:hAnsiTheme="minorHAnsi"/>
                <w:color w:val="auto"/>
                <w:sz w:val="22"/>
                <w:szCs w:val="22"/>
                <w:lang w:eastAsia="en-CA"/>
              </w:rPr>
            </w:pPr>
            <w:r w:rsidRPr="00FB0A7D">
              <w:rPr>
                <w:rFonts w:asciiTheme="minorHAnsi" w:hAnsiTheme="minorHAnsi"/>
                <w:color w:val="auto"/>
                <w:sz w:val="22"/>
                <w:szCs w:val="22"/>
                <w:lang w:eastAsia="en-CA"/>
              </w:rPr>
              <w:t>- Province</w:t>
            </w:r>
          </w:p>
          <w:p w14:paraId="1160470D" w14:textId="77777777" w:rsidR="00BA7A1A" w:rsidRPr="00FB0A7D" w:rsidRDefault="00BA7A1A" w:rsidP="007A0874">
            <w:pPr>
              <w:ind w:left="0"/>
              <w:rPr>
                <w:rFonts w:asciiTheme="minorHAnsi" w:hAnsiTheme="minorHAnsi"/>
                <w:color w:val="auto"/>
                <w:sz w:val="22"/>
                <w:szCs w:val="22"/>
                <w:lang w:eastAsia="en-CA"/>
              </w:rPr>
            </w:pPr>
            <w:r w:rsidRPr="00FB0A7D">
              <w:rPr>
                <w:rFonts w:asciiTheme="minorHAnsi" w:hAnsiTheme="minorHAnsi"/>
                <w:color w:val="auto"/>
                <w:sz w:val="22"/>
                <w:szCs w:val="22"/>
                <w:lang w:eastAsia="en-CA"/>
              </w:rPr>
              <w:t>- PostalCode</w:t>
            </w:r>
          </w:p>
          <w:p w14:paraId="35928B33" w14:textId="77777777" w:rsidR="00BA7A1A" w:rsidRPr="00FB0A7D" w:rsidRDefault="00BA7A1A" w:rsidP="007A0874">
            <w:pPr>
              <w:ind w:left="0"/>
              <w:rPr>
                <w:rFonts w:asciiTheme="minorHAnsi" w:hAnsiTheme="minorHAnsi"/>
                <w:color w:val="auto"/>
                <w:sz w:val="22"/>
                <w:szCs w:val="22"/>
                <w:lang w:eastAsia="en-CA"/>
              </w:rPr>
            </w:pPr>
            <w:r w:rsidRPr="00FB0A7D">
              <w:rPr>
                <w:rFonts w:asciiTheme="minorHAnsi" w:hAnsiTheme="minorHAnsi"/>
                <w:color w:val="auto"/>
                <w:sz w:val="22"/>
                <w:szCs w:val="22"/>
                <w:lang w:eastAsia="en-CA"/>
              </w:rPr>
              <w:t>- AddressType (Defaulted to the value "Residential")</w:t>
            </w:r>
          </w:p>
          <w:p w14:paraId="70E09CF9" w14:textId="77777777" w:rsidR="00BA7A1A" w:rsidRPr="00FB0A7D" w:rsidRDefault="00BA7A1A" w:rsidP="007A0874">
            <w:pPr>
              <w:ind w:left="0"/>
              <w:rPr>
                <w:rFonts w:asciiTheme="minorHAnsi" w:hAnsiTheme="minorHAnsi"/>
                <w:color w:val="auto"/>
                <w:sz w:val="22"/>
                <w:szCs w:val="22"/>
                <w:lang w:eastAsia="en-CA"/>
              </w:rPr>
            </w:pPr>
            <w:r w:rsidRPr="00FB0A7D">
              <w:rPr>
                <w:rFonts w:asciiTheme="minorHAnsi" w:hAnsiTheme="minorHAnsi"/>
                <w:color w:val="auto"/>
                <w:sz w:val="22"/>
                <w:szCs w:val="22"/>
                <w:lang w:eastAsia="en-CA"/>
              </w:rPr>
              <w:t>Address record reported is created in Ariel and the previous open address record(s) are being closed.</w:t>
            </w:r>
          </w:p>
          <w:p w14:paraId="0759C5B4" w14:textId="05D7C6AD" w:rsidR="00BA7A1A" w:rsidRPr="00FB0A7D" w:rsidRDefault="00BA7A1A" w:rsidP="007A0874">
            <w:pPr>
              <w:ind w:left="0"/>
              <w:rPr>
                <w:rFonts w:asciiTheme="minorHAnsi" w:hAnsiTheme="minorHAnsi"/>
                <w:color w:val="auto"/>
                <w:sz w:val="22"/>
                <w:szCs w:val="22"/>
                <w:lang w:eastAsia="en-CA"/>
              </w:rPr>
            </w:pPr>
            <w:r w:rsidRPr="00FB0A7D">
              <w:rPr>
                <w:rFonts w:asciiTheme="minorHAnsi" w:hAnsiTheme="minorHAnsi"/>
                <w:color w:val="auto"/>
                <w:sz w:val="22"/>
                <w:szCs w:val="22"/>
                <w:lang w:eastAsia="en-CA"/>
              </w:rPr>
              <w:t>The validation is triggered if:</w:t>
            </w:r>
          </w:p>
          <w:p w14:paraId="1A024596" w14:textId="77777777" w:rsidR="00BA7A1A" w:rsidRPr="00C83D1F" w:rsidRDefault="00BA7A1A" w:rsidP="007A0874">
            <w:pPr>
              <w:ind w:left="0"/>
              <w:rPr>
                <w:rFonts w:asciiTheme="minorHAnsi" w:hAnsiTheme="minorHAnsi"/>
                <w:sz w:val="22"/>
                <w:szCs w:val="22"/>
                <w:lang w:eastAsia="en-CA"/>
              </w:rPr>
            </w:pPr>
            <w:r w:rsidRPr="00FB0A7D">
              <w:rPr>
                <w:rFonts w:asciiTheme="minorHAnsi" w:hAnsiTheme="minorHAnsi"/>
                <w:color w:val="auto"/>
                <w:sz w:val="22"/>
                <w:szCs w:val="22"/>
                <w:lang w:eastAsia="en-CA"/>
              </w:rPr>
              <w:t>Ariel.Address.EffectiveStartDate is null</w:t>
            </w:r>
          </w:p>
        </w:tc>
      </w:tr>
      <w:tr w:rsidR="00BA7A1A" w:rsidRPr="00A61AB1" w14:paraId="6883C9F2"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3AA0EB"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23C25D2" w14:textId="77777777" w:rsidR="00BA7A1A" w:rsidRDefault="00BA7A1A" w:rsidP="007A0874">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BA7A1A" w:rsidRPr="00A61AB1" w14:paraId="5F357237"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2E72EE5"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19FEC2D6"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5D8555B2" w14:textId="77777777" w:rsidR="00BA7A1A" w:rsidRPr="00B464B9" w:rsidRDefault="00BA7A1A" w:rsidP="007A0874">
            <w:pPr>
              <w:spacing w:before="60" w:after="60"/>
              <w:ind w:left="0"/>
              <w:rPr>
                <w:rFonts w:asciiTheme="minorHAnsi" w:hAnsiTheme="minorHAnsi"/>
                <w:sz w:val="22"/>
                <w:szCs w:val="22"/>
                <w:lang w:eastAsia="en-CA"/>
              </w:rPr>
            </w:pPr>
            <w:r w:rsidRPr="00FB0A7D">
              <w:rPr>
                <w:rFonts w:asciiTheme="minorHAnsi" w:hAnsiTheme="minorHAnsi"/>
                <w:sz w:val="22"/>
                <w:szCs w:val="22"/>
                <w:lang w:eastAsia="en-CA"/>
              </w:rPr>
              <w:t>There is no Effective Start Date for the current residential address on file. Please contact HOOPP for more information.</w:t>
            </w:r>
          </w:p>
        </w:tc>
      </w:tr>
      <w:tr w:rsidR="00BA7A1A" w:rsidRPr="00A61AB1" w14:paraId="540B03C8"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06B9F0B"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BC13486"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E08D61E" w14:textId="77777777" w:rsidR="00BA7A1A" w:rsidRPr="009F4786" w:rsidRDefault="00BA7A1A" w:rsidP="007A0874">
            <w:pPr>
              <w:spacing w:before="60" w:after="60"/>
              <w:ind w:left="0"/>
              <w:rPr>
                <w:rFonts w:asciiTheme="minorHAnsi" w:hAnsiTheme="minorHAnsi"/>
                <w:color w:val="FF0000"/>
                <w:sz w:val="22"/>
                <w:szCs w:val="22"/>
                <w:lang w:eastAsia="en-CA"/>
              </w:rPr>
            </w:pPr>
            <w:r w:rsidRPr="00FB0A7D">
              <w:rPr>
                <w:rFonts w:asciiTheme="minorHAnsi" w:hAnsiTheme="minorHAnsi"/>
                <w:sz w:val="22"/>
                <w:szCs w:val="22"/>
                <w:lang w:eastAsia="en-CA"/>
              </w:rPr>
              <w:t>There is no Effective Start Date for the current residential address on file. Please contact HOOPP for more information.</w:t>
            </w:r>
          </w:p>
        </w:tc>
      </w:tr>
      <w:tr w:rsidR="00BA7A1A" w:rsidRPr="0085712F" w14:paraId="7B8411FD"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59CE30D" w14:textId="77777777" w:rsidR="00BA7A1A" w:rsidRPr="0085712F" w:rsidRDefault="00BA7A1A" w:rsidP="007A087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EBF49EF" w14:textId="77777777" w:rsidR="00BA7A1A" w:rsidRPr="00D55E54" w:rsidRDefault="00BA7A1A" w:rsidP="007A0874">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BA7A1A" w:rsidRPr="0085712F" w14:paraId="2C10E9A0"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4B311A5" w14:textId="77777777" w:rsidR="00BA7A1A" w:rsidRPr="0085712F" w:rsidRDefault="00BA7A1A" w:rsidP="007A087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34B8AEA6" w14:textId="77777777" w:rsidR="00BA7A1A" w:rsidRPr="00D55E54" w:rsidRDefault="00BA7A1A" w:rsidP="007A0874">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BA7A1A" w:rsidRPr="0085712F" w14:paraId="79AE92AE"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FDF785E"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B196E70" w14:textId="759689E6" w:rsidR="00BA7A1A" w:rsidRDefault="00BA7A1A" w:rsidP="007A0874">
            <w:pPr>
              <w:pStyle w:val="NormalWeb"/>
              <w:rPr>
                <w:rFonts w:asciiTheme="minorHAnsi" w:hAnsiTheme="minorHAnsi"/>
                <w:sz w:val="22"/>
                <w:szCs w:val="22"/>
                <w:lang w:val="en-US" w:eastAsia="en-CA"/>
              </w:rPr>
            </w:pPr>
          </w:p>
        </w:tc>
      </w:tr>
      <w:tr w:rsidR="00BA7A1A" w:rsidRPr="0085712F" w14:paraId="1F9BEB49"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93E0ECE"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CCAB667" w14:textId="77777777" w:rsidR="00BA7A1A" w:rsidRPr="0085712F" w:rsidRDefault="00BA7A1A" w:rsidP="007A087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D6A3D60" w14:textId="77777777" w:rsidR="00922B7A" w:rsidRDefault="00922B7A" w:rsidP="00922B7A">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20171012:</w:t>
            </w:r>
          </w:p>
          <w:p w14:paraId="4FC1833C" w14:textId="77777777" w:rsidR="00922B7A" w:rsidRDefault="00922B7A"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Brought this validation into FO Spec following discussing with HOOPP relating to ALM 17756 / TFS </w:t>
            </w:r>
            <w:r w:rsidRPr="00EB28AE">
              <w:rPr>
                <w:rFonts w:asciiTheme="minorHAnsi" w:hAnsiTheme="minorHAnsi"/>
                <w:sz w:val="22"/>
                <w:szCs w:val="22"/>
                <w:lang w:val="en-US" w:eastAsia="en-CA"/>
              </w:rPr>
              <w:t>23656</w:t>
            </w:r>
            <w:r>
              <w:rPr>
                <w:rFonts w:asciiTheme="minorHAnsi" w:hAnsiTheme="minorHAnsi"/>
                <w:sz w:val="22"/>
                <w:szCs w:val="22"/>
                <w:lang w:val="en-US" w:eastAsia="en-CA"/>
              </w:rPr>
              <w:t xml:space="preserve"> during R14.1 preparation.</w:t>
            </w:r>
          </w:p>
          <w:p w14:paraId="2E9B8722" w14:textId="4DD47C33" w:rsidR="00BA7A1A" w:rsidRPr="0060300E" w:rsidRDefault="00922B7A"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Replaces message : Please contact HOOPP for more information (one of many 9550 messages)</w:t>
            </w:r>
          </w:p>
        </w:tc>
      </w:tr>
    </w:tbl>
    <w:p w14:paraId="3B9E1162" w14:textId="77777777" w:rsidR="00BA7A1A" w:rsidRDefault="00BA7A1A" w:rsidP="00BA7A1A">
      <w:pPr>
        <w:spacing w:before="0" w:after="0" w:line="240" w:lineRule="auto"/>
        <w:ind w:left="0"/>
      </w:pPr>
    </w:p>
    <w:p w14:paraId="3A0DA97B" w14:textId="77777777" w:rsidR="00BA7A1A" w:rsidRDefault="00BA7A1A" w:rsidP="00BA7A1A">
      <w:pPr>
        <w:spacing w:before="0" w:after="0" w:line="240" w:lineRule="auto"/>
        <w:ind w:left="0"/>
      </w:pPr>
    </w:p>
    <w:p w14:paraId="392B9519" w14:textId="77777777" w:rsidR="00BA7A1A" w:rsidRDefault="00BA7A1A" w:rsidP="00BA7A1A">
      <w:pPr>
        <w:spacing w:before="0" w:after="0" w:line="240" w:lineRule="auto"/>
        <w:ind w:left="0"/>
      </w:pPr>
    </w:p>
    <w:p w14:paraId="5803A983" w14:textId="77777777" w:rsidR="00BA7A1A" w:rsidRDefault="00BA7A1A" w:rsidP="00BA7A1A">
      <w:pPr>
        <w:spacing w:before="0" w:after="0" w:line="240" w:lineRule="auto"/>
        <w:ind w:left="0"/>
        <w:rPr>
          <w:sz w:val="28"/>
          <w:szCs w:val="28"/>
          <w:lang w:val="en-US"/>
        </w:rPr>
      </w:pPr>
      <w:r>
        <w:rPr>
          <w:sz w:val="28"/>
          <w:szCs w:val="28"/>
          <w:lang w:val="en-US"/>
        </w:rPr>
        <w:br w:type="page"/>
      </w:r>
    </w:p>
    <w:p w14:paraId="1F8AE0BB" w14:textId="77777777" w:rsidR="00BA7A1A" w:rsidRDefault="00BA7A1A" w:rsidP="00BA7A1A">
      <w:pPr>
        <w:pStyle w:val="Heading3"/>
        <w:rPr>
          <w:lang w:val="en-US"/>
        </w:rPr>
      </w:pPr>
      <w:r w:rsidRPr="006B06A8">
        <w:t xml:space="preserve">Validation – </w:t>
      </w:r>
      <w:r w:rsidRPr="008959F4">
        <w:rPr>
          <w:lang w:val="en-US"/>
        </w:rPr>
        <w:t>Employment</w:t>
      </w:r>
      <w:r>
        <w:rPr>
          <w:lang w:val="en-US"/>
        </w:rPr>
        <w:t xml:space="preserve"> </w:t>
      </w:r>
      <w:r w:rsidRPr="008959F4">
        <w:rPr>
          <w:lang w:val="en-US"/>
        </w:rPr>
        <w:t>Link</w:t>
      </w:r>
      <w:r>
        <w:rPr>
          <w:lang w:val="en-US"/>
        </w:rPr>
        <w:t xml:space="preserve"> </w:t>
      </w:r>
      <w:r w:rsidRPr="008959F4">
        <w:rPr>
          <w:lang w:val="en-US"/>
        </w:rPr>
        <w:t>Between</w:t>
      </w:r>
      <w:r>
        <w:rPr>
          <w:lang w:val="en-US"/>
        </w:rPr>
        <w:t xml:space="preserve"> </w:t>
      </w:r>
      <w:r w:rsidRPr="008959F4">
        <w:rPr>
          <w:lang w:val="en-US"/>
        </w:rPr>
        <w:t>Employment</w:t>
      </w:r>
      <w:r>
        <w:rPr>
          <w:lang w:val="en-US"/>
        </w:rPr>
        <w:t xml:space="preserve"> </w:t>
      </w:r>
      <w:r w:rsidRPr="008959F4">
        <w:rPr>
          <w:lang w:val="en-US"/>
        </w:rPr>
        <w:t>Membership</w:t>
      </w:r>
      <w:r>
        <w:rPr>
          <w:lang w:val="en-US"/>
        </w:rPr>
        <w:t xml:space="preserve"> </w:t>
      </w:r>
      <w:r w:rsidRPr="008959F4">
        <w:rPr>
          <w:lang w:val="en-US"/>
        </w:rPr>
        <w:t>Must</w:t>
      </w:r>
      <w:r>
        <w:rPr>
          <w:lang w:val="en-US"/>
        </w:rPr>
        <w:t xml:space="preserve"> </w:t>
      </w:r>
      <w:r w:rsidRPr="008959F4">
        <w:rPr>
          <w:lang w:val="en-US"/>
        </w:rPr>
        <w:t>Exist</w:t>
      </w:r>
    </w:p>
    <w:p w14:paraId="2DDC2D1E" w14:textId="77777777" w:rsidR="00BA7A1A" w:rsidRPr="0060300E" w:rsidRDefault="00BA7A1A" w:rsidP="00BA7A1A">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BA7A1A" w14:paraId="704527FA"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2BBA0CD"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2314CE90" w14:textId="77777777" w:rsidR="00BA7A1A" w:rsidRPr="007E257A" w:rsidRDefault="00BA7A1A" w:rsidP="007A0874">
            <w:pPr>
              <w:pStyle w:val="Heading1"/>
              <w:rPr>
                <w:rFonts w:cs="Calibri"/>
                <w:color w:val="auto"/>
              </w:rPr>
            </w:pPr>
            <w:bookmarkStart w:id="780" w:name="_Toc43372958"/>
            <w:r w:rsidRPr="00BE1995">
              <w:rPr>
                <w:lang w:val="en-US"/>
              </w:rPr>
              <w:t>B</w:t>
            </w:r>
            <w:r>
              <w:rPr>
                <w:lang w:val="en-US"/>
              </w:rPr>
              <w:t>201</w:t>
            </w:r>
            <w:r w:rsidRPr="00BE1995">
              <w:rPr>
                <w:lang w:val="en-US"/>
              </w:rPr>
              <w:t>_</w:t>
            </w:r>
            <w:r w:rsidRPr="008959F4">
              <w:rPr>
                <w:lang w:val="en-US"/>
              </w:rPr>
              <w:t>EmploymentLinkBetweenEmploymentMembershipMustExist</w:t>
            </w:r>
            <w:bookmarkEnd w:id="780"/>
          </w:p>
        </w:tc>
      </w:tr>
      <w:tr w:rsidR="00BA7A1A" w14:paraId="4CD53C1F"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81B8E78"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4435539B" w14:textId="77777777" w:rsidR="00BA7A1A" w:rsidRDefault="00BA7A1A" w:rsidP="007A0874">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8203</w:t>
            </w:r>
          </w:p>
        </w:tc>
      </w:tr>
      <w:tr w:rsidR="00BA7A1A" w14:paraId="1FBF25FB"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7050CC"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ED86C4B" w14:textId="4485C9BE" w:rsidR="00BA7A1A" w:rsidRDefault="00BA7A1A" w:rsidP="00BA7A1A">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Standard Validation Module</w:t>
            </w:r>
          </w:p>
        </w:tc>
      </w:tr>
      <w:tr w:rsidR="00BA7A1A" w14:paraId="2F8070F8"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320D286"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D3904F8" w14:textId="77777777" w:rsidR="00BA7A1A" w:rsidRDefault="00BA7A1A" w:rsidP="007A0874">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BA7A1A" w14:paraId="3B1724EC"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7AA086"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46D2AFF" w14:textId="490741B4" w:rsidR="00BA7A1A" w:rsidRPr="007E257A" w:rsidRDefault="00BA7A1A" w:rsidP="004B5B2E">
            <w:pPr>
              <w:spacing w:before="60" w:after="60" w:line="240" w:lineRule="auto"/>
              <w:ind w:left="0"/>
              <w:rPr>
                <w:rFonts w:asciiTheme="minorHAnsi" w:hAnsiTheme="minorHAnsi" w:cs="Calibri"/>
                <w:color w:val="auto"/>
                <w:sz w:val="22"/>
                <w:szCs w:val="22"/>
              </w:rPr>
            </w:pPr>
            <w:r w:rsidRPr="001C3CC8">
              <w:rPr>
                <w:rFonts w:asciiTheme="minorHAnsi" w:hAnsiTheme="minorHAnsi" w:cs="Calibri"/>
                <w:color w:val="auto"/>
                <w:sz w:val="22"/>
                <w:szCs w:val="22"/>
              </w:rPr>
              <w:t>Enrolments</w:t>
            </w:r>
          </w:p>
        </w:tc>
      </w:tr>
      <w:tr w:rsidR="00BA7A1A" w14:paraId="1360ACB5"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1F032A0"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6D2E323" w14:textId="77777777" w:rsidR="00BA7A1A" w:rsidRPr="00B464B9" w:rsidRDefault="00BA7A1A" w:rsidP="007A0874">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BA7A1A" w14:paraId="74616ACA"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ECE50E0"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C019943" w14:textId="77777777" w:rsidR="00BA7A1A" w:rsidRPr="00B464B9" w:rsidRDefault="00BA7A1A" w:rsidP="007A0874">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BA7A1A" w:rsidRPr="00A61AB1" w14:paraId="09232016"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4AC436"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7563CFC"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26E6291" w14:textId="77777777" w:rsidR="00BA7A1A" w:rsidRDefault="00BA7A1A" w:rsidP="007A0874">
            <w:pPr>
              <w:ind w:left="0"/>
              <w:rPr>
                <w:rFonts w:asciiTheme="minorHAnsi" w:hAnsiTheme="minorHAnsi"/>
                <w:sz w:val="22"/>
                <w:szCs w:val="22"/>
                <w:lang w:eastAsia="en-CA"/>
              </w:rPr>
            </w:pPr>
            <w:r>
              <w:rPr>
                <w:rFonts w:asciiTheme="minorHAnsi" w:hAnsiTheme="minorHAnsi"/>
                <w:sz w:val="22"/>
                <w:szCs w:val="22"/>
                <w:lang w:eastAsia="en-CA"/>
              </w:rPr>
              <w:t>The validation rejects all information on the member when:</w:t>
            </w:r>
          </w:p>
          <w:p w14:paraId="6FC83867" w14:textId="77777777" w:rsidR="00BA7A1A" w:rsidRPr="0060300E" w:rsidRDefault="00BA7A1A" w:rsidP="008D6CBB">
            <w:pPr>
              <w:pStyle w:val="ListParagraph"/>
              <w:numPr>
                <w:ilvl w:val="0"/>
                <w:numId w:val="35"/>
              </w:numPr>
              <w:rPr>
                <w:rFonts w:asciiTheme="minorHAnsi" w:hAnsiTheme="minorHAnsi"/>
                <w:sz w:val="22"/>
                <w:szCs w:val="22"/>
                <w:lang w:eastAsia="en-CA"/>
              </w:rPr>
            </w:pPr>
            <w:r>
              <w:rPr>
                <w:rFonts w:asciiTheme="minorHAnsi" w:hAnsiTheme="minorHAnsi"/>
                <w:sz w:val="22"/>
                <w:szCs w:val="22"/>
                <w:lang w:eastAsia="en-CA"/>
              </w:rPr>
              <w:t xml:space="preserve">A </w:t>
            </w:r>
            <w:r w:rsidRPr="0060300E">
              <w:rPr>
                <w:rFonts w:asciiTheme="minorHAnsi" w:hAnsiTheme="minorHAnsi"/>
                <w:sz w:val="22"/>
                <w:szCs w:val="22"/>
                <w:lang w:eastAsia="en-CA"/>
              </w:rPr>
              <w:t xml:space="preserve">new employment </w:t>
            </w:r>
            <w:r>
              <w:rPr>
                <w:rFonts w:asciiTheme="minorHAnsi" w:hAnsiTheme="minorHAnsi"/>
                <w:sz w:val="22"/>
                <w:szCs w:val="22"/>
                <w:lang w:eastAsia="en-CA"/>
              </w:rPr>
              <w:t xml:space="preserve">is being created </w:t>
            </w:r>
            <w:r w:rsidRPr="0060300E">
              <w:rPr>
                <w:rFonts w:asciiTheme="minorHAnsi" w:hAnsiTheme="minorHAnsi"/>
                <w:sz w:val="22"/>
                <w:szCs w:val="22"/>
                <w:lang w:eastAsia="en-CA"/>
              </w:rPr>
              <w:t>when the employer has no relation with the pension plan</w:t>
            </w:r>
          </w:p>
          <w:p w14:paraId="6F28BE8D" w14:textId="77777777" w:rsidR="00BA7A1A" w:rsidRPr="0060300E" w:rsidRDefault="00BA7A1A" w:rsidP="008D6CBB">
            <w:pPr>
              <w:pStyle w:val="ListParagraph"/>
              <w:numPr>
                <w:ilvl w:val="0"/>
                <w:numId w:val="35"/>
              </w:numPr>
              <w:rPr>
                <w:rFonts w:asciiTheme="minorHAnsi" w:hAnsiTheme="minorHAnsi"/>
                <w:sz w:val="22"/>
                <w:szCs w:val="22"/>
                <w:lang w:eastAsia="en-CA"/>
              </w:rPr>
            </w:pPr>
            <w:r>
              <w:rPr>
                <w:rFonts w:asciiTheme="minorHAnsi" w:hAnsiTheme="minorHAnsi"/>
                <w:sz w:val="22"/>
                <w:szCs w:val="22"/>
                <w:lang w:eastAsia="en-CA"/>
              </w:rPr>
              <w:t>An existing employment with no link to a membership record is being modified</w:t>
            </w:r>
          </w:p>
        </w:tc>
      </w:tr>
      <w:tr w:rsidR="00BA7A1A" w:rsidRPr="00575A54" w14:paraId="6A58EC1B"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3929F05"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AEB510B" w14:textId="77777777" w:rsidR="00BA7A1A" w:rsidRPr="00266028" w:rsidRDefault="00BA7A1A" w:rsidP="007A0874">
            <w:pPr>
              <w:ind w:left="0"/>
              <w:rPr>
                <w:rFonts w:asciiTheme="minorHAnsi" w:hAnsiTheme="minorHAnsi"/>
                <w:color w:val="auto"/>
                <w:sz w:val="22"/>
                <w:szCs w:val="22"/>
                <w:lang w:eastAsia="en-CA"/>
              </w:rPr>
            </w:pPr>
            <w:r w:rsidRPr="00266028">
              <w:rPr>
                <w:rFonts w:asciiTheme="minorHAnsi" w:hAnsiTheme="minorHAnsi"/>
                <w:color w:val="auto"/>
                <w:sz w:val="22"/>
                <w:szCs w:val="22"/>
                <w:lang w:eastAsia="en-CA"/>
              </w:rPr>
              <w:t>This validation will be triggered if:</w:t>
            </w:r>
          </w:p>
          <w:p w14:paraId="10BE37BB" w14:textId="77777777" w:rsidR="00BA7A1A" w:rsidRPr="00266028" w:rsidRDefault="00BA7A1A" w:rsidP="007A0874">
            <w:pPr>
              <w:ind w:left="0"/>
              <w:rPr>
                <w:rFonts w:asciiTheme="minorHAnsi" w:hAnsiTheme="minorHAnsi"/>
                <w:color w:val="auto"/>
                <w:sz w:val="22"/>
                <w:szCs w:val="22"/>
                <w:lang w:eastAsia="en-CA"/>
              </w:rPr>
            </w:pPr>
            <w:r w:rsidRPr="00266028">
              <w:rPr>
                <w:rFonts w:asciiTheme="minorHAnsi" w:hAnsiTheme="minorHAnsi"/>
                <w:color w:val="auto"/>
                <w:sz w:val="22"/>
                <w:szCs w:val="22"/>
                <w:lang w:eastAsia="en-CA"/>
              </w:rPr>
              <w:t>- A new Employment record is created and the employer-pension plan relations do not allow for a link between that Employment and a Membership record to be created.</w:t>
            </w:r>
          </w:p>
          <w:p w14:paraId="226025A9" w14:textId="77777777" w:rsidR="00BA7A1A" w:rsidRPr="00266028" w:rsidRDefault="00BA7A1A" w:rsidP="007A0874">
            <w:pPr>
              <w:ind w:left="0"/>
              <w:rPr>
                <w:rFonts w:asciiTheme="minorHAnsi" w:hAnsiTheme="minorHAnsi"/>
                <w:color w:val="auto"/>
                <w:sz w:val="22"/>
                <w:szCs w:val="22"/>
                <w:lang w:eastAsia="en-CA"/>
              </w:rPr>
            </w:pPr>
            <w:r w:rsidRPr="00266028">
              <w:rPr>
                <w:rFonts w:asciiTheme="minorHAnsi" w:hAnsiTheme="minorHAnsi"/>
                <w:color w:val="auto"/>
                <w:sz w:val="22"/>
                <w:szCs w:val="22"/>
                <w:lang w:eastAsia="en-CA"/>
              </w:rPr>
              <w:t>Or</w:t>
            </w:r>
          </w:p>
          <w:p w14:paraId="35CF3CB6" w14:textId="77777777" w:rsidR="00BA7A1A" w:rsidRPr="00C83D1F" w:rsidRDefault="00BA7A1A" w:rsidP="007A0874">
            <w:pPr>
              <w:ind w:left="0"/>
              <w:rPr>
                <w:rFonts w:asciiTheme="minorHAnsi" w:hAnsiTheme="minorHAnsi"/>
                <w:sz w:val="22"/>
                <w:szCs w:val="22"/>
                <w:lang w:eastAsia="en-CA"/>
              </w:rPr>
            </w:pPr>
            <w:r w:rsidRPr="00266028">
              <w:rPr>
                <w:rFonts w:asciiTheme="minorHAnsi" w:hAnsiTheme="minorHAnsi"/>
                <w:color w:val="auto"/>
                <w:sz w:val="22"/>
                <w:szCs w:val="22"/>
                <w:lang w:eastAsia="en-CA"/>
              </w:rPr>
              <w:t>- An existing Employment record is modified but currently not linked to a Membership record. (this is a lot less likely to happen)</w:t>
            </w:r>
          </w:p>
        </w:tc>
      </w:tr>
      <w:tr w:rsidR="00BA7A1A" w:rsidRPr="00A61AB1" w14:paraId="5FC8DFDD"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66A76A"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D318505" w14:textId="77777777" w:rsidR="00BA7A1A" w:rsidRDefault="00BA7A1A" w:rsidP="007A0874">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BA7A1A" w:rsidRPr="00A61AB1" w14:paraId="584C54B8"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8411354"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338F4287"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19F7F3B0" w14:textId="77777777" w:rsidR="00BA7A1A" w:rsidRPr="00B464B9" w:rsidRDefault="00BA7A1A" w:rsidP="007A0874">
            <w:pPr>
              <w:spacing w:before="60" w:after="60"/>
              <w:ind w:left="0"/>
              <w:rPr>
                <w:rFonts w:asciiTheme="minorHAnsi" w:hAnsiTheme="minorHAnsi"/>
                <w:sz w:val="22"/>
                <w:szCs w:val="22"/>
                <w:lang w:eastAsia="en-CA"/>
              </w:rPr>
            </w:pPr>
            <w:r w:rsidRPr="00060044">
              <w:rPr>
                <w:rFonts w:asciiTheme="minorHAnsi" w:hAnsiTheme="minorHAnsi"/>
                <w:sz w:val="22"/>
                <w:szCs w:val="22"/>
                <w:lang w:eastAsia="en-CA"/>
              </w:rPr>
              <w:t>Enrolment Date cannot be prior to the date employer joined HOOPP.  Please contact HOOPP for more information.</w:t>
            </w:r>
          </w:p>
        </w:tc>
      </w:tr>
      <w:tr w:rsidR="00BA7A1A" w:rsidRPr="00A61AB1" w14:paraId="698AD531"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35AF003"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2B65C69"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9040043" w14:textId="77777777" w:rsidR="00BA7A1A" w:rsidRPr="009F4786" w:rsidRDefault="00BA7A1A" w:rsidP="007A0874">
            <w:pPr>
              <w:spacing w:before="60" w:after="60"/>
              <w:ind w:left="0"/>
              <w:rPr>
                <w:rFonts w:asciiTheme="minorHAnsi" w:hAnsiTheme="minorHAnsi"/>
                <w:color w:val="FF0000"/>
                <w:sz w:val="22"/>
                <w:szCs w:val="22"/>
                <w:lang w:eastAsia="en-CA"/>
              </w:rPr>
            </w:pPr>
            <w:r w:rsidRPr="00060044">
              <w:rPr>
                <w:rFonts w:asciiTheme="minorHAnsi" w:hAnsiTheme="minorHAnsi"/>
                <w:sz w:val="22"/>
                <w:szCs w:val="22"/>
                <w:lang w:eastAsia="en-CA"/>
              </w:rPr>
              <w:t>Enrolment Date cannot be prior to the date employer joined HOOPP.  Please contact HOOPP for more information.</w:t>
            </w:r>
          </w:p>
        </w:tc>
      </w:tr>
      <w:tr w:rsidR="00BA7A1A" w:rsidRPr="0085712F" w14:paraId="0E72F7F3"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E21A440" w14:textId="77777777" w:rsidR="00BA7A1A" w:rsidRPr="0085712F" w:rsidRDefault="00BA7A1A" w:rsidP="007A087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BA6F0DC" w14:textId="77777777" w:rsidR="00BA7A1A" w:rsidRPr="00D55E54" w:rsidRDefault="00BA7A1A" w:rsidP="007A0874">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BA7A1A" w:rsidRPr="0085712F" w14:paraId="5F7891D8"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B9ED873" w14:textId="77777777" w:rsidR="00BA7A1A" w:rsidRPr="0085712F" w:rsidRDefault="00BA7A1A" w:rsidP="007A087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47E2B64D" w14:textId="77777777" w:rsidR="00BA7A1A" w:rsidRPr="00D55E54" w:rsidRDefault="00BA7A1A" w:rsidP="007A0874">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BA7A1A" w:rsidRPr="0085712F" w14:paraId="592D500E"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F7FFE8F"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C558DC9" w14:textId="2B35430D" w:rsidR="00BA7A1A" w:rsidRDefault="00BA7A1A" w:rsidP="007A0874">
            <w:pPr>
              <w:pStyle w:val="NormalWeb"/>
              <w:rPr>
                <w:rFonts w:asciiTheme="minorHAnsi" w:hAnsiTheme="minorHAnsi"/>
                <w:sz w:val="22"/>
                <w:szCs w:val="22"/>
                <w:lang w:val="en-US" w:eastAsia="en-CA"/>
              </w:rPr>
            </w:pPr>
          </w:p>
        </w:tc>
      </w:tr>
      <w:tr w:rsidR="00BA7A1A" w:rsidRPr="0085712F" w14:paraId="555400F9" w14:textId="77777777" w:rsidTr="007A0874">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A65027A" w14:textId="77777777" w:rsidR="00BA7A1A" w:rsidRDefault="00BA7A1A" w:rsidP="007A0874">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01CD08B" w14:textId="77777777" w:rsidR="00BA7A1A" w:rsidRPr="0085712F" w:rsidRDefault="00BA7A1A" w:rsidP="007A0874">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135738F" w14:textId="77777777" w:rsidR="00922B7A" w:rsidRDefault="00922B7A" w:rsidP="00922B7A">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20171012:</w:t>
            </w:r>
          </w:p>
          <w:p w14:paraId="7A9EE281" w14:textId="77777777" w:rsidR="00922B7A" w:rsidRDefault="00922B7A"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Brought this validation into FO Spec following discussing with HOOPP relating to ALM 17756 / TFS </w:t>
            </w:r>
            <w:r w:rsidRPr="00EB28AE">
              <w:rPr>
                <w:rFonts w:asciiTheme="minorHAnsi" w:hAnsiTheme="minorHAnsi"/>
                <w:sz w:val="22"/>
                <w:szCs w:val="22"/>
                <w:lang w:val="en-US" w:eastAsia="en-CA"/>
              </w:rPr>
              <w:t>23656</w:t>
            </w:r>
            <w:r>
              <w:rPr>
                <w:rFonts w:asciiTheme="minorHAnsi" w:hAnsiTheme="minorHAnsi"/>
                <w:sz w:val="22"/>
                <w:szCs w:val="22"/>
                <w:lang w:val="en-US" w:eastAsia="en-CA"/>
              </w:rPr>
              <w:t xml:space="preserve"> during R14.1 preparation.</w:t>
            </w:r>
          </w:p>
          <w:p w14:paraId="55FC9103" w14:textId="3C64597D" w:rsidR="00BA7A1A" w:rsidRPr="007A2338" w:rsidRDefault="00922B7A"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Replaces message : Please contact HOOPP for more information (one of many 9550 messages)</w:t>
            </w:r>
          </w:p>
        </w:tc>
      </w:tr>
    </w:tbl>
    <w:p w14:paraId="12B624FB" w14:textId="77777777" w:rsidR="00BA7A1A" w:rsidRDefault="00BA7A1A" w:rsidP="00BA7A1A">
      <w:pPr>
        <w:spacing w:before="0" w:after="0" w:line="240" w:lineRule="auto"/>
        <w:ind w:left="0"/>
      </w:pPr>
    </w:p>
    <w:p w14:paraId="70B56076" w14:textId="77777777" w:rsidR="00BA7A1A" w:rsidRDefault="00BA7A1A" w:rsidP="00BA7A1A">
      <w:pPr>
        <w:spacing w:before="0" w:after="0" w:line="240" w:lineRule="auto"/>
        <w:ind w:left="0"/>
      </w:pPr>
    </w:p>
    <w:p w14:paraId="6F754924" w14:textId="04843C43" w:rsidR="00637227" w:rsidRDefault="00637227">
      <w:pPr>
        <w:spacing w:before="0" w:after="0" w:line="240" w:lineRule="auto"/>
        <w:ind w:left="0"/>
      </w:pPr>
      <w:r>
        <w:br w:type="page"/>
      </w:r>
    </w:p>
    <w:p w14:paraId="6008919B" w14:textId="77777777" w:rsidR="00144CF3" w:rsidRPr="00637227" w:rsidRDefault="00144CF3" w:rsidP="00144CF3">
      <w:pPr>
        <w:spacing w:before="0" w:after="0" w:line="240" w:lineRule="auto"/>
        <w:ind w:left="0"/>
      </w:pPr>
    </w:p>
    <w:p w14:paraId="0BA0DABA" w14:textId="2FE8B584" w:rsidR="008B576B" w:rsidRDefault="008B576B" w:rsidP="008B576B">
      <w:pPr>
        <w:pStyle w:val="Heading3"/>
        <w:rPr>
          <w:lang w:val="en-US"/>
        </w:rPr>
      </w:pPr>
      <w:r w:rsidRPr="006B06A8">
        <w:t xml:space="preserve">Validation </w:t>
      </w:r>
      <w:r w:rsidR="004E2582" w:rsidRPr="006B06A8">
        <w:t xml:space="preserve">– </w:t>
      </w:r>
      <w:r w:rsidR="004E2582">
        <w:rPr>
          <w:lang w:val="en-US"/>
        </w:rPr>
        <w:t>UNICITY</w:t>
      </w:r>
      <w:r w:rsidR="00A526B3">
        <w:rPr>
          <w:lang w:val="en-US"/>
        </w:rPr>
        <w:t xml:space="preserve"> </w:t>
      </w:r>
      <w:r w:rsidR="00A526B3" w:rsidRPr="00A526B3">
        <w:rPr>
          <w:lang w:val="en-US"/>
        </w:rPr>
        <w:t>Of</w:t>
      </w:r>
      <w:r w:rsidR="00A526B3">
        <w:rPr>
          <w:lang w:val="en-US"/>
        </w:rPr>
        <w:t xml:space="preserve"> </w:t>
      </w:r>
      <w:r w:rsidR="00A526B3" w:rsidRPr="00A526B3">
        <w:rPr>
          <w:lang w:val="en-US"/>
        </w:rPr>
        <w:t>Address</w:t>
      </w:r>
    </w:p>
    <w:p w14:paraId="34F3BCE1" w14:textId="77777777" w:rsidR="008B576B" w:rsidRPr="007A2338" w:rsidRDefault="008B576B" w:rsidP="008B576B">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8B576B" w14:paraId="62474EBB"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5A1DD22"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2DAD0937" w14:textId="7C6CD5E7" w:rsidR="008B576B" w:rsidRPr="007E257A" w:rsidRDefault="008B576B">
            <w:pPr>
              <w:pStyle w:val="Heading1"/>
              <w:rPr>
                <w:rFonts w:cs="Calibri"/>
                <w:color w:val="auto"/>
              </w:rPr>
            </w:pPr>
            <w:bookmarkStart w:id="781" w:name="_Toc43372959"/>
            <w:r w:rsidRPr="00BE1995">
              <w:rPr>
                <w:lang w:val="en-US"/>
              </w:rPr>
              <w:t>B</w:t>
            </w:r>
            <w:r>
              <w:rPr>
                <w:lang w:val="en-US"/>
              </w:rPr>
              <w:t>20</w:t>
            </w:r>
            <w:r w:rsidR="00A526B3">
              <w:rPr>
                <w:lang w:val="en-US"/>
              </w:rPr>
              <w:t>2</w:t>
            </w:r>
            <w:r w:rsidRPr="00BE1995">
              <w:rPr>
                <w:lang w:val="en-US"/>
              </w:rPr>
              <w:t>_</w:t>
            </w:r>
            <w:r w:rsidR="00A526B3" w:rsidRPr="00A526B3">
              <w:rPr>
                <w:lang w:val="en-US"/>
              </w:rPr>
              <w:t>PersonValidateUnicityOfAddress</w:t>
            </w:r>
            <w:bookmarkEnd w:id="781"/>
          </w:p>
        </w:tc>
      </w:tr>
      <w:tr w:rsidR="008B576B" w14:paraId="6F213594"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A44E46"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E5BB451" w14:textId="092C7F41" w:rsidR="008B576B" w:rsidRDefault="00D42916"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6908</w:t>
            </w:r>
            <w:r w:rsidR="008B576B">
              <w:rPr>
                <w:rFonts w:asciiTheme="minorHAnsi" w:hAnsiTheme="minorHAnsi" w:cs="Calibri"/>
                <w:color w:val="auto"/>
                <w:sz w:val="22"/>
                <w:szCs w:val="22"/>
              </w:rPr>
              <w:t xml:space="preserve"> </w:t>
            </w:r>
          </w:p>
        </w:tc>
      </w:tr>
      <w:tr w:rsidR="008B576B" w14:paraId="6E157B95"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8116AC5"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F39F914" w14:textId="2E641C80" w:rsidR="008B576B" w:rsidRDefault="00910212" w:rsidP="00910212">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Standard </w:t>
            </w:r>
            <w:r w:rsidR="008B576B">
              <w:rPr>
                <w:rFonts w:asciiTheme="minorHAnsi" w:hAnsiTheme="minorHAnsi" w:cs="Calibri"/>
                <w:color w:val="auto"/>
                <w:sz w:val="22"/>
                <w:szCs w:val="22"/>
              </w:rPr>
              <w:t xml:space="preserve">Validation </w:t>
            </w:r>
            <w:r>
              <w:rPr>
                <w:rFonts w:asciiTheme="minorHAnsi" w:hAnsiTheme="minorHAnsi" w:cs="Calibri"/>
                <w:color w:val="auto"/>
                <w:sz w:val="22"/>
                <w:szCs w:val="22"/>
              </w:rPr>
              <w:t>M</w:t>
            </w:r>
            <w:r w:rsidR="008B576B">
              <w:rPr>
                <w:rFonts w:asciiTheme="minorHAnsi" w:hAnsiTheme="minorHAnsi" w:cs="Calibri"/>
                <w:color w:val="auto"/>
                <w:sz w:val="22"/>
                <w:szCs w:val="22"/>
              </w:rPr>
              <w:t>odule</w:t>
            </w:r>
          </w:p>
        </w:tc>
      </w:tr>
      <w:tr w:rsidR="008B576B" w14:paraId="745FB8DB"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330521"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558A286" w14:textId="77777777" w:rsidR="008B576B" w:rsidRDefault="008B576B"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8B576B" w14:paraId="410873B1"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743A305"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8D1BB3B" w14:textId="508BB34E" w:rsidR="008B576B" w:rsidRPr="007E257A" w:rsidRDefault="004E2582"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All</w:t>
            </w:r>
          </w:p>
        </w:tc>
      </w:tr>
      <w:tr w:rsidR="008B576B" w14:paraId="0FE2A479"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C4B1C0C"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87FF4E3" w14:textId="77777777" w:rsidR="008B576B" w:rsidRPr="00B464B9" w:rsidRDefault="008B576B" w:rsidP="00DB2576">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8B576B" w14:paraId="099F9397"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4CC810A"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347F1042" w14:textId="77777777" w:rsidR="008B576B" w:rsidRPr="00B464B9" w:rsidRDefault="008B576B" w:rsidP="00DB2576">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8B576B" w:rsidRPr="00A61AB1" w14:paraId="7E747D8C"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EDB2A4"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EEB0C8E"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A4D684B" w14:textId="77777777" w:rsidR="008B576B" w:rsidRDefault="008B576B" w:rsidP="00DB2576">
            <w:pPr>
              <w:ind w:left="0"/>
              <w:rPr>
                <w:rFonts w:asciiTheme="minorHAnsi" w:hAnsiTheme="minorHAnsi"/>
                <w:sz w:val="22"/>
                <w:szCs w:val="22"/>
                <w:lang w:eastAsia="en-CA"/>
              </w:rPr>
            </w:pPr>
            <w:r>
              <w:rPr>
                <w:rFonts w:asciiTheme="minorHAnsi" w:hAnsiTheme="minorHAnsi"/>
                <w:sz w:val="22"/>
                <w:szCs w:val="22"/>
                <w:lang w:eastAsia="en-CA"/>
              </w:rPr>
              <w:t>The validation rejects all information on the member when:</w:t>
            </w:r>
          </w:p>
          <w:p w14:paraId="66A6F4BD" w14:textId="033AC8E3" w:rsidR="008B576B" w:rsidRPr="007A2338" w:rsidRDefault="008B576B" w:rsidP="008D6CBB">
            <w:pPr>
              <w:pStyle w:val="ListParagraph"/>
              <w:numPr>
                <w:ilvl w:val="0"/>
                <w:numId w:val="36"/>
              </w:numPr>
              <w:rPr>
                <w:rFonts w:asciiTheme="minorHAnsi" w:hAnsiTheme="minorHAnsi"/>
                <w:sz w:val="22"/>
                <w:szCs w:val="22"/>
                <w:lang w:eastAsia="en-CA"/>
              </w:rPr>
            </w:pPr>
            <w:r>
              <w:rPr>
                <w:rFonts w:asciiTheme="minorHAnsi" w:hAnsiTheme="minorHAnsi"/>
                <w:sz w:val="22"/>
                <w:szCs w:val="22"/>
                <w:lang w:eastAsia="en-CA"/>
              </w:rPr>
              <w:t>A</w:t>
            </w:r>
            <w:r w:rsidR="006500A6">
              <w:rPr>
                <w:rFonts w:asciiTheme="minorHAnsi" w:hAnsiTheme="minorHAnsi"/>
                <w:sz w:val="22"/>
                <w:szCs w:val="22"/>
                <w:lang w:eastAsia="en-CA"/>
              </w:rPr>
              <w:t>n</w:t>
            </w:r>
            <w:r>
              <w:rPr>
                <w:rFonts w:asciiTheme="minorHAnsi" w:hAnsiTheme="minorHAnsi"/>
                <w:sz w:val="22"/>
                <w:szCs w:val="22"/>
                <w:lang w:eastAsia="en-CA"/>
              </w:rPr>
              <w:t xml:space="preserve"> </w:t>
            </w:r>
            <w:r w:rsidR="004E2582">
              <w:rPr>
                <w:rFonts w:asciiTheme="minorHAnsi" w:hAnsiTheme="minorHAnsi"/>
                <w:sz w:val="22"/>
                <w:szCs w:val="22"/>
                <w:lang w:eastAsia="en-CA"/>
              </w:rPr>
              <w:t>address is being created with the same Effective Start Date as another member’s address in the database</w:t>
            </w:r>
          </w:p>
          <w:p w14:paraId="2E07DB4A" w14:textId="5B94F76F" w:rsidR="008B576B" w:rsidRPr="007A2338" w:rsidRDefault="004E2582" w:rsidP="008D6CBB">
            <w:pPr>
              <w:pStyle w:val="ListParagraph"/>
              <w:numPr>
                <w:ilvl w:val="0"/>
                <w:numId w:val="36"/>
              </w:numPr>
              <w:rPr>
                <w:rFonts w:asciiTheme="minorHAnsi" w:hAnsiTheme="minorHAnsi"/>
                <w:sz w:val="22"/>
                <w:szCs w:val="22"/>
                <w:lang w:eastAsia="en-CA"/>
              </w:rPr>
            </w:pPr>
            <w:r>
              <w:rPr>
                <w:rFonts w:asciiTheme="minorHAnsi" w:hAnsiTheme="minorHAnsi"/>
                <w:sz w:val="22"/>
                <w:szCs w:val="22"/>
                <w:lang w:eastAsia="en-CA"/>
              </w:rPr>
              <w:t>There are already more than one address in the database with the same Effective Start Date</w:t>
            </w:r>
          </w:p>
        </w:tc>
      </w:tr>
      <w:tr w:rsidR="008B576B" w:rsidRPr="00575A54" w14:paraId="4CB30D38"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60151A1"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585330B" w14:textId="77777777" w:rsidR="004E2582" w:rsidRPr="004E2582" w:rsidRDefault="004E2582" w:rsidP="004E2582">
            <w:pPr>
              <w:ind w:left="0"/>
              <w:rPr>
                <w:rFonts w:asciiTheme="minorHAnsi" w:hAnsiTheme="minorHAnsi"/>
                <w:color w:val="auto"/>
                <w:sz w:val="22"/>
                <w:szCs w:val="22"/>
                <w:lang w:eastAsia="en-CA"/>
              </w:rPr>
            </w:pPr>
            <w:r w:rsidRPr="004E2582">
              <w:rPr>
                <w:rFonts w:asciiTheme="minorHAnsi" w:hAnsiTheme="minorHAnsi"/>
                <w:color w:val="auto"/>
                <w:sz w:val="22"/>
                <w:szCs w:val="22"/>
                <w:lang w:eastAsia="en-CA"/>
              </w:rPr>
              <w:t>This validation will be triggered if:</w:t>
            </w:r>
          </w:p>
          <w:p w14:paraId="3152FCB9" w14:textId="77777777" w:rsidR="004E2582" w:rsidRPr="004E2582" w:rsidRDefault="004E2582" w:rsidP="004E2582">
            <w:pPr>
              <w:ind w:left="0"/>
              <w:rPr>
                <w:rFonts w:asciiTheme="minorHAnsi" w:hAnsiTheme="minorHAnsi"/>
                <w:color w:val="auto"/>
                <w:sz w:val="22"/>
                <w:szCs w:val="22"/>
                <w:lang w:eastAsia="en-CA"/>
              </w:rPr>
            </w:pPr>
            <w:r w:rsidRPr="004E2582">
              <w:rPr>
                <w:rFonts w:asciiTheme="minorHAnsi" w:hAnsiTheme="minorHAnsi"/>
                <w:color w:val="auto"/>
                <w:sz w:val="22"/>
                <w:szCs w:val="22"/>
                <w:lang w:eastAsia="en-CA"/>
              </w:rPr>
              <w:t>- A new Address record is created at the same Effective Start Date (defaulted to the Execution Date) as an already existing Address record.</w:t>
            </w:r>
          </w:p>
          <w:p w14:paraId="7FACAE38" w14:textId="77777777" w:rsidR="004E2582" w:rsidRPr="004E2582" w:rsidRDefault="004E2582" w:rsidP="004E2582">
            <w:pPr>
              <w:ind w:left="0"/>
              <w:rPr>
                <w:rFonts w:asciiTheme="minorHAnsi" w:hAnsiTheme="minorHAnsi"/>
                <w:color w:val="auto"/>
                <w:sz w:val="22"/>
                <w:szCs w:val="22"/>
                <w:lang w:eastAsia="en-CA"/>
              </w:rPr>
            </w:pPr>
            <w:r w:rsidRPr="004E2582">
              <w:rPr>
                <w:rFonts w:asciiTheme="minorHAnsi" w:hAnsiTheme="minorHAnsi"/>
                <w:color w:val="auto"/>
                <w:sz w:val="22"/>
                <w:szCs w:val="22"/>
                <w:lang w:eastAsia="en-CA"/>
              </w:rPr>
              <w:t>Or</w:t>
            </w:r>
          </w:p>
          <w:p w14:paraId="47F2E7CA" w14:textId="013960C5" w:rsidR="008B576B" w:rsidRPr="00C83D1F" w:rsidRDefault="004E2582" w:rsidP="004E2582">
            <w:pPr>
              <w:ind w:left="0"/>
              <w:rPr>
                <w:rFonts w:asciiTheme="minorHAnsi" w:hAnsiTheme="minorHAnsi"/>
                <w:sz w:val="22"/>
                <w:szCs w:val="22"/>
                <w:lang w:eastAsia="en-CA"/>
              </w:rPr>
            </w:pPr>
            <w:r w:rsidRPr="004E2582">
              <w:rPr>
                <w:rFonts w:asciiTheme="minorHAnsi" w:hAnsiTheme="minorHAnsi"/>
                <w:color w:val="auto"/>
                <w:sz w:val="22"/>
                <w:szCs w:val="22"/>
                <w:lang w:eastAsia="en-CA"/>
              </w:rPr>
              <w:t>- There is already two or more Address records on file with the same Effective Start Date (this is a lot less likely to happen)</w:t>
            </w:r>
          </w:p>
        </w:tc>
      </w:tr>
      <w:tr w:rsidR="008B576B" w:rsidRPr="00A61AB1" w14:paraId="52907ED3"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0EF936"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57B3441" w14:textId="77777777" w:rsidR="008B576B" w:rsidRDefault="008B576B"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8B576B" w:rsidRPr="00A61AB1" w14:paraId="5CBAA001"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C5E3CFF"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1656BC09"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18785DFE" w14:textId="4FD75E9A" w:rsidR="008B576B" w:rsidRPr="00B464B9" w:rsidRDefault="004E2582" w:rsidP="00DB2576">
            <w:pPr>
              <w:spacing w:before="60" w:after="60"/>
              <w:ind w:left="0"/>
              <w:rPr>
                <w:rFonts w:asciiTheme="minorHAnsi" w:hAnsiTheme="minorHAnsi"/>
                <w:sz w:val="22"/>
                <w:szCs w:val="22"/>
                <w:lang w:eastAsia="en-CA"/>
              </w:rPr>
            </w:pPr>
            <w:r w:rsidRPr="004E2582">
              <w:rPr>
                <w:rFonts w:asciiTheme="minorHAnsi" w:hAnsiTheme="minorHAnsi"/>
                <w:sz w:val="22"/>
                <w:szCs w:val="22"/>
                <w:lang w:eastAsia="en-CA"/>
              </w:rPr>
              <w:t>An address update has already been made for this member today. Please contact HOOPP for more information.</w:t>
            </w:r>
          </w:p>
        </w:tc>
      </w:tr>
      <w:tr w:rsidR="008B576B" w:rsidRPr="00A61AB1" w14:paraId="02C06D06"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E99322E"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6271D86"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5A47F9D" w14:textId="5E37A28F" w:rsidR="008B576B" w:rsidRPr="009F4786" w:rsidRDefault="004E2582" w:rsidP="00DB2576">
            <w:pPr>
              <w:spacing w:before="60" w:after="60"/>
              <w:ind w:left="0"/>
              <w:rPr>
                <w:rFonts w:asciiTheme="minorHAnsi" w:hAnsiTheme="minorHAnsi"/>
                <w:color w:val="FF0000"/>
                <w:sz w:val="22"/>
                <w:szCs w:val="22"/>
                <w:lang w:eastAsia="en-CA"/>
              </w:rPr>
            </w:pPr>
            <w:r w:rsidRPr="004E2582">
              <w:rPr>
                <w:rFonts w:asciiTheme="minorHAnsi" w:hAnsiTheme="minorHAnsi"/>
                <w:sz w:val="22"/>
                <w:szCs w:val="22"/>
                <w:lang w:eastAsia="en-CA"/>
              </w:rPr>
              <w:t>An address update has already been made for this member today. Please contact HOOPP for more information.</w:t>
            </w:r>
          </w:p>
        </w:tc>
      </w:tr>
      <w:tr w:rsidR="008B576B" w:rsidRPr="0085712F" w14:paraId="0EAB5823"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B23417E" w14:textId="77777777" w:rsidR="008B576B" w:rsidRPr="0085712F" w:rsidRDefault="008B576B"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2944F1A" w14:textId="77777777" w:rsidR="008B576B" w:rsidRPr="00D55E54" w:rsidRDefault="008B576B"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8B576B" w:rsidRPr="0085712F" w14:paraId="3363A08F"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E60F954" w14:textId="77777777" w:rsidR="008B576B" w:rsidRPr="0085712F" w:rsidRDefault="008B576B"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4949E85A" w14:textId="77777777" w:rsidR="008B576B" w:rsidRPr="00D55E54" w:rsidRDefault="008B576B"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8B576B" w:rsidRPr="0085712F" w14:paraId="1AF1D1C1"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135BF4"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1BB567D" w14:textId="355A255C" w:rsidR="008B576B" w:rsidRDefault="008B576B" w:rsidP="00DB2576">
            <w:pPr>
              <w:pStyle w:val="NormalWeb"/>
              <w:rPr>
                <w:rFonts w:asciiTheme="minorHAnsi" w:hAnsiTheme="minorHAnsi"/>
                <w:sz w:val="22"/>
                <w:szCs w:val="22"/>
                <w:lang w:val="en-US" w:eastAsia="en-CA"/>
              </w:rPr>
            </w:pPr>
          </w:p>
        </w:tc>
      </w:tr>
      <w:tr w:rsidR="008B576B" w:rsidRPr="0085712F" w14:paraId="13E24D21"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A089282" w14:textId="77777777" w:rsidR="008B576B" w:rsidRDefault="008B576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5E9644F" w14:textId="777C169F" w:rsidR="008B576B" w:rsidRPr="0085712F" w:rsidRDefault="008B576B"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r w:rsidR="00084444">
              <w:rPr>
                <w:rFonts w:asciiTheme="minorHAnsi" w:eastAsia="Times New Roman" w:hAnsiTheme="minorHAnsi" w:cs="Calibri"/>
                <w:b/>
                <w:color w:val="FFFFFF"/>
                <w:sz w:val="22"/>
                <w:szCs w:val="22"/>
                <w:lang w:eastAsia="en-CA"/>
              </w:rPr>
              <w:t>)</w:t>
            </w:r>
          </w:p>
        </w:tc>
        <w:tc>
          <w:tcPr>
            <w:tcW w:w="8448" w:type="dxa"/>
            <w:tcBorders>
              <w:top w:val="single" w:sz="4" w:space="0" w:color="auto"/>
              <w:left w:val="single" w:sz="4" w:space="0" w:color="auto"/>
              <w:bottom w:val="single" w:sz="4" w:space="0" w:color="auto"/>
              <w:right w:val="single" w:sz="4" w:space="0" w:color="auto"/>
            </w:tcBorders>
            <w:vAlign w:val="center"/>
          </w:tcPr>
          <w:p w14:paraId="6DD10C0A" w14:textId="68A60388" w:rsidR="005E5981" w:rsidRDefault="00E62A3B" w:rsidP="005E5981">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2017101</w:t>
            </w:r>
            <w:r w:rsidR="005E5981">
              <w:rPr>
                <w:rFonts w:asciiTheme="minorHAnsi" w:hAnsiTheme="minorHAnsi"/>
                <w:sz w:val="22"/>
                <w:szCs w:val="22"/>
                <w:lang w:val="en-US" w:eastAsia="en-CA"/>
              </w:rPr>
              <w:t>2:</w:t>
            </w:r>
          </w:p>
          <w:p w14:paraId="07C7D6F8" w14:textId="77777777" w:rsidR="005E5981" w:rsidRDefault="005E5981"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Brought this validation into FO Spec following discussing with HOOPP relating to ALM 17756 / TFS </w:t>
            </w:r>
            <w:r w:rsidRPr="00EB28AE">
              <w:rPr>
                <w:rFonts w:asciiTheme="minorHAnsi" w:hAnsiTheme="minorHAnsi"/>
                <w:sz w:val="22"/>
                <w:szCs w:val="22"/>
                <w:lang w:val="en-US" w:eastAsia="en-CA"/>
              </w:rPr>
              <w:t>23656</w:t>
            </w:r>
            <w:r>
              <w:rPr>
                <w:rFonts w:asciiTheme="minorHAnsi" w:hAnsiTheme="minorHAnsi"/>
                <w:sz w:val="22"/>
                <w:szCs w:val="22"/>
                <w:lang w:val="en-US" w:eastAsia="en-CA"/>
              </w:rPr>
              <w:t xml:space="preserve"> during R14.1 preparation.</w:t>
            </w:r>
          </w:p>
          <w:p w14:paraId="6F2FB291" w14:textId="017B35AA" w:rsidR="008B576B" w:rsidRPr="007A2338" w:rsidRDefault="005E5981"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Replaces message : Please contact HOOPP for more information (one of many 9550 messages)</w:t>
            </w:r>
          </w:p>
        </w:tc>
      </w:tr>
    </w:tbl>
    <w:p w14:paraId="6BB5A68E" w14:textId="77777777" w:rsidR="008B576B" w:rsidRDefault="008B576B" w:rsidP="008B576B">
      <w:pPr>
        <w:spacing w:before="0" w:after="0" w:line="240" w:lineRule="auto"/>
        <w:ind w:left="0"/>
      </w:pPr>
    </w:p>
    <w:p w14:paraId="0A11877F" w14:textId="6EC825B5" w:rsidR="00720E0B" w:rsidRPr="005E5981" w:rsidRDefault="00892E50">
      <w:pPr>
        <w:pStyle w:val="Heading3"/>
      </w:pPr>
      <w:r>
        <w:rPr>
          <w:sz w:val="28"/>
          <w:szCs w:val="28"/>
          <w:lang w:val="en-US"/>
        </w:rPr>
        <w:br w:type="page"/>
      </w:r>
      <w:r w:rsidR="00720E0B" w:rsidRPr="006B06A8">
        <w:t xml:space="preserve">Validation – </w:t>
      </w:r>
      <w:r w:rsidR="00720E0B" w:rsidRPr="005E5981">
        <w:t>Status Date And Status Code</w:t>
      </w:r>
    </w:p>
    <w:p w14:paraId="5D87C2CA" w14:textId="77777777" w:rsidR="00720E0B" w:rsidRPr="007A2338" w:rsidRDefault="00720E0B" w:rsidP="00720E0B">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720E0B" w14:paraId="2431CA54"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C48AD4E"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4B2D4EB8" w14:textId="2C5BB53B" w:rsidR="00720E0B" w:rsidRPr="007E257A" w:rsidRDefault="00720E0B">
            <w:pPr>
              <w:pStyle w:val="Heading1"/>
              <w:rPr>
                <w:rFonts w:cs="Calibri"/>
                <w:color w:val="auto"/>
              </w:rPr>
            </w:pPr>
            <w:bookmarkStart w:id="782" w:name="_Toc43372960"/>
            <w:r w:rsidRPr="00BE1995">
              <w:rPr>
                <w:lang w:val="en-US"/>
              </w:rPr>
              <w:t>B</w:t>
            </w:r>
            <w:r>
              <w:rPr>
                <w:lang w:val="en-US"/>
              </w:rPr>
              <w:t>203</w:t>
            </w:r>
            <w:r w:rsidRPr="00BE1995">
              <w:rPr>
                <w:lang w:val="en-US"/>
              </w:rPr>
              <w:t>_</w:t>
            </w:r>
            <w:r w:rsidRPr="00720E0B">
              <w:rPr>
                <w:lang w:val="en-US"/>
              </w:rPr>
              <w:t>StatusDateAndStatusCode</w:t>
            </w:r>
            <w:bookmarkEnd w:id="782"/>
          </w:p>
        </w:tc>
      </w:tr>
      <w:tr w:rsidR="00720E0B" w14:paraId="65E3B5B3"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52BB80F"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940CC20" w14:textId="17A2DA11" w:rsidR="00720E0B" w:rsidRDefault="00BB48A5"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619</w:t>
            </w:r>
          </w:p>
        </w:tc>
      </w:tr>
      <w:tr w:rsidR="00720E0B" w14:paraId="460CCB17"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BBE7834"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5165D7A" w14:textId="162658D5" w:rsidR="00720E0B" w:rsidRDefault="009D02B6" w:rsidP="009D02B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Standard </w:t>
            </w:r>
            <w:r w:rsidR="00720E0B">
              <w:rPr>
                <w:rFonts w:asciiTheme="minorHAnsi" w:hAnsiTheme="minorHAnsi" w:cs="Calibri"/>
                <w:color w:val="auto"/>
                <w:sz w:val="22"/>
                <w:szCs w:val="22"/>
              </w:rPr>
              <w:t xml:space="preserve">Validation </w:t>
            </w:r>
            <w:r>
              <w:rPr>
                <w:rFonts w:asciiTheme="minorHAnsi" w:hAnsiTheme="minorHAnsi" w:cs="Calibri"/>
                <w:color w:val="auto"/>
                <w:sz w:val="22"/>
                <w:szCs w:val="22"/>
              </w:rPr>
              <w:t>M</w:t>
            </w:r>
            <w:r w:rsidR="00720E0B">
              <w:rPr>
                <w:rFonts w:asciiTheme="minorHAnsi" w:hAnsiTheme="minorHAnsi" w:cs="Calibri"/>
                <w:color w:val="auto"/>
                <w:sz w:val="22"/>
                <w:szCs w:val="22"/>
              </w:rPr>
              <w:t>odule</w:t>
            </w:r>
          </w:p>
        </w:tc>
      </w:tr>
      <w:tr w:rsidR="00720E0B" w14:paraId="075AC4B2"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D80CEA"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2746BDD" w14:textId="77777777" w:rsidR="00720E0B" w:rsidRDefault="00720E0B"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720E0B" w14:paraId="170F5D59"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38981C"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63053E5" w14:textId="2C51CBCC" w:rsidR="00720E0B" w:rsidRPr="007E257A" w:rsidRDefault="009D21A6">
            <w:pPr>
              <w:spacing w:before="60" w:after="60" w:line="240" w:lineRule="auto"/>
              <w:ind w:left="0"/>
              <w:rPr>
                <w:rFonts w:asciiTheme="minorHAnsi" w:hAnsiTheme="minorHAnsi" w:cs="Calibri"/>
                <w:color w:val="auto"/>
                <w:sz w:val="22"/>
                <w:szCs w:val="22"/>
              </w:rPr>
            </w:pPr>
            <w:r w:rsidRPr="009D21A6">
              <w:rPr>
                <w:rFonts w:asciiTheme="minorHAnsi" w:hAnsiTheme="minorHAnsi" w:cs="Calibri"/>
                <w:color w:val="auto"/>
                <w:sz w:val="22"/>
                <w:szCs w:val="22"/>
              </w:rPr>
              <w:t>Enrolments</w:t>
            </w:r>
            <w:r>
              <w:rPr>
                <w:rFonts w:asciiTheme="minorHAnsi" w:hAnsiTheme="minorHAnsi" w:cs="Calibri"/>
                <w:color w:val="auto"/>
                <w:sz w:val="22"/>
                <w:szCs w:val="22"/>
              </w:rPr>
              <w:t xml:space="preserve">, </w:t>
            </w:r>
            <w:r w:rsidRPr="009D21A6">
              <w:rPr>
                <w:rFonts w:asciiTheme="minorHAnsi" w:hAnsiTheme="minorHAnsi" w:cs="Calibri"/>
                <w:color w:val="auto"/>
                <w:sz w:val="22"/>
                <w:szCs w:val="22"/>
              </w:rPr>
              <w:t>Events</w:t>
            </w:r>
            <w:r>
              <w:rPr>
                <w:rFonts w:asciiTheme="minorHAnsi" w:hAnsiTheme="minorHAnsi" w:cs="Calibri"/>
                <w:color w:val="auto"/>
                <w:sz w:val="22"/>
                <w:szCs w:val="22"/>
              </w:rPr>
              <w:t xml:space="preserve">, </w:t>
            </w:r>
            <w:r w:rsidRPr="009D21A6">
              <w:rPr>
                <w:rFonts w:asciiTheme="minorHAnsi" w:hAnsiTheme="minorHAnsi" w:cs="Calibri"/>
                <w:color w:val="auto"/>
                <w:sz w:val="22"/>
                <w:szCs w:val="22"/>
              </w:rPr>
              <w:t>Retirement Notice</w:t>
            </w:r>
          </w:p>
        </w:tc>
      </w:tr>
      <w:tr w:rsidR="00720E0B" w14:paraId="302B6460"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37CDB0D"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7EC52A6" w14:textId="77777777" w:rsidR="00720E0B" w:rsidRPr="00B464B9" w:rsidRDefault="00720E0B" w:rsidP="00DB2576">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720E0B" w14:paraId="765DE259"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B687F3"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48A3D48" w14:textId="77777777" w:rsidR="00720E0B" w:rsidRPr="00B464B9" w:rsidRDefault="00720E0B" w:rsidP="00DB2576">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720E0B" w:rsidRPr="00A61AB1" w14:paraId="32C1008A"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C15F74"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777A701"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634CD9F" w14:textId="22BDBE03" w:rsidR="00720E0B" w:rsidRPr="007A2338" w:rsidRDefault="00720E0B" w:rsidP="009D02B6">
            <w:pPr>
              <w:ind w:left="0"/>
              <w:rPr>
                <w:rFonts w:asciiTheme="minorHAnsi" w:hAnsiTheme="minorHAnsi"/>
                <w:sz w:val="22"/>
                <w:szCs w:val="22"/>
                <w:lang w:eastAsia="en-CA"/>
              </w:rPr>
            </w:pPr>
            <w:r>
              <w:rPr>
                <w:rFonts w:asciiTheme="minorHAnsi" w:hAnsiTheme="minorHAnsi"/>
                <w:sz w:val="22"/>
                <w:szCs w:val="22"/>
                <w:lang w:eastAsia="en-CA"/>
              </w:rPr>
              <w:t>The validation rejects all information on the member when</w:t>
            </w:r>
            <w:r w:rsidR="0012075A">
              <w:rPr>
                <w:rFonts w:asciiTheme="minorHAnsi" w:hAnsiTheme="minorHAnsi"/>
                <w:sz w:val="22"/>
                <w:szCs w:val="22"/>
                <w:lang w:eastAsia="en-CA"/>
              </w:rPr>
              <w:t xml:space="preserve"> there is an inconsistency between status date and status code</w:t>
            </w:r>
          </w:p>
        </w:tc>
      </w:tr>
      <w:tr w:rsidR="00720E0B" w:rsidRPr="00575A54" w14:paraId="18E19ED3"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13E7551"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DDD4113" w14:textId="77777777" w:rsidR="00651149" w:rsidRPr="00651149" w:rsidRDefault="00651149" w:rsidP="00651149">
            <w:pPr>
              <w:ind w:left="0"/>
              <w:rPr>
                <w:rFonts w:asciiTheme="minorHAnsi" w:hAnsiTheme="minorHAnsi"/>
                <w:color w:val="auto"/>
                <w:sz w:val="22"/>
                <w:szCs w:val="22"/>
                <w:lang w:eastAsia="en-CA"/>
              </w:rPr>
            </w:pPr>
            <w:r w:rsidRPr="00651149">
              <w:rPr>
                <w:rFonts w:asciiTheme="minorHAnsi" w:hAnsiTheme="minorHAnsi"/>
                <w:color w:val="auto"/>
                <w:sz w:val="22"/>
                <w:szCs w:val="22"/>
                <w:lang w:eastAsia="en-CA"/>
              </w:rPr>
              <w:t>This validation will be triggered if a Membership Status record is on file and data is coded as follows:</w:t>
            </w:r>
          </w:p>
          <w:p w14:paraId="11550AF7" w14:textId="578003EE" w:rsidR="00651149" w:rsidRPr="00651149" w:rsidRDefault="00651149" w:rsidP="00651149">
            <w:pPr>
              <w:ind w:left="0"/>
              <w:rPr>
                <w:rFonts w:asciiTheme="minorHAnsi" w:hAnsiTheme="minorHAnsi"/>
                <w:color w:val="auto"/>
                <w:sz w:val="22"/>
                <w:szCs w:val="22"/>
                <w:lang w:eastAsia="en-CA"/>
              </w:rPr>
            </w:pPr>
            <w:r w:rsidRPr="00651149">
              <w:rPr>
                <w:rFonts w:asciiTheme="minorHAnsi" w:hAnsiTheme="minorHAnsi"/>
                <w:color w:val="auto"/>
                <w:sz w:val="22"/>
                <w:szCs w:val="22"/>
                <w:lang w:eastAsia="en-CA"/>
              </w:rPr>
              <w:t xml:space="preserve">     </w:t>
            </w:r>
            <w:r w:rsidR="009D02B6">
              <w:rPr>
                <w:rFonts w:asciiTheme="minorHAnsi" w:hAnsiTheme="minorHAnsi"/>
                <w:color w:val="auto"/>
                <w:sz w:val="22"/>
                <w:szCs w:val="22"/>
                <w:lang w:eastAsia="en-CA"/>
              </w:rPr>
              <w:t>{</w:t>
            </w:r>
            <w:r w:rsidRPr="00651149">
              <w:rPr>
                <w:rFonts w:asciiTheme="minorHAnsi" w:hAnsiTheme="minorHAnsi"/>
                <w:color w:val="auto"/>
                <w:sz w:val="22"/>
                <w:szCs w:val="22"/>
                <w:lang w:eastAsia="en-CA"/>
              </w:rPr>
              <w:t>Membership Status is not null</w:t>
            </w:r>
          </w:p>
          <w:p w14:paraId="06926952" w14:textId="77777777" w:rsidR="00651149" w:rsidRPr="00651149" w:rsidRDefault="00651149" w:rsidP="00651149">
            <w:pPr>
              <w:ind w:left="0"/>
              <w:rPr>
                <w:rFonts w:asciiTheme="minorHAnsi" w:hAnsiTheme="minorHAnsi"/>
                <w:color w:val="auto"/>
                <w:sz w:val="22"/>
                <w:szCs w:val="22"/>
                <w:lang w:eastAsia="en-CA"/>
              </w:rPr>
            </w:pPr>
            <w:r w:rsidRPr="00651149">
              <w:rPr>
                <w:rFonts w:asciiTheme="minorHAnsi" w:hAnsiTheme="minorHAnsi"/>
                <w:color w:val="auto"/>
                <w:sz w:val="22"/>
                <w:szCs w:val="22"/>
                <w:lang w:eastAsia="en-CA"/>
              </w:rPr>
              <w:t xml:space="preserve">     and </w:t>
            </w:r>
          </w:p>
          <w:p w14:paraId="39DF1C1F" w14:textId="6523ACD5" w:rsidR="00651149" w:rsidRPr="00651149" w:rsidRDefault="00651149" w:rsidP="00651149">
            <w:pPr>
              <w:ind w:left="0"/>
              <w:rPr>
                <w:rFonts w:asciiTheme="minorHAnsi" w:hAnsiTheme="minorHAnsi"/>
                <w:color w:val="auto"/>
                <w:sz w:val="22"/>
                <w:szCs w:val="22"/>
                <w:lang w:eastAsia="en-CA"/>
              </w:rPr>
            </w:pPr>
            <w:r w:rsidRPr="00651149">
              <w:rPr>
                <w:rFonts w:asciiTheme="minorHAnsi" w:hAnsiTheme="minorHAnsi"/>
                <w:color w:val="auto"/>
                <w:sz w:val="22"/>
                <w:szCs w:val="22"/>
                <w:lang w:eastAsia="en-CA"/>
              </w:rPr>
              <w:t xml:space="preserve">     Membership Status Effective Date is null</w:t>
            </w:r>
            <w:r w:rsidR="009D02B6">
              <w:rPr>
                <w:rFonts w:asciiTheme="minorHAnsi" w:hAnsiTheme="minorHAnsi"/>
                <w:color w:val="auto"/>
                <w:sz w:val="22"/>
                <w:szCs w:val="22"/>
                <w:lang w:eastAsia="en-CA"/>
              </w:rPr>
              <w:t>}</w:t>
            </w:r>
          </w:p>
          <w:p w14:paraId="1480BD3C" w14:textId="24AA4C62" w:rsidR="00651149" w:rsidRPr="00651149" w:rsidRDefault="009D02B6" w:rsidP="00651149">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     </w:t>
            </w:r>
            <w:r w:rsidR="00651149" w:rsidRPr="00651149">
              <w:rPr>
                <w:rFonts w:asciiTheme="minorHAnsi" w:hAnsiTheme="minorHAnsi"/>
                <w:color w:val="auto"/>
                <w:sz w:val="22"/>
                <w:szCs w:val="22"/>
                <w:lang w:eastAsia="en-CA"/>
              </w:rPr>
              <w:t>Or</w:t>
            </w:r>
          </w:p>
          <w:p w14:paraId="5143A7F4" w14:textId="34411FBF" w:rsidR="00651149" w:rsidRPr="00651149" w:rsidRDefault="00651149" w:rsidP="00651149">
            <w:pPr>
              <w:ind w:left="0"/>
              <w:rPr>
                <w:rFonts w:asciiTheme="minorHAnsi" w:hAnsiTheme="minorHAnsi"/>
                <w:color w:val="auto"/>
                <w:sz w:val="22"/>
                <w:szCs w:val="22"/>
                <w:lang w:eastAsia="en-CA"/>
              </w:rPr>
            </w:pPr>
            <w:r w:rsidRPr="00651149">
              <w:rPr>
                <w:rFonts w:asciiTheme="minorHAnsi" w:hAnsiTheme="minorHAnsi"/>
                <w:color w:val="auto"/>
                <w:sz w:val="22"/>
                <w:szCs w:val="22"/>
                <w:lang w:eastAsia="en-CA"/>
              </w:rPr>
              <w:t xml:space="preserve">     </w:t>
            </w:r>
            <w:r w:rsidR="009D02B6">
              <w:rPr>
                <w:rFonts w:asciiTheme="minorHAnsi" w:hAnsiTheme="minorHAnsi"/>
                <w:color w:val="auto"/>
                <w:sz w:val="22"/>
                <w:szCs w:val="22"/>
                <w:lang w:eastAsia="en-CA"/>
              </w:rPr>
              <w:t>{</w:t>
            </w:r>
            <w:r w:rsidRPr="00651149">
              <w:rPr>
                <w:rFonts w:asciiTheme="minorHAnsi" w:hAnsiTheme="minorHAnsi"/>
                <w:color w:val="auto"/>
                <w:sz w:val="22"/>
                <w:szCs w:val="22"/>
                <w:lang w:eastAsia="en-CA"/>
              </w:rPr>
              <w:t>Membership Status is null</w:t>
            </w:r>
          </w:p>
          <w:p w14:paraId="2B8F2FA2" w14:textId="77777777" w:rsidR="00651149" w:rsidRPr="00651149" w:rsidRDefault="00651149" w:rsidP="00651149">
            <w:pPr>
              <w:ind w:left="0"/>
              <w:rPr>
                <w:rFonts w:asciiTheme="minorHAnsi" w:hAnsiTheme="minorHAnsi"/>
                <w:color w:val="auto"/>
                <w:sz w:val="22"/>
                <w:szCs w:val="22"/>
                <w:lang w:eastAsia="en-CA"/>
              </w:rPr>
            </w:pPr>
            <w:r w:rsidRPr="00651149">
              <w:rPr>
                <w:rFonts w:asciiTheme="minorHAnsi" w:hAnsiTheme="minorHAnsi"/>
                <w:color w:val="auto"/>
                <w:sz w:val="22"/>
                <w:szCs w:val="22"/>
                <w:lang w:eastAsia="en-CA"/>
              </w:rPr>
              <w:t xml:space="preserve">     and</w:t>
            </w:r>
          </w:p>
          <w:p w14:paraId="2F231439" w14:textId="416BBB8D" w:rsidR="00651149" w:rsidRPr="00651149" w:rsidRDefault="00651149" w:rsidP="00651149">
            <w:pPr>
              <w:ind w:left="0"/>
              <w:rPr>
                <w:rFonts w:asciiTheme="minorHAnsi" w:hAnsiTheme="minorHAnsi"/>
                <w:color w:val="auto"/>
                <w:sz w:val="22"/>
                <w:szCs w:val="22"/>
                <w:lang w:eastAsia="en-CA"/>
              </w:rPr>
            </w:pPr>
            <w:r w:rsidRPr="00651149">
              <w:rPr>
                <w:rFonts w:asciiTheme="minorHAnsi" w:hAnsiTheme="minorHAnsi"/>
                <w:color w:val="auto"/>
                <w:sz w:val="22"/>
                <w:szCs w:val="22"/>
                <w:lang w:eastAsia="en-CA"/>
              </w:rPr>
              <w:t xml:space="preserve">     Membership Status Effective Date is not null</w:t>
            </w:r>
            <w:r w:rsidR="009D02B6">
              <w:rPr>
                <w:rFonts w:asciiTheme="minorHAnsi" w:hAnsiTheme="minorHAnsi"/>
                <w:color w:val="auto"/>
                <w:sz w:val="22"/>
                <w:szCs w:val="22"/>
                <w:lang w:eastAsia="en-CA"/>
              </w:rPr>
              <w:t>}</w:t>
            </w:r>
          </w:p>
          <w:p w14:paraId="5E45051A" w14:textId="5D06EFE8" w:rsidR="00720E0B" w:rsidRPr="00C83D1F" w:rsidRDefault="00720E0B" w:rsidP="00651149">
            <w:pPr>
              <w:ind w:left="0"/>
              <w:rPr>
                <w:rFonts w:asciiTheme="minorHAnsi" w:hAnsiTheme="minorHAnsi"/>
                <w:sz w:val="22"/>
                <w:szCs w:val="22"/>
                <w:lang w:eastAsia="en-CA"/>
              </w:rPr>
            </w:pPr>
          </w:p>
        </w:tc>
      </w:tr>
      <w:tr w:rsidR="00720E0B" w:rsidRPr="00A61AB1" w14:paraId="634DDC5C"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96B91B"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0B47F9FC" w14:textId="77777777" w:rsidR="00720E0B" w:rsidRDefault="00720E0B"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720E0B" w:rsidRPr="00A61AB1" w14:paraId="3758957A"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D0BAEE2"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0440D871"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46BC0D57" w14:textId="0F9DC499" w:rsidR="00720E0B" w:rsidRPr="00B464B9" w:rsidRDefault="00F26E39" w:rsidP="00DB2576">
            <w:pPr>
              <w:spacing w:before="60" w:after="60"/>
              <w:ind w:left="0"/>
              <w:rPr>
                <w:rFonts w:asciiTheme="minorHAnsi" w:hAnsiTheme="minorHAnsi"/>
                <w:sz w:val="22"/>
                <w:szCs w:val="22"/>
                <w:lang w:eastAsia="en-CA"/>
              </w:rPr>
            </w:pPr>
            <w:r w:rsidRPr="00F26E39">
              <w:rPr>
                <w:rFonts w:asciiTheme="minorHAnsi" w:hAnsiTheme="minorHAnsi"/>
                <w:sz w:val="22"/>
                <w:szCs w:val="22"/>
                <w:lang w:eastAsia="en-CA"/>
              </w:rPr>
              <w:t>There is an issue regarding the membership status for this member. Please contact HOOPP for more information.</w:t>
            </w:r>
          </w:p>
        </w:tc>
      </w:tr>
      <w:tr w:rsidR="00720E0B" w:rsidRPr="00A61AB1" w14:paraId="056FA875"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C6B3F1D"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1961148D"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C5E36F8" w14:textId="6FAD07E2" w:rsidR="00720E0B" w:rsidRPr="009F4786" w:rsidRDefault="00F26E39" w:rsidP="00DB2576">
            <w:pPr>
              <w:spacing w:before="60" w:after="60"/>
              <w:ind w:left="0"/>
              <w:rPr>
                <w:rFonts w:asciiTheme="minorHAnsi" w:hAnsiTheme="minorHAnsi"/>
                <w:color w:val="FF0000"/>
                <w:sz w:val="22"/>
                <w:szCs w:val="22"/>
                <w:lang w:eastAsia="en-CA"/>
              </w:rPr>
            </w:pPr>
            <w:r w:rsidRPr="00F26E39">
              <w:rPr>
                <w:rFonts w:asciiTheme="minorHAnsi" w:hAnsiTheme="minorHAnsi"/>
                <w:sz w:val="22"/>
                <w:szCs w:val="22"/>
                <w:lang w:eastAsia="en-CA"/>
              </w:rPr>
              <w:t>There is an issue regarding the membership status for this member. Please contact HOOPP for more information.</w:t>
            </w:r>
          </w:p>
        </w:tc>
      </w:tr>
      <w:tr w:rsidR="00720E0B" w:rsidRPr="0085712F" w14:paraId="72CA5EE8"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9E343F" w14:textId="77777777" w:rsidR="00720E0B" w:rsidRPr="0085712F" w:rsidRDefault="00720E0B"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B472103" w14:textId="77777777" w:rsidR="00720E0B" w:rsidRPr="00D55E54" w:rsidRDefault="00720E0B"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720E0B" w:rsidRPr="0085712F" w14:paraId="3ECD9FC9"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8A7DCFF" w14:textId="77777777" w:rsidR="00720E0B" w:rsidRPr="0085712F" w:rsidRDefault="00720E0B"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3AD60013" w14:textId="77777777" w:rsidR="00720E0B" w:rsidRPr="00D55E54" w:rsidRDefault="00720E0B"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720E0B" w:rsidRPr="0085712F" w14:paraId="3C04E603"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77B569"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87783B8" w14:textId="5E5819E1" w:rsidR="00720E0B" w:rsidRDefault="00720E0B" w:rsidP="00DB2576">
            <w:pPr>
              <w:pStyle w:val="NormalWeb"/>
              <w:rPr>
                <w:rFonts w:asciiTheme="minorHAnsi" w:hAnsiTheme="minorHAnsi"/>
                <w:sz w:val="22"/>
                <w:szCs w:val="22"/>
                <w:lang w:val="en-US" w:eastAsia="en-CA"/>
              </w:rPr>
            </w:pPr>
          </w:p>
        </w:tc>
      </w:tr>
      <w:tr w:rsidR="00720E0B" w:rsidRPr="0085712F" w14:paraId="0E776312"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F8D576" w14:textId="77777777" w:rsidR="00720E0B" w:rsidRDefault="00720E0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F21D793" w14:textId="0A79A358" w:rsidR="00720E0B" w:rsidRPr="0085712F" w:rsidRDefault="00720E0B"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r w:rsidR="00084444">
              <w:rPr>
                <w:rFonts w:asciiTheme="minorHAnsi" w:eastAsia="Times New Roman" w:hAnsiTheme="minorHAnsi" w:cs="Calibri"/>
                <w:b/>
                <w:color w:val="FFFFFF"/>
                <w:sz w:val="22"/>
                <w:szCs w:val="22"/>
                <w:lang w:eastAsia="en-CA"/>
              </w:rPr>
              <w:t>)</w:t>
            </w:r>
          </w:p>
        </w:tc>
        <w:tc>
          <w:tcPr>
            <w:tcW w:w="8448" w:type="dxa"/>
            <w:tcBorders>
              <w:top w:val="single" w:sz="4" w:space="0" w:color="auto"/>
              <w:left w:val="single" w:sz="4" w:space="0" w:color="auto"/>
              <w:bottom w:val="single" w:sz="4" w:space="0" w:color="auto"/>
              <w:right w:val="single" w:sz="4" w:space="0" w:color="auto"/>
            </w:tcBorders>
            <w:vAlign w:val="center"/>
          </w:tcPr>
          <w:p w14:paraId="433B5A36" w14:textId="7B94B12B" w:rsidR="009D02B6" w:rsidRDefault="00E62A3B" w:rsidP="009D02B6">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2017101</w:t>
            </w:r>
            <w:r w:rsidR="009D02B6">
              <w:rPr>
                <w:rFonts w:asciiTheme="minorHAnsi" w:hAnsiTheme="minorHAnsi"/>
                <w:sz w:val="22"/>
                <w:szCs w:val="22"/>
                <w:lang w:val="en-US" w:eastAsia="en-CA"/>
              </w:rPr>
              <w:t>2:</w:t>
            </w:r>
          </w:p>
          <w:p w14:paraId="5700A81A" w14:textId="77777777" w:rsidR="009D02B6" w:rsidRDefault="009D02B6"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Brought this validation into FO Spec following discussing with HOOPP relating to ALM 17756 / TFS </w:t>
            </w:r>
            <w:r w:rsidRPr="00EB28AE">
              <w:rPr>
                <w:rFonts w:asciiTheme="minorHAnsi" w:hAnsiTheme="minorHAnsi"/>
                <w:sz w:val="22"/>
                <w:szCs w:val="22"/>
                <w:lang w:val="en-US" w:eastAsia="en-CA"/>
              </w:rPr>
              <w:t>23656</w:t>
            </w:r>
            <w:r>
              <w:rPr>
                <w:rFonts w:asciiTheme="minorHAnsi" w:hAnsiTheme="minorHAnsi"/>
                <w:sz w:val="22"/>
                <w:szCs w:val="22"/>
                <w:lang w:val="en-US" w:eastAsia="en-CA"/>
              </w:rPr>
              <w:t xml:space="preserve"> during R14.1 preparation.</w:t>
            </w:r>
          </w:p>
          <w:p w14:paraId="197A9373" w14:textId="26819840" w:rsidR="00720E0B" w:rsidRPr="007A2338" w:rsidRDefault="009D02B6"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Replaces message : Please contact HOOPP for more information (one of many 9550 messages)</w:t>
            </w:r>
          </w:p>
        </w:tc>
      </w:tr>
    </w:tbl>
    <w:p w14:paraId="14BCFE37" w14:textId="73735B3B" w:rsidR="00720E0B" w:rsidRDefault="00720E0B" w:rsidP="00720E0B">
      <w:pPr>
        <w:spacing w:before="0" w:after="0" w:line="240" w:lineRule="auto"/>
        <w:ind w:left="0"/>
        <w:rPr>
          <w:rFonts w:asciiTheme="minorHAnsi" w:hAnsiTheme="minorHAnsi"/>
          <w:b/>
          <w:smallCaps/>
          <w:sz w:val="28"/>
          <w:szCs w:val="28"/>
          <w:lang w:val="en-US"/>
        </w:rPr>
      </w:pPr>
    </w:p>
    <w:p w14:paraId="474DB40A" w14:textId="087B3AF1" w:rsidR="007E4DFB" w:rsidRDefault="007E4DFB" w:rsidP="007E4DFB">
      <w:pPr>
        <w:pStyle w:val="Heading3"/>
        <w:rPr>
          <w:lang w:val="en-US"/>
        </w:rPr>
      </w:pPr>
      <w:r w:rsidRPr="006B06A8">
        <w:t xml:space="preserve">Validation – </w:t>
      </w:r>
      <w:r w:rsidR="00AE19D1" w:rsidRPr="00AE19D1">
        <w:rPr>
          <w:lang w:val="en-US"/>
        </w:rPr>
        <w:t>Person</w:t>
      </w:r>
      <w:r w:rsidR="00AE19D1">
        <w:rPr>
          <w:lang w:val="en-US"/>
        </w:rPr>
        <w:t xml:space="preserve"> </w:t>
      </w:r>
      <w:r w:rsidR="00AE19D1" w:rsidRPr="00AE19D1">
        <w:rPr>
          <w:lang w:val="en-US"/>
        </w:rPr>
        <w:t>Matching</w:t>
      </w:r>
      <w:r w:rsidR="00AE19D1">
        <w:rPr>
          <w:lang w:val="en-US"/>
        </w:rPr>
        <w:t xml:space="preserve"> </w:t>
      </w:r>
      <w:r w:rsidR="00AE19D1" w:rsidRPr="00AE19D1">
        <w:rPr>
          <w:lang w:val="en-US"/>
        </w:rPr>
        <w:t>Entity</w:t>
      </w:r>
      <w:r w:rsidR="00AE19D1">
        <w:rPr>
          <w:lang w:val="en-US"/>
        </w:rPr>
        <w:t xml:space="preserve"> </w:t>
      </w:r>
      <w:r w:rsidR="00AE19D1" w:rsidRPr="00AE19D1">
        <w:rPr>
          <w:lang w:val="en-US"/>
        </w:rPr>
        <w:t>Instance</w:t>
      </w:r>
    </w:p>
    <w:p w14:paraId="0B00C6C4" w14:textId="77777777" w:rsidR="007E4DFB" w:rsidRPr="007A2338" w:rsidRDefault="007E4DFB" w:rsidP="007E4DFB">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7E4DFB" w14:paraId="10E9501C"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D60C98"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29ADF052" w14:textId="0C218018" w:rsidR="007E4DFB" w:rsidRPr="007E257A" w:rsidRDefault="007E4DFB">
            <w:pPr>
              <w:pStyle w:val="Heading1"/>
              <w:rPr>
                <w:rFonts w:cs="Calibri"/>
                <w:color w:val="auto"/>
              </w:rPr>
            </w:pPr>
            <w:bookmarkStart w:id="783" w:name="_Toc43372961"/>
            <w:r w:rsidRPr="00BE1995">
              <w:rPr>
                <w:lang w:val="en-US"/>
              </w:rPr>
              <w:t>B</w:t>
            </w:r>
            <w:r>
              <w:rPr>
                <w:lang w:val="en-US"/>
              </w:rPr>
              <w:t>20</w:t>
            </w:r>
            <w:r w:rsidR="003C4472">
              <w:rPr>
                <w:lang w:val="en-US"/>
              </w:rPr>
              <w:t>4</w:t>
            </w:r>
            <w:r w:rsidRPr="00BE1995">
              <w:rPr>
                <w:lang w:val="en-US"/>
              </w:rPr>
              <w:t>_</w:t>
            </w:r>
            <w:r w:rsidR="003C4472" w:rsidRPr="003C4472">
              <w:rPr>
                <w:lang w:val="en-US"/>
              </w:rPr>
              <w:t>PersonMatchingEntityInstance</w:t>
            </w:r>
            <w:bookmarkEnd w:id="783"/>
          </w:p>
        </w:tc>
      </w:tr>
      <w:tr w:rsidR="007E4DFB" w14:paraId="52C1EC37"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B2FF3D"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2AF6A26D" w14:textId="25096C20" w:rsidR="007E4DFB" w:rsidRDefault="00BB48A5"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6279</w:t>
            </w:r>
          </w:p>
        </w:tc>
      </w:tr>
      <w:tr w:rsidR="007E4DFB" w14:paraId="0C64BBCA"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48FD1CB"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C705474" w14:textId="6FE2BF79" w:rsidR="007E4DFB" w:rsidRDefault="005F381E" w:rsidP="005F381E">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Standard </w:t>
            </w:r>
            <w:r w:rsidR="007E4DFB">
              <w:rPr>
                <w:rFonts w:asciiTheme="minorHAnsi" w:hAnsiTheme="minorHAnsi" w:cs="Calibri"/>
                <w:color w:val="auto"/>
                <w:sz w:val="22"/>
                <w:szCs w:val="22"/>
              </w:rPr>
              <w:t xml:space="preserve">Validation </w:t>
            </w:r>
            <w:r>
              <w:rPr>
                <w:rFonts w:asciiTheme="minorHAnsi" w:hAnsiTheme="minorHAnsi" w:cs="Calibri"/>
                <w:color w:val="auto"/>
                <w:sz w:val="22"/>
                <w:szCs w:val="22"/>
              </w:rPr>
              <w:t>M</w:t>
            </w:r>
            <w:r w:rsidR="007E4DFB">
              <w:rPr>
                <w:rFonts w:asciiTheme="minorHAnsi" w:hAnsiTheme="minorHAnsi" w:cs="Calibri"/>
                <w:color w:val="auto"/>
                <w:sz w:val="22"/>
                <w:szCs w:val="22"/>
              </w:rPr>
              <w:t>odule</w:t>
            </w:r>
          </w:p>
        </w:tc>
      </w:tr>
      <w:tr w:rsidR="007E4DFB" w14:paraId="11508827"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F84D91A"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76896E11" w14:textId="77777777" w:rsidR="007E4DFB" w:rsidRDefault="007E4DFB"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7E4DFB" w14:paraId="1282AF1C"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983EAF3"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4D9619E" w14:textId="00B16C13" w:rsidR="007E4DFB" w:rsidRPr="007E257A" w:rsidRDefault="00290EAC"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All</w:t>
            </w:r>
          </w:p>
        </w:tc>
      </w:tr>
      <w:tr w:rsidR="007E4DFB" w14:paraId="54415F9C"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A848E4D"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A54049B" w14:textId="77777777" w:rsidR="007E4DFB" w:rsidRPr="00B464B9" w:rsidRDefault="007E4DFB" w:rsidP="00DB2576">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7E4DFB" w14:paraId="34DF16A6"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AFDD171"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658B9DD" w14:textId="77777777" w:rsidR="007E4DFB" w:rsidRPr="00B464B9" w:rsidRDefault="007E4DFB" w:rsidP="00DB2576">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7E4DFB" w:rsidRPr="00A61AB1" w14:paraId="05368300"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749D18"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2DBB83CD"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DBC2079" w14:textId="6254F6C0" w:rsidR="007E4DFB" w:rsidRPr="007A2338" w:rsidRDefault="007E4DFB">
            <w:pPr>
              <w:ind w:left="0"/>
              <w:rPr>
                <w:rFonts w:asciiTheme="minorHAnsi" w:hAnsiTheme="minorHAnsi"/>
                <w:sz w:val="22"/>
                <w:szCs w:val="22"/>
                <w:lang w:eastAsia="en-CA"/>
              </w:rPr>
            </w:pPr>
            <w:r>
              <w:rPr>
                <w:rFonts w:asciiTheme="minorHAnsi" w:hAnsiTheme="minorHAnsi"/>
                <w:sz w:val="22"/>
                <w:szCs w:val="22"/>
                <w:lang w:eastAsia="en-CA"/>
              </w:rPr>
              <w:t>The validation rejects all information on the member when</w:t>
            </w:r>
            <w:r w:rsidR="003C3637">
              <w:rPr>
                <w:rFonts w:asciiTheme="minorHAnsi" w:hAnsiTheme="minorHAnsi"/>
                <w:sz w:val="22"/>
                <w:szCs w:val="22"/>
                <w:lang w:eastAsia="en-CA"/>
              </w:rPr>
              <w:t xml:space="preserve"> the SIN in the file is already held by another member in the database</w:t>
            </w:r>
            <w:r w:rsidR="005F381E">
              <w:rPr>
                <w:rFonts w:asciiTheme="minorHAnsi" w:hAnsiTheme="minorHAnsi"/>
                <w:sz w:val="22"/>
                <w:szCs w:val="22"/>
                <w:lang w:eastAsia="en-CA"/>
              </w:rPr>
              <w:t>.</w:t>
            </w:r>
          </w:p>
        </w:tc>
      </w:tr>
      <w:tr w:rsidR="007E4DFB" w:rsidRPr="00575A54" w14:paraId="5D9DBC2E"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74C3D97"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708B0FDE" w14:textId="77777777" w:rsidR="005F381E" w:rsidRDefault="003C3637">
            <w:pPr>
              <w:ind w:left="0"/>
              <w:rPr>
                <w:rFonts w:asciiTheme="minorHAnsi" w:hAnsiTheme="minorHAnsi"/>
                <w:color w:val="auto"/>
                <w:sz w:val="22"/>
                <w:szCs w:val="22"/>
                <w:lang w:eastAsia="en-CA"/>
              </w:rPr>
            </w:pPr>
            <w:r w:rsidRPr="003C3637">
              <w:rPr>
                <w:rFonts w:asciiTheme="minorHAnsi" w:hAnsiTheme="minorHAnsi"/>
                <w:color w:val="auto"/>
                <w:sz w:val="22"/>
                <w:szCs w:val="22"/>
                <w:lang w:eastAsia="en-CA"/>
              </w:rPr>
              <w:t xml:space="preserve">This </w:t>
            </w:r>
            <w:r>
              <w:rPr>
                <w:rFonts w:asciiTheme="minorHAnsi" w:hAnsiTheme="minorHAnsi"/>
                <w:color w:val="auto"/>
                <w:sz w:val="22"/>
                <w:szCs w:val="22"/>
                <w:lang w:eastAsia="en-CA"/>
              </w:rPr>
              <w:t>validation will be triggered if</w:t>
            </w:r>
            <w:r w:rsidR="005F381E">
              <w:rPr>
                <w:rFonts w:asciiTheme="minorHAnsi" w:hAnsiTheme="minorHAnsi"/>
                <w:color w:val="auto"/>
                <w:sz w:val="22"/>
                <w:szCs w:val="22"/>
                <w:lang w:eastAsia="en-CA"/>
              </w:rPr>
              <w:t>:</w:t>
            </w:r>
          </w:p>
          <w:p w14:paraId="2D6A2F1A" w14:textId="70E94B30" w:rsidR="007E4DFB" w:rsidRPr="00C83D1F" w:rsidRDefault="005F381E" w:rsidP="006500A6">
            <w:pPr>
              <w:ind w:left="0"/>
              <w:rPr>
                <w:rFonts w:asciiTheme="minorHAnsi" w:hAnsiTheme="minorHAnsi"/>
                <w:sz w:val="22"/>
                <w:szCs w:val="22"/>
                <w:lang w:eastAsia="en-CA"/>
              </w:rPr>
            </w:pPr>
            <w:r>
              <w:rPr>
                <w:rFonts w:asciiTheme="minorHAnsi" w:hAnsiTheme="minorHAnsi"/>
                <w:color w:val="auto"/>
                <w:sz w:val="22"/>
                <w:szCs w:val="22"/>
                <w:lang w:eastAsia="en-CA"/>
              </w:rPr>
              <w:t>A</w:t>
            </w:r>
            <w:r w:rsidR="003C3637" w:rsidRPr="003C3637">
              <w:rPr>
                <w:rFonts w:asciiTheme="minorHAnsi" w:hAnsiTheme="minorHAnsi"/>
                <w:color w:val="auto"/>
                <w:sz w:val="22"/>
                <w:szCs w:val="22"/>
                <w:lang w:eastAsia="en-CA"/>
              </w:rPr>
              <w:t xml:space="preserve"> new Member record is </w:t>
            </w:r>
            <w:r w:rsidR="006500A6">
              <w:rPr>
                <w:rFonts w:asciiTheme="minorHAnsi" w:hAnsiTheme="minorHAnsi"/>
                <w:color w:val="auto"/>
                <w:sz w:val="22"/>
                <w:szCs w:val="22"/>
                <w:lang w:eastAsia="en-CA"/>
              </w:rPr>
              <w:t xml:space="preserve">attempting to be created but </w:t>
            </w:r>
            <w:r w:rsidR="003C3637" w:rsidRPr="003C3637">
              <w:rPr>
                <w:rFonts w:asciiTheme="minorHAnsi" w:hAnsiTheme="minorHAnsi"/>
                <w:color w:val="auto"/>
                <w:sz w:val="22"/>
                <w:szCs w:val="22"/>
                <w:lang w:eastAsia="en-CA"/>
              </w:rPr>
              <w:t xml:space="preserve">the same SIN </w:t>
            </w:r>
            <w:r w:rsidR="006500A6">
              <w:rPr>
                <w:rFonts w:asciiTheme="minorHAnsi" w:hAnsiTheme="minorHAnsi"/>
                <w:color w:val="auto"/>
                <w:sz w:val="22"/>
                <w:szCs w:val="22"/>
                <w:lang w:eastAsia="en-CA"/>
              </w:rPr>
              <w:t xml:space="preserve">already exists for two or more </w:t>
            </w:r>
            <w:r w:rsidR="003C3637" w:rsidRPr="003C3637">
              <w:rPr>
                <w:rFonts w:asciiTheme="minorHAnsi" w:hAnsiTheme="minorHAnsi"/>
                <w:color w:val="auto"/>
                <w:sz w:val="22"/>
                <w:szCs w:val="22"/>
                <w:lang w:eastAsia="en-CA"/>
              </w:rPr>
              <w:t xml:space="preserve"> existing member</w:t>
            </w:r>
            <w:r w:rsidR="006500A6">
              <w:rPr>
                <w:rFonts w:asciiTheme="minorHAnsi" w:hAnsiTheme="minorHAnsi"/>
                <w:color w:val="auto"/>
                <w:sz w:val="22"/>
                <w:szCs w:val="22"/>
                <w:lang w:eastAsia="en-CA"/>
              </w:rPr>
              <w:t>s</w:t>
            </w:r>
            <w:r w:rsidR="003C3637" w:rsidRPr="003C3637">
              <w:rPr>
                <w:rFonts w:asciiTheme="minorHAnsi" w:hAnsiTheme="minorHAnsi"/>
                <w:color w:val="auto"/>
                <w:sz w:val="22"/>
                <w:szCs w:val="22"/>
                <w:lang w:eastAsia="en-CA"/>
              </w:rPr>
              <w:t>.</w:t>
            </w:r>
          </w:p>
        </w:tc>
      </w:tr>
      <w:tr w:rsidR="007E4DFB" w:rsidRPr="00A61AB1" w14:paraId="67C5F335"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491259" w14:textId="21ECBBF9"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9518773" w14:textId="77777777" w:rsidR="007E4DFB" w:rsidRDefault="007E4DFB"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7E4DFB" w:rsidRPr="00A61AB1" w14:paraId="1236B03B"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0102D71"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77AC252F"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221B73D0" w14:textId="1BD3628E" w:rsidR="007E4DFB" w:rsidRPr="00B464B9" w:rsidRDefault="0068227D" w:rsidP="00DB2576">
            <w:pPr>
              <w:spacing w:before="60" w:after="60"/>
              <w:ind w:left="0"/>
              <w:rPr>
                <w:rFonts w:asciiTheme="minorHAnsi" w:hAnsiTheme="minorHAnsi"/>
                <w:sz w:val="22"/>
                <w:szCs w:val="22"/>
                <w:lang w:eastAsia="en-CA"/>
              </w:rPr>
            </w:pPr>
            <w:r w:rsidRPr="0068227D">
              <w:rPr>
                <w:rFonts w:asciiTheme="minorHAnsi" w:hAnsiTheme="minorHAnsi"/>
                <w:sz w:val="22"/>
                <w:szCs w:val="22"/>
                <w:lang w:eastAsia="en-CA"/>
              </w:rPr>
              <w:t>Duplicate SIN. Please contact HOOPP for more information.</w:t>
            </w:r>
          </w:p>
        </w:tc>
      </w:tr>
      <w:tr w:rsidR="007E4DFB" w:rsidRPr="00A61AB1" w14:paraId="37724D0C"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7138DB7"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24308DDC"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5BEE55E" w14:textId="0DB1FADC" w:rsidR="007E4DFB" w:rsidRPr="009F4786" w:rsidRDefault="0068227D" w:rsidP="00DB2576">
            <w:pPr>
              <w:spacing w:before="60" w:after="60"/>
              <w:ind w:left="0"/>
              <w:rPr>
                <w:rFonts w:asciiTheme="minorHAnsi" w:hAnsiTheme="minorHAnsi"/>
                <w:color w:val="FF0000"/>
                <w:sz w:val="22"/>
                <w:szCs w:val="22"/>
                <w:lang w:eastAsia="en-CA"/>
              </w:rPr>
            </w:pPr>
            <w:r w:rsidRPr="0068227D">
              <w:rPr>
                <w:rFonts w:asciiTheme="minorHAnsi" w:hAnsiTheme="minorHAnsi"/>
                <w:sz w:val="22"/>
                <w:szCs w:val="22"/>
                <w:lang w:eastAsia="en-CA"/>
              </w:rPr>
              <w:t>Duplicate SIN. Please contact HOOPP for more information.</w:t>
            </w:r>
          </w:p>
        </w:tc>
      </w:tr>
      <w:tr w:rsidR="007E4DFB" w:rsidRPr="0085712F" w14:paraId="234329A9"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028F9D" w14:textId="77777777" w:rsidR="007E4DFB" w:rsidRPr="0085712F" w:rsidRDefault="007E4DFB"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84C5419" w14:textId="77777777" w:rsidR="007E4DFB" w:rsidRPr="00D55E54" w:rsidRDefault="007E4DFB"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7E4DFB" w:rsidRPr="0085712F" w14:paraId="7A8CD891"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2A2057E" w14:textId="77777777" w:rsidR="007E4DFB" w:rsidRPr="0085712F" w:rsidRDefault="007E4DFB"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7CB9AF73" w14:textId="77777777" w:rsidR="007E4DFB" w:rsidRPr="00D55E54" w:rsidRDefault="007E4DFB"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7E4DFB" w:rsidRPr="0085712F" w14:paraId="2DF3C238"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85D3461"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AAF30E5" w14:textId="45A77B25" w:rsidR="007E4DFB" w:rsidRDefault="007E4DFB" w:rsidP="00DB2576">
            <w:pPr>
              <w:pStyle w:val="NormalWeb"/>
              <w:rPr>
                <w:rFonts w:asciiTheme="minorHAnsi" w:hAnsiTheme="minorHAnsi"/>
                <w:sz w:val="22"/>
                <w:szCs w:val="22"/>
                <w:lang w:val="en-US" w:eastAsia="en-CA"/>
              </w:rPr>
            </w:pPr>
          </w:p>
        </w:tc>
      </w:tr>
      <w:tr w:rsidR="007E4DFB" w:rsidRPr="0085712F" w14:paraId="07E58E01"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B6EB016" w14:textId="77777777" w:rsidR="007E4DFB" w:rsidRDefault="007E4DFB"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06642B6" w14:textId="58477176" w:rsidR="007E4DFB" w:rsidRPr="0085712F" w:rsidRDefault="007E4DFB"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r w:rsidR="009F7BC6">
              <w:rPr>
                <w:rFonts w:asciiTheme="minorHAnsi" w:eastAsia="Times New Roman" w:hAnsiTheme="minorHAnsi" w:cs="Calibri"/>
                <w:b/>
                <w:color w:val="FFFFFF"/>
                <w:sz w:val="22"/>
                <w:szCs w:val="22"/>
                <w:lang w:eastAsia="en-CA"/>
              </w:rPr>
              <w:t>)</w:t>
            </w:r>
          </w:p>
        </w:tc>
        <w:tc>
          <w:tcPr>
            <w:tcW w:w="8448" w:type="dxa"/>
            <w:tcBorders>
              <w:top w:val="single" w:sz="4" w:space="0" w:color="auto"/>
              <w:left w:val="single" w:sz="4" w:space="0" w:color="auto"/>
              <w:bottom w:val="single" w:sz="4" w:space="0" w:color="auto"/>
              <w:right w:val="single" w:sz="4" w:space="0" w:color="auto"/>
            </w:tcBorders>
            <w:vAlign w:val="center"/>
          </w:tcPr>
          <w:p w14:paraId="69A2328D" w14:textId="77777777" w:rsidR="006500A6" w:rsidRDefault="006500A6" w:rsidP="005F381E">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20180510:</w:t>
            </w:r>
          </w:p>
          <w:p w14:paraId="7FAA5FF2" w14:textId="116B9EFA" w:rsidR="006500A6" w:rsidRPr="006500A6" w:rsidRDefault="006500A6"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Wanted to add a precision raised by MS programmer: this message can only occur when there are two or more members in the database with the same SIN as member being processed in interface file. The only way this can occur is if data was loaded in error through the back-end via SQL. As such, this validation should never be triggered.</w:t>
            </w:r>
          </w:p>
          <w:p w14:paraId="0E7A2A03" w14:textId="77777777" w:rsidR="006500A6" w:rsidRDefault="006500A6" w:rsidP="005F381E">
            <w:pPr>
              <w:spacing w:before="60" w:after="60" w:line="240" w:lineRule="auto"/>
              <w:ind w:left="0"/>
              <w:rPr>
                <w:rFonts w:asciiTheme="minorHAnsi" w:hAnsiTheme="minorHAnsi"/>
                <w:sz w:val="22"/>
                <w:szCs w:val="22"/>
                <w:lang w:val="en-US" w:eastAsia="en-CA"/>
              </w:rPr>
            </w:pPr>
          </w:p>
          <w:p w14:paraId="01742A22" w14:textId="449D678E" w:rsidR="005F381E" w:rsidRDefault="00E62A3B" w:rsidP="005F381E">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2017101</w:t>
            </w:r>
            <w:r w:rsidR="005F381E">
              <w:rPr>
                <w:rFonts w:asciiTheme="minorHAnsi" w:hAnsiTheme="minorHAnsi"/>
                <w:sz w:val="22"/>
                <w:szCs w:val="22"/>
                <w:lang w:val="en-US" w:eastAsia="en-CA"/>
              </w:rPr>
              <w:t>2:</w:t>
            </w:r>
          </w:p>
          <w:p w14:paraId="60811C10" w14:textId="77777777" w:rsidR="005F381E" w:rsidRDefault="005F381E"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Brought this validation into FO Spec following discussing with HOOPP relating to ALM 17756 / TFS </w:t>
            </w:r>
            <w:r w:rsidRPr="00EB28AE">
              <w:rPr>
                <w:rFonts w:asciiTheme="minorHAnsi" w:hAnsiTheme="minorHAnsi"/>
                <w:sz w:val="22"/>
                <w:szCs w:val="22"/>
                <w:lang w:val="en-US" w:eastAsia="en-CA"/>
              </w:rPr>
              <w:t>23656</w:t>
            </w:r>
            <w:r>
              <w:rPr>
                <w:rFonts w:asciiTheme="minorHAnsi" w:hAnsiTheme="minorHAnsi"/>
                <w:sz w:val="22"/>
                <w:szCs w:val="22"/>
                <w:lang w:val="en-US" w:eastAsia="en-CA"/>
              </w:rPr>
              <w:t xml:space="preserve"> during R14.1 preparation.</w:t>
            </w:r>
          </w:p>
          <w:p w14:paraId="5DCC765C" w14:textId="69970984" w:rsidR="007E4DFB" w:rsidRPr="007A2338" w:rsidRDefault="005F381E"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Replaces message : Please contact HOOPP for more information (one of many 9550 messages)</w:t>
            </w:r>
          </w:p>
        </w:tc>
      </w:tr>
    </w:tbl>
    <w:p w14:paraId="0C856308" w14:textId="462FC338" w:rsidR="007E4DFB" w:rsidRDefault="007E4DFB" w:rsidP="007E4DFB">
      <w:pPr>
        <w:spacing w:before="0" w:after="0" w:line="240" w:lineRule="auto"/>
        <w:ind w:left="0"/>
      </w:pPr>
    </w:p>
    <w:p w14:paraId="3AA1A744" w14:textId="77777777" w:rsidR="007E4DFB" w:rsidRDefault="007E4DFB">
      <w:pPr>
        <w:spacing w:before="0" w:after="0" w:line="240" w:lineRule="auto"/>
        <w:ind w:left="0"/>
        <w:rPr>
          <w:rFonts w:asciiTheme="minorHAnsi" w:hAnsiTheme="minorHAnsi"/>
          <w:b/>
          <w:smallCaps/>
          <w:sz w:val="28"/>
          <w:szCs w:val="28"/>
          <w:lang w:val="en-US"/>
        </w:rPr>
      </w:pPr>
      <w:r>
        <w:rPr>
          <w:sz w:val="28"/>
          <w:szCs w:val="28"/>
          <w:lang w:val="en-US"/>
        </w:rPr>
        <w:br w:type="page"/>
      </w:r>
    </w:p>
    <w:p w14:paraId="47D89302" w14:textId="56B94F96" w:rsidR="009F7BC6" w:rsidRDefault="009F7BC6" w:rsidP="009F7BC6">
      <w:pPr>
        <w:pStyle w:val="Heading3"/>
        <w:rPr>
          <w:lang w:val="en-US"/>
        </w:rPr>
      </w:pPr>
      <w:r w:rsidRPr="006B06A8">
        <w:t xml:space="preserve">Validation – </w:t>
      </w:r>
      <w:r w:rsidR="00A57D6B" w:rsidRPr="00A57D6B">
        <w:rPr>
          <w:lang w:val="en-US"/>
        </w:rPr>
        <w:t>SubStatus</w:t>
      </w:r>
      <w:r w:rsidR="00A57D6B">
        <w:rPr>
          <w:lang w:val="en-US"/>
        </w:rPr>
        <w:t xml:space="preserve"> </w:t>
      </w:r>
      <w:r w:rsidR="00A57D6B" w:rsidRPr="00A57D6B">
        <w:rPr>
          <w:lang w:val="en-US"/>
        </w:rPr>
        <w:t>Date</w:t>
      </w:r>
      <w:r w:rsidR="00A57D6B">
        <w:rPr>
          <w:lang w:val="en-US"/>
        </w:rPr>
        <w:t xml:space="preserve"> </w:t>
      </w:r>
      <w:r w:rsidR="00A57D6B" w:rsidRPr="00A57D6B">
        <w:rPr>
          <w:lang w:val="en-US"/>
        </w:rPr>
        <w:t>And</w:t>
      </w:r>
      <w:r w:rsidR="00A57D6B">
        <w:rPr>
          <w:lang w:val="en-US"/>
        </w:rPr>
        <w:t xml:space="preserve"> </w:t>
      </w:r>
      <w:r w:rsidR="00A57D6B" w:rsidRPr="00A57D6B">
        <w:rPr>
          <w:lang w:val="en-US"/>
        </w:rPr>
        <w:t>SubStatus</w:t>
      </w:r>
      <w:r w:rsidR="00A57D6B">
        <w:rPr>
          <w:lang w:val="en-US"/>
        </w:rPr>
        <w:t xml:space="preserve"> </w:t>
      </w:r>
      <w:r w:rsidR="00A57D6B" w:rsidRPr="00A57D6B">
        <w:rPr>
          <w:lang w:val="en-US"/>
        </w:rPr>
        <w:t>Code</w:t>
      </w:r>
    </w:p>
    <w:p w14:paraId="5A8C9715" w14:textId="77777777" w:rsidR="009F7BC6" w:rsidRPr="007A2338" w:rsidRDefault="009F7BC6" w:rsidP="009F7BC6">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9F7BC6" w14:paraId="06E41130"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E8CD4EC"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5BD148D6" w14:textId="61E59BCF" w:rsidR="009F7BC6" w:rsidRPr="007E257A" w:rsidRDefault="009F7BC6">
            <w:pPr>
              <w:pStyle w:val="Heading1"/>
              <w:rPr>
                <w:rFonts w:cs="Calibri"/>
                <w:color w:val="auto"/>
              </w:rPr>
            </w:pPr>
            <w:bookmarkStart w:id="784" w:name="_Toc43372962"/>
            <w:r w:rsidRPr="00BE1995">
              <w:rPr>
                <w:lang w:val="en-US"/>
              </w:rPr>
              <w:t>B</w:t>
            </w:r>
            <w:r>
              <w:rPr>
                <w:lang w:val="en-US"/>
              </w:rPr>
              <w:t>20</w:t>
            </w:r>
            <w:r w:rsidR="00A57D6B">
              <w:rPr>
                <w:lang w:val="en-US"/>
              </w:rPr>
              <w:t>5</w:t>
            </w:r>
            <w:r w:rsidRPr="00BE1995">
              <w:rPr>
                <w:lang w:val="en-US"/>
              </w:rPr>
              <w:t>_</w:t>
            </w:r>
            <w:r w:rsidR="00A57D6B" w:rsidRPr="00A57D6B">
              <w:rPr>
                <w:lang w:val="en-US"/>
              </w:rPr>
              <w:t>SubStatusDateAndSubStatusCode</w:t>
            </w:r>
            <w:bookmarkEnd w:id="784"/>
          </w:p>
        </w:tc>
      </w:tr>
      <w:tr w:rsidR="009F7BC6" w14:paraId="5E32FF18"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67410F0"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DBAB15C" w14:textId="6C04192A" w:rsidR="009F7BC6" w:rsidRDefault="004A70EC"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1070</w:t>
            </w:r>
          </w:p>
        </w:tc>
      </w:tr>
      <w:tr w:rsidR="009F7BC6" w14:paraId="311F4D0F"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5713267"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2A78ED5" w14:textId="56531E12" w:rsidR="009F7BC6" w:rsidRDefault="00EB28AE"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Standard </w:t>
            </w:r>
            <w:r w:rsidR="009F7BC6">
              <w:rPr>
                <w:rFonts w:asciiTheme="minorHAnsi" w:hAnsiTheme="minorHAnsi" w:cs="Calibri"/>
                <w:color w:val="auto"/>
                <w:sz w:val="22"/>
                <w:szCs w:val="22"/>
              </w:rPr>
              <w:t xml:space="preserve">Validation </w:t>
            </w:r>
            <w:r>
              <w:rPr>
                <w:rFonts w:asciiTheme="minorHAnsi" w:hAnsiTheme="minorHAnsi" w:cs="Calibri"/>
                <w:color w:val="auto"/>
                <w:sz w:val="22"/>
                <w:szCs w:val="22"/>
              </w:rPr>
              <w:t>M</w:t>
            </w:r>
            <w:r w:rsidR="009F7BC6">
              <w:rPr>
                <w:rFonts w:asciiTheme="minorHAnsi" w:hAnsiTheme="minorHAnsi" w:cs="Calibri"/>
                <w:color w:val="auto"/>
                <w:sz w:val="22"/>
                <w:szCs w:val="22"/>
              </w:rPr>
              <w:t>odule</w:t>
            </w:r>
          </w:p>
        </w:tc>
      </w:tr>
      <w:tr w:rsidR="009F7BC6" w14:paraId="2ADE8D5F"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DBFD76"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A975682" w14:textId="77777777" w:rsidR="009F7BC6" w:rsidRDefault="009F7BC6"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9F7BC6" w14:paraId="17C69386"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6E24EAD"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2F12288" w14:textId="25074CA7" w:rsidR="009F7BC6" w:rsidRPr="007E257A" w:rsidRDefault="007B0E80">
            <w:pPr>
              <w:spacing w:before="60" w:after="60" w:line="240" w:lineRule="auto"/>
              <w:ind w:left="0"/>
              <w:rPr>
                <w:rFonts w:asciiTheme="minorHAnsi" w:hAnsiTheme="minorHAnsi" w:cs="Calibri"/>
                <w:color w:val="auto"/>
                <w:sz w:val="22"/>
                <w:szCs w:val="22"/>
              </w:rPr>
            </w:pPr>
            <w:r w:rsidRPr="007B0E80">
              <w:rPr>
                <w:rFonts w:asciiTheme="minorHAnsi" w:hAnsiTheme="minorHAnsi" w:cs="Calibri"/>
                <w:color w:val="auto"/>
                <w:sz w:val="22"/>
                <w:szCs w:val="22"/>
              </w:rPr>
              <w:t>Enrolments</w:t>
            </w:r>
            <w:r>
              <w:rPr>
                <w:rFonts w:asciiTheme="minorHAnsi" w:hAnsiTheme="minorHAnsi" w:cs="Calibri"/>
                <w:color w:val="auto"/>
                <w:sz w:val="22"/>
                <w:szCs w:val="22"/>
              </w:rPr>
              <w:t xml:space="preserve">, </w:t>
            </w:r>
            <w:r w:rsidRPr="007B0E80">
              <w:rPr>
                <w:rFonts w:asciiTheme="minorHAnsi" w:hAnsiTheme="minorHAnsi" w:cs="Calibri"/>
                <w:color w:val="auto"/>
                <w:sz w:val="22"/>
                <w:szCs w:val="22"/>
              </w:rPr>
              <w:t>Events</w:t>
            </w:r>
            <w:r>
              <w:rPr>
                <w:rFonts w:asciiTheme="minorHAnsi" w:hAnsiTheme="minorHAnsi" w:cs="Calibri"/>
                <w:color w:val="auto"/>
                <w:sz w:val="22"/>
                <w:szCs w:val="22"/>
              </w:rPr>
              <w:t xml:space="preserve">, </w:t>
            </w:r>
            <w:r w:rsidRPr="007B0E80">
              <w:rPr>
                <w:rFonts w:asciiTheme="minorHAnsi" w:hAnsiTheme="minorHAnsi" w:cs="Calibri"/>
                <w:color w:val="auto"/>
                <w:sz w:val="22"/>
                <w:szCs w:val="22"/>
              </w:rPr>
              <w:t>Retirement Notice</w:t>
            </w:r>
          </w:p>
        </w:tc>
      </w:tr>
      <w:tr w:rsidR="009F7BC6" w14:paraId="1CB9292B"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8164689"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499CBADA" w14:textId="77777777" w:rsidR="009F7BC6" w:rsidRPr="00B464B9" w:rsidRDefault="009F7BC6" w:rsidP="00DB2576">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9F7BC6" w14:paraId="065887D9"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66D26A6"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470617C" w14:textId="77777777" w:rsidR="009F7BC6" w:rsidRPr="00B464B9" w:rsidRDefault="009F7BC6" w:rsidP="00DB2576">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9F7BC6" w:rsidRPr="00A61AB1" w14:paraId="3D8C4F89"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605359"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36A23B2"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9E83D80" w14:textId="30C9F1D1" w:rsidR="009F7BC6" w:rsidRPr="007A2338" w:rsidRDefault="00D2337C" w:rsidP="00DB2576">
            <w:pPr>
              <w:ind w:left="0"/>
              <w:rPr>
                <w:rFonts w:asciiTheme="minorHAnsi" w:hAnsiTheme="minorHAnsi"/>
                <w:sz w:val="22"/>
                <w:szCs w:val="22"/>
                <w:lang w:eastAsia="en-CA"/>
              </w:rPr>
            </w:pPr>
            <w:r>
              <w:rPr>
                <w:rFonts w:asciiTheme="minorHAnsi" w:hAnsiTheme="minorHAnsi"/>
                <w:sz w:val="22"/>
                <w:szCs w:val="22"/>
                <w:lang w:eastAsia="en-CA"/>
              </w:rPr>
              <w:t>The validation rejects all information on the member when there is an inconsistency between substatus date and substatus code</w:t>
            </w:r>
          </w:p>
        </w:tc>
      </w:tr>
      <w:tr w:rsidR="009F7BC6" w:rsidRPr="00575A54" w14:paraId="004D6C05"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AD41429"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43B9E54D" w14:textId="77777777" w:rsidR="00B547C2" w:rsidRPr="00B547C2" w:rsidRDefault="00B547C2" w:rsidP="00B547C2">
            <w:pPr>
              <w:ind w:left="0"/>
              <w:rPr>
                <w:rFonts w:asciiTheme="minorHAnsi" w:hAnsiTheme="minorHAnsi"/>
                <w:color w:val="auto"/>
                <w:sz w:val="22"/>
                <w:szCs w:val="22"/>
                <w:lang w:eastAsia="en-CA"/>
              </w:rPr>
            </w:pPr>
            <w:r w:rsidRPr="00B547C2">
              <w:rPr>
                <w:rFonts w:asciiTheme="minorHAnsi" w:hAnsiTheme="minorHAnsi"/>
                <w:color w:val="auto"/>
                <w:sz w:val="22"/>
                <w:szCs w:val="22"/>
                <w:lang w:eastAsia="en-CA"/>
              </w:rPr>
              <w:t>This validation will be triggered if a Membership Status record is on file and data is coded as follows:</w:t>
            </w:r>
          </w:p>
          <w:p w14:paraId="4F4F1F4A" w14:textId="46D28E5C" w:rsidR="00B547C2" w:rsidRPr="00B547C2" w:rsidRDefault="00B547C2" w:rsidP="00B547C2">
            <w:pPr>
              <w:ind w:left="0"/>
              <w:rPr>
                <w:rFonts w:asciiTheme="minorHAnsi" w:hAnsiTheme="minorHAnsi"/>
                <w:color w:val="auto"/>
                <w:sz w:val="22"/>
                <w:szCs w:val="22"/>
                <w:lang w:eastAsia="en-CA"/>
              </w:rPr>
            </w:pPr>
            <w:r w:rsidRPr="00B547C2">
              <w:rPr>
                <w:rFonts w:asciiTheme="minorHAnsi" w:hAnsiTheme="minorHAnsi"/>
                <w:color w:val="auto"/>
                <w:sz w:val="22"/>
                <w:szCs w:val="22"/>
                <w:lang w:eastAsia="en-CA"/>
              </w:rPr>
              <w:t xml:space="preserve">     </w:t>
            </w:r>
            <w:r w:rsidR="00656F24">
              <w:rPr>
                <w:rFonts w:asciiTheme="minorHAnsi" w:hAnsiTheme="minorHAnsi"/>
                <w:color w:val="auto"/>
                <w:sz w:val="22"/>
                <w:szCs w:val="22"/>
                <w:lang w:eastAsia="en-CA"/>
              </w:rPr>
              <w:t>{</w:t>
            </w:r>
            <w:r w:rsidRPr="00B547C2">
              <w:rPr>
                <w:rFonts w:asciiTheme="minorHAnsi" w:hAnsiTheme="minorHAnsi"/>
                <w:color w:val="auto"/>
                <w:sz w:val="22"/>
                <w:szCs w:val="22"/>
                <w:lang w:eastAsia="en-CA"/>
              </w:rPr>
              <w:t>Membership Sub-Status is not null</w:t>
            </w:r>
          </w:p>
          <w:p w14:paraId="29702C88" w14:textId="77777777" w:rsidR="00B547C2" w:rsidRPr="00B547C2" w:rsidRDefault="00B547C2" w:rsidP="00B547C2">
            <w:pPr>
              <w:ind w:left="0"/>
              <w:rPr>
                <w:rFonts w:asciiTheme="minorHAnsi" w:hAnsiTheme="minorHAnsi"/>
                <w:color w:val="auto"/>
                <w:sz w:val="22"/>
                <w:szCs w:val="22"/>
                <w:lang w:eastAsia="en-CA"/>
              </w:rPr>
            </w:pPr>
            <w:r w:rsidRPr="00B547C2">
              <w:rPr>
                <w:rFonts w:asciiTheme="minorHAnsi" w:hAnsiTheme="minorHAnsi"/>
                <w:color w:val="auto"/>
                <w:sz w:val="22"/>
                <w:szCs w:val="22"/>
                <w:lang w:eastAsia="en-CA"/>
              </w:rPr>
              <w:t xml:space="preserve">     and </w:t>
            </w:r>
          </w:p>
          <w:p w14:paraId="4F691E4B" w14:textId="68AD4A8B" w:rsidR="00B547C2" w:rsidRPr="00B547C2" w:rsidRDefault="00B547C2" w:rsidP="00B547C2">
            <w:pPr>
              <w:ind w:left="0"/>
              <w:rPr>
                <w:rFonts w:asciiTheme="minorHAnsi" w:hAnsiTheme="minorHAnsi"/>
                <w:color w:val="auto"/>
                <w:sz w:val="22"/>
                <w:szCs w:val="22"/>
                <w:lang w:eastAsia="en-CA"/>
              </w:rPr>
            </w:pPr>
            <w:r w:rsidRPr="00B547C2">
              <w:rPr>
                <w:rFonts w:asciiTheme="minorHAnsi" w:hAnsiTheme="minorHAnsi"/>
                <w:color w:val="auto"/>
                <w:sz w:val="22"/>
                <w:szCs w:val="22"/>
                <w:lang w:eastAsia="en-CA"/>
              </w:rPr>
              <w:t xml:space="preserve">     Membership Sub-Status Effective Date is null</w:t>
            </w:r>
            <w:r w:rsidR="00656F24">
              <w:rPr>
                <w:rFonts w:asciiTheme="minorHAnsi" w:hAnsiTheme="minorHAnsi"/>
                <w:color w:val="auto"/>
                <w:sz w:val="22"/>
                <w:szCs w:val="22"/>
                <w:lang w:eastAsia="en-CA"/>
              </w:rPr>
              <w:t>}</w:t>
            </w:r>
          </w:p>
          <w:p w14:paraId="50310D55" w14:textId="77777777" w:rsidR="00656F24" w:rsidRDefault="00656F24" w:rsidP="00B547C2">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     </w:t>
            </w:r>
            <w:r w:rsidR="00B547C2" w:rsidRPr="00B547C2">
              <w:rPr>
                <w:rFonts w:asciiTheme="minorHAnsi" w:hAnsiTheme="minorHAnsi"/>
                <w:color w:val="auto"/>
                <w:sz w:val="22"/>
                <w:szCs w:val="22"/>
                <w:lang w:eastAsia="en-CA"/>
              </w:rPr>
              <w:t>Or</w:t>
            </w:r>
          </w:p>
          <w:p w14:paraId="1A9C9C42" w14:textId="1E7EF7A9" w:rsidR="00B547C2" w:rsidRPr="00B547C2" w:rsidRDefault="00B547C2" w:rsidP="00B547C2">
            <w:pPr>
              <w:ind w:left="0"/>
              <w:rPr>
                <w:rFonts w:asciiTheme="minorHAnsi" w:hAnsiTheme="minorHAnsi"/>
                <w:color w:val="auto"/>
                <w:sz w:val="22"/>
                <w:szCs w:val="22"/>
                <w:lang w:eastAsia="en-CA"/>
              </w:rPr>
            </w:pPr>
            <w:r w:rsidRPr="00B547C2">
              <w:rPr>
                <w:rFonts w:asciiTheme="minorHAnsi" w:hAnsiTheme="minorHAnsi"/>
                <w:color w:val="auto"/>
                <w:sz w:val="22"/>
                <w:szCs w:val="22"/>
                <w:lang w:eastAsia="en-CA"/>
              </w:rPr>
              <w:t xml:space="preserve">     </w:t>
            </w:r>
            <w:r w:rsidR="00656F24">
              <w:rPr>
                <w:rFonts w:asciiTheme="minorHAnsi" w:hAnsiTheme="minorHAnsi"/>
                <w:color w:val="auto"/>
                <w:sz w:val="22"/>
                <w:szCs w:val="22"/>
                <w:lang w:eastAsia="en-CA"/>
              </w:rPr>
              <w:t>{</w:t>
            </w:r>
            <w:r w:rsidRPr="00B547C2">
              <w:rPr>
                <w:rFonts w:asciiTheme="minorHAnsi" w:hAnsiTheme="minorHAnsi"/>
                <w:color w:val="auto"/>
                <w:sz w:val="22"/>
                <w:szCs w:val="22"/>
                <w:lang w:eastAsia="en-CA"/>
              </w:rPr>
              <w:t>Membership Sub-Status is null</w:t>
            </w:r>
          </w:p>
          <w:p w14:paraId="0523567D" w14:textId="77777777" w:rsidR="00B547C2" w:rsidRPr="00B547C2" w:rsidRDefault="00B547C2" w:rsidP="00B547C2">
            <w:pPr>
              <w:ind w:left="0"/>
              <w:rPr>
                <w:rFonts w:asciiTheme="minorHAnsi" w:hAnsiTheme="minorHAnsi"/>
                <w:color w:val="auto"/>
                <w:sz w:val="22"/>
                <w:szCs w:val="22"/>
                <w:lang w:eastAsia="en-CA"/>
              </w:rPr>
            </w:pPr>
            <w:r w:rsidRPr="00B547C2">
              <w:rPr>
                <w:rFonts w:asciiTheme="minorHAnsi" w:hAnsiTheme="minorHAnsi"/>
                <w:color w:val="auto"/>
                <w:sz w:val="22"/>
                <w:szCs w:val="22"/>
                <w:lang w:eastAsia="en-CA"/>
              </w:rPr>
              <w:t xml:space="preserve">     and</w:t>
            </w:r>
          </w:p>
          <w:p w14:paraId="37B9A9F7" w14:textId="18B302B9" w:rsidR="00B547C2" w:rsidRPr="00B547C2" w:rsidRDefault="00B547C2" w:rsidP="00B547C2">
            <w:pPr>
              <w:ind w:left="0"/>
              <w:rPr>
                <w:rFonts w:asciiTheme="minorHAnsi" w:hAnsiTheme="minorHAnsi"/>
                <w:color w:val="auto"/>
                <w:sz w:val="22"/>
                <w:szCs w:val="22"/>
                <w:lang w:eastAsia="en-CA"/>
              </w:rPr>
            </w:pPr>
            <w:r w:rsidRPr="00B547C2">
              <w:rPr>
                <w:rFonts w:asciiTheme="minorHAnsi" w:hAnsiTheme="minorHAnsi"/>
                <w:color w:val="auto"/>
                <w:sz w:val="22"/>
                <w:szCs w:val="22"/>
                <w:lang w:eastAsia="en-CA"/>
              </w:rPr>
              <w:t xml:space="preserve">     Membership Sub-Status Effective Date is not null</w:t>
            </w:r>
            <w:r w:rsidR="00656F24">
              <w:rPr>
                <w:rFonts w:asciiTheme="minorHAnsi" w:hAnsiTheme="minorHAnsi"/>
                <w:color w:val="auto"/>
                <w:sz w:val="22"/>
                <w:szCs w:val="22"/>
                <w:lang w:eastAsia="en-CA"/>
              </w:rPr>
              <w:t>}</w:t>
            </w:r>
          </w:p>
          <w:p w14:paraId="4516371F" w14:textId="267C337F" w:rsidR="009F7BC6" w:rsidRPr="00C83D1F" w:rsidRDefault="009F7BC6" w:rsidP="00B547C2">
            <w:pPr>
              <w:ind w:left="0"/>
              <w:rPr>
                <w:rFonts w:asciiTheme="minorHAnsi" w:hAnsiTheme="minorHAnsi"/>
                <w:sz w:val="22"/>
                <w:szCs w:val="22"/>
                <w:lang w:eastAsia="en-CA"/>
              </w:rPr>
            </w:pPr>
          </w:p>
        </w:tc>
      </w:tr>
      <w:tr w:rsidR="009F7BC6" w:rsidRPr="00A61AB1" w14:paraId="4E781660"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35A16E"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57ED9D8" w14:textId="77777777" w:rsidR="009F7BC6" w:rsidRDefault="009F7BC6"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9F7BC6" w:rsidRPr="00A61AB1" w14:paraId="591D8095"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FFF31B8"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2C235FAC"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641A1ED3" w14:textId="70EDB6D0" w:rsidR="009F7BC6" w:rsidRPr="00B464B9" w:rsidRDefault="00792B82" w:rsidP="00DB2576">
            <w:pPr>
              <w:spacing w:before="60" w:after="60"/>
              <w:ind w:left="0"/>
              <w:rPr>
                <w:rFonts w:asciiTheme="minorHAnsi" w:hAnsiTheme="minorHAnsi"/>
                <w:sz w:val="22"/>
                <w:szCs w:val="22"/>
                <w:lang w:eastAsia="en-CA"/>
              </w:rPr>
            </w:pPr>
            <w:r w:rsidRPr="00792B82">
              <w:rPr>
                <w:rFonts w:asciiTheme="minorHAnsi" w:hAnsiTheme="minorHAnsi"/>
                <w:sz w:val="22"/>
                <w:szCs w:val="22"/>
                <w:lang w:eastAsia="en-CA"/>
              </w:rPr>
              <w:t>There is an issue regarding the membership sub-status for this member. Please contact HOOPP for more information.</w:t>
            </w:r>
          </w:p>
        </w:tc>
      </w:tr>
      <w:tr w:rsidR="009F7BC6" w:rsidRPr="00A61AB1" w14:paraId="58F1EE88"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BDABE9A"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71CEF80D"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C0F1052" w14:textId="138F551B" w:rsidR="009F7BC6" w:rsidRPr="009F4786" w:rsidRDefault="00792B82" w:rsidP="00DB2576">
            <w:pPr>
              <w:spacing w:before="60" w:after="60"/>
              <w:ind w:left="0"/>
              <w:rPr>
                <w:rFonts w:asciiTheme="minorHAnsi" w:hAnsiTheme="minorHAnsi"/>
                <w:color w:val="FF0000"/>
                <w:sz w:val="22"/>
                <w:szCs w:val="22"/>
                <w:lang w:eastAsia="en-CA"/>
              </w:rPr>
            </w:pPr>
            <w:r w:rsidRPr="00792B82">
              <w:rPr>
                <w:rFonts w:asciiTheme="minorHAnsi" w:hAnsiTheme="minorHAnsi"/>
                <w:sz w:val="22"/>
                <w:szCs w:val="22"/>
                <w:lang w:eastAsia="en-CA"/>
              </w:rPr>
              <w:t>There is an issue regarding the membership sub-status for this member. Please contact HOOPP for more information.</w:t>
            </w:r>
          </w:p>
        </w:tc>
      </w:tr>
      <w:tr w:rsidR="009F7BC6" w:rsidRPr="0085712F" w14:paraId="12AA77F6"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458C1F4" w14:textId="77777777" w:rsidR="009F7BC6" w:rsidRPr="0085712F" w:rsidRDefault="009F7BC6"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C1592B7" w14:textId="77777777" w:rsidR="009F7BC6" w:rsidRPr="00D55E54" w:rsidRDefault="009F7BC6"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9F7BC6" w:rsidRPr="0085712F" w14:paraId="1E889878"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0C8C70C" w14:textId="77777777" w:rsidR="009F7BC6" w:rsidRPr="0085712F" w:rsidRDefault="009F7BC6"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2188F76B" w14:textId="77777777" w:rsidR="009F7BC6" w:rsidRPr="00D55E54" w:rsidRDefault="009F7BC6"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9F7BC6" w:rsidRPr="0085712F" w14:paraId="48329209"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94DE9D7"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D10CA6D" w14:textId="452C1614" w:rsidR="009F7BC6" w:rsidRDefault="009F7BC6" w:rsidP="00DB2576">
            <w:pPr>
              <w:pStyle w:val="NormalWeb"/>
              <w:rPr>
                <w:rFonts w:asciiTheme="minorHAnsi" w:hAnsiTheme="minorHAnsi"/>
                <w:sz w:val="22"/>
                <w:szCs w:val="22"/>
                <w:lang w:val="en-US" w:eastAsia="en-CA"/>
              </w:rPr>
            </w:pPr>
          </w:p>
        </w:tc>
      </w:tr>
      <w:tr w:rsidR="009F7BC6" w:rsidRPr="0085712F" w14:paraId="644CF104"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194653" w14:textId="77777777" w:rsidR="009F7BC6" w:rsidRDefault="009F7BC6"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7FABBCEF" w14:textId="1E10EDA5" w:rsidR="009F7BC6" w:rsidRPr="0085712F" w:rsidRDefault="009F7BC6"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r w:rsidR="00084444">
              <w:rPr>
                <w:rFonts w:asciiTheme="minorHAnsi" w:eastAsia="Times New Roman" w:hAnsiTheme="minorHAnsi" w:cs="Calibri"/>
                <w:b/>
                <w:color w:val="FFFFFF"/>
                <w:sz w:val="22"/>
                <w:szCs w:val="22"/>
                <w:lang w:eastAsia="en-CA"/>
              </w:rPr>
              <w:t>)</w:t>
            </w:r>
          </w:p>
        </w:tc>
        <w:tc>
          <w:tcPr>
            <w:tcW w:w="8448" w:type="dxa"/>
            <w:tcBorders>
              <w:top w:val="single" w:sz="4" w:space="0" w:color="auto"/>
              <w:left w:val="single" w:sz="4" w:space="0" w:color="auto"/>
              <w:bottom w:val="single" w:sz="4" w:space="0" w:color="auto"/>
              <w:right w:val="single" w:sz="4" w:space="0" w:color="auto"/>
            </w:tcBorders>
            <w:vAlign w:val="center"/>
          </w:tcPr>
          <w:p w14:paraId="753AD426" w14:textId="6EBA327D" w:rsidR="00EB28AE" w:rsidRDefault="00E62A3B" w:rsidP="00EB28AE">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2017101</w:t>
            </w:r>
            <w:r w:rsidR="00EB28AE">
              <w:rPr>
                <w:rFonts w:asciiTheme="minorHAnsi" w:hAnsiTheme="minorHAnsi"/>
                <w:sz w:val="22"/>
                <w:szCs w:val="22"/>
                <w:lang w:val="en-US" w:eastAsia="en-CA"/>
              </w:rPr>
              <w:t>2:</w:t>
            </w:r>
          </w:p>
          <w:p w14:paraId="6CE9BB1A" w14:textId="77777777" w:rsidR="00EB28AE" w:rsidRDefault="00EB28AE"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Brought this validation into FO Spec following discussing with HOOPP relating to ALM 17756 / TFS </w:t>
            </w:r>
            <w:r w:rsidRPr="00EB28AE">
              <w:rPr>
                <w:rFonts w:asciiTheme="minorHAnsi" w:hAnsiTheme="minorHAnsi"/>
                <w:sz w:val="22"/>
                <w:szCs w:val="22"/>
                <w:lang w:val="en-US" w:eastAsia="en-CA"/>
              </w:rPr>
              <w:t>23656</w:t>
            </w:r>
            <w:r>
              <w:rPr>
                <w:rFonts w:asciiTheme="minorHAnsi" w:hAnsiTheme="minorHAnsi"/>
                <w:sz w:val="22"/>
                <w:szCs w:val="22"/>
                <w:lang w:val="en-US" w:eastAsia="en-CA"/>
              </w:rPr>
              <w:t xml:space="preserve"> during R14.1 preparation.</w:t>
            </w:r>
          </w:p>
          <w:p w14:paraId="0527D617" w14:textId="5A1E7317" w:rsidR="009F7BC6" w:rsidRPr="007A2338" w:rsidRDefault="00EB28AE"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Replaces message : Please contact HOOPP for more information (one of many 9550 messages)</w:t>
            </w:r>
          </w:p>
        </w:tc>
      </w:tr>
    </w:tbl>
    <w:p w14:paraId="76C71D49" w14:textId="77777777" w:rsidR="009F7BC6" w:rsidRDefault="009F7BC6" w:rsidP="009F7BC6">
      <w:pPr>
        <w:spacing w:before="0" w:after="0" w:line="240" w:lineRule="auto"/>
        <w:ind w:left="0"/>
      </w:pPr>
    </w:p>
    <w:p w14:paraId="4FBB7CDE" w14:textId="556279C8" w:rsidR="009F7BC6" w:rsidRDefault="009F7BC6" w:rsidP="009F7BC6">
      <w:pPr>
        <w:spacing w:before="0" w:after="0" w:line="240" w:lineRule="auto"/>
        <w:ind w:left="0"/>
        <w:rPr>
          <w:rFonts w:asciiTheme="minorHAnsi" w:hAnsiTheme="minorHAnsi"/>
          <w:b/>
          <w:smallCaps/>
          <w:sz w:val="28"/>
          <w:szCs w:val="28"/>
          <w:lang w:val="en-US"/>
        </w:rPr>
      </w:pPr>
    </w:p>
    <w:p w14:paraId="1FC1468C" w14:textId="4BC7B2BD" w:rsidR="00712C2F" w:rsidRDefault="00712C2F" w:rsidP="00712C2F">
      <w:pPr>
        <w:pStyle w:val="Heading3"/>
        <w:rPr>
          <w:lang w:val="en-US"/>
        </w:rPr>
      </w:pPr>
      <w:r w:rsidRPr="006B06A8">
        <w:t xml:space="preserve">Validation – </w:t>
      </w:r>
      <w:r w:rsidRPr="00712C2F">
        <w:rPr>
          <w:lang w:val="en-US"/>
        </w:rPr>
        <w:t>Unicity</w:t>
      </w:r>
      <w:r w:rsidR="00501C29">
        <w:rPr>
          <w:lang w:val="en-US"/>
        </w:rPr>
        <w:t xml:space="preserve"> of </w:t>
      </w:r>
      <w:r w:rsidRPr="00712C2F">
        <w:rPr>
          <w:lang w:val="en-US"/>
        </w:rPr>
        <w:t>Status</w:t>
      </w:r>
      <w:r w:rsidR="00501C29">
        <w:rPr>
          <w:lang w:val="en-US"/>
        </w:rPr>
        <w:t xml:space="preserve"> Effecti</w:t>
      </w:r>
      <w:r w:rsidRPr="00712C2F">
        <w:rPr>
          <w:lang w:val="en-US"/>
        </w:rPr>
        <w:t>ve</w:t>
      </w:r>
      <w:r w:rsidR="00501C29">
        <w:rPr>
          <w:lang w:val="en-US"/>
        </w:rPr>
        <w:t xml:space="preserve"> </w:t>
      </w:r>
      <w:r w:rsidRPr="00712C2F">
        <w:rPr>
          <w:lang w:val="en-US"/>
        </w:rPr>
        <w:t>Date</w:t>
      </w:r>
    </w:p>
    <w:p w14:paraId="54BC3955" w14:textId="77777777" w:rsidR="00712C2F" w:rsidRPr="007A2338" w:rsidRDefault="00712C2F" w:rsidP="00712C2F">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712C2F" w14:paraId="533C37C0"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F04EDD"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450E5E15" w14:textId="2B7C6E77" w:rsidR="00712C2F" w:rsidRPr="007E257A" w:rsidRDefault="00712C2F">
            <w:pPr>
              <w:pStyle w:val="Heading1"/>
              <w:rPr>
                <w:rFonts w:cs="Calibri"/>
                <w:color w:val="auto"/>
              </w:rPr>
            </w:pPr>
            <w:bookmarkStart w:id="785" w:name="_Toc43372963"/>
            <w:r w:rsidRPr="00BE1995">
              <w:rPr>
                <w:lang w:val="en-US"/>
              </w:rPr>
              <w:t>B</w:t>
            </w:r>
            <w:r>
              <w:rPr>
                <w:lang w:val="en-US"/>
              </w:rPr>
              <w:t>206</w:t>
            </w:r>
            <w:r w:rsidRPr="00BE1995">
              <w:rPr>
                <w:lang w:val="en-US"/>
              </w:rPr>
              <w:t>_</w:t>
            </w:r>
            <w:r w:rsidRPr="00712C2F">
              <w:rPr>
                <w:lang w:val="en-US"/>
              </w:rPr>
              <w:t>UnicityStatusDeleteEffectiveDate</w:t>
            </w:r>
            <w:bookmarkEnd w:id="785"/>
          </w:p>
        </w:tc>
      </w:tr>
      <w:tr w:rsidR="00712C2F" w14:paraId="1A44286C"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8339EB6"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F5C7D69" w14:textId="7C6A9028" w:rsidR="00712C2F" w:rsidRDefault="00751CD8"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619</w:t>
            </w:r>
          </w:p>
        </w:tc>
      </w:tr>
      <w:tr w:rsidR="00712C2F" w14:paraId="124356A8"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CF73B4"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08968A46" w14:textId="44C6A6DA" w:rsidR="00712C2F" w:rsidRDefault="00EB28AE"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 xml:space="preserve">Standard </w:t>
            </w:r>
            <w:r w:rsidR="00712C2F">
              <w:rPr>
                <w:rFonts w:asciiTheme="minorHAnsi" w:hAnsiTheme="minorHAnsi" w:cs="Calibri"/>
                <w:color w:val="auto"/>
                <w:sz w:val="22"/>
                <w:szCs w:val="22"/>
              </w:rPr>
              <w:t xml:space="preserve">Validation </w:t>
            </w:r>
            <w:r>
              <w:rPr>
                <w:rFonts w:asciiTheme="minorHAnsi" w:hAnsiTheme="minorHAnsi" w:cs="Calibri"/>
                <w:color w:val="auto"/>
                <w:sz w:val="22"/>
                <w:szCs w:val="22"/>
              </w:rPr>
              <w:t>M</w:t>
            </w:r>
            <w:r w:rsidR="00712C2F">
              <w:rPr>
                <w:rFonts w:asciiTheme="minorHAnsi" w:hAnsiTheme="minorHAnsi" w:cs="Calibri"/>
                <w:color w:val="auto"/>
                <w:sz w:val="22"/>
                <w:szCs w:val="22"/>
              </w:rPr>
              <w:t>odule</w:t>
            </w:r>
          </w:p>
        </w:tc>
      </w:tr>
      <w:tr w:rsidR="00712C2F" w14:paraId="2462C446"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C60197D"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DBE9B90" w14:textId="77777777" w:rsidR="00712C2F" w:rsidRDefault="00712C2F"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712C2F" w14:paraId="245828A0"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C10668D"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C3B271C" w14:textId="77777777" w:rsidR="00712C2F" w:rsidRPr="007E257A" w:rsidRDefault="00712C2F" w:rsidP="00DB2576">
            <w:pPr>
              <w:spacing w:before="60" w:after="60" w:line="240" w:lineRule="auto"/>
              <w:ind w:left="0"/>
              <w:rPr>
                <w:rFonts w:asciiTheme="minorHAnsi" w:hAnsiTheme="minorHAnsi" w:cs="Calibri"/>
                <w:color w:val="auto"/>
                <w:sz w:val="22"/>
                <w:szCs w:val="22"/>
              </w:rPr>
            </w:pPr>
            <w:r w:rsidRPr="007B0E80">
              <w:rPr>
                <w:rFonts w:asciiTheme="minorHAnsi" w:hAnsiTheme="minorHAnsi" w:cs="Calibri"/>
                <w:color w:val="auto"/>
                <w:sz w:val="22"/>
                <w:szCs w:val="22"/>
              </w:rPr>
              <w:t>Enrolments</w:t>
            </w:r>
            <w:r>
              <w:rPr>
                <w:rFonts w:asciiTheme="minorHAnsi" w:hAnsiTheme="minorHAnsi" w:cs="Calibri"/>
                <w:color w:val="auto"/>
                <w:sz w:val="22"/>
                <w:szCs w:val="22"/>
              </w:rPr>
              <w:t xml:space="preserve">, </w:t>
            </w:r>
            <w:r w:rsidRPr="007B0E80">
              <w:rPr>
                <w:rFonts w:asciiTheme="minorHAnsi" w:hAnsiTheme="minorHAnsi" w:cs="Calibri"/>
                <w:color w:val="auto"/>
                <w:sz w:val="22"/>
                <w:szCs w:val="22"/>
              </w:rPr>
              <w:t>Events</w:t>
            </w:r>
            <w:r>
              <w:rPr>
                <w:rFonts w:asciiTheme="minorHAnsi" w:hAnsiTheme="minorHAnsi" w:cs="Calibri"/>
                <w:color w:val="auto"/>
                <w:sz w:val="22"/>
                <w:szCs w:val="22"/>
              </w:rPr>
              <w:t xml:space="preserve">, </w:t>
            </w:r>
            <w:r w:rsidRPr="007B0E80">
              <w:rPr>
                <w:rFonts w:asciiTheme="minorHAnsi" w:hAnsiTheme="minorHAnsi" w:cs="Calibri"/>
                <w:color w:val="auto"/>
                <w:sz w:val="22"/>
                <w:szCs w:val="22"/>
              </w:rPr>
              <w:t>Retirement Notice</w:t>
            </w:r>
          </w:p>
        </w:tc>
      </w:tr>
      <w:tr w:rsidR="00712C2F" w14:paraId="791D7FB9"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51B5897"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5228A38" w14:textId="77777777" w:rsidR="00712C2F" w:rsidRPr="00B464B9" w:rsidRDefault="00712C2F" w:rsidP="00DB2576">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712C2F" w14:paraId="0E2499D5"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BB9E64C"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5C4E8D2" w14:textId="77777777" w:rsidR="00712C2F" w:rsidRPr="00B464B9" w:rsidRDefault="00712C2F" w:rsidP="00DB2576">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712C2F" w:rsidRPr="00A61AB1" w14:paraId="38560D2A"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2E362E"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0E14638"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D4FC56F" w14:textId="00EDF30C" w:rsidR="00712C2F" w:rsidRPr="007A2338" w:rsidRDefault="00712C2F">
            <w:pPr>
              <w:ind w:left="0"/>
              <w:rPr>
                <w:rFonts w:asciiTheme="minorHAnsi" w:hAnsiTheme="minorHAnsi"/>
                <w:sz w:val="22"/>
                <w:szCs w:val="22"/>
                <w:lang w:eastAsia="en-CA"/>
              </w:rPr>
            </w:pPr>
            <w:r>
              <w:rPr>
                <w:rFonts w:asciiTheme="minorHAnsi" w:hAnsiTheme="minorHAnsi"/>
                <w:sz w:val="22"/>
                <w:szCs w:val="22"/>
                <w:lang w:eastAsia="en-CA"/>
              </w:rPr>
              <w:t xml:space="preserve">The validation rejects all information on the member when </w:t>
            </w:r>
            <w:r w:rsidR="00F45766">
              <w:rPr>
                <w:rFonts w:asciiTheme="minorHAnsi" w:hAnsiTheme="minorHAnsi"/>
                <w:sz w:val="22"/>
                <w:szCs w:val="22"/>
                <w:lang w:eastAsia="en-CA"/>
              </w:rPr>
              <w:t>a new membership status is passed having the same date as an existing membership status of the member in the database</w:t>
            </w:r>
          </w:p>
        </w:tc>
      </w:tr>
      <w:tr w:rsidR="00712C2F" w:rsidRPr="00575A54" w14:paraId="11939CF4"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843D5EE"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20ADCB6" w14:textId="77777777" w:rsidR="00EB28AE" w:rsidRDefault="00CA5776">
            <w:pPr>
              <w:ind w:left="0"/>
              <w:rPr>
                <w:rFonts w:asciiTheme="minorHAnsi" w:hAnsiTheme="minorHAnsi"/>
                <w:color w:val="auto"/>
                <w:sz w:val="22"/>
                <w:szCs w:val="22"/>
                <w:lang w:eastAsia="en-CA"/>
              </w:rPr>
            </w:pPr>
            <w:r w:rsidRPr="00CA5776">
              <w:rPr>
                <w:rFonts w:asciiTheme="minorHAnsi" w:hAnsiTheme="minorHAnsi"/>
                <w:color w:val="auto"/>
                <w:sz w:val="22"/>
                <w:szCs w:val="22"/>
                <w:lang w:eastAsia="en-CA"/>
              </w:rPr>
              <w:t xml:space="preserve">This </w:t>
            </w:r>
            <w:r>
              <w:rPr>
                <w:rFonts w:asciiTheme="minorHAnsi" w:hAnsiTheme="minorHAnsi"/>
                <w:color w:val="auto"/>
                <w:sz w:val="22"/>
                <w:szCs w:val="22"/>
                <w:lang w:eastAsia="en-CA"/>
              </w:rPr>
              <w:t>validation will be triggered if</w:t>
            </w:r>
            <w:r w:rsidR="00EB28AE">
              <w:rPr>
                <w:rFonts w:asciiTheme="minorHAnsi" w:hAnsiTheme="minorHAnsi"/>
                <w:color w:val="auto"/>
                <w:sz w:val="22"/>
                <w:szCs w:val="22"/>
                <w:lang w:eastAsia="en-CA"/>
              </w:rPr>
              <w:t>:</w:t>
            </w:r>
          </w:p>
          <w:p w14:paraId="427B5C60" w14:textId="4EEF1BBB" w:rsidR="00712C2F" w:rsidRPr="00C83D1F" w:rsidRDefault="005F381E" w:rsidP="005F381E">
            <w:pPr>
              <w:ind w:left="0"/>
              <w:rPr>
                <w:rFonts w:asciiTheme="minorHAnsi" w:hAnsiTheme="minorHAnsi"/>
                <w:sz w:val="22"/>
                <w:szCs w:val="22"/>
                <w:lang w:eastAsia="en-CA"/>
              </w:rPr>
            </w:pPr>
            <w:r>
              <w:rPr>
                <w:rFonts w:asciiTheme="minorHAnsi" w:hAnsiTheme="minorHAnsi"/>
                <w:color w:val="auto"/>
                <w:sz w:val="22"/>
                <w:szCs w:val="22"/>
                <w:lang w:eastAsia="en-CA"/>
              </w:rPr>
              <w:t>A</w:t>
            </w:r>
            <w:r w:rsidR="00CA5776">
              <w:rPr>
                <w:rFonts w:asciiTheme="minorHAnsi" w:hAnsiTheme="minorHAnsi"/>
                <w:color w:val="auto"/>
                <w:sz w:val="22"/>
                <w:szCs w:val="22"/>
                <w:lang w:eastAsia="en-CA"/>
              </w:rPr>
              <w:t xml:space="preserve"> </w:t>
            </w:r>
            <w:r w:rsidR="00CA5776" w:rsidRPr="00CA5776">
              <w:rPr>
                <w:rFonts w:asciiTheme="minorHAnsi" w:hAnsiTheme="minorHAnsi"/>
                <w:color w:val="auto"/>
                <w:sz w:val="22"/>
                <w:szCs w:val="22"/>
                <w:lang w:eastAsia="en-CA"/>
              </w:rPr>
              <w:t>Membership Status record is created at the same Membership Status Effective Date as an already existing Membership Status.</w:t>
            </w:r>
          </w:p>
        </w:tc>
      </w:tr>
      <w:tr w:rsidR="00712C2F" w:rsidRPr="00A61AB1" w14:paraId="26E64F58"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F8FA74" w14:textId="15C20032"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8AD2EB8" w14:textId="77777777" w:rsidR="00712C2F" w:rsidRDefault="00712C2F"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712C2F" w:rsidRPr="00A61AB1" w14:paraId="01528070"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C7E983E"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4FA361FB"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49F2C3E8" w14:textId="56861831" w:rsidR="00712C2F" w:rsidRPr="00B464B9" w:rsidRDefault="00A0538F" w:rsidP="00DB2576">
            <w:pPr>
              <w:spacing w:before="60" w:after="60"/>
              <w:ind w:left="0"/>
              <w:rPr>
                <w:rFonts w:asciiTheme="minorHAnsi" w:hAnsiTheme="minorHAnsi"/>
                <w:sz w:val="22"/>
                <w:szCs w:val="22"/>
                <w:lang w:eastAsia="en-CA"/>
              </w:rPr>
            </w:pPr>
            <w:r w:rsidRPr="00A0538F">
              <w:rPr>
                <w:rFonts w:asciiTheme="minorHAnsi" w:hAnsiTheme="minorHAnsi"/>
                <w:sz w:val="22"/>
                <w:szCs w:val="22"/>
                <w:lang w:eastAsia="en-CA"/>
              </w:rPr>
              <w:t>There is an issue regarding the membership status effective date for this member. Please contact HOOPP for more information.</w:t>
            </w:r>
          </w:p>
        </w:tc>
      </w:tr>
      <w:tr w:rsidR="00712C2F" w:rsidRPr="00A61AB1" w14:paraId="67BC3AF0"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5160468"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8B3DAB4"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36DA174A" w14:textId="6C23A50E" w:rsidR="00712C2F" w:rsidRPr="009F4786" w:rsidRDefault="00A0538F" w:rsidP="00DB2576">
            <w:pPr>
              <w:spacing w:before="60" w:after="60"/>
              <w:ind w:left="0"/>
              <w:rPr>
                <w:rFonts w:asciiTheme="minorHAnsi" w:hAnsiTheme="minorHAnsi"/>
                <w:color w:val="FF0000"/>
                <w:sz w:val="22"/>
                <w:szCs w:val="22"/>
                <w:lang w:eastAsia="en-CA"/>
              </w:rPr>
            </w:pPr>
            <w:r w:rsidRPr="00A0538F">
              <w:rPr>
                <w:rFonts w:asciiTheme="minorHAnsi" w:hAnsiTheme="minorHAnsi"/>
                <w:sz w:val="22"/>
                <w:szCs w:val="22"/>
                <w:lang w:eastAsia="en-CA"/>
              </w:rPr>
              <w:t>There is an issue regarding the membership status effective date for this member. Please contact HOOPP for more information.</w:t>
            </w:r>
          </w:p>
        </w:tc>
      </w:tr>
      <w:tr w:rsidR="00712C2F" w:rsidRPr="0085712F" w14:paraId="2AB810CC"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2DE6D9" w14:textId="77777777" w:rsidR="00712C2F" w:rsidRPr="0085712F" w:rsidRDefault="00712C2F"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AFDEE9E" w14:textId="77777777" w:rsidR="00712C2F" w:rsidRPr="00D55E54" w:rsidRDefault="00712C2F"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712C2F" w:rsidRPr="0085712F" w14:paraId="5BB19ADD"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2691D13" w14:textId="77777777" w:rsidR="00712C2F" w:rsidRPr="0085712F" w:rsidRDefault="00712C2F"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458D603B" w14:textId="77777777" w:rsidR="00712C2F" w:rsidRPr="00D55E54" w:rsidRDefault="00712C2F"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712C2F" w:rsidRPr="0085712F" w14:paraId="04FDDBED"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78EEB8C"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50EF3CD7" w14:textId="4757DCB9" w:rsidR="00712C2F" w:rsidRDefault="00712C2F" w:rsidP="00DB2576">
            <w:pPr>
              <w:pStyle w:val="NormalWeb"/>
              <w:rPr>
                <w:rFonts w:asciiTheme="minorHAnsi" w:hAnsiTheme="minorHAnsi"/>
                <w:sz w:val="22"/>
                <w:szCs w:val="22"/>
                <w:lang w:val="en-US" w:eastAsia="en-CA"/>
              </w:rPr>
            </w:pPr>
          </w:p>
        </w:tc>
      </w:tr>
      <w:tr w:rsidR="00712C2F" w:rsidRPr="0085712F" w14:paraId="15131793"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EAC215" w14:textId="77777777" w:rsidR="00712C2F" w:rsidRDefault="00712C2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5E244ED5" w14:textId="77777777" w:rsidR="00712C2F" w:rsidRPr="0085712F" w:rsidRDefault="00712C2F"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2F4BC588" w14:textId="2AB0BA15" w:rsidR="00EB28AE" w:rsidRDefault="00E62A3B" w:rsidP="00EB28AE">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2017101</w:t>
            </w:r>
            <w:r w:rsidR="00EB28AE">
              <w:rPr>
                <w:rFonts w:asciiTheme="minorHAnsi" w:hAnsiTheme="minorHAnsi"/>
                <w:sz w:val="22"/>
                <w:szCs w:val="22"/>
                <w:lang w:val="en-US" w:eastAsia="en-CA"/>
              </w:rPr>
              <w:t>2:</w:t>
            </w:r>
          </w:p>
          <w:p w14:paraId="08E5B459" w14:textId="6ACAB49C" w:rsidR="00EB28AE" w:rsidRDefault="00EB28AE"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Brought this validation into FO Spec following discussing with HOOPP relating to ALM 17756 / TFS </w:t>
            </w:r>
            <w:r w:rsidRPr="00EB28AE">
              <w:rPr>
                <w:rFonts w:asciiTheme="minorHAnsi" w:hAnsiTheme="minorHAnsi"/>
                <w:sz w:val="22"/>
                <w:szCs w:val="22"/>
                <w:lang w:val="en-US" w:eastAsia="en-CA"/>
              </w:rPr>
              <w:t>23656</w:t>
            </w:r>
            <w:r>
              <w:rPr>
                <w:rFonts w:asciiTheme="minorHAnsi" w:hAnsiTheme="minorHAnsi"/>
                <w:sz w:val="22"/>
                <w:szCs w:val="22"/>
                <w:lang w:val="en-US" w:eastAsia="en-CA"/>
              </w:rPr>
              <w:t xml:space="preserve"> during R14.1 preparation.</w:t>
            </w:r>
          </w:p>
          <w:p w14:paraId="0C2C284F" w14:textId="162F3880" w:rsidR="00712C2F" w:rsidRPr="007A2338" w:rsidRDefault="00EB28AE"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Replaces message : Please contact HOOPP for more information (one of many 9550 messages)</w:t>
            </w:r>
          </w:p>
        </w:tc>
      </w:tr>
    </w:tbl>
    <w:p w14:paraId="187C10B6" w14:textId="77777777" w:rsidR="00712C2F" w:rsidRDefault="00712C2F" w:rsidP="00712C2F">
      <w:pPr>
        <w:spacing w:before="0" w:after="0" w:line="240" w:lineRule="auto"/>
        <w:ind w:left="0"/>
      </w:pPr>
    </w:p>
    <w:p w14:paraId="6A99D355" w14:textId="77777777" w:rsidR="00712C2F" w:rsidRDefault="00712C2F" w:rsidP="00712C2F">
      <w:pPr>
        <w:spacing w:before="0" w:after="0" w:line="240" w:lineRule="auto"/>
        <w:ind w:left="0"/>
        <w:rPr>
          <w:rFonts w:asciiTheme="minorHAnsi" w:hAnsiTheme="minorHAnsi"/>
          <w:b/>
          <w:smallCaps/>
          <w:sz w:val="28"/>
          <w:szCs w:val="28"/>
          <w:lang w:val="en-US"/>
        </w:rPr>
      </w:pPr>
      <w:r>
        <w:rPr>
          <w:sz w:val="28"/>
          <w:szCs w:val="28"/>
          <w:lang w:val="en-US"/>
        </w:rPr>
        <w:br w:type="page"/>
      </w:r>
    </w:p>
    <w:p w14:paraId="0677AA4E" w14:textId="047A0404" w:rsidR="00C8657F" w:rsidRPr="00E97469" w:rsidRDefault="00C8657F">
      <w:pPr>
        <w:pStyle w:val="Heading3"/>
      </w:pPr>
      <w:r w:rsidRPr="003B0E07">
        <w:t xml:space="preserve">Validation – </w:t>
      </w:r>
      <w:r w:rsidR="00A339BE" w:rsidRPr="00E97469">
        <w:t>Duplicate Pension Adjustment</w:t>
      </w:r>
    </w:p>
    <w:p w14:paraId="37CD2AC2" w14:textId="77777777" w:rsidR="00C8657F" w:rsidRPr="007A2338" w:rsidRDefault="00C8657F" w:rsidP="00C8657F">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C8657F" w14:paraId="76D6260B"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4EE25B3"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4F2919F8" w14:textId="2AC9CE1B" w:rsidR="00C8657F" w:rsidRPr="007E257A" w:rsidRDefault="00C8657F">
            <w:pPr>
              <w:pStyle w:val="Heading1"/>
              <w:rPr>
                <w:rFonts w:cs="Calibri"/>
                <w:color w:val="auto"/>
              </w:rPr>
            </w:pPr>
            <w:bookmarkStart w:id="786" w:name="_Toc43372964"/>
            <w:r w:rsidRPr="00BE1995">
              <w:rPr>
                <w:lang w:val="en-US"/>
              </w:rPr>
              <w:t>B</w:t>
            </w:r>
            <w:r>
              <w:rPr>
                <w:lang w:val="en-US"/>
              </w:rPr>
              <w:t>20</w:t>
            </w:r>
            <w:r w:rsidR="00540EC9">
              <w:rPr>
                <w:lang w:val="en-US"/>
              </w:rPr>
              <w:t>7</w:t>
            </w:r>
            <w:r w:rsidR="00E97469">
              <w:rPr>
                <w:lang w:val="en-US"/>
              </w:rPr>
              <w:t>_DuplicatePensionAdjustment</w:t>
            </w:r>
            <w:bookmarkEnd w:id="786"/>
          </w:p>
        </w:tc>
      </w:tr>
      <w:tr w:rsidR="00C8657F" w14:paraId="6E01239F"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7E63DE"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BC9F677" w14:textId="3FD2EFD1" w:rsidR="00C8657F" w:rsidRDefault="00004F4F"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2153</w:t>
            </w:r>
          </w:p>
        </w:tc>
      </w:tr>
      <w:tr w:rsidR="00C8657F" w14:paraId="4CFBB9DB"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CC07649"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E869B2C" w14:textId="2DC6D2C8" w:rsidR="00C8657F" w:rsidRDefault="00E97469"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Data Import</w:t>
            </w:r>
          </w:p>
        </w:tc>
      </w:tr>
      <w:tr w:rsidR="00C8657F" w14:paraId="24ECB4DE"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015DC59"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1B341B7" w14:textId="77777777" w:rsidR="00C8657F" w:rsidRDefault="00C8657F" w:rsidP="00DB2576">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C8657F" w14:paraId="58297E7C"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7E362A5"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594C1E0B" w14:textId="69E213CF" w:rsidR="00C8657F" w:rsidRPr="007E257A" w:rsidRDefault="00FC4A66">
            <w:pPr>
              <w:spacing w:before="60" w:after="60" w:line="240" w:lineRule="auto"/>
              <w:ind w:left="0"/>
              <w:rPr>
                <w:rFonts w:asciiTheme="minorHAnsi" w:hAnsiTheme="minorHAnsi" w:cs="Calibri"/>
                <w:color w:val="auto"/>
                <w:sz w:val="22"/>
                <w:szCs w:val="22"/>
              </w:rPr>
            </w:pPr>
            <w:r w:rsidRPr="00FC4A66">
              <w:rPr>
                <w:rFonts w:asciiTheme="minorHAnsi" w:hAnsiTheme="minorHAnsi" w:cs="Calibri"/>
                <w:color w:val="auto"/>
                <w:sz w:val="22"/>
                <w:szCs w:val="22"/>
              </w:rPr>
              <w:t>Contributory</w:t>
            </w:r>
            <w:r w:rsidR="00E97469">
              <w:rPr>
                <w:rFonts w:asciiTheme="minorHAnsi" w:hAnsiTheme="minorHAnsi" w:cs="Calibri"/>
                <w:color w:val="auto"/>
                <w:sz w:val="22"/>
                <w:szCs w:val="22"/>
              </w:rPr>
              <w:t xml:space="preserve"> </w:t>
            </w:r>
            <w:r w:rsidRPr="00FC4A66">
              <w:rPr>
                <w:rFonts w:asciiTheme="minorHAnsi" w:hAnsiTheme="minorHAnsi" w:cs="Calibri"/>
                <w:color w:val="auto"/>
                <w:sz w:val="22"/>
                <w:szCs w:val="22"/>
              </w:rPr>
              <w:t>Leaves</w:t>
            </w:r>
            <w:r>
              <w:rPr>
                <w:rFonts w:asciiTheme="minorHAnsi" w:hAnsiTheme="minorHAnsi" w:cs="Calibri"/>
                <w:color w:val="auto"/>
                <w:sz w:val="22"/>
                <w:szCs w:val="22"/>
              </w:rPr>
              <w:t xml:space="preserve">, </w:t>
            </w:r>
            <w:r w:rsidRPr="00FC4A66">
              <w:rPr>
                <w:rFonts w:asciiTheme="minorHAnsi" w:hAnsiTheme="minorHAnsi" w:cs="Calibri"/>
                <w:color w:val="auto"/>
                <w:sz w:val="22"/>
                <w:szCs w:val="22"/>
              </w:rPr>
              <w:t>Core</w:t>
            </w:r>
            <w:r w:rsidR="00E97469">
              <w:rPr>
                <w:rFonts w:asciiTheme="minorHAnsi" w:hAnsiTheme="minorHAnsi" w:cs="Calibri"/>
                <w:color w:val="auto"/>
                <w:sz w:val="22"/>
                <w:szCs w:val="22"/>
              </w:rPr>
              <w:t xml:space="preserve"> </w:t>
            </w:r>
            <w:r w:rsidRPr="00FC4A66">
              <w:rPr>
                <w:rFonts w:asciiTheme="minorHAnsi" w:hAnsiTheme="minorHAnsi" w:cs="Calibri"/>
                <w:color w:val="auto"/>
                <w:sz w:val="22"/>
                <w:szCs w:val="22"/>
              </w:rPr>
              <w:t>Data</w:t>
            </w:r>
            <w:r>
              <w:rPr>
                <w:rFonts w:asciiTheme="minorHAnsi" w:hAnsiTheme="minorHAnsi" w:cs="Calibri"/>
                <w:color w:val="auto"/>
                <w:sz w:val="22"/>
                <w:szCs w:val="22"/>
              </w:rPr>
              <w:t xml:space="preserve">, </w:t>
            </w:r>
            <w:r w:rsidRPr="00FC4A66">
              <w:rPr>
                <w:rFonts w:asciiTheme="minorHAnsi" w:hAnsiTheme="minorHAnsi" w:cs="Calibri"/>
                <w:color w:val="auto"/>
                <w:sz w:val="22"/>
                <w:szCs w:val="22"/>
              </w:rPr>
              <w:t>Events</w:t>
            </w:r>
            <w:r>
              <w:rPr>
                <w:rFonts w:asciiTheme="minorHAnsi" w:hAnsiTheme="minorHAnsi" w:cs="Calibri"/>
                <w:color w:val="auto"/>
                <w:sz w:val="22"/>
                <w:szCs w:val="22"/>
              </w:rPr>
              <w:t xml:space="preserve">, </w:t>
            </w:r>
            <w:r w:rsidRPr="00FC4A66">
              <w:rPr>
                <w:rFonts w:asciiTheme="minorHAnsi" w:hAnsiTheme="minorHAnsi" w:cs="Calibri"/>
                <w:color w:val="auto"/>
                <w:sz w:val="22"/>
                <w:szCs w:val="22"/>
              </w:rPr>
              <w:t>Previous</w:t>
            </w:r>
            <w:r w:rsidR="00E97469">
              <w:rPr>
                <w:rFonts w:asciiTheme="minorHAnsi" w:hAnsiTheme="minorHAnsi" w:cs="Calibri"/>
                <w:color w:val="auto"/>
                <w:sz w:val="22"/>
                <w:szCs w:val="22"/>
              </w:rPr>
              <w:t xml:space="preserve"> </w:t>
            </w:r>
            <w:r w:rsidRPr="00FC4A66">
              <w:rPr>
                <w:rFonts w:asciiTheme="minorHAnsi" w:hAnsiTheme="minorHAnsi" w:cs="Calibri"/>
                <w:color w:val="auto"/>
                <w:sz w:val="22"/>
                <w:szCs w:val="22"/>
              </w:rPr>
              <w:t>Year</w:t>
            </w:r>
            <w:r w:rsidR="00E97469">
              <w:rPr>
                <w:rFonts w:asciiTheme="minorHAnsi" w:hAnsiTheme="minorHAnsi" w:cs="Calibri"/>
                <w:color w:val="auto"/>
                <w:sz w:val="22"/>
                <w:szCs w:val="22"/>
              </w:rPr>
              <w:t xml:space="preserve"> </w:t>
            </w:r>
            <w:r w:rsidRPr="00FC4A66">
              <w:rPr>
                <w:rFonts w:asciiTheme="minorHAnsi" w:hAnsiTheme="minorHAnsi" w:cs="Calibri"/>
                <w:color w:val="auto"/>
                <w:sz w:val="22"/>
                <w:szCs w:val="22"/>
              </w:rPr>
              <w:t>Adjustments</w:t>
            </w:r>
          </w:p>
        </w:tc>
      </w:tr>
      <w:tr w:rsidR="00C8657F" w14:paraId="1B007B7E"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AE649DE"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FAC95EC" w14:textId="77777777" w:rsidR="00C8657F" w:rsidRPr="00B464B9" w:rsidRDefault="00C8657F" w:rsidP="00DB2576">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C8657F" w14:paraId="76BB36D9"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C8E54E1"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7B5B4035" w14:textId="77777777" w:rsidR="00C8657F" w:rsidRPr="00B464B9" w:rsidRDefault="00C8657F" w:rsidP="00DB2576">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C8657F" w:rsidRPr="00A61AB1" w14:paraId="0FFD0F08"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341DF1"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56D6ACF"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1A77340" w14:textId="277724BE" w:rsidR="00C8657F" w:rsidRPr="007A2338" w:rsidRDefault="00C8657F">
            <w:pPr>
              <w:ind w:left="0"/>
              <w:rPr>
                <w:rFonts w:asciiTheme="minorHAnsi" w:hAnsiTheme="minorHAnsi"/>
                <w:sz w:val="22"/>
                <w:szCs w:val="22"/>
                <w:lang w:eastAsia="en-CA"/>
              </w:rPr>
            </w:pPr>
            <w:r>
              <w:rPr>
                <w:rFonts w:asciiTheme="minorHAnsi" w:hAnsiTheme="minorHAnsi"/>
                <w:sz w:val="22"/>
                <w:szCs w:val="22"/>
                <w:lang w:eastAsia="en-CA"/>
              </w:rPr>
              <w:t xml:space="preserve">The validation rejects all information on the member when a new </w:t>
            </w:r>
            <w:r w:rsidR="006C4732">
              <w:rPr>
                <w:rFonts w:asciiTheme="minorHAnsi" w:hAnsiTheme="minorHAnsi"/>
                <w:sz w:val="22"/>
                <w:szCs w:val="22"/>
                <w:lang w:eastAsia="en-CA"/>
              </w:rPr>
              <w:t>pension adjustment</w:t>
            </w:r>
            <w:r>
              <w:rPr>
                <w:rFonts w:asciiTheme="minorHAnsi" w:hAnsiTheme="minorHAnsi"/>
                <w:sz w:val="22"/>
                <w:szCs w:val="22"/>
                <w:lang w:eastAsia="en-CA"/>
              </w:rPr>
              <w:t xml:space="preserve"> is passed having the same </w:t>
            </w:r>
            <w:r w:rsidR="006C4732">
              <w:rPr>
                <w:rFonts w:asciiTheme="minorHAnsi" w:hAnsiTheme="minorHAnsi"/>
                <w:sz w:val="22"/>
                <w:szCs w:val="22"/>
                <w:lang w:eastAsia="en-CA"/>
              </w:rPr>
              <w:t>year</w:t>
            </w:r>
            <w:r>
              <w:rPr>
                <w:rFonts w:asciiTheme="minorHAnsi" w:hAnsiTheme="minorHAnsi"/>
                <w:sz w:val="22"/>
                <w:szCs w:val="22"/>
                <w:lang w:eastAsia="en-CA"/>
              </w:rPr>
              <w:t xml:space="preserve"> as an existing </w:t>
            </w:r>
            <w:r w:rsidR="006C4732">
              <w:rPr>
                <w:rFonts w:asciiTheme="minorHAnsi" w:hAnsiTheme="minorHAnsi"/>
                <w:sz w:val="22"/>
                <w:szCs w:val="22"/>
                <w:lang w:eastAsia="en-CA"/>
              </w:rPr>
              <w:t xml:space="preserve">pension adjustment </w:t>
            </w:r>
            <w:r>
              <w:rPr>
                <w:rFonts w:asciiTheme="minorHAnsi" w:hAnsiTheme="minorHAnsi"/>
                <w:sz w:val="22"/>
                <w:szCs w:val="22"/>
                <w:lang w:eastAsia="en-CA"/>
              </w:rPr>
              <w:t>of the member in the database</w:t>
            </w:r>
            <w:r w:rsidR="00EB28AE">
              <w:rPr>
                <w:rFonts w:asciiTheme="minorHAnsi" w:hAnsiTheme="minorHAnsi"/>
                <w:sz w:val="22"/>
                <w:szCs w:val="22"/>
                <w:lang w:eastAsia="en-CA"/>
              </w:rPr>
              <w:t xml:space="preserve"> (i.e. PA sent the same day for the same employer)</w:t>
            </w:r>
          </w:p>
        </w:tc>
      </w:tr>
      <w:tr w:rsidR="00C8657F" w:rsidRPr="00575A54" w14:paraId="3B43D932"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A3662E5"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561FFB7" w14:textId="77777777" w:rsidR="00E97469" w:rsidRPr="00E97469" w:rsidRDefault="00E97469" w:rsidP="00E97469">
            <w:pPr>
              <w:ind w:left="0"/>
              <w:rPr>
                <w:rFonts w:asciiTheme="minorHAnsi" w:hAnsiTheme="minorHAnsi"/>
                <w:color w:val="auto"/>
                <w:sz w:val="22"/>
                <w:szCs w:val="22"/>
                <w:lang w:eastAsia="en-CA"/>
              </w:rPr>
            </w:pPr>
            <w:r w:rsidRPr="00E97469">
              <w:rPr>
                <w:rFonts w:asciiTheme="minorHAnsi" w:hAnsiTheme="minorHAnsi"/>
                <w:color w:val="auto"/>
                <w:sz w:val="22"/>
                <w:szCs w:val="22"/>
                <w:lang w:eastAsia="en-CA"/>
              </w:rPr>
              <w:t>This validation will be triggered if:</w:t>
            </w:r>
          </w:p>
          <w:p w14:paraId="137CF15B" w14:textId="721EED01" w:rsidR="00C8657F" w:rsidRPr="00EB28AE" w:rsidRDefault="00E97469">
            <w:pPr>
              <w:ind w:left="0"/>
              <w:rPr>
                <w:rFonts w:asciiTheme="minorHAnsi" w:hAnsiTheme="minorHAnsi"/>
                <w:color w:val="auto"/>
                <w:sz w:val="22"/>
                <w:szCs w:val="22"/>
                <w:lang w:eastAsia="en-CA"/>
              </w:rPr>
            </w:pPr>
            <w:r w:rsidRPr="00E97469">
              <w:rPr>
                <w:rFonts w:asciiTheme="minorHAnsi" w:hAnsiTheme="minorHAnsi"/>
                <w:color w:val="auto"/>
                <w:sz w:val="22"/>
                <w:szCs w:val="22"/>
                <w:lang w:eastAsia="en-CA"/>
              </w:rPr>
              <w:t xml:space="preserve">The Data Import tries to create a Pension Adjustment record at the same date and for the same year (same Calculation Date and Entry Date) </w:t>
            </w:r>
            <w:r w:rsidR="00EB28AE">
              <w:rPr>
                <w:rFonts w:asciiTheme="minorHAnsi" w:hAnsiTheme="minorHAnsi"/>
                <w:color w:val="auto"/>
                <w:sz w:val="22"/>
                <w:szCs w:val="22"/>
                <w:lang w:eastAsia="en-CA"/>
              </w:rPr>
              <w:t xml:space="preserve">and for the same Employer </w:t>
            </w:r>
            <w:r w:rsidRPr="00E97469">
              <w:rPr>
                <w:rFonts w:asciiTheme="minorHAnsi" w:hAnsiTheme="minorHAnsi"/>
                <w:color w:val="auto"/>
                <w:sz w:val="22"/>
                <w:szCs w:val="22"/>
                <w:lang w:eastAsia="en-CA"/>
              </w:rPr>
              <w:t>as an already existing Pension Adjustment record.</w:t>
            </w:r>
          </w:p>
        </w:tc>
      </w:tr>
      <w:tr w:rsidR="00C8657F" w:rsidRPr="00A61AB1" w14:paraId="370B794C"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4F0224A"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7B604387" w14:textId="77777777" w:rsidR="00C8657F" w:rsidRDefault="00C8657F"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C8657F" w:rsidRPr="00A61AB1" w14:paraId="6F5E87BC"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E3917C6"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7F51E57C"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03DDCF18" w14:textId="53FD17F7" w:rsidR="00C8657F" w:rsidRPr="00B464B9" w:rsidRDefault="00753DB5" w:rsidP="00DB2576">
            <w:pPr>
              <w:spacing w:before="60" w:after="60"/>
              <w:ind w:left="0"/>
              <w:rPr>
                <w:rFonts w:asciiTheme="minorHAnsi" w:hAnsiTheme="minorHAnsi"/>
                <w:sz w:val="22"/>
                <w:szCs w:val="22"/>
                <w:lang w:eastAsia="en-CA"/>
              </w:rPr>
            </w:pPr>
            <w:r w:rsidRPr="00753DB5">
              <w:rPr>
                <w:rFonts w:asciiTheme="minorHAnsi" w:hAnsiTheme="minorHAnsi"/>
                <w:sz w:val="22"/>
                <w:szCs w:val="22"/>
                <w:lang w:eastAsia="en-CA"/>
              </w:rPr>
              <w:t>A pension adjustment update has already been made for this member today. Please contact HOOPP for more information</w:t>
            </w:r>
            <w:r>
              <w:rPr>
                <w:rFonts w:asciiTheme="minorHAnsi" w:hAnsiTheme="minorHAnsi"/>
                <w:sz w:val="22"/>
                <w:szCs w:val="22"/>
                <w:lang w:eastAsia="en-CA"/>
              </w:rPr>
              <w:t>.</w:t>
            </w:r>
          </w:p>
        </w:tc>
      </w:tr>
      <w:tr w:rsidR="00C8657F" w:rsidRPr="00A61AB1" w14:paraId="34872C96"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88A2418"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6977CAC"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C967EB0" w14:textId="6A498E63" w:rsidR="00C8657F" w:rsidRPr="009F4786" w:rsidRDefault="00753DB5" w:rsidP="00DB2576">
            <w:pPr>
              <w:spacing w:before="60" w:after="60"/>
              <w:ind w:left="0"/>
              <w:rPr>
                <w:rFonts w:asciiTheme="minorHAnsi" w:hAnsiTheme="minorHAnsi"/>
                <w:color w:val="FF0000"/>
                <w:sz w:val="22"/>
                <w:szCs w:val="22"/>
                <w:lang w:eastAsia="en-CA"/>
              </w:rPr>
            </w:pPr>
            <w:r w:rsidRPr="00753DB5">
              <w:rPr>
                <w:rFonts w:asciiTheme="minorHAnsi" w:hAnsiTheme="minorHAnsi"/>
                <w:sz w:val="22"/>
                <w:szCs w:val="22"/>
                <w:lang w:eastAsia="en-CA"/>
              </w:rPr>
              <w:t>A pension adjustment update has already been made for this member today. Please contact HOOPP for more information</w:t>
            </w:r>
            <w:r>
              <w:rPr>
                <w:rFonts w:asciiTheme="minorHAnsi" w:hAnsiTheme="minorHAnsi"/>
                <w:sz w:val="22"/>
                <w:szCs w:val="22"/>
                <w:lang w:eastAsia="en-CA"/>
              </w:rPr>
              <w:t>.</w:t>
            </w:r>
          </w:p>
        </w:tc>
      </w:tr>
      <w:tr w:rsidR="00C8657F" w:rsidRPr="0085712F" w14:paraId="1C3275A2"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C639B4" w14:textId="77777777" w:rsidR="00C8657F" w:rsidRPr="0085712F" w:rsidRDefault="00C8657F"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FA0859C" w14:textId="77777777" w:rsidR="00C8657F" w:rsidRPr="00D55E54" w:rsidRDefault="00C8657F"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C8657F" w:rsidRPr="0085712F" w14:paraId="3E15D1F4"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6D79806" w14:textId="77777777" w:rsidR="00C8657F" w:rsidRPr="0085712F" w:rsidRDefault="00C8657F"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27F005A8" w14:textId="77777777" w:rsidR="00C8657F" w:rsidRPr="00D55E54" w:rsidRDefault="00C8657F" w:rsidP="00DB2576">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C8657F" w:rsidRPr="0085712F" w14:paraId="7980EAEF"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62441E6" w14:textId="77777777" w:rsidR="00C8657F" w:rsidRDefault="00C8657F"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801009B" w14:textId="10BB8EC9" w:rsidR="00C8657F" w:rsidRDefault="00C8657F" w:rsidP="00DB2576">
            <w:pPr>
              <w:pStyle w:val="NormalWeb"/>
              <w:rPr>
                <w:rFonts w:asciiTheme="minorHAnsi" w:hAnsiTheme="minorHAnsi"/>
                <w:sz w:val="22"/>
                <w:szCs w:val="22"/>
                <w:lang w:val="en-US" w:eastAsia="en-CA"/>
              </w:rPr>
            </w:pPr>
          </w:p>
        </w:tc>
      </w:tr>
      <w:tr w:rsidR="00E97469" w:rsidRPr="0085712F" w14:paraId="70C7C5A4" w14:textId="77777777" w:rsidTr="00DB2576">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C1CE9B" w14:textId="77777777" w:rsidR="00E97469" w:rsidRDefault="00E97469" w:rsidP="00DB2576">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631FECD8" w14:textId="77777777" w:rsidR="00E97469" w:rsidRPr="0085712F" w:rsidRDefault="00E97469" w:rsidP="00DB2576">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F12072F" w14:textId="0FAC4A82" w:rsidR="00E97469" w:rsidRDefault="00E97469" w:rsidP="00E97469">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w:t>
            </w:r>
            <w:r w:rsidR="00E62A3B">
              <w:rPr>
                <w:rFonts w:asciiTheme="minorHAnsi" w:hAnsiTheme="minorHAnsi"/>
                <w:sz w:val="22"/>
                <w:szCs w:val="22"/>
                <w:lang w:val="en-US" w:eastAsia="en-CA"/>
              </w:rPr>
              <w:t>1</w:t>
            </w:r>
            <w:r>
              <w:rPr>
                <w:rFonts w:asciiTheme="minorHAnsi" w:hAnsiTheme="minorHAnsi"/>
                <w:sz w:val="22"/>
                <w:szCs w:val="22"/>
                <w:lang w:val="en-US" w:eastAsia="en-CA"/>
              </w:rPr>
              <w:t>2:</w:t>
            </w:r>
          </w:p>
          <w:p w14:paraId="71BCBDEF" w14:textId="22752A2D" w:rsidR="00E97469" w:rsidRDefault="00E97469"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Brought this validation into FO Spec following discussing with HOOPP relating to ALM 22752 / TFS 26610 during R14.1 preparation.</w:t>
            </w:r>
          </w:p>
          <w:p w14:paraId="2C0256C6" w14:textId="55F5F334" w:rsidR="00E97469" w:rsidRPr="00E97469" w:rsidRDefault="009D02B6" w:rsidP="008D6CB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Replaces message</w:t>
            </w:r>
            <w:r w:rsidR="00E97469">
              <w:rPr>
                <w:rFonts w:asciiTheme="minorHAnsi" w:hAnsiTheme="minorHAnsi"/>
                <w:sz w:val="22"/>
                <w:szCs w:val="22"/>
                <w:lang w:val="en-US" w:eastAsia="en-CA"/>
              </w:rPr>
              <w:t xml:space="preserve">: </w:t>
            </w:r>
            <w:r w:rsidR="00E97469" w:rsidRPr="00E97469">
              <w:rPr>
                <w:rFonts w:asciiTheme="minorHAnsi" w:hAnsiTheme="minorHAnsi"/>
                <w:sz w:val="22"/>
                <w:szCs w:val="22"/>
                <w:lang w:val="en-US" w:eastAsia="en-CA"/>
              </w:rPr>
              <w:t>Unique index PensionAdjustments_CU on field(s) PensionAdjustmentRD, MembershipID, EmployerID, CalculationDate, EntryDate, Reason of record Pension Adjustment Factors was violated</w:t>
            </w:r>
            <w:r w:rsidR="00EB28AE">
              <w:rPr>
                <w:rFonts w:asciiTheme="minorHAnsi" w:hAnsiTheme="minorHAnsi"/>
                <w:sz w:val="22"/>
                <w:szCs w:val="22"/>
                <w:lang w:val="en-US" w:eastAsia="en-CA"/>
              </w:rPr>
              <w:t>.</w:t>
            </w:r>
          </w:p>
        </w:tc>
      </w:tr>
    </w:tbl>
    <w:p w14:paraId="3AF60B01" w14:textId="77777777" w:rsidR="00C8657F" w:rsidRDefault="00C8657F" w:rsidP="00C8657F">
      <w:pPr>
        <w:spacing w:before="0" w:after="0" w:line="240" w:lineRule="auto"/>
        <w:ind w:left="0"/>
      </w:pPr>
    </w:p>
    <w:p w14:paraId="7A3CCCED" w14:textId="01743764" w:rsidR="009A0135" w:rsidRPr="00E97469" w:rsidRDefault="00C8657F" w:rsidP="009A0135">
      <w:pPr>
        <w:pStyle w:val="Heading3"/>
      </w:pPr>
      <w:r>
        <w:rPr>
          <w:sz w:val="28"/>
          <w:szCs w:val="28"/>
          <w:lang w:val="en-US"/>
        </w:rPr>
        <w:br w:type="page"/>
      </w:r>
      <w:bookmarkStart w:id="787" w:name="_Toc479243696"/>
      <w:r w:rsidR="009A0135" w:rsidRPr="003B0E07">
        <w:t xml:space="preserve">Validation – </w:t>
      </w:r>
      <w:r w:rsidR="001E1672">
        <w:t>Rehire and Sub Status Is Other than NCT or Unknown</w:t>
      </w:r>
    </w:p>
    <w:p w14:paraId="098E89C0" w14:textId="77777777" w:rsidR="009A0135" w:rsidRPr="007A2338" w:rsidRDefault="009A0135" w:rsidP="009A0135">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9A0135" w14:paraId="4DEF3812"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C474292"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14D1C13F" w14:textId="2D6FA3F9" w:rsidR="009A0135" w:rsidRPr="007E257A" w:rsidRDefault="009A0135" w:rsidP="00A02DD8">
            <w:pPr>
              <w:pStyle w:val="Heading1"/>
              <w:rPr>
                <w:rFonts w:cs="Calibri"/>
                <w:color w:val="auto"/>
              </w:rPr>
            </w:pPr>
            <w:bookmarkStart w:id="788" w:name="_Toc43372965"/>
            <w:r w:rsidRPr="00BE1995">
              <w:rPr>
                <w:lang w:val="en-US"/>
              </w:rPr>
              <w:t>B</w:t>
            </w:r>
            <w:r>
              <w:rPr>
                <w:lang w:val="en-US"/>
              </w:rPr>
              <w:t>208_</w:t>
            </w:r>
            <w:r w:rsidR="001E1672">
              <w:rPr>
                <w:lang w:val="en-US"/>
              </w:rPr>
              <w:t>RehireAndSubStatusOtherThanNCTOrUnknown</w:t>
            </w:r>
            <w:bookmarkEnd w:id="788"/>
          </w:p>
        </w:tc>
      </w:tr>
      <w:tr w:rsidR="009A0135" w14:paraId="699A5159"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D46EE7E" w14:textId="38704930"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55383D73" w14:textId="3DE6BEBB" w:rsidR="009A0135" w:rsidRDefault="008E500D" w:rsidP="00A02DD8">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3428</w:t>
            </w:r>
          </w:p>
        </w:tc>
      </w:tr>
      <w:tr w:rsidR="009A0135" w14:paraId="23DC3761"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02FA4BD"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1ECFC599" w14:textId="77777777" w:rsidR="009A0135" w:rsidRDefault="009A0135" w:rsidP="00A02DD8">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Data Import</w:t>
            </w:r>
          </w:p>
        </w:tc>
      </w:tr>
      <w:tr w:rsidR="009A0135" w14:paraId="711D2C49"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24551F0"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8654BE3" w14:textId="77777777" w:rsidR="009A0135" w:rsidRDefault="009A0135" w:rsidP="00A02DD8">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9A0135" w14:paraId="2D8C66AE"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738F125"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2E87DF40" w14:textId="06126B95" w:rsidR="009A0135" w:rsidRPr="007E257A" w:rsidRDefault="009A0135" w:rsidP="00A02DD8">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Enrolments</w:t>
            </w:r>
          </w:p>
        </w:tc>
      </w:tr>
      <w:tr w:rsidR="009A0135" w14:paraId="693663C1"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E4BDF2C"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FBDA381" w14:textId="77777777" w:rsidR="009A0135" w:rsidRPr="00B464B9" w:rsidRDefault="009A0135" w:rsidP="00A02DD8">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9A0135" w14:paraId="514DB2D8"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69DBF6C"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CC58A0B" w14:textId="77777777" w:rsidR="009A0135" w:rsidRPr="00B464B9" w:rsidRDefault="009A0135" w:rsidP="00A02DD8">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9A0135" w:rsidRPr="00A61AB1" w14:paraId="5331812C"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CD2E30F"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15D8114"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B2DB2CE" w14:textId="0FAA75DA" w:rsidR="009A0135" w:rsidRPr="007A2338" w:rsidRDefault="007B7D94" w:rsidP="007B7D94">
            <w:pPr>
              <w:ind w:left="0"/>
              <w:rPr>
                <w:rFonts w:asciiTheme="minorHAnsi" w:hAnsiTheme="minorHAnsi"/>
                <w:sz w:val="22"/>
                <w:szCs w:val="22"/>
                <w:lang w:eastAsia="en-CA"/>
              </w:rPr>
            </w:pPr>
            <w:r>
              <w:rPr>
                <w:rFonts w:asciiTheme="minorHAnsi" w:hAnsiTheme="minorHAnsi"/>
                <w:sz w:val="22"/>
                <w:szCs w:val="22"/>
                <w:lang w:eastAsia="en-CA"/>
              </w:rPr>
              <w:t>This validation will reject a member if they are of deferred status but the sub-status is different than NCT or unknown. This situation is highly unlikely</w:t>
            </w:r>
            <w:r w:rsidR="00E62A3B">
              <w:rPr>
                <w:rFonts w:asciiTheme="minorHAnsi" w:hAnsiTheme="minorHAnsi"/>
                <w:sz w:val="22"/>
                <w:szCs w:val="22"/>
                <w:lang w:eastAsia="en-CA"/>
              </w:rPr>
              <w:t xml:space="preserve"> b</w:t>
            </w:r>
            <w:r>
              <w:rPr>
                <w:rFonts w:asciiTheme="minorHAnsi" w:hAnsiTheme="minorHAnsi"/>
                <w:sz w:val="22"/>
                <w:szCs w:val="22"/>
                <w:lang w:eastAsia="en-CA"/>
              </w:rPr>
              <w:t xml:space="preserve">ut in the </w:t>
            </w:r>
            <w:r w:rsidR="00E62A3B">
              <w:rPr>
                <w:rFonts w:asciiTheme="minorHAnsi" w:hAnsiTheme="minorHAnsi"/>
                <w:sz w:val="22"/>
                <w:szCs w:val="22"/>
                <w:lang w:eastAsia="en-CA"/>
              </w:rPr>
              <w:t>event an</w:t>
            </w:r>
            <w:r>
              <w:rPr>
                <w:rFonts w:asciiTheme="minorHAnsi" w:hAnsiTheme="minorHAnsi"/>
                <w:sz w:val="22"/>
                <w:szCs w:val="22"/>
                <w:lang w:eastAsia="en-CA"/>
              </w:rPr>
              <w:t xml:space="preserve"> error will trigger so that HOOPP can intervene and clean data.</w:t>
            </w:r>
          </w:p>
        </w:tc>
      </w:tr>
      <w:tr w:rsidR="009A0135" w:rsidRPr="00575A54" w14:paraId="582FE031"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D3543E3"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6F7A1934" w14:textId="77777777" w:rsidR="009A0135" w:rsidRPr="00E97469" w:rsidRDefault="009A0135" w:rsidP="00A02DD8">
            <w:pPr>
              <w:ind w:left="0"/>
              <w:rPr>
                <w:rFonts w:asciiTheme="minorHAnsi" w:hAnsiTheme="minorHAnsi"/>
                <w:color w:val="auto"/>
                <w:sz w:val="22"/>
                <w:szCs w:val="22"/>
                <w:lang w:eastAsia="en-CA"/>
              </w:rPr>
            </w:pPr>
            <w:r w:rsidRPr="00E97469">
              <w:rPr>
                <w:rFonts w:asciiTheme="minorHAnsi" w:hAnsiTheme="minorHAnsi"/>
                <w:color w:val="auto"/>
                <w:sz w:val="22"/>
                <w:szCs w:val="22"/>
                <w:lang w:eastAsia="en-CA"/>
              </w:rPr>
              <w:t>This validation will be triggered if:</w:t>
            </w:r>
          </w:p>
          <w:p w14:paraId="6458D5D4" w14:textId="77777777" w:rsidR="009A0135" w:rsidRDefault="009A0135" w:rsidP="00A02DD8">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The dataimport is processing a rehire for someone who is of </w:t>
            </w:r>
          </w:p>
          <w:p w14:paraId="3A25D381" w14:textId="6D25EB7A" w:rsidR="00CD29B0" w:rsidRPr="00EB28AE" w:rsidRDefault="009A0135" w:rsidP="00A02DD8">
            <w:pPr>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Ariel.Status = D and Ariel.SubStatus </w:t>
            </w:r>
            <w:r w:rsidR="00CD29B0">
              <w:rPr>
                <w:rFonts w:asciiTheme="minorHAnsi" w:hAnsiTheme="minorHAnsi"/>
                <w:color w:val="auto"/>
                <w:sz w:val="22"/>
                <w:szCs w:val="22"/>
                <w:lang w:eastAsia="en-CA"/>
              </w:rPr>
              <w:t>&lt;&gt; (NCT or unknown)</w:t>
            </w:r>
          </w:p>
        </w:tc>
      </w:tr>
      <w:tr w:rsidR="009A0135" w:rsidRPr="00A61AB1" w14:paraId="4F28E481"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FB899F5" w14:textId="41F9C84B"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27F723E6" w14:textId="77777777" w:rsidR="009A0135" w:rsidRDefault="009A0135" w:rsidP="00A02DD8">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9A0135" w:rsidRPr="00A61AB1" w14:paraId="1361D269"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ED2FA4F"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2ED9938C"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6BFE3C72" w14:textId="61768BE4" w:rsidR="009A0135" w:rsidRPr="00B464B9" w:rsidRDefault="009A0135" w:rsidP="00A02DD8">
            <w:pPr>
              <w:spacing w:before="60" w:after="60"/>
              <w:ind w:left="0"/>
              <w:rPr>
                <w:rFonts w:asciiTheme="minorHAnsi" w:hAnsiTheme="minorHAnsi"/>
                <w:sz w:val="22"/>
                <w:szCs w:val="22"/>
                <w:lang w:eastAsia="en-CA"/>
              </w:rPr>
            </w:pPr>
            <w:r w:rsidRPr="009A0135">
              <w:rPr>
                <w:rFonts w:asciiTheme="minorHAnsi" w:hAnsiTheme="minorHAnsi"/>
                <w:color w:val="auto"/>
                <w:sz w:val="22"/>
                <w:szCs w:val="22"/>
                <w:lang w:eastAsia="en-CA"/>
              </w:rPr>
              <w:t>An enrolment for this member cannot be processed at this time. Please contact HOOPP for further information.</w:t>
            </w:r>
          </w:p>
        </w:tc>
      </w:tr>
      <w:tr w:rsidR="009A0135" w:rsidRPr="00A61AB1" w14:paraId="66394AC8"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AD1B653"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A4C6020"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F107A86" w14:textId="155E9826" w:rsidR="009A0135" w:rsidRPr="009F4786" w:rsidRDefault="009A0135" w:rsidP="00A02DD8">
            <w:pPr>
              <w:spacing w:before="60" w:after="60"/>
              <w:ind w:left="0"/>
              <w:rPr>
                <w:rFonts w:asciiTheme="minorHAnsi" w:hAnsiTheme="minorHAnsi"/>
                <w:color w:val="FF0000"/>
                <w:sz w:val="22"/>
                <w:szCs w:val="22"/>
                <w:lang w:eastAsia="en-CA"/>
              </w:rPr>
            </w:pPr>
            <w:r>
              <w:rPr>
                <w:rFonts w:ascii="Segoe UI" w:hAnsi="Segoe UI" w:cs="Segoe UI"/>
              </w:rPr>
              <w:t>An enrolment for this member cannot be processed at this time. Please contact HOOPP for further information.</w:t>
            </w:r>
          </w:p>
        </w:tc>
      </w:tr>
      <w:tr w:rsidR="009A0135" w:rsidRPr="0085712F" w14:paraId="3D2951FA"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EF6CE45" w14:textId="77777777" w:rsidR="009A0135" w:rsidRPr="0085712F" w:rsidRDefault="009A0135" w:rsidP="00A02DD8">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D541153" w14:textId="77777777" w:rsidR="009A0135" w:rsidRPr="00D55E54" w:rsidRDefault="009A0135" w:rsidP="00A02DD8">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9A0135" w:rsidRPr="0085712F" w14:paraId="0B0A3A79"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53ABFD4" w14:textId="77777777" w:rsidR="009A0135" w:rsidRPr="0085712F" w:rsidRDefault="009A0135" w:rsidP="00A02DD8">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69DE2A50" w14:textId="77777777" w:rsidR="009A0135" w:rsidRPr="00D55E54" w:rsidRDefault="009A0135" w:rsidP="00A02DD8">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9A0135" w:rsidRPr="0085712F" w14:paraId="10C58AF4"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71EDA7"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7B6F444" w14:textId="066165E0" w:rsidR="009A0135" w:rsidRDefault="009A0135" w:rsidP="00A02DD8">
            <w:pPr>
              <w:pStyle w:val="NormalWeb"/>
              <w:rPr>
                <w:rFonts w:asciiTheme="minorHAnsi" w:hAnsiTheme="minorHAnsi"/>
                <w:sz w:val="22"/>
                <w:szCs w:val="22"/>
                <w:lang w:val="en-US" w:eastAsia="en-CA"/>
              </w:rPr>
            </w:pPr>
          </w:p>
        </w:tc>
      </w:tr>
      <w:tr w:rsidR="009A0135" w:rsidRPr="0085712F" w14:paraId="7FA87A73" w14:textId="77777777" w:rsidTr="00A02DD8">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570799A" w14:textId="77777777" w:rsidR="009A0135" w:rsidRDefault="009A0135" w:rsidP="00A02DD8">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6F5BCF2" w14:textId="77777777" w:rsidR="009A0135" w:rsidRPr="0085712F" w:rsidRDefault="009A0135" w:rsidP="00A02DD8">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5C5E6C00" w14:textId="25078D08" w:rsidR="009A0135" w:rsidRDefault="00E62A3B" w:rsidP="00A02DD8">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CS 2017101</w:t>
            </w:r>
            <w:r w:rsidR="009A0135">
              <w:rPr>
                <w:rFonts w:asciiTheme="minorHAnsi" w:hAnsiTheme="minorHAnsi"/>
                <w:sz w:val="22"/>
                <w:szCs w:val="22"/>
                <w:lang w:val="en-US" w:eastAsia="en-CA"/>
              </w:rPr>
              <w:t>2:</w:t>
            </w:r>
          </w:p>
          <w:p w14:paraId="2D621EE8" w14:textId="610BC8F3" w:rsidR="009A0135" w:rsidRDefault="009A0135" w:rsidP="002F488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Brought this validation into FO Spec following discussing with HOOPP relating to ALM 22340 / Item #22 of Q&amp;A Log during R14.1 preparation.</w:t>
            </w:r>
          </w:p>
          <w:p w14:paraId="774F9EBF" w14:textId="4489FC39" w:rsidR="009A0135" w:rsidRDefault="009A0135" w:rsidP="002F488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Severity has changed from Informational to Error</w:t>
            </w:r>
          </w:p>
          <w:p w14:paraId="28487B21" w14:textId="2D66F723" w:rsidR="009A0135" w:rsidRPr="00E97469" w:rsidRDefault="009A0135" w:rsidP="002F488B">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Replaces message: </w:t>
            </w:r>
            <w:r w:rsidRPr="009A0135">
              <w:rPr>
                <w:rFonts w:asciiTheme="minorHAnsi" w:hAnsiTheme="minorHAnsi"/>
                <w:sz w:val="22"/>
                <w:szCs w:val="22"/>
                <w:lang w:val="en-US" w:eastAsia="en-CA"/>
              </w:rPr>
              <w:t>Member is of deferred status however due to current sub-status cannot be re-</w:t>
            </w:r>
            <w:r w:rsidR="00E62A3B" w:rsidRPr="009A0135">
              <w:rPr>
                <w:rFonts w:asciiTheme="minorHAnsi" w:hAnsiTheme="minorHAnsi"/>
                <w:sz w:val="22"/>
                <w:szCs w:val="22"/>
                <w:lang w:val="en-US" w:eastAsia="en-CA"/>
              </w:rPr>
              <w:t>enrolled</w:t>
            </w:r>
            <w:r w:rsidRPr="009A0135">
              <w:rPr>
                <w:rFonts w:asciiTheme="minorHAnsi" w:hAnsiTheme="minorHAnsi"/>
                <w:sz w:val="22"/>
                <w:szCs w:val="22"/>
                <w:lang w:val="en-US" w:eastAsia="en-CA"/>
              </w:rPr>
              <w:t xml:space="preserve"> in the Plan. Please communicate with your Plan administrator.</w:t>
            </w:r>
          </w:p>
        </w:tc>
      </w:tr>
    </w:tbl>
    <w:p w14:paraId="7D6E8955" w14:textId="77777777" w:rsidR="009A0135" w:rsidRDefault="009A0135" w:rsidP="009A0135">
      <w:pPr>
        <w:spacing w:before="0" w:after="0" w:line="240" w:lineRule="auto"/>
        <w:ind w:left="0"/>
      </w:pPr>
    </w:p>
    <w:p w14:paraId="44A2B418" w14:textId="77777777" w:rsidR="002F488B" w:rsidRDefault="002F488B">
      <w:pPr>
        <w:spacing w:before="0" w:after="0" w:line="240" w:lineRule="auto"/>
        <w:ind w:left="0"/>
        <w:rPr>
          <w:sz w:val="28"/>
          <w:szCs w:val="28"/>
          <w:lang w:val="en-US"/>
        </w:rPr>
      </w:pPr>
      <w:r>
        <w:rPr>
          <w:sz w:val="28"/>
          <w:szCs w:val="28"/>
          <w:lang w:val="en-US"/>
        </w:rPr>
        <w:br w:type="page"/>
      </w:r>
    </w:p>
    <w:p w14:paraId="724A7BE2" w14:textId="77777777" w:rsidR="002F488B" w:rsidRPr="00FC5F08" w:rsidRDefault="002F488B" w:rsidP="002F488B">
      <w:pPr>
        <w:pStyle w:val="Heading3"/>
      </w:pPr>
      <w:r w:rsidRPr="006B06A8">
        <w:t xml:space="preserve">Validation – </w:t>
      </w:r>
      <w:r>
        <w:t>B214</w:t>
      </w:r>
    </w:p>
    <w:p w14:paraId="2E7F8DE8" w14:textId="77777777" w:rsidR="002F488B" w:rsidRPr="006B06A8" w:rsidRDefault="002F488B" w:rsidP="002F488B">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2F488B" w14:paraId="0D02D9CA"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E73BA0C"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8B5441C" w14:textId="65083611" w:rsidR="002F488B" w:rsidRPr="000862E2" w:rsidRDefault="002F488B" w:rsidP="00904039">
            <w:pPr>
              <w:pStyle w:val="Heading1"/>
            </w:pPr>
            <w:bookmarkStart w:id="789" w:name="_Toc43372966"/>
            <w:r>
              <w:rPr>
                <w:rFonts w:cs="Calibri"/>
              </w:rPr>
              <w:t>B214</w:t>
            </w:r>
            <w:bookmarkEnd w:id="789"/>
          </w:p>
        </w:tc>
      </w:tr>
      <w:tr w:rsidR="002F488B" w14:paraId="1242196A"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69D846"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49AD09F" w14:textId="53C5ABC0" w:rsidR="002F488B" w:rsidRPr="000862E2" w:rsidRDefault="00A42D92"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6012</w:t>
            </w:r>
          </w:p>
        </w:tc>
      </w:tr>
      <w:tr w:rsidR="002F488B" w14:paraId="368B6DAC"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CD5AD16"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C5DD398" w14:textId="24814ADC" w:rsidR="002F488B" w:rsidRDefault="002F488B"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r w:rsidR="00A42D92">
              <w:rPr>
                <w:rFonts w:asciiTheme="minorHAnsi" w:eastAsia="Times New Roman" w:hAnsiTheme="minorHAnsi" w:cs="Calibri"/>
                <w:color w:val="auto"/>
                <w:sz w:val="22"/>
                <w:szCs w:val="22"/>
                <w:lang w:eastAsia="en-CA"/>
              </w:rPr>
              <w:t>, DLL</w:t>
            </w:r>
          </w:p>
        </w:tc>
      </w:tr>
      <w:tr w:rsidR="002F488B" w14:paraId="357A0B93"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DFB3847"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49AAB8A2" w14:textId="77777777" w:rsidR="002F488B" w:rsidRPr="00B464B9" w:rsidRDefault="002F488B"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256CC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2F488B" w14:paraId="30DB5228"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1ACF62"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D92B94B" w14:textId="77777777" w:rsidR="002F488B" w:rsidRPr="009675FB" w:rsidRDefault="002F488B" w:rsidP="00904039">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Core Data and Events</w:t>
            </w:r>
          </w:p>
        </w:tc>
      </w:tr>
      <w:tr w:rsidR="002F488B" w14:paraId="672E4874"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8EB8F30"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FE1094B" w14:textId="46995875" w:rsidR="002F488B" w:rsidRDefault="00910F85" w:rsidP="0090403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Warning</w:t>
            </w:r>
          </w:p>
        </w:tc>
      </w:tr>
      <w:tr w:rsidR="002F488B" w14:paraId="200E22FB"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59E6B8B"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5990B8CB" w14:textId="77777777" w:rsidR="002F488B" w:rsidRPr="00B464B9" w:rsidRDefault="002F488B"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Public</w:t>
            </w:r>
          </w:p>
        </w:tc>
      </w:tr>
      <w:tr w:rsidR="002F488B" w:rsidRPr="00A61AB1" w14:paraId="64BE62B9"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960CBDA"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71794DC6"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5A98E21" w14:textId="77777777" w:rsidR="002F488B" w:rsidRPr="00C301FC" w:rsidRDefault="002F488B" w:rsidP="00904039">
            <w:pPr>
              <w:ind w:left="0"/>
              <w:rPr>
                <w:rFonts w:asciiTheme="minorHAnsi" w:hAnsiTheme="minorHAnsi"/>
                <w:sz w:val="22"/>
                <w:szCs w:val="22"/>
                <w:lang w:val="en-US" w:eastAsia="en-CA"/>
              </w:rPr>
            </w:pPr>
            <w:r w:rsidRPr="00436A1F">
              <w:rPr>
                <w:rFonts w:asciiTheme="minorHAnsi" w:hAnsiTheme="minorHAnsi"/>
                <w:sz w:val="22"/>
                <w:szCs w:val="22"/>
                <w:lang w:eastAsia="en-CA"/>
              </w:rPr>
              <w:t>M</w:t>
            </w:r>
            <w:r>
              <w:rPr>
                <w:rFonts w:asciiTheme="minorHAnsi" w:hAnsiTheme="minorHAnsi"/>
                <w:sz w:val="22"/>
                <w:szCs w:val="22"/>
                <w:lang w:eastAsia="en-CA"/>
              </w:rPr>
              <w:t>em</w:t>
            </w:r>
            <w:r w:rsidRPr="00436A1F">
              <w:rPr>
                <w:rFonts w:asciiTheme="minorHAnsi" w:hAnsiTheme="minorHAnsi"/>
                <w:sz w:val="22"/>
                <w:szCs w:val="22"/>
                <w:lang w:eastAsia="en-CA"/>
              </w:rPr>
              <w:t>b</w:t>
            </w:r>
            <w:r>
              <w:rPr>
                <w:rFonts w:asciiTheme="minorHAnsi" w:hAnsiTheme="minorHAnsi"/>
                <w:sz w:val="22"/>
                <w:szCs w:val="22"/>
                <w:lang w:eastAsia="en-CA"/>
              </w:rPr>
              <w:t>e</w:t>
            </w:r>
            <w:r w:rsidRPr="00436A1F">
              <w:rPr>
                <w:rFonts w:asciiTheme="minorHAnsi" w:hAnsiTheme="minorHAnsi"/>
                <w:sz w:val="22"/>
                <w:szCs w:val="22"/>
                <w:lang w:eastAsia="en-CA"/>
              </w:rPr>
              <w:t>r is P</w:t>
            </w:r>
            <w:r>
              <w:rPr>
                <w:rFonts w:asciiTheme="minorHAnsi" w:hAnsiTheme="minorHAnsi"/>
                <w:sz w:val="22"/>
                <w:szCs w:val="22"/>
                <w:lang w:eastAsia="en-CA"/>
              </w:rPr>
              <w:t>art-</w:t>
            </w:r>
            <w:r w:rsidRPr="00436A1F">
              <w:rPr>
                <w:rFonts w:asciiTheme="minorHAnsi" w:hAnsiTheme="minorHAnsi"/>
                <w:sz w:val="22"/>
                <w:szCs w:val="22"/>
                <w:lang w:eastAsia="en-CA"/>
              </w:rPr>
              <w:t>T</w:t>
            </w:r>
            <w:r>
              <w:rPr>
                <w:rFonts w:asciiTheme="minorHAnsi" w:hAnsiTheme="minorHAnsi"/>
                <w:sz w:val="22"/>
                <w:szCs w:val="22"/>
                <w:lang w:eastAsia="en-CA"/>
              </w:rPr>
              <w:t>ime</w:t>
            </w:r>
            <w:r w:rsidRPr="00436A1F">
              <w:rPr>
                <w:rFonts w:asciiTheme="minorHAnsi" w:hAnsiTheme="minorHAnsi"/>
                <w:sz w:val="22"/>
                <w:szCs w:val="22"/>
                <w:lang w:eastAsia="en-CA"/>
              </w:rPr>
              <w:t xml:space="preserve"> at any </w:t>
            </w:r>
            <w:r>
              <w:rPr>
                <w:rFonts w:asciiTheme="minorHAnsi" w:hAnsiTheme="minorHAnsi"/>
                <w:sz w:val="22"/>
                <w:szCs w:val="22"/>
                <w:lang w:eastAsia="en-CA"/>
              </w:rPr>
              <w:t>point in target year and has a N</w:t>
            </w:r>
            <w:r w:rsidRPr="00436A1F">
              <w:rPr>
                <w:rFonts w:asciiTheme="minorHAnsi" w:hAnsiTheme="minorHAnsi"/>
                <w:sz w:val="22"/>
                <w:szCs w:val="22"/>
                <w:lang w:eastAsia="en-CA"/>
              </w:rPr>
              <w:t>on-contributory leave</w:t>
            </w:r>
            <w:r>
              <w:rPr>
                <w:rFonts w:asciiTheme="minorHAnsi" w:hAnsiTheme="minorHAnsi"/>
                <w:sz w:val="22"/>
                <w:szCs w:val="22"/>
                <w:lang w:eastAsia="en-CA"/>
              </w:rPr>
              <w:t xml:space="preserve"> on file</w:t>
            </w:r>
            <w:r w:rsidRPr="00436A1F">
              <w:rPr>
                <w:rFonts w:asciiTheme="minorHAnsi" w:hAnsiTheme="minorHAnsi"/>
                <w:sz w:val="22"/>
                <w:szCs w:val="22"/>
                <w:lang w:eastAsia="en-CA"/>
              </w:rPr>
              <w:t>.  Weeks being reported extend into the non-contributory leave</w:t>
            </w:r>
            <w:r>
              <w:rPr>
                <w:rFonts w:asciiTheme="minorHAnsi" w:hAnsiTheme="minorHAnsi"/>
                <w:sz w:val="22"/>
                <w:szCs w:val="22"/>
                <w:lang w:eastAsia="en-CA"/>
              </w:rPr>
              <w:t xml:space="preserve"> period</w:t>
            </w:r>
            <w:r w:rsidRPr="00436A1F">
              <w:rPr>
                <w:rFonts w:asciiTheme="minorHAnsi" w:hAnsiTheme="minorHAnsi"/>
                <w:sz w:val="22"/>
                <w:szCs w:val="22"/>
                <w:lang w:eastAsia="en-CA"/>
              </w:rPr>
              <w:t>.  Employer should be reporting a contributory leave data.</w:t>
            </w:r>
            <w:r w:rsidRPr="009151F9">
              <w:rPr>
                <w:rFonts w:asciiTheme="minorHAnsi" w:hAnsiTheme="minorHAnsi"/>
                <w:sz w:val="22"/>
                <w:szCs w:val="22"/>
                <w:lang w:eastAsia="en-CA"/>
              </w:rPr>
              <w:t xml:space="preserve"> </w:t>
            </w:r>
          </w:p>
        </w:tc>
      </w:tr>
      <w:tr w:rsidR="002F488B" w:rsidRPr="009151F9" w14:paraId="274682B2"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6DE5222"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579D2437" w14:textId="77777777" w:rsidR="00B80E65" w:rsidRPr="00436A1F" w:rsidRDefault="00B80E65" w:rsidP="00B80E65">
            <w:pPr>
              <w:ind w:left="0"/>
              <w:rPr>
                <w:rFonts w:asciiTheme="minorHAnsi" w:hAnsiTheme="minorHAnsi"/>
                <w:sz w:val="22"/>
                <w:szCs w:val="22"/>
                <w:lang w:eastAsia="en-CA"/>
              </w:rPr>
            </w:pPr>
            <w:r w:rsidRPr="00E97469">
              <w:rPr>
                <w:rFonts w:asciiTheme="minorHAnsi" w:hAnsiTheme="minorHAnsi"/>
                <w:color w:val="auto"/>
                <w:sz w:val="22"/>
                <w:szCs w:val="22"/>
                <w:lang w:eastAsia="en-CA"/>
              </w:rPr>
              <w:t xml:space="preserve">This validation will be triggered </w:t>
            </w:r>
            <w:r w:rsidRPr="00F56A39">
              <w:rPr>
                <w:rFonts w:asciiTheme="minorHAnsi" w:hAnsiTheme="minorHAnsi"/>
                <w:sz w:val="22"/>
                <w:szCs w:val="22"/>
                <w:lang w:eastAsia="en-CA"/>
              </w:rPr>
              <w:t xml:space="preserve">If </w:t>
            </w:r>
            <w:r>
              <w:rPr>
                <w:rFonts w:asciiTheme="minorHAnsi" w:hAnsiTheme="minorHAnsi"/>
                <w:sz w:val="22"/>
                <w:szCs w:val="22"/>
                <w:lang w:eastAsia="en-CA"/>
              </w:rPr>
              <w:t>:</w:t>
            </w:r>
          </w:p>
          <w:p w14:paraId="428348D1" w14:textId="52147CF1" w:rsidR="00B80E65" w:rsidRPr="00F1492D" w:rsidRDefault="00B80E65" w:rsidP="00B80E65">
            <w:pPr>
              <w:spacing w:before="0" w:after="0" w:line="240" w:lineRule="auto"/>
              <w:ind w:left="742"/>
              <w:rPr>
                <w:rFonts w:asciiTheme="minorHAnsi" w:hAnsiTheme="minorHAnsi"/>
                <w:b/>
                <w:sz w:val="22"/>
                <w:szCs w:val="22"/>
                <w:lang w:eastAsia="en-CA"/>
              </w:rPr>
            </w:pPr>
            <w:r w:rsidRPr="00F1492D">
              <w:rPr>
                <w:rFonts w:asciiTheme="minorHAnsi" w:hAnsiTheme="minorHAnsi"/>
                <w:b/>
                <w:sz w:val="22"/>
                <w:szCs w:val="22"/>
                <w:lang w:eastAsia="en-CA"/>
              </w:rPr>
              <w:t xml:space="preserve">The provided weeks exceed the </w:t>
            </w:r>
            <w:r w:rsidR="00036EB4">
              <w:rPr>
                <w:rFonts w:asciiTheme="minorHAnsi" w:hAnsiTheme="minorHAnsi"/>
                <w:b/>
                <w:sz w:val="22"/>
                <w:szCs w:val="22"/>
                <w:lang w:eastAsia="en-CA"/>
              </w:rPr>
              <w:t xml:space="preserve">working </w:t>
            </w:r>
            <w:r w:rsidRPr="00F1492D">
              <w:rPr>
                <w:rFonts w:asciiTheme="minorHAnsi" w:hAnsiTheme="minorHAnsi"/>
                <w:b/>
                <w:sz w:val="22"/>
                <w:szCs w:val="22"/>
                <w:lang w:eastAsia="en-CA"/>
              </w:rPr>
              <w:t xml:space="preserve">contributory weeks available for this </w:t>
            </w:r>
            <w:r>
              <w:rPr>
                <w:rFonts w:asciiTheme="minorHAnsi" w:hAnsiTheme="minorHAnsi"/>
                <w:b/>
                <w:sz w:val="22"/>
                <w:szCs w:val="22"/>
                <w:lang w:eastAsia="en-CA"/>
              </w:rPr>
              <w:t xml:space="preserve">member </w:t>
            </w:r>
            <w:r w:rsidRPr="00F1492D">
              <w:rPr>
                <w:rFonts w:asciiTheme="minorHAnsi" w:hAnsiTheme="minorHAnsi"/>
                <w:b/>
                <w:sz w:val="22"/>
                <w:szCs w:val="22"/>
                <w:lang w:eastAsia="en-CA"/>
              </w:rPr>
              <w:t>in the reporting year:</w:t>
            </w:r>
          </w:p>
          <w:p w14:paraId="418D56E9" w14:textId="77777777" w:rsidR="00B80E65" w:rsidRPr="004D1676" w:rsidRDefault="00B80E65" w:rsidP="00B80E65">
            <w:pPr>
              <w:ind w:left="720"/>
              <w:rPr>
                <w:rFonts w:asciiTheme="minorHAnsi" w:hAnsiTheme="minorHAnsi"/>
                <w:sz w:val="22"/>
                <w:szCs w:val="22"/>
                <w:u w:val="single"/>
                <w:lang w:eastAsia="en-CA"/>
              </w:rPr>
            </w:pPr>
            <w:r w:rsidRPr="004D1676">
              <w:rPr>
                <w:rFonts w:asciiTheme="minorHAnsi" w:hAnsiTheme="minorHAnsi"/>
                <w:sz w:val="22"/>
                <w:szCs w:val="22"/>
                <w:u w:val="single"/>
                <w:lang w:eastAsia="en-CA"/>
              </w:rPr>
              <w:t>Core Data</w:t>
            </w:r>
          </w:p>
          <w:p w14:paraId="664C1271" w14:textId="77777777" w:rsidR="00B80E65" w:rsidRDefault="00B80E65" w:rsidP="00B80E65">
            <w:pPr>
              <w:ind w:left="720"/>
              <w:rPr>
                <w:rFonts w:asciiTheme="minorHAnsi" w:hAnsiTheme="minorHAnsi"/>
                <w:sz w:val="22"/>
                <w:szCs w:val="22"/>
                <w:lang w:eastAsia="en-CA"/>
              </w:rPr>
            </w:pPr>
            <w:r w:rsidRPr="00436A1F">
              <w:rPr>
                <w:rFonts w:asciiTheme="minorHAnsi" w:hAnsiTheme="minorHAnsi"/>
                <w:sz w:val="22"/>
                <w:szCs w:val="22"/>
                <w:lang w:eastAsia="en-CA"/>
              </w:rPr>
              <w:t>Member is PT</w:t>
            </w:r>
            <w:r>
              <w:rPr>
                <w:rFonts w:asciiTheme="minorHAnsi" w:hAnsiTheme="minorHAnsi"/>
                <w:sz w:val="22"/>
                <w:szCs w:val="22"/>
                <w:lang w:eastAsia="en-CA"/>
              </w:rPr>
              <w:t xml:space="preserve"> at least 1 day in target year</w:t>
            </w:r>
          </w:p>
          <w:p w14:paraId="0F6C652D" w14:textId="77777777" w:rsidR="00B80E65" w:rsidRPr="00436A1F" w:rsidRDefault="00B80E65" w:rsidP="00B80E65">
            <w:pPr>
              <w:ind w:left="720"/>
              <w:rPr>
                <w:rFonts w:asciiTheme="minorHAnsi" w:hAnsiTheme="minorHAnsi"/>
                <w:sz w:val="22"/>
                <w:szCs w:val="22"/>
                <w:lang w:eastAsia="en-CA"/>
              </w:rPr>
            </w:pPr>
            <w:r>
              <w:rPr>
                <w:rFonts w:asciiTheme="minorHAnsi" w:hAnsiTheme="minorHAnsi"/>
                <w:sz w:val="22"/>
                <w:szCs w:val="22"/>
                <w:lang w:eastAsia="en-CA"/>
              </w:rPr>
              <w:t>AND</w:t>
            </w:r>
          </w:p>
          <w:p w14:paraId="4C7226F2" w14:textId="2B0DBF4C" w:rsidR="00B80E65" w:rsidRDefault="00B80E65" w:rsidP="00B80E65">
            <w:pPr>
              <w:ind w:left="720"/>
              <w:rPr>
                <w:rFonts w:asciiTheme="minorHAnsi" w:hAnsiTheme="minorHAnsi"/>
                <w:sz w:val="22"/>
                <w:szCs w:val="22"/>
                <w:lang w:eastAsia="en-CA"/>
              </w:rPr>
            </w:pPr>
            <w:r w:rsidRPr="00436A1F">
              <w:rPr>
                <w:rFonts w:asciiTheme="minorHAnsi" w:hAnsiTheme="minorHAnsi"/>
                <w:sz w:val="22"/>
                <w:szCs w:val="22"/>
                <w:lang w:eastAsia="en-CA"/>
              </w:rPr>
              <w:t>There is a non-contributory leave</w:t>
            </w:r>
            <w:r w:rsidR="00A541BD">
              <w:rPr>
                <w:rFonts w:asciiTheme="minorHAnsi" w:hAnsiTheme="minorHAnsi"/>
                <w:sz w:val="22"/>
                <w:szCs w:val="22"/>
                <w:vertAlign w:val="superscript"/>
                <w:lang w:eastAsia="en-CA"/>
              </w:rPr>
              <w:t>1</w:t>
            </w:r>
            <w:r w:rsidRPr="00436A1F">
              <w:rPr>
                <w:rFonts w:asciiTheme="minorHAnsi" w:hAnsiTheme="minorHAnsi"/>
                <w:sz w:val="22"/>
                <w:szCs w:val="22"/>
                <w:lang w:eastAsia="en-CA"/>
              </w:rPr>
              <w:t xml:space="preserve"> in </w:t>
            </w:r>
            <w:r>
              <w:rPr>
                <w:rFonts w:asciiTheme="minorHAnsi" w:hAnsiTheme="minorHAnsi"/>
                <w:sz w:val="22"/>
                <w:szCs w:val="22"/>
                <w:lang w:eastAsia="en-CA"/>
              </w:rPr>
              <w:t xml:space="preserve">target year for at least </w:t>
            </w:r>
            <w:r w:rsidR="00C20B22">
              <w:rPr>
                <w:rFonts w:asciiTheme="minorHAnsi" w:hAnsiTheme="minorHAnsi"/>
                <w:sz w:val="22"/>
                <w:szCs w:val="22"/>
                <w:lang w:eastAsia="en-CA"/>
              </w:rPr>
              <w:t xml:space="preserve">5 </w:t>
            </w:r>
            <w:r>
              <w:rPr>
                <w:rFonts w:asciiTheme="minorHAnsi" w:hAnsiTheme="minorHAnsi"/>
                <w:sz w:val="22"/>
                <w:szCs w:val="22"/>
                <w:lang w:eastAsia="en-CA"/>
              </w:rPr>
              <w:t>day</w:t>
            </w:r>
            <w:r w:rsidR="00C20B22">
              <w:rPr>
                <w:rFonts w:asciiTheme="minorHAnsi" w:hAnsiTheme="minorHAnsi"/>
                <w:sz w:val="22"/>
                <w:szCs w:val="22"/>
                <w:lang w:eastAsia="en-CA"/>
              </w:rPr>
              <w:t>s</w:t>
            </w:r>
          </w:p>
          <w:p w14:paraId="524CE336" w14:textId="77777777" w:rsidR="00B80E65" w:rsidRPr="00436A1F" w:rsidRDefault="00B80E65" w:rsidP="00B80E65">
            <w:pPr>
              <w:ind w:left="720"/>
              <w:rPr>
                <w:rFonts w:asciiTheme="minorHAnsi" w:hAnsiTheme="minorHAnsi"/>
                <w:sz w:val="22"/>
                <w:szCs w:val="22"/>
                <w:lang w:eastAsia="en-CA"/>
              </w:rPr>
            </w:pPr>
            <w:r>
              <w:rPr>
                <w:rFonts w:asciiTheme="minorHAnsi" w:hAnsiTheme="minorHAnsi"/>
                <w:sz w:val="22"/>
                <w:szCs w:val="22"/>
                <w:lang w:eastAsia="en-CA"/>
              </w:rPr>
              <w:t>AND</w:t>
            </w:r>
          </w:p>
          <w:p w14:paraId="6AB56B87" w14:textId="799DD557" w:rsidR="00B80E65" w:rsidRPr="00691278" w:rsidRDefault="00B80E65" w:rsidP="00B80E65">
            <w:pPr>
              <w:ind w:left="720"/>
              <w:rPr>
                <w:rFonts w:asciiTheme="minorHAnsi" w:hAnsiTheme="minorHAnsi"/>
                <w:sz w:val="22"/>
                <w:szCs w:val="22"/>
                <w:lang w:eastAsia="en-CA"/>
              </w:rPr>
            </w:pPr>
            <w:r w:rsidRPr="00691278">
              <w:rPr>
                <w:rFonts w:asciiTheme="minorHAnsi" w:hAnsiTheme="minorHAnsi"/>
                <w:sz w:val="22"/>
                <w:szCs w:val="22"/>
                <w:lang w:eastAsia="en-CA"/>
              </w:rPr>
              <w:t>File.CoreData.Weeks &gt; WorkingContributoryPeriod</w:t>
            </w:r>
            <w:r w:rsidR="00B56197">
              <w:rPr>
                <w:rFonts w:asciiTheme="minorHAnsi" w:hAnsiTheme="minorHAnsi"/>
                <w:sz w:val="22"/>
                <w:szCs w:val="22"/>
                <w:lang w:eastAsia="en-CA"/>
              </w:rPr>
              <w:t xml:space="preserve"> + Tolerance</w:t>
            </w:r>
          </w:p>
          <w:p w14:paraId="4CEAFCDF" w14:textId="77777777" w:rsidR="00B80E65" w:rsidRPr="00691278" w:rsidRDefault="00B80E65" w:rsidP="00B80E65">
            <w:pPr>
              <w:ind w:left="720"/>
              <w:rPr>
                <w:rFonts w:asciiTheme="minorHAnsi" w:hAnsiTheme="minorHAnsi"/>
                <w:sz w:val="22"/>
                <w:szCs w:val="22"/>
                <w:lang w:eastAsia="en-CA"/>
              </w:rPr>
            </w:pPr>
            <w:r w:rsidRPr="00691278">
              <w:rPr>
                <w:rFonts w:asciiTheme="minorHAnsi" w:hAnsiTheme="minorHAnsi"/>
                <w:sz w:val="22"/>
                <w:szCs w:val="22"/>
                <w:lang w:eastAsia="en-CA"/>
              </w:rPr>
              <w:t>Where</w:t>
            </w:r>
            <w:r>
              <w:rPr>
                <w:rFonts w:asciiTheme="minorHAnsi" w:hAnsiTheme="minorHAnsi"/>
                <w:sz w:val="22"/>
                <w:szCs w:val="22"/>
                <w:lang w:eastAsia="en-CA"/>
              </w:rPr>
              <w:t>:</w:t>
            </w:r>
          </w:p>
          <w:p w14:paraId="6DF3E740" w14:textId="03E347FD" w:rsidR="00B80E65" w:rsidRDefault="00B80E65" w:rsidP="00B80E65">
            <w:pPr>
              <w:ind w:left="720"/>
              <w:rPr>
                <w:rFonts w:asciiTheme="minorHAnsi" w:hAnsiTheme="minorHAnsi"/>
                <w:sz w:val="22"/>
                <w:szCs w:val="22"/>
                <w:lang w:eastAsia="en-CA"/>
              </w:rPr>
            </w:pPr>
            <w:r w:rsidRPr="00691278">
              <w:rPr>
                <w:rFonts w:asciiTheme="minorHAnsi" w:hAnsiTheme="minorHAnsi"/>
                <w:b/>
                <w:sz w:val="22"/>
                <w:szCs w:val="22"/>
                <w:lang w:eastAsia="en-CA"/>
              </w:rPr>
              <w:t>WorkingContributoryPeriod</w:t>
            </w:r>
            <w:r w:rsidRPr="00691278">
              <w:rPr>
                <w:rFonts w:asciiTheme="minorHAnsi" w:hAnsiTheme="minorHAnsi"/>
                <w:sz w:val="22"/>
                <w:szCs w:val="22"/>
                <w:lang w:eastAsia="en-CA"/>
              </w:rPr>
              <w:t xml:space="preserve"> = </w:t>
            </w:r>
            <w:r w:rsidR="008E2DBE">
              <w:rPr>
                <w:rFonts w:asciiTheme="minorHAnsi" w:hAnsiTheme="minorHAnsi"/>
                <w:sz w:val="22"/>
                <w:szCs w:val="22"/>
                <w:lang w:eastAsia="en-CA"/>
              </w:rPr>
              <w:t>ROUNDDOWN (((</w:t>
            </w:r>
            <w:r w:rsidRPr="00691278">
              <w:rPr>
                <w:rFonts w:asciiTheme="minorHAnsi" w:hAnsiTheme="minorHAnsi"/>
                <w:sz w:val="22"/>
                <w:szCs w:val="22"/>
                <w:lang w:eastAsia="en-CA"/>
              </w:rPr>
              <w:t>Number of days between (BeginDate, EndDate)</w:t>
            </w:r>
            <w:r>
              <w:rPr>
                <w:rFonts w:asciiTheme="minorHAnsi" w:hAnsiTheme="minorHAnsi"/>
                <w:sz w:val="22"/>
                <w:szCs w:val="22"/>
                <w:lang w:eastAsia="en-CA"/>
              </w:rPr>
              <w:t xml:space="preserve"> - </w:t>
            </w:r>
            <w:r w:rsidRPr="00436A1F">
              <w:rPr>
                <w:rFonts w:asciiTheme="minorHAnsi" w:hAnsiTheme="minorHAnsi"/>
                <w:sz w:val="22"/>
                <w:szCs w:val="22"/>
                <w:lang w:eastAsia="en-CA"/>
              </w:rPr>
              <w:t>“Carve Out</w:t>
            </w:r>
            <w:r w:rsidR="008E2DBE">
              <w:rPr>
                <w:rFonts w:asciiTheme="minorHAnsi" w:hAnsiTheme="minorHAnsi"/>
                <w:sz w:val="22"/>
                <w:szCs w:val="22"/>
                <w:lang w:eastAsia="en-CA"/>
              </w:rPr>
              <w:t>”</w:t>
            </w:r>
            <w:r w:rsidRPr="00436A1F">
              <w:rPr>
                <w:rFonts w:asciiTheme="minorHAnsi" w:hAnsiTheme="minorHAnsi"/>
                <w:sz w:val="22"/>
                <w:szCs w:val="22"/>
                <w:lang w:eastAsia="en-CA"/>
              </w:rPr>
              <w:t xml:space="preserve"> service breaks as defi</w:t>
            </w:r>
            <w:r>
              <w:rPr>
                <w:rFonts w:asciiTheme="minorHAnsi" w:hAnsiTheme="minorHAnsi"/>
                <w:sz w:val="22"/>
                <w:szCs w:val="22"/>
                <w:lang w:eastAsia="en-CA"/>
              </w:rPr>
              <w:t>ned in Service Break Defintions</w:t>
            </w:r>
            <w:r w:rsidR="008E2DBE">
              <w:rPr>
                <w:rFonts w:asciiTheme="minorHAnsi" w:hAnsiTheme="minorHAnsi"/>
                <w:sz w:val="22"/>
                <w:szCs w:val="22"/>
                <w:lang w:eastAsia="en-CA"/>
              </w:rPr>
              <w:t>) / (</w:t>
            </w:r>
            <w:r w:rsidR="008E2DBE" w:rsidRPr="00691278">
              <w:rPr>
                <w:rFonts w:asciiTheme="minorHAnsi" w:hAnsiTheme="minorHAnsi"/>
                <w:sz w:val="22"/>
                <w:szCs w:val="22"/>
                <w:lang w:eastAsia="en-CA"/>
              </w:rPr>
              <w:t>Number of days between (BeginDate, EndDate)</w:t>
            </w:r>
            <w:r w:rsidR="008E2DBE">
              <w:rPr>
                <w:rFonts w:asciiTheme="minorHAnsi" w:hAnsiTheme="minorHAnsi"/>
                <w:sz w:val="22"/>
                <w:szCs w:val="22"/>
                <w:lang w:eastAsia="en-CA"/>
              </w:rPr>
              <w:t>) *52,2)</w:t>
            </w:r>
          </w:p>
          <w:p w14:paraId="40FB8633" w14:textId="4C926AAD" w:rsidR="00B80E65" w:rsidRPr="00691278" w:rsidRDefault="00B80E65" w:rsidP="00B80E65">
            <w:pPr>
              <w:ind w:left="720"/>
              <w:rPr>
                <w:rFonts w:asciiTheme="minorHAnsi" w:hAnsiTheme="minorHAnsi"/>
                <w:sz w:val="22"/>
                <w:szCs w:val="22"/>
                <w:lang w:eastAsia="en-CA"/>
              </w:rPr>
            </w:pPr>
            <w:r>
              <w:rPr>
                <w:rFonts w:asciiTheme="minorHAnsi" w:hAnsiTheme="minorHAnsi"/>
                <w:sz w:val="22"/>
                <w:szCs w:val="22"/>
                <w:lang w:eastAsia="en-CA"/>
              </w:rPr>
              <w:t>T</w:t>
            </w:r>
            <w:r w:rsidRPr="00436A1F">
              <w:rPr>
                <w:rFonts w:asciiTheme="minorHAnsi" w:hAnsiTheme="minorHAnsi"/>
                <w:sz w:val="22"/>
                <w:szCs w:val="22"/>
                <w:lang w:eastAsia="en-CA"/>
              </w:rPr>
              <w:t>his includes</w:t>
            </w:r>
            <w:r w:rsidR="00513822">
              <w:rPr>
                <w:rFonts w:asciiTheme="minorHAnsi" w:hAnsiTheme="minorHAnsi"/>
                <w:sz w:val="22"/>
                <w:szCs w:val="22"/>
                <w:lang w:eastAsia="en-CA"/>
              </w:rPr>
              <w:t xml:space="preserve"> </w:t>
            </w:r>
            <w:r w:rsidR="00A541BD">
              <w:rPr>
                <w:rFonts w:asciiTheme="minorHAnsi" w:hAnsiTheme="minorHAnsi"/>
                <w:sz w:val="22"/>
                <w:szCs w:val="22"/>
                <w:lang w:eastAsia="en-CA"/>
              </w:rPr>
              <w:t xml:space="preserve">contributory </w:t>
            </w:r>
            <w:r w:rsidR="00796078">
              <w:rPr>
                <w:rFonts w:asciiTheme="minorHAnsi" w:hAnsiTheme="minorHAnsi"/>
                <w:sz w:val="22"/>
                <w:szCs w:val="22"/>
                <w:lang w:eastAsia="en-CA"/>
              </w:rPr>
              <w:t xml:space="preserve">leaves not reported through MDC data collection </w:t>
            </w:r>
            <w:r w:rsidR="00A541BD">
              <w:rPr>
                <w:rFonts w:asciiTheme="minorHAnsi" w:hAnsiTheme="minorHAnsi"/>
                <w:sz w:val="22"/>
                <w:szCs w:val="22"/>
                <w:lang w:eastAsia="en-CA"/>
              </w:rPr>
              <w:t xml:space="preserve">and </w:t>
            </w:r>
            <w:r w:rsidR="00513822">
              <w:rPr>
                <w:rFonts w:asciiTheme="minorHAnsi" w:hAnsiTheme="minorHAnsi"/>
                <w:sz w:val="22"/>
                <w:szCs w:val="22"/>
                <w:lang w:eastAsia="en-CA"/>
              </w:rPr>
              <w:t xml:space="preserve">non contributory </w:t>
            </w:r>
            <w:r w:rsidRPr="00436A1F">
              <w:rPr>
                <w:rFonts w:asciiTheme="minorHAnsi" w:hAnsiTheme="minorHAnsi"/>
                <w:sz w:val="22"/>
                <w:szCs w:val="22"/>
                <w:lang w:eastAsia="en-CA"/>
              </w:rPr>
              <w:t>service</w:t>
            </w:r>
            <w:r w:rsidR="00796078">
              <w:rPr>
                <w:rFonts w:asciiTheme="minorHAnsi" w:hAnsiTheme="minorHAnsi"/>
                <w:sz w:val="22"/>
                <w:szCs w:val="22"/>
                <w:lang w:eastAsia="en-CA"/>
              </w:rPr>
              <w:t xml:space="preserve"> leaves</w:t>
            </w:r>
            <w:r w:rsidRPr="00436A1F">
              <w:rPr>
                <w:rFonts w:asciiTheme="minorHAnsi" w:hAnsiTheme="minorHAnsi"/>
                <w:sz w:val="22"/>
                <w:szCs w:val="22"/>
                <w:lang w:eastAsia="en-CA"/>
              </w:rPr>
              <w:t xml:space="preserve"> reported in the </w:t>
            </w:r>
            <w:r>
              <w:rPr>
                <w:rFonts w:asciiTheme="minorHAnsi" w:hAnsiTheme="minorHAnsi"/>
                <w:sz w:val="22"/>
                <w:szCs w:val="22"/>
                <w:lang w:eastAsia="en-CA"/>
              </w:rPr>
              <w:t>data collection.</w:t>
            </w:r>
          </w:p>
          <w:p w14:paraId="0C58276D" w14:textId="77777777" w:rsidR="00B80E65" w:rsidRPr="00691278" w:rsidRDefault="00B80E65" w:rsidP="00B80E65">
            <w:pPr>
              <w:ind w:left="720"/>
              <w:rPr>
                <w:rFonts w:asciiTheme="minorHAnsi" w:hAnsiTheme="minorHAnsi"/>
                <w:sz w:val="22"/>
                <w:szCs w:val="22"/>
                <w:lang w:eastAsia="en-CA"/>
              </w:rPr>
            </w:pPr>
            <w:r w:rsidRPr="00691278">
              <w:rPr>
                <w:rFonts w:asciiTheme="minorHAnsi" w:hAnsiTheme="minorHAnsi"/>
                <w:b/>
                <w:sz w:val="22"/>
                <w:szCs w:val="22"/>
                <w:lang w:eastAsia="en-CA"/>
              </w:rPr>
              <w:t>BeginDate</w:t>
            </w:r>
            <w:r w:rsidRPr="00691278">
              <w:rPr>
                <w:rFonts w:asciiTheme="minorHAnsi" w:hAnsiTheme="minorHAnsi"/>
                <w:sz w:val="22"/>
                <w:szCs w:val="22"/>
                <w:lang w:eastAsia="en-CA"/>
              </w:rPr>
              <w:t xml:space="preserve"> = The most recent date between the 1st January of the MDC year and Ariel.PermanencyDate</w:t>
            </w:r>
          </w:p>
          <w:p w14:paraId="2CED2C5B" w14:textId="68B0D647" w:rsidR="00B80E65" w:rsidRDefault="00B80E65" w:rsidP="00B80E65">
            <w:pPr>
              <w:ind w:left="720"/>
              <w:rPr>
                <w:rFonts w:asciiTheme="minorHAnsi" w:hAnsiTheme="minorHAnsi"/>
                <w:sz w:val="22"/>
                <w:szCs w:val="22"/>
                <w:lang w:eastAsia="en-CA"/>
              </w:rPr>
            </w:pPr>
            <w:r w:rsidRPr="00691278">
              <w:rPr>
                <w:rFonts w:asciiTheme="minorHAnsi" w:hAnsiTheme="minorHAnsi"/>
                <w:b/>
                <w:sz w:val="22"/>
                <w:szCs w:val="22"/>
                <w:lang w:eastAsia="en-CA"/>
              </w:rPr>
              <w:t>EndDate</w:t>
            </w:r>
            <w:r w:rsidRPr="00691278">
              <w:rPr>
                <w:rFonts w:asciiTheme="minorHAnsi" w:hAnsiTheme="minorHAnsi"/>
                <w:sz w:val="22"/>
                <w:szCs w:val="22"/>
                <w:lang w:eastAsia="en-CA"/>
              </w:rPr>
              <w:t xml:space="preserve"> = Should be set to </w:t>
            </w:r>
            <w:r w:rsidR="00A53C99">
              <w:rPr>
                <w:rFonts w:asciiTheme="minorHAnsi" w:hAnsiTheme="minorHAnsi"/>
                <w:sz w:val="22"/>
                <w:szCs w:val="22"/>
                <w:lang w:eastAsia="en-CA"/>
              </w:rPr>
              <w:t>January 1st</w:t>
            </w:r>
            <w:r w:rsidRPr="00691278">
              <w:rPr>
                <w:rFonts w:asciiTheme="minorHAnsi" w:hAnsiTheme="minorHAnsi"/>
                <w:sz w:val="22"/>
                <w:szCs w:val="22"/>
                <w:lang w:eastAsia="en-CA"/>
              </w:rPr>
              <w:t xml:space="preserve"> of the MDC year</w:t>
            </w:r>
            <w:r w:rsidR="00A53C99">
              <w:rPr>
                <w:rFonts w:asciiTheme="minorHAnsi" w:hAnsiTheme="minorHAnsi"/>
                <w:sz w:val="22"/>
                <w:szCs w:val="22"/>
                <w:lang w:eastAsia="en-CA"/>
              </w:rPr>
              <w:t>+1</w:t>
            </w:r>
          </w:p>
          <w:p w14:paraId="252388D7" w14:textId="414D7353" w:rsidR="00904039" w:rsidRDefault="00904039" w:rsidP="00B80E65">
            <w:pPr>
              <w:ind w:left="720"/>
              <w:rPr>
                <w:rFonts w:asciiTheme="minorHAnsi" w:hAnsiTheme="minorHAnsi"/>
                <w:sz w:val="22"/>
                <w:szCs w:val="22"/>
                <w:lang w:eastAsia="en-CA"/>
              </w:rPr>
            </w:pPr>
            <w:r>
              <w:rPr>
                <w:rFonts w:asciiTheme="minorHAnsi" w:hAnsiTheme="minorHAnsi"/>
                <w:b/>
                <w:sz w:val="22"/>
                <w:szCs w:val="22"/>
                <w:lang w:eastAsia="en-CA"/>
              </w:rPr>
              <w:t>Service Breaks</w:t>
            </w:r>
            <w:r w:rsidR="003D211F" w:rsidRPr="00771C74">
              <w:rPr>
                <w:rFonts w:asciiTheme="minorHAnsi" w:hAnsiTheme="minorHAnsi"/>
                <w:b/>
                <w:sz w:val="22"/>
                <w:szCs w:val="22"/>
                <w:vertAlign w:val="superscript"/>
                <w:lang w:eastAsia="en-CA"/>
              </w:rPr>
              <w:t>3</w:t>
            </w:r>
            <w:r>
              <w:rPr>
                <w:rFonts w:asciiTheme="minorHAnsi" w:hAnsiTheme="minorHAnsi"/>
                <w:b/>
                <w:sz w:val="22"/>
                <w:szCs w:val="22"/>
                <w:lang w:eastAsia="en-CA"/>
              </w:rPr>
              <w:t xml:space="preserve"> = </w:t>
            </w:r>
            <w:r w:rsidRPr="00A858CB">
              <w:rPr>
                <w:rFonts w:asciiTheme="minorHAnsi" w:hAnsiTheme="minorHAnsi"/>
                <w:sz w:val="22"/>
                <w:szCs w:val="22"/>
                <w:lang w:eastAsia="en-CA"/>
              </w:rPr>
              <w:t xml:space="preserve">NCE, NCF, NCP, NCS, NCM, NCD, </w:t>
            </w:r>
            <w:r w:rsidR="00B56197">
              <w:rPr>
                <w:rFonts w:asciiTheme="minorHAnsi" w:hAnsiTheme="minorHAnsi"/>
                <w:sz w:val="22"/>
                <w:szCs w:val="22"/>
                <w:lang w:eastAsia="en-CA"/>
              </w:rPr>
              <w:t>NCO,</w:t>
            </w:r>
            <w:r w:rsidR="00B56197" w:rsidRPr="00A858CB">
              <w:rPr>
                <w:rFonts w:asciiTheme="minorHAnsi" w:hAnsiTheme="minorHAnsi"/>
                <w:sz w:val="22"/>
                <w:szCs w:val="22"/>
                <w:lang w:eastAsia="en-CA"/>
              </w:rPr>
              <w:t xml:space="preserve"> </w:t>
            </w:r>
            <w:r w:rsidRPr="00A858CB">
              <w:rPr>
                <w:rFonts w:asciiTheme="minorHAnsi" w:hAnsiTheme="minorHAnsi"/>
                <w:sz w:val="22"/>
                <w:szCs w:val="22"/>
                <w:lang w:eastAsia="en-CA"/>
              </w:rPr>
              <w:t>NCU, NCR, NCH, WSN, WSO, LTD, PTW</w:t>
            </w:r>
          </w:p>
          <w:p w14:paraId="39BD01F0" w14:textId="23002FD4" w:rsidR="001C6463" w:rsidRDefault="001C6463" w:rsidP="00B80E65">
            <w:pPr>
              <w:ind w:left="720"/>
              <w:rPr>
                <w:rFonts w:asciiTheme="minorHAnsi" w:hAnsiTheme="minorHAnsi"/>
                <w:sz w:val="22"/>
                <w:szCs w:val="22"/>
                <w:lang w:eastAsia="en-CA"/>
              </w:rPr>
            </w:pPr>
            <w:r>
              <w:rPr>
                <w:rFonts w:asciiTheme="minorHAnsi" w:hAnsiTheme="minorHAnsi"/>
                <w:b/>
                <w:sz w:val="22"/>
                <w:szCs w:val="22"/>
                <w:lang w:eastAsia="en-CA"/>
              </w:rPr>
              <w:t>Or</w:t>
            </w:r>
          </w:p>
          <w:p w14:paraId="5937911C" w14:textId="6B2EBC2A" w:rsidR="001C6463" w:rsidRDefault="001C6463" w:rsidP="00B80E65">
            <w:pPr>
              <w:ind w:left="720"/>
              <w:rPr>
                <w:rFonts w:asciiTheme="minorHAnsi" w:hAnsiTheme="minorHAnsi"/>
                <w:sz w:val="22"/>
                <w:szCs w:val="22"/>
                <w:lang w:eastAsia="en-CA"/>
              </w:rPr>
            </w:pPr>
            <w:r>
              <w:rPr>
                <w:rFonts w:asciiTheme="minorHAnsi" w:hAnsiTheme="minorHAnsi"/>
                <w:b/>
                <w:sz w:val="22"/>
                <w:szCs w:val="22"/>
                <w:lang w:eastAsia="en-CA"/>
              </w:rPr>
              <w:t>Service Breaks</w:t>
            </w:r>
            <w:r w:rsidR="003D211F" w:rsidRPr="00BE07C8">
              <w:rPr>
                <w:rFonts w:asciiTheme="minorHAnsi" w:hAnsiTheme="minorHAnsi"/>
                <w:b/>
                <w:sz w:val="22"/>
                <w:szCs w:val="22"/>
                <w:vertAlign w:val="superscript"/>
                <w:lang w:eastAsia="en-CA"/>
              </w:rPr>
              <w:t>3</w:t>
            </w:r>
            <w:r>
              <w:rPr>
                <w:rFonts w:asciiTheme="minorHAnsi" w:hAnsiTheme="minorHAnsi"/>
                <w:b/>
                <w:sz w:val="22"/>
                <w:szCs w:val="22"/>
                <w:lang w:eastAsia="en-CA"/>
              </w:rPr>
              <w:t xml:space="preserve"> = </w:t>
            </w:r>
            <w:r w:rsidRPr="00A858CB">
              <w:rPr>
                <w:rFonts w:asciiTheme="minorHAnsi" w:hAnsiTheme="minorHAnsi"/>
                <w:sz w:val="22"/>
                <w:szCs w:val="22"/>
                <w:lang w:eastAsia="en-CA"/>
              </w:rPr>
              <w:t>CRH, CRE, CRF, CRP, CRS, CRM, CRO, CRR</w:t>
            </w:r>
            <w:r>
              <w:rPr>
                <w:rFonts w:asciiTheme="minorHAnsi" w:hAnsiTheme="minorHAnsi"/>
                <w:sz w:val="22"/>
                <w:szCs w:val="22"/>
                <w:lang w:eastAsia="en-CA"/>
              </w:rPr>
              <w:t xml:space="preserve"> and was not reported through MDC data collection</w:t>
            </w:r>
            <w:r w:rsidR="00B558B4" w:rsidRPr="00925513">
              <w:rPr>
                <w:rFonts w:asciiTheme="minorHAnsi" w:hAnsiTheme="minorHAnsi"/>
                <w:sz w:val="22"/>
                <w:szCs w:val="22"/>
                <w:vertAlign w:val="superscript"/>
                <w:lang w:eastAsia="en-CA"/>
              </w:rPr>
              <w:t>2</w:t>
            </w:r>
          </w:p>
          <w:p w14:paraId="0EF72116" w14:textId="77777777" w:rsidR="001C6463" w:rsidRPr="00691278" w:rsidRDefault="001C6463" w:rsidP="00B80E65">
            <w:pPr>
              <w:ind w:left="720"/>
              <w:rPr>
                <w:rFonts w:asciiTheme="minorHAnsi" w:hAnsiTheme="minorHAnsi"/>
                <w:sz w:val="22"/>
                <w:szCs w:val="22"/>
                <w:lang w:eastAsia="en-CA"/>
              </w:rPr>
            </w:pPr>
          </w:p>
          <w:p w14:paraId="21CB7BE6" w14:textId="77777777" w:rsidR="00B80E65" w:rsidRPr="00DF39CF" w:rsidRDefault="00B80E65" w:rsidP="00B80E65">
            <w:pPr>
              <w:ind w:left="720"/>
              <w:rPr>
                <w:rFonts w:asciiTheme="minorHAnsi" w:hAnsiTheme="minorHAnsi"/>
                <w:sz w:val="22"/>
                <w:szCs w:val="22"/>
                <w:u w:val="single"/>
                <w:lang w:eastAsia="en-CA"/>
              </w:rPr>
            </w:pPr>
            <w:r w:rsidRPr="00DF39CF">
              <w:rPr>
                <w:rFonts w:asciiTheme="minorHAnsi" w:hAnsiTheme="minorHAnsi"/>
                <w:sz w:val="22"/>
                <w:szCs w:val="22"/>
                <w:u w:val="single"/>
                <w:lang w:eastAsia="en-CA"/>
              </w:rPr>
              <w:br/>
              <w:t>Events or Death current year</w:t>
            </w:r>
          </w:p>
          <w:p w14:paraId="165CDC0E" w14:textId="77777777" w:rsidR="00B80E65" w:rsidRDefault="00B80E65" w:rsidP="00B80E65">
            <w:pPr>
              <w:ind w:left="720"/>
              <w:rPr>
                <w:rFonts w:asciiTheme="minorHAnsi" w:hAnsiTheme="minorHAnsi"/>
                <w:sz w:val="22"/>
                <w:szCs w:val="22"/>
                <w:lang w:eastAsia="en-CA"/>
              </w:rPr>
            </w:pPr>
            <w:r w:rsidRPr="00436A1F">
              <w:rPr>
                <w:rFonts w:asciiTheme="minorHAnsi" w:hAnsiTheme="minorHAnsi"/>
                <w:sz w:val="22"/>
                <w:szCs w:val="22"/>
                <w:lang w:eastAsia="en-CA"/>
              </w:rPr>
              <w:t>Member is PT</w:t>
            </w:r>
            <w:r>
              <w:rPr>
                <w:rFonts w:asciiTheme="minorHAnsi" w:hAnsiTheme="minorHAnsi"/>
                <w:sz w:val="22"/>
                <w:szCs w:val="22"/>
                <w:lang w:eastAsia="en-CA"/>
              </w:rPr>
              <w:t xml:space="preserve"> at least 1 day in target year</w:t>
            </w:r>
          </w:p>
          <w:p w14:paraId="0372D317" w14:textId="77777777" w:rsidR="00B80E65" w:rsidRPr="00436A1F" w:rsidRDefault="00B80E65" w:rsidP="00B80E65">
            <w:pPr>
              <w:ind w:left="720"/>
              <w:rPr>
                <w:rFonts w:asciiTheme="minorHAnsi" w:hAnsiTheme="minorHAnsi"/>
                <w:sz w:val="22"/>
                <w:szCs w:val="22"/>
                <w:lang w:eastAsia="en-CA"/>
              </w:rPr>
            </w:pPr>
            <w:r>
              <w:rPr>
                <w:rFonts w:asciiTheme="minorHAnsi" w:hAnsiTheme="minorHAnsi"/>
                <w:sz w:val="22"/>
                <w:szCs w:val="22"/>
                <w:lang w:eastAsia="en-CA"/>
              </w:rPr>
              <w:t>AND</w:t>
            </w:r>
          </w:p>
          <w:p w14:paraId="6718D033" w14:textId="49708D1E" w:rsidR="00B80E65" w:rsidRDefault="00B80E65" w:rsidP="00B80E65">
            <w:pPr>
              <w:ind w:left="720"/>
              <w:rPr>
                <w:rFonts w:asciiTheme="minorHAnsi" w:hAnsiTheme="minorHAnsi"/>
                <w:sz w:val="22"/>
                <w:szCs w:val="22"/>
                <w:lang w:eastAsia="en-CA"/>
              </w:rPr>
            </w:pPr>
            <w:r w:rsidRPr="00436A1F">
              <w:rPr>
                <w:rFonts w:asciiTheme="minorHAnsi" w:hAnsiTheme="minorHAnsi"/>
                <w:sz w:val="22"/>
                <w:szCs w:val="22"/>
                <w:lang w:eastAsia="en-CA"/>
              </w:rPr>
              <w:t>There is a non-contributory leave</w:t>
            </w:r>
            <w:r w:rsidR="00A541BD">
              <w:rPr>
                <w:rFonts w:asciiTheme="minorHAnsi" w:hAnsiTheme="minorHAnsi"/>
                <w:sz w:val="22"/>
                <w:szCs w:val="22"/>
                <w:vertAlign w:val="superscript"/>
                <w:lang w:eastAsia="en-CA"/>
              </w:rPr>
              <w:t>1</w:t>
            </w:r>
            <w:r w:rsidRPr="00436A1F">
              <w:rPr>
                <w:rFonts w:asciiTheme="minorHAnsi" w:hAnsiTheme="minorHAnsi"/>
                <w:sz w:val="22"/>
                <w:szCs w:val="22"/>
                <w:lang w:eastAsia="en-CA"/>
              </w:rPr>
              <w:t xml:space="preserve"> in </w:t>
            </w:r>
            <w:r>
              <w:rPr>
                <w:rFonts w:asciiTheme="minorHAnsi" w:hAnsiTheme="minorHAnsi"/>
                <w:sz w:val="22"/>
                <w:szCs w:val="22"/>
                <w:lang w:eastAsia="en-CA"/>
              </w:rPr>
              <w:t xml:space="preserve">target year for at least </w:t>
            </w:r>
            <w:r w:rsidR="00C20B22">
              <w:rPr>
                <w:rFonts w:asciiTheme="minorHAnsi" w:hAnsiTheme="minorHAnsi"/>
                <w:sz w:val="22"/>
                <w:szCs w:val="22"/>
                <w:lang w:eastAsia="en-CA"/>
              </w:rPr>
              <w:t>5</w:t>
            </w:r>
            <w:commentRangeStart w:id="790"/>
            <w:r>
              <w:rPr>
                <w:rFonts w:asciiTheme="minorHAnsi" w:hAnsiTheme="minorHAnsi"/>
                <w:sz w:val="22"/>
                <w:szCs w:val="22"/>
                <w:lang w:eastAsia="en-CA"/>
              </w:rPr>
              <w:t xml:space="preserve"> </w:t>
            </w:r>
            <w:commentRangeEnd w:id="790"/>
            <w:r w:rsidR="0035760C">
              <w:rPr>
                <w:rStyle w:val="CommentReference"/>
                <w:rFonts w:asciiTheme="minorHAnsi" w:hAnsiTheme="minorHAnsi"/>
                <w:sz w:val="22"/>
                <w:szCs w:val="22"/>
                <w:lang w:eastAsia="en-CA"/>
              </w:rPr>
              <w:commentReference w:id="790"/>
            </w:r>
            <w:r>
              <w:rPr>
                <w:rFonts w:asciiTheme="minorHAnsi" w:hAnsiTheme="minorHAnsi"/>
                <w:sz w:val="22"/>
                <w:szCs w:val="22"/>
                <w:lang w:eastAsia="en-CA"/>
              </w:rPr>
              <w:t>day</w:t>
            </w:r>
            <w:r w:rsidR="00C20B22">
              <w:rPr>
                <w:rFonts w:asciiTheme="minorHAnsi" w:hAnsiTheme="minorHAnsi"/>
                <w:sz w:val="22"/>
                <w:szCs w:val="22"/>
                <w:lang w:eastAsia="en-CA"/>
              </w:rPr>
              <w:t>s</w:t>
            </w:r>
          </w:p>
          <w:p w14:paraId="3DF8333B" w14:textId="77777777" w:rsidR="00B80E65" w:rsidRPr="00436A1F" w:rsidRDefault="00B80E65" w:rsidP="00B80E65">
            <w:pPr>
              <w:ind w:left="720"/>
              <w:rPr>
                <w:rFonts w:asciiTheme="minorHAnsi" w:hAnsiTheme="minorHAnsi"/>
                <w:sz w:val="22"/>
                <w:szCs w:val="22"/>
                <w:lang w:eastAsia="en-CA"/>
              </w:rPr>
            </w:pPr>
            <w:r>
              <w:rPr>
                <w:rFonts w:asciiTheme="minorHAnsi" w:hAnsiTheme="minorHAnsi"/>
                <w:sz w:val="22"/>
                <w:szCs w:val="22"/>
                <w:lang w:eastAsia="en-CA"/>
              </w:rPr>
              <w:t>AND</w:t>
            </w:r>
          </w:p>
          <w:p w14:paraId="75D23E30" w14:textId="4AA99B4A" w:rsidR="00B80E65" w:rsidRPr="002A7F9B" w:rsidRDefault="00B80E65" w:rsidP="00B80E65">
            <w:pPr>
              <w:ind w:left="720"/>
              <w:rPr>
                <w:rFonts w:asciiTheme="minorHAnsi" w:hAnsiTheme="minorHAnsi"/>
                <w:sz w:val="22"/>
                <w:szCs w:val="22"/>
                <w:lang w:eastAsia="en-CA"/>
              </w:rPr>
            </w:pPr>
            <w:r w:rsidRPr="002A7F9B">
              <w:rPr>
                <w:rFonts w:asciiTheme="minorHAnsi" w:hAnsiTheme="minorHAnsi"/>
                <w:sz w:val="22"/>
                <w:szCs w:val="22"/>
                <w:lang w:eastAsia="en-CA"/>
              </w:rPr>
              <w:t>File.</w:t>
            </w:r>
            <w:r>
              <w:rPr>
                <w:rFonts w:asciiTheme="minorHAnsi" w:hAnsiTheme="minorHAnsi"/>
                <w:sz w:val="22"/>
                <w:szCs w:val="22"/>
                <w:lang w:eastAsia="en-CA"/>
              </w:rPr>
              <w:t>Events.</w:t>
            </w:r>
            <w:r w:rsidRPr="002A7F9B">
              <w:rPr>
                <w:rFonts w:asciiTheme="minorHAnsi" w:hAnsiTheme="minorHAnsi"/>
                <w:sz w:val="22"/>
                <w:szCs w:val="22"/>
                <w:lang w:eastAsia="en-CA"/>
              </w:rPr>
              <w:t>Weeks</w:t>
            </w:r>
            <w:r>
              <w:rPr>
                <w:rFonts w:asciiTheme="minorHAnsi" w:hAnsiTheme="minorHAnsi"/>
                <w:sz w:val="22"/>
                <w:szCs w:val="22"/>
                <w:lang w:eastAsia="en-CA"/>
              </w:rPr>
              <w:t>CurrentYear</w:t>
            </w:r>
            <w:r w:rsidRPr="002A7F9B">
              <w:rPr>
                <w:rFonts w:asciiTheme="minorHAnsi" w:hAnsiTheme="minorHAnsi"/>
                <w:sz w:val="22"/>
                <w:szCs w:val="22"/>
                <w:lang w:eastAsia="en-CA"/>
              </w:rPr>
              <w:t xml:space="preserve">  &gt; WorkingContributoryPeriod</w:t>
            </w:r>
            <w:r w:rsidR="00B56197">
              <w:rPr>
                <w:rFonts w:asciiTheme="minorHAnsi" w:hAnsiTheme="minorHAnsi"/>
                <w:sz w:val="22"/>
                <w:szCs w:val="22"/>
                <w:lang w:eastAsia="en-CA"/>
              </w:rPr>
              <w:t xml:space="preserve"> + Tolerance</w:t>
            </w:r>
          </w:p>
          <w:p w14:paraId="1DA8BCE3" w14:textId="77777777" w:rsidR="00B80E65" w:rsidRPr="002A7F9B" w:rsidRDefault="00B80E65" w:rsidP="00B80E65">
            <w:pPr>
              <w:ind w:left="720"/>
              <w:rPr>
                <w:rFonts w:asciiTheme="minorHAnsi" w:hAnsiTheme="minorHAnsi"/>
                <w:sz w:val="22"/>
                <w:szCs w:val="22"/>
                <w:lang w:eastAsia="en-CA"/>
              </w:rPr>
            </w:pPr>
            <w:r w:rsidRPr="002A7F9B">
              <w:rPr>
                <w:rFonts w:asciiTheme="minorHAnsi" w:hAnsiTheme="minorHAnsi"/>
                <w:sz w:val="22"/>
                <w:szCs w:val="22"/>
                <w:lang w:eastAsia="en-CA"/>
              </w:rPr>
              <w:t>Where</w:t>
            </w:r>
            <w:r>
              <w:rPr>
                <w:rFonts w:asciiTheme="minorHAnsi" w:hAnsiTheme="minorHAnsi"/>
                <w:sz w:val="22"/>
                <w:szCs w:val="22"/>
                <w:lang w:eastAsia="en-CA"/>
              </w:rPr>
              <w:t>:</w:t>
            </w:r>
          </w:p>
          <w:p w14:paraId="6D631745" w14:textId="0B5034BE" w:rsidR="00B80E65" w:rsidRDefault="00B80E65" w:rsidP="00B80E65">
            <w:pPr>
              <w:ind w:left="720"/>
              <w:rPr>
                <w:rFonts w:asciiTheme="minorHAnsi" w:hAnsiTheme="minorHAnsi"/>
                <w:sz w:val="22"/>
                <w:szCs w:val="22"/>
                <w:lang w:eastAsia="en-CA"/>
              </w:rPr>
            </w:pPr>
            <w:r w:rsidRPr="00691278">
              <w:rPr>
                <w:rFonts w:asciiTheme="minorHAnsi" w:hAnsiTheme="minorHAnsi"/>
                <w:b/>
                <w:sz w:val="22"/>
                <w:szCs w:val="22"/>
                <w:lang w:eastAsia="en-CA"/>
              </w:rPr>
              <w:t>WorkingContributoryPeriod</w:t>
            </w:r>
            <w:r w:rsidRPr="002A7F9B">
              <w:rPr>
                <w:rFonts w:asciiTheme="minorHAnsi" w:hAnsiTheme="minorHAnsi"/>
                <w:sz w:val="22"/>
                <w:szCs w:val="22"/>
                <w:lang w:eastAsia="en-CA"/>
              </w:rPr>
              <w:t xml:space="preserve"> = </w:t>
            </w:r>
            <w:r w:rsidR="005F0492">
              <w:rPr>
                <w:rFonts w:asciiTheme="minorHAnsi" w:hAnsiTheme="minorHAnsi"/>
                <w:sz w:val="22"/>
                <w:szCs w:val="22"/>
                <w:lang w:eastAsia="en-CA"/>
              </w:rPr>
              <w:t>ROUNDDOWN (((</w:t>
            </w:r>
            <w:r w:rsidR="005F0492" w:rsidRPr="00691278">
              <w:rPr>
                <w:rFonts w:asciiTheme="minorHAnsi" w:hAnsiTheme="minorHAnsi"/>
                <w:sz w:val="22"/>
                <w:szCs w:val="22"/>
                <w:lang w:eastAsia="en-CA"/>
              </w:rPr>
              <w:t>Number of days between (BeginDate, EndDate)</w:t>
            </w:r>
            <w:r w:rsidR="005F0492">
              <w:rPr>
                <w:rFonts w:asciiTheme="minorHAnsi" w:hAnsiTheme="minorHAnsi"/>
                <w:sz w:val="22"/>
                <w:szCs w:val="22"/>
                <w:lang w:eastAsia="en-CA"/>
              </w:rPr>
              <w:t xml:space="preserve"> - </w:t>
            </w:r>
            <w:r w:rsidR="005F0492" w:rsidRPr="00436A1F">
              <w:rPr>
                <w:rFonts w:asciiTheme="minorHAnsi" w:hAnsiTheme="minorHAnsi"/>
                <w:sz w:val="22"/>
                <w:szCs w:val="22"/>
                <w:lang w:eastAsia="en-CA"/>
              </w:rPr>
              <w:t>“Carve Out</w:t>
            </w:r>
            <w:r w:rsidR="005F0492">
              <w:rPr>
                <w:rFonts w:asciiTheme="minorHAnsi" w:hAnsiTheme="minorHAnsi"/>
                <w:sz w:val="22"/>
                <w:szCs w:val="22"/>
                <w:lang w:eastAsia="en-CA"/>
              </w:rPr>
              <w:t>”</w:t>
            </w:r>
            <w:r w:rsidR="005F0492" w:rsidRPr="00436A1F">
              <w:rPr>
                <w:rFonts w:asciiTheme="minorHAnsi" w:hAnsiTheme="minorHAnsi"/>
                <w:sz w:val="22"/>
                <w:szCs w:val="22"/>
                <w:lang w:eastAsia="en-CA"/>
              </w:rPr>
              <w:t xml:space="preserve"> service breaks as defi</w:t>
            </w:r>
            <w:r w:rsidR="005F0492">
              <w:rPr>
                <w:rFonts w:asciiTheme="minorHAnsi" w:hAnsiTheme="minorHAnsi"/>
                <w:sz w:val="22"/>
                <w:szCs w:val="22"/>
                <w:lang w:eastAsia="en-CA"/>
              </w:rPr>
              <w:t>ned in Service Break Defintions) / (</w:t>
            </w:r>
            <w:r w:rsidR="005F0492" w:rsidRPr="00691278">
              <w:rPr>
                <w:rFonts w:asciiTheme="minorHAnsi" w:hAnsiTheme="minorHAnsi"/>
                <w:sz w:val="22"/>
                <w:szCs w:val="22"/>
                <w:lang w:eastAsia="en-CA"/>
              </w:rPr>
              <w:t>Number of days between (BeginDate, EndDate)</w:t>
            </w:r>
            <w:r w:rsidR="005F0492">
              <w:rPr>
                <w:rFonts w:asciiTheme="minorHAnsi" w:hAnsiTheme="minorHAnsi"/>
                <w:sz w:val="22"/>
                <w:szCs w:val="22"/>
                <w:lang w:eastAsia="en-CA"/>
              </w:rPr>
              <w:t>) *52,2)</w:t>
            </w:r>
          </w:p>
          <w:p w14:paraId="0D80A4DC" w14:textId="06B2FB4B" w:rsidR="00B80E65" w:rsidRPr="002A7F9B" w:rsidRDefault="00B80E65" w:rsidP="00B80E65">
            <w:pPr>
              <w:ind w:left="720"/>
              <w:rPr>
                <w:rFonts w:asciiTheme="minorHAnsi" w:hAnsiTheme="minorHAnsi"/>
                <w:sz w:val="22"/>
                <w:szCs w:val="22"/>
                <w:lang w:eastAsia="en-CA"/>
              </w:rPr>
            </w:pPr>
            <w:r>
              <w:rPr>
                <w:rFonts w:asciiTheme="minorHAnsi" w:hAnsiTheme="minorHAnsi"/>
                <w:sz w:val="22"/>
                <w:szCs w:val="22"/>
                <w:lang w:eastAsia="en-CA"/>
              </w:rPr>
              <w:t>T</w:t>
            </w:r>
            <w:r w:rsidRPr="00436A1F">
              <w:rPr>
                <w:rFonts w:asciiTheme="minorHAnsi" w:hAnsiTheme="minorHAnsi"/>
                <w:sz w:val="22"/>
                <w:szCs w:val="22"/>
                <w:lang w:eastAsia="en-CA"/>
              </w:rPr>
              <w:t xml:space="preserve">his includes </w:t>
            </w:r>
            <w:r w:rsidR="00A541BD">
              <w:rPr>
                <w:rFonts w:asciiTheme="minorHAnsi" w:hAnsiTheme="minorHAnsi"/>
                <w:sz w:val="22"/>
                <w:szCs w:val="22"/>
                <w:lang w:eastAsia="en-CA"/>
              </w:rPr>
              <w:t>contributory</w:t>
            </w:r>
            <w:r w:rsidR="00796078">
              <w:rPr>
                <w:rFonts w:asciiTheme="minorHAnsi" w:hAnsiTheme="minorHAnsi"/>
                <w:sz w:val="22"/>
                <w:szCs w:val="22"/>
                <w:lang w:eastAsia="en-CA"/>
              </w:rPr>
              <w:t xml:space="preserve"> leaves not reported through Final Data data collection</w:t>
            </w:r>
            <w:r w:rsidR="00A541BD">
              <w:rPr>
                <w:rFonts w:asciiTheme="minorHAnsi" w:hAnsiTheme="minorHAnsi"/>
                <w:sz w:val="22"/>
                <w:szCs w:val="22"/>
                <w:lang w:eastAsia="en-CA"/>
              </w:rPr>
              <w:t xml:space="preserve"> and </w:t>
            </w:r>
            <w:r w:rsidR="00513822">
              <w:rPr>
                <w:rFonts w:asciiTheme="minorHAnsi" w:hAnsiTheme="minorHAnsi"/>
                <w:sz w:val="22"/>
                <w:szCs w:val="22"/>
                <w:lang w:eastAsia="en-CA"/>
              </w:rPr>
              <w:t xml:space="preserve">non contributory </w:t>
            </w:r>
            <w:r w:rsidR="00796078">
              <w:rPr>
                <w:rFonts w:asciiTheme="minorHAnsi" w:hAnsiTheme="minorHAnsi"/>
                <w:sz w:val="22"/>
                <w:szCs w:val="22"/>
                <w:lang w:eastAsia="en-CA"/>
              </w:rPr>
              <w:t>leaves</w:t>
            </w:r>
            <w:r w:rsidRPr="00436A1F">
              <w:rPr>
                <w:rFonts w:asciiTheme="minorHAnsi" w:hAnsiTheme="minorHAnsi"/>
                <w:sz w:val="22"/>
                <w:szCs w:val="22"/>
                <w:lang w:eastAsia="en-CA"/>
              </w:rPr>
              <w:t xml:space="preserve"> reported in the </w:t>
            </w:r>
            <w:r>
              <w:rPr>
                <w:rFonts w:asciiTheme="minorHAnsi" w:hAnsiTheme="minorHAnsi"/>
                <w:sz w:val="22"/>
                <w:szCs w:val="22"/>
                <w:lang w:eastAsia="en-CA"/>
              </w:rPr>
              <w:t>data collection.</w:t>
            </w:r>
          </w:p>
          <w:p w14:paraId="1B4149E4" w14:textId="77777777" w:rsidR="00B80E65" w:rsidRPr="002A7F9B" w:rsidRDefault="00B80E65" w:rsidP="00B80E65">
            <w:pPr>
              <w:ind w:left="720"/>
              <w:rPr>
                <w:rFonts w:asciiTheme="minorHAnsi" w:hAnsiTheme="minorHAnsi"/>
                <w:sz w:val="22"/>
                <w:szCs w:val="22"/>
                <w:lang w:eastAsia="en-CA"/>
              </w:rPr>
            </w:pPr>
            <w:r w:rsidRPr="00691278">
              <w:rPr>
                <w:rFonts w:asciiTheme="minorHAnsi" w:hAnsiTheme="minorHAnsi"/>
                <w:b/>
                <w:sz w:val="22"/>
                <w:szCs w:val="22"/>
                <w:lang w:eastAsia="en-CA"/>
              </w:rPr>
              <w:t>BeginDate</w:t>
            </w:r>
            <w:r w:rsidRPr="002A7F9B">
              <w:rPr>
                <w:rFonts w:asciiTheme="minorHAnsi" w:hAnsiTheme="minorHAnsi"/>
                <w:sz w:val="22"/>
                <w:szCs w:val="22"/>
                <w:lang w:eastAsia="en-CA"/>
              </w:rPr>
              <w:t xml:space="preserve"> = </w:t>
            </w:r>
            <w:r>
              <w:rPr>
                <w:rFonts w:asciiTheme="minorHAnsi" w:hAnsiTheme="minorHAnsi"/>
                <w:sz w:val="22"/>
                <w:szCs w:val="22"/>
                <w:lang w:eastAsia="en-CA"/>
              </w:rPr>
              <w:t>T</w:t>
            </w:r>
            <w:r w:rsidRPr="00DF39CF">
              <w:rPr>
                <w:rFonts w:asciiTheme="minorHAnsi" w:hAnsiTheme="minorHAnsi"/>
                <w:sz w:val="22"/>
                <w:szCs w:val="22"/>
                <w:lang w:eastAsia="en-CA"/>
              </w:rPr>
              <w:t>he most recent date between the 1st January of the termination year and Ariel.PermanencyDate</w:t>
            </w:r>
          </w:p>
          <w:p w14:paraId="32BC6B9F" w14:textId="77777777" w:rsidR="00B80E65" w:rsidRDefault="00B80E65" w:rsidP="00B80E65">
            <w:pPr>
              <w:ind w:left="720"/>
              <w:rPr>
                <w:rFonts w:asciiTheme="minorHAnsi" w:hAnsiTheme="minorHAnsi"/>
                <w:sz w:val="22"/>
                <w:szCs w:val="22"/>
                <w:lang w:eastAsia="en-CA"/>
              </w:rPr>
            </w:pPr>
            <w:r>
              <w:rPr>
                <w:rFonts w:asciiTheme="minorHAnsi" w:hAnsiTheme="minorHAnsi"/>
                <w:sz w:val="22"/>
                <w:szCs w:val="22"/>
                <w:lang w:eastAsia="en-CA"/>
              </w:rPr>
              <w:t>If EventType = TERFIN Or RETFIN</w:t>
            </w:r>
          </w:p>
          <w:p w14:paraId="01798AA8" w14:textId="13B3536E" w:rsidR="00B80E65" w:rsidRDefault="00B80E65" w:rsidP="00B80E65">
            <w:pPr>
              <w:ind w:left="720"/>
              <w:rPr>
                <w:rFonts w:asciiTheme="minorHAnsi" w:hAnsiTheme="minorHAnsi"/>
                <w:sz w:val="22"/>
                <w:szCs w:val="22"/>
                <w:lang w:eastAsia="en-CA"/>
              </w:rPr>
            </w:pPr>
            <w:r w:rsidRPr="00691278">
              <w:rPr>
                <w:rFonts w:asciiTheme="minorHAnsi" w:hAnsiTheme="minorHAnsi"/>
                <w:b/>
                <w:sz w:val="22"/>
                <w:szCs w:val="22"/>
                <w:lang w:eastAsia="en-CA"/>
              </w:rPr>
              <w:t>EndDate</w:t>
            </w:r>
            <w:r>
              <w:rPr>
                <w:rFonts w:asciiTheme="minorHAnsi" w:hAnsiTheme="minorHAnsi"/>
                <w:sz w:val="22"/>
                <w:szCs w:val="22"/>
                <w:lang w:eastAsia="en-CA"/>
              </w:rPr>
              <w:t xml:space="preserve"> = File.Events.EmploymentEndDate</w:t>
            </w:r>
            <w:r w:rsidR="00A53C99">
              <w:rPr>
                <w:rFonts w:asciiTheme="minorHAnsi" w:hAnsiTheme="minorHAnsi"/>
                <w:sz w:val="22"/>
                <w:szCs w:val="22"/>
                <w:lang w:eastAsia="en-CA"/>
              </w:rPr>
              <w:t>+1 day</w:t>
            </w:r>
          </w:p>
          <w:p w14:paraId="2EC904FB" w14:textId="77777777" w:rsidR="00B80E65" w:rsidRDefault="00B80E65" w:rsidP="00B80E65">
            <w:pPr>
              <w:ind w:left="720"/>
              <w:rPr>
                <w:rFonts w:asciiTheme="minorHAnsi" w:hAnsiTheme="minorHAnsi"/>
                <w:sz w:val="22"/>
                <w:szCs w:val="22"/>
                <w:lang w:eastAsia="en-CA"/>
              </w:rPr>
            </w:pPr>
            <w:r>
              <w:rPr>
                <w:rFonts w:asciiTheme="minorHAnsi" w:hAnsiTheme="minorHAnsi"/>
                <w:sz w:val="22"/>
                <w:szCs w:val="22"/>
                <w:lang w:eastAsia="en-CA"/>
              </w:rPr>
              <w:t>If EventType = DECFIN</w:t>
            </w:r>
          </w:p>
          <w:p w14:paraId="70D0E2A1" w14:textId="77777777" w:rsidR="00B80E65" w:rsidRDefault="00B80E65" w:rsidP="00B80E65">
            <w:pPr>
              <w:ind w:left="720"/>
              <w:rPr>
                <w:rFonts w:asciiTheme="minorHAnsi" w:hAnsiTheme="minorHAnsi"/>
                <w:sz w:val="22"/>
                <w:szCs w:val="22"/>
                <w:lang w:eastAsia="en-CA"/>
              </w:rPr>
            </w:pPr>
            <w:r w:rsidRPr="00691278">
              <w:rPr>
                <w:rFonts w:asciiTheme="minorHAnsi" w:hAnsiTheme="minorHAnsi"/>
                <w:b/>
                <w:sz w:val="22"/>
                <w:szCs w:val="22"/>
                <w:lang w:eastAsia="en-CA"/>
              </w:rPr>
              <w:t>EndDate</w:t>
            </w:r>
            <w:r>
              <w:rPr>
                <w:rFonts w:asciiTheme="minorHAnsi" w:hAnsiTheme="minorHAnsi"/>
                <w:sz w:val="22"/>
                <w:szCs w:val="22"/>
                <w:lang w:eastAsia="en-CA"/>
              </w:rPr>
              <w:t xml:space="preserve"> = File.Events.DateOfDeath</w:t>
            </w:r>
          </w:p>
          <w:p w14:paraId="4095A962" w14:textId="1F04143F" w:rsidR="00A858CB" w:rsidRPr="00691278" w:rsidRDefault="00A858CB" w:rsidP="00A858CB">
            <w:pPr>
              <w:ind w:left="720"/>
              <w:rPr>
                <w:rFonts w:asciiTheme="minorHAnsi" w:hAnsiTheme="minorHAnsi"/>
                <w:sz w:val="22"/>
                <w:szCs w:val="22"/>
                <w:lang w:eastAsia="en-CA"/>
              </w:rPr>
            </w:pPr>
            <w:r>
              <w:rPr>
                <w:rFonts w:asciiTheme="minorHAnsi" w:hAnsiTheme="minorHAnsi"/>
                <w:b/>
                <w:sz w:val="22"/>
                <w:szCs w:val="22"/>
                <w:lang w:eastAsia="en-CA"/>
              </w:rPr>
              <w:t>Service Breaks</w:t>
            </w:r>
            <w:r w:rsidR="003D211F" w:rsidRPr="00BE07C8">
              <w:rPr>
                <w:rFonts w:asciiTheme="minorHAnsi" w:hAnsiTheme="minorHAnsi"/>
                <w:b/>
                <w:sz w:val="22"/>
                <w:szCs w:val="22"/>
                <w:vertAlign w:val="superscript"/>
                <w:lang w:eastAsia="en-CA"/>
              </w:rPr>
              <w:t>3</w:t>
            </w:r>
            <w:r>
              <w:rPr>
                <w:rFonts w:asciiTheme="minorHAnsi" w:hAnsiTheme="minorHAnsi"/>
                <w:b/>
                <w:sz w:val="22"/>
                <w:szCs w:val="22"/>
                <w:lang w:eastAsia="en-CA"/>
              </w:rPr>
              <w:t xml:space="preserve"> = </w:t>
            </w:r>
            <w:r w:rsidRPr="00A858CB">
              <w:rPr>
                <w:rFonts w:asciiTheme="minorHAnsi" w:hAnsiTheme="minorHAnsi"/>
                <w:sz w:val="22"/>
                <w:szCs w:val="22"/>
                <w:lang w:eastAsia="en-CA"/>
              </w:rPr>
              <w:t xml:space="preserve">NCE, NCF, NCP, NCS, NCM, NCD, </w:t>
            </w:r>
            <w:r w:rsidR="00B56197">
              <w:rPr>
                <w:rFonts w:asciiTheme="minorHAnsi" w:hAnsiTheme="minorHAnsi"/>
                <w:sz w:val="22"/>
                <w:szCs w:val="22"/>
                <w:lang w:eastAsia="en-CA"/>
              </w:rPr>
              <w:t>NCO,</w:t>
            </w:r>
            <w:r w:rsidR="00B56197" w:rsidRPr="00A858CB">
              <w:rPr>
                <w:rFonts w:asciiTheme="minorHAnsi" w:hAnsiTheme="minorHAnsi"/>
                <w:sz w:val="22"/>
                <w:szCs w:val="22"/>
                <w:lang w:eastAsia="en-CA"/>
              </w:rPr>
              <w:t xml:space="preserve"> </w:t>
            </w:r>
            <w:r w:rsidRPr="00A858CB">
              <w:rPr>
                <w:rFonts w:asciiTheme="minorHAnsi" w:hAnsiTheme="minorHAnsi"/>
                <w:sz w:val="22"/>
                <w:szCs w:val="22"/>
                <w:lang w:eastAsia="en-CA"/>
              </w:rPr>
              <w:t>NCU, NCR, NCH, WSN, WSO, LTD, PTW</w:t>
            </w:r>
          </w:p>
          <w:p w14:paraId="6C5B2EE7" w14:textId="77777777" w:rsidR="001C6463" w:rsidRDefault="001C6463" w:rsidP="001C6463">
            <w:pPr>
              <w:ind w:left="720"/>
              <w:rPr>
                <w:rFonts w:asciiTheme="minorHAnsi" w:hAnsiTheme="minorHAnsi"/>
                <w:sz w:val="22"/>
                <w:szCs w:val="22"/>
                <w:lang w:eastAsia="en-CA"/>
              </w:rPr>
            </w:pPr>
            <w:r>
              <w:rPr>
                <w:rFonts w:asciiTheme="minorHAnsi" w:hAnsiTheme="minorHAnsi"/>
                <w:b/>
                <w:sz w:val="22"/>
                <w:szCs w:val="22"/>
                <w:lang w:eastAsia="en-CA"/>
              </w:rPr>
              <w:t>Or</w:t>
            </w:r>
          </w:p>
          <w:p w14:paraId="3995BD8D" w14:textId="3AAF1C64" w:rsidR="00A858CB" w:rsidRDefault="001C6463" w:rsidP="001C6463">
            <w:pPr>
              <w:ind w:left="720"/>
              <w:rPr>
                <w:rFonts w:asciiTheme="minorHAnsi" w:hAnsiTheme="minorHAnsi"/>
                <w:sz w:val="22"/>
                <w:szCs w:val="22"/>
                <w:lang w:eastAsia="en-CA"/>
              </w:rPr>
            </w:pPr>
            <w:r>
              <w:rPr>
                <w:rFonts w:asciiTheme="minorHAnsi" w:hAnsiTheme="minorHAnsi"/>
                <w:b/>
                <w:sz w:val="22"/>
                <w:szCs w:val="22"/>
                <w:lang w:eastAsia="en-CA"/>
              </w:rPr>
              <w:t>Service Breaks</w:t>
            </w:r>
            <w:r w:rsidR="003D211F" w:rsidRPr="00BE07C8">
              <w:rPr>
                <w:rFonts w:asciiTheme="minorHAnsi" w:hAnsiTheme="minorHAnsi"/>
                <w:b/>
                <w:sz w:val="22"/>
                <w:szCs w:val="22"/>
                <w:vertAlign w:val="superscript"/>
                <w:lang w:eastAsia="en-CA"/>
              </w:rPr>
              <w:t>3</w:t>
            </w:r>
            <w:r>
              <w:rPr>
                <w:rFonts w:asciiTheme="minorHAnsi" w:hAnsiTheme="minorHAnsi"/>
                <w:b/>
                <w:sz w:val="22"/>
                <w:szCs w:val="22"/>
                <w:lang w:eastAsia="en-CA"/>
              </w:rPr>
              <w:t xml:space="preserve"> = </w:t>
            </w:r>
            <w:r w:rsidRPr="00A858CB">
              <w:rPr>
                <w:rFonts w:asciiTheme="minorHAnsi" w:hAnsiTheme="minorHAnsi"/>
                <w:sz w:val="22"/>
                <w:szCs w:val="22"/>
                <w:lang w:eastAsia="en-CA"/>
              </w:rPr>
              <w:t>CRH, CRE, CRF, CRP, CRS, CRM, CRO, CRR</w:t>
            </w:r>
            <w:r>
              <w:rPr>
                <w:rFonts w:asciiTheme="minorHAnsi" w:hAnsiTheme="minorHAnsi"/>
                <w:sz w:val="22"/>
                <w:szCs w:val="22"/>
                <w:lang w:eastAsia="en-CA"/>
              </w:rPr>
              <w:t xml:space="preserve"> and was not reported through Final Data data collection</w:t>
            </w:r>
            <w:r w:rsidR="00B558B4" w:rsidRPr="00892642">
              <w:rPr>
                <w:rFonts w:asciiTheme="minorHAnsi" w:hAnsiTheme="minorHAnsi"/>
                <w:sz w:val="22"/>
                <w:szCs w:val="22"/>
                <w:vertAlign w:val="superscript"/>
                <w:lang w:eastAsia="en-CA"/>
              </w:rPr>
              <w:t>2</w:t>
            </w:r>
          </w:p>
          <w:p w14:paraId="189330D7" w14:textId="77777777" w:rsidR="00B80E65" w:rsidRDefault="00B80E65" w:rsidP="00B80E65">
            <w:pPr>
              <w:ind w:left="720"/>
              <w:rPr>
                <w:rFonts w:asciiTheme="minorHAnsi" w:hAnsiTheme="minorHAnsi"/>
                <w:sz w:val="22"/>
                <w:szCs w:val="22"/>
                <w:lang w:eastAsia="en-CA"/>
              </w:rPr>
            </w:pPr>
          </w:p>
          <w:p w14:paraId="61C56B04" w14:textId="77777777" w:rsidR="00B80E65" w:rsidRPr="004D1676" w:rsidRDefault="00B80E65" w:rsidP="00B80E65">
            <w:pPr>
              <w:ind w:left="720"/>
              <w:rPr>
                <w:rFonts w:asciiTheme="minorHAnsi" w:hAnsiTheme="minorHAnsi"/>
                <w:sz w:val="22"/>
                <w:szCs w:val="22"/>
                <w:u w:val="single"/>
                <w:lang w:eastAsia="en-CA"/>
              </w:rPr>
            </w:pPr>
            <w:r>
              <w:rPr>
                <w:rFonts w:asciiTheme="minorHAnsi" w:hAnsiTheme="minorHAnsi"/>
                <w:sz w:val="22"/>
                <w:szCs w:val="22"/>
                <w:u w:val="single"/>
                <w:lang w:eastAsia="en-CA"/>
              </w:rPr>
              <w:t>Events or Death previous year</w:t>
            </w:r>
          </w:p>
          <w:p w14:paraId="6DA75A28" w14:textId="4CBC67BE" w:rsidR="00B80E65" w:rsidRDefault="00B80E65" w:rsidP="00B80E65">
            <w:pPr>
              <w:ind w:left="720"/>
              <w:rPr>
                <w:rFonts w:asciiTheme="minorHAnsi" w:hAnsiTheme="minorHAnsi"/>
                <w:sz w:val="22"/>
                <w:szCs w:val="22"/>
                <w:lang w:eastAsia="en-CA"/>
              </w:rPr>
            </w:pPr>
            <w:r w:rsidRPr="00436A1F">
              <w:rPr>
                <w:rFonts w:asciiTheme="minorHAnsi" w:hAnsiTheme="minorHAnsi"/>
                <w:sz w:val="22"/>
                <w:szCs w:val="22"/>
                <w:lang w:eastAsia="en-CA"/>
              </w:rPr>
              <w:t>Member is PT</w:t>
            </w:r>
            <w:r>
              <w:rPr>
                <w:rFonts w:asciiTheme="minorHAnsi" w:hAnsiTheme="minorHAnsi"/>
                <w:sz w:val="22"/>
                <w:szCs w:val="22"/>
                <w:lang w:eastAsia="en-CA"/>
              </w:rPr>
              <w:t xml:space="preserve"> at least 1 day in target year</w:t>
            </w:r>
            <w:r w:rsidR="003D211F">
              <w:rPr>
                <w:rFonts w:asciiTheme="minorHAnsi" w:hAnsiTheme="minorHAnsi"/>
                <w:sz w:val="22"/>
                <w:szCs w:val="22"/>
                <w:lang w:eastAsia="en-CA"/>
              </w:rPr>
              <w:t>-1</w:t>
            </w:r>
          </w:p>
          <w:p w14:paraId="483AAB57" w14:textId="77777777" w:rsidR="00B80E65" w:rsidRPr="00436A1F" w:rsidRDefault="00B80E65" w:rsidP="00B80E65">
            <w:pPr>
              <w:ind w:left="720"/>
              <w:rPr>
                <w:rFonts w:asciiTheme="minorHAnsi" w:hAnsiTheme="minorHAnsi"/>
                <w:sz w:val="22"/>
                <w:szCs w:val="22"/>
                <w:lang w:eastAsia="en-CA"/>
              </w:rPr>
            </w:pPr>
            <w:r>
              <w:rPr>
                <w:rFonts w:asciiTheme="minorHAnsi" w:hAnsiTheme="minorHAnsi"/>
                <w:sz w:val="22"/>
                <w:szCs w:val="22"/>
                <w:lang w:eastAsia="en-CA"/>
              </w:rPr>
              <w:t>AND</w:t>
            </w:r>
          </w:p>
          <w:p w14:paraId="0DCBF75C" w14:textId="72E4AF19" w:rsidR="00B80E65" w:rsidRDefault="00B80E65" w:rsidP="00B80E65">
            <w:pPr>
              <w:ind w:left="720"/>
              <w:rPr>
                <w:rFonts w:asciiTheme="minorHAnsi" w:hAnsiTheme="minorHAnsi"/>
                <w:sz w:val="22"/>
                <w:szCs w:val="22"/>
                <w:lang w:eastAsia="en-CA"/>
              </w:rPr>
            </w:pPr>
            <w:r w:rsidRPr="00436A1F">
              <w:rPr>
                <w:rFonts w:asciiTheme="minorHAnsi" w:hAnsiTheme="minorHAnsi"/>
                <w:sz w:val="22"/>
                <w:szCs w:val="22"/>
                <w:lang w:eastAsia="en-CA"/>
              </w:rPr>
              <w:t>There is a non-contributory leave</w:t>
            </w:r>
            <w:r w:rsidR="00A541BD">
              <w:rPr>
                <w:rFonts w:asciiTheme="minorHAnsi" w:hAnsiTheme="minorHAnsi"/>
                <w:sz w:val="22"/>
                <w:szCs w:val="22"/>
                <w:vertAlign w:val="superscript"/>
                <w:lang w:eastAsia="en-CA"/>
              </w:rPr>
              <w:t>1</w:t>
            </w:r>
            <w:r w:rsidRPr="00436A1F">
              <w:rPr>
                <w:rFonts w:asciiTheme="minorHAnsi" w:hAnsiTheme="minorHAnsi"/>
                <w:sz w:val="22"/>
                <w:szCs w:val="22"/>
                <w:lang w:eastAsia="en-CA"/>
              </w:rPr>
              <w:t xml:space="preserve"> in </w:t>
            </w:r>
            <w:r>
              <w:rPr>
                <w:rFonts w:asciiTheme="minorHAnsi" w:hAnsiTheme="minorHAnsi"/>
                <w:sz w:val="22"/>
                <w:szCs w:val="22"/>
                <w:lang w:eastAsia="en-CA"/>
              </w:rPr>
              <w:t>target year</w:t>
            </w:r>
            <w:r w:rsidR="003D211F">
              <w:rPr>
                <w:rFonts w:asciiTheme="minorHAnsi" w:hAnsiTheme="minorHAnsi"/>
                <w:sz w:val="22"/>
                <w:szCs w:val="22"/>
                <w:lang w:eastAsia="en-CA"/>
              </w:rPr>
              <w:t>-1</w:t>
            </w:r>
            <w:r>
              <w:rPr>
                <w:rFonts w:asciiTheme="minorHAnsi" w:hAnsiTheme="minorHAnsi"/>
                <w:sz w:val="22"/>
                <w:szCs w:val="22"/>
                <w:lang w:eastAsia="en-CA"/>
              </w:rPr>
              <w:t xml:space="preserve"> for at least </w:t>
            </w:r>
            <w:commentRangeStart w:id="791"/>
            <w:r w:rsidR="00C20B22">
              <w:rPr>
                <w:rFonts w:asciiTheme="minorHAnsi" w:hAnsiTheme="minorHAnsi"/>
                <w:sz w:val="22"/>
                <w:szCs w:val="22"/>
                <w:lang w:eastAsia="en-CA"/>
              </w:rPr>
              <w:t>5</w:t>
            </w:r>
            <w:r>
              <w:rPr>
                <w:rFonts w:asciiTheme="minorHAnsi" w:hAnsiTheme="minorHAnsi"/>
                <w:sz w:val="22"/>
                <w:szCs w:val="22"/>
                <w:lang w:eastAsia="en-CA"/>
              </w:rPr>
              <w:t xml:space="preserve"> </w:t>
            </w:r>
            <w:commentRangeEnd w:id="791"/>
            <w:r w:rsidR="0035760C">
              <w:rPr>
                <w:rStyle w:val="CommentReference"/>
                <w:rFonts w:asciiTheme="minorHAnsi" w:hAnsiTheme="minorHAnsi"/>
                <w:sz w:val="22"/>
                <w:szCs w:val="22"/>
                <w:lang w:eastAsia="en-CA"/>
              </w:rPr>
              <w:commentReference w:id="791"/>
            </w:r>
            <w:r>
              <w:rPr>
                <w:rFonts w:asciiTheme="minorHAnsi" w:hAnsiTheme="minorHAnsi"/>
                <w:sz w:val="22"/>
                <w:szCs w:val="22"/>
                <w:lang w:eastAsia="en-CA"/>
              </w:rPr>
              <w:t>day</w:t>
            </w:r>
            <w:r w:rsidR="00C20B22">
              <w:rPr>
                <w:rFonts w:asciiTheme="minorHAnsi" w:hAnsiTheme="minorHAnsi"/>
                <w:sz w:val="22"/>
                <w:szCs w:val="22"/>
                <w:lang w:eastAsia="en-CA"/>
              </w:rPr>
              <w:t>s</w:t>
            </w:r>
          </w:p>
          <w:p w14:paraId="64DD3439" w14:textId="77777777" w:rsidR="00B80E65" w:rsidRPr="00436A1F" w:rsidRDefault="00B80E65" w:rsidP="00B80E65">
            <w:pPr>
              <w:ind w:left="720"/>
              <w:rPr>
                <w:rFonts w:asciiTheme="minorHAnsi" w:hAnsiTheme="minorHAnsi"/>
                <w:sz w:val="22"/>
                <w:szCs w:val="22"/>
                <w:lang w:eastAsia="en-CA"/>
              </w:rPr>
            </w:pPr>
            <w:r>
              <w:rPr>
                <w:rFonts w:asciiTheme="minorHAnsi" w:hAnsiTheme="minorHAnsi"/>
                <w:sz w:val="22"/>
                <w:szCs w:val="22"/>
                <w:lang w:eastAsia="en-CA"/>
              </w:rPr>
              <w:t>AND</w:t>
            </w:r>
          </w:p>
          <w:p w14:paraId="15296A91" w14:textId="6DF757E6" w:rsidR="00B80E65" w:rsidRDefault="00B80E65" w:rsidP="00B80E65">
            <w:pPr>
              <w:ind w:left="720"/>
              <w:rPr>
                <w:rFonts w:asciiTheme="minorHAnsi" w:hAnsiTheme="minorHAnsi"/>
                <w:sz w:val="22"/>
                <w:szCs w:val="22"/>
                <w:lang w:eastAsia="en-CA"/>
              </w:rPr>
            </w:pPr>
            <w:r w:rsidRPr="002A7F9B">
              <w:rPr>
                <w:rFonts w:asciiTheme="minorHAnsi" w:hAnsiTheme="minorHAnsi"/>
                <w:sz w:val="22"/>
                <w:szCs w:val="22"/>
                <w:lang w:eastAsia="en-CA"/>
              </w:rPr>
              <w:t>File.</w:t>
            </w:r>
            <w:r>
              <w:rPr>
                <w:rFonts w:asciiTheme="minorHAnsi" w:hAnsiTheme="minorHAnsi"/>
                <w:sz w:val="22"/>
                <w:szCs w:val="22"/>
                <w:lang w:eastAsia="en-CA"/>
              </w:rPr>
              <w:t>Events.</w:t>
            </w:r>
            <w:r w:rsidR="00B56197" w:rsidRPr="002A7F9B">
              <w:rPr>
                <w:rFonts w:asciiTheme="minorHAnsi" w:hAnsiTheme="minorHAnsi"/>
                <w:sz w:val="22"/>
                <w:szCs w:val="22"/>
                <w:lang w:eastAsia="en-CA"/>
              </w:rPr>
              <w:t>Weeks</w:t>
            </w:r>
            <w:r w:rsidR="00B56197">
              <w:rPr>
                <w:rFonts w:asciiTheme="minorHAnsi" w:hAnsiTheme="minorHAnsi"/>
                <w:sz w:val="22"/>
                <w:szCs w:val="22"/>
                <w:lang w:eastAsia="en-CA"/>
              </w:rPr>
              <w:t>PreviousYear</w:t>
            </w:r>
            <w:r w:rsidRPr="002A7F9B">
              <w:rPr>
                <w:rFonts w:asciiTheme="minorHAnsi" w:hAnsiTheme="minorHAnsi"/>
                <w:sz w:val="22"/>
                <w:szCs w:val="22"/>
                <w:lang w:eastAsia="en-CA"/>
              </w:rPr>
              <w:t xml:space="preserve"> &gt; WorkingContributoryPeriod</w:t>
            </w:r>
            <w:r w:rsidR="00B56197">
              <w:rPr>
                <w:rFonts w:asciiTheme="minorHAnsi" w:hAnsiTheme="minorHAnsi"/>
                <w:sz w:val="22"/>
                <w:szCs w:val="22"/>
                <w:lang w:eastAsia="en-CA"/>
              </w:rPr>
              <w:t xml:space="preserve"> + Tolerance</w:t>
            </w:r>
          </w:p>
          <w:p w14:paraId="70E9F9D1" w14:textId="77777777" w:rsidR="00B80E65" w:rsidRPr="002A7F9B" w:rsidRDefault="00B80E65" w:rsidP="00B80E65">
            <w:pPr>
              <w:ind w:left="720"/>
              <w:rPr>
                <w:rFonts w:asciiTheme="minorHAnsi" w:hAnsiTheme="minorHAnsi"/>
                <w:sz w:val="22"/>
                <w:szCs w:val="22"/>
                <w:lang w:eastAsia="en-CA"/>
              </w:rPr>
            </w:pPr>
            <w:r w:rsidRPr="002A7F9B">
              <w:rPr>
                <w:rFonts w:asciiTheme="minorHAnsi" w:hAnsiTheme="minorHAnsi"/>
                <w:sz w:val="22"/>
                <w:szCs w:val="22"/>
                <w:lang w:eastAsia="en-CA"/>
              </w:rPr>
              <w:t>Where</w:t>
            </w:r>
            <w:r>
              <w:rPr>
                <w:rFonts w:asciiTheme="minorHAnsi" w:hAnsiTheme="minorHAnsi"/>
                <w:sz w:val="22"/>
                <w:szCs w:val="22"/>
                <w:lang w:eastAsia="en-CA"/>
              </w:rPr>
              <w:t>:</w:t>
            </w:r>
          </w:p>
          <w:p w14:paraId="5B21A928" w14:textId="30B63785" w:rsidR="00B80E65" w:rsidRDefault="00B80E65" w:rsidP="00B80E65">
            <w:pPr>
              <w:ind w:left="720"/>
              <w:rPr>
                <w:rFonts w:asciiTheme="minorHAnsi" w:hAnsiTheme="minorHAnsi"/>
                <w:sz w:val="22"/>
                <w:szCs w:val="22"/>
                <w:lang w:eastAsia="en-CA"/>
              </w:rPr>
            </w:pPr>
            <w:r w:rsidRPr="00691278">
              <w:rPr>
                <w:rFonts w:asciiTheme="minorHAnsi" w:hAnsiTheme="minorHAnsi"/>
                <w:b/>
                <w:sz w:val="22"/>
                <w:szCs w:val="22"/>
                <w:lang w:eastAsia="en-CA"/>
              </w:rPr>
              <w:t>WorkingContributoryPeriod</w:t>
            </w:r>
            <w:r w:rsidRPr="002A7F9B">
              <w:rPr>
                <w:rFonts w:asciiTheme="minorHAnsi" w:hAnsiTheme="minorHAnsi"/>
                <w:sz w:val="22"/>
                <w:szCs w:val="22"/>
                <w:lang w:eastAsia="en-CA"/>
              </w:rPr>
              <w:t xml:space="preserve"> = </w:t>
            </w:r>
            <w:r w:rsidR="005F0492">
              <w:rPr>
                <w:rFonts w:asciiTheme="minorHAnsi" w:hAnsiTheme="minorHAnsi"/>
                <w:sz w:val="22"/>
                <w:szCs w:val="22"/>
                <w:lang w:eastAsia="en-CA"/>
              </w:rPr>
              <w:t>ROUNDDOWN (((</w:t>
            </w:r>
            <w:r w:rsidR="005F0492" w:rsidRPr="00691278">
              <w:rPr>
                <w:rFonts w:asciiTheme="minorHAnsi" w:hAnsiTheme="minorHAnsi"/>
                <w:sz w:val="22"/>
                <w:szCs w:val="22"/>
                <w:lang w:eastAsia="en-CA"/>
              </w:rPr>
              <w:t>Number of days between (BeginDate, EndDate)</w:t>
            </w:r>
            <w:r w:rsidR="005F0492">
              <w:rPr>
                <w:rFonts w:asciiTheme="minorHAnsi" w:hAnsiTheme="minorHAnsi"/>
                <w:sz w:val="22"/>
                <w:szCs w:val="22"/>
                <w:lang w:eastAsia="en-CA"/>
              </w:rPr>
              <w:t xml:space="preserve"> - </w:t>
            </w:r>
            <w:r w:rsidR="005F0492" w:rsidRPr="00436A1F">
              <w:rPr>
                <w:rFonts w:asciiTheme="minorHAnsi" w:hAnsiTheme="minorHAnsi"/>
                <w:sz w:val="22"/>
                <w:szCs w:val="22"/>
                <w:lang w:eastAsia="en-CA"/>
              </w:rPr>
              <w:t>“Carve Out</w:t>
            </w:r>
            <w:r w:rsidR="005F0492">
              <w:rPr>
                <w:rFonts w:asciiTheme="minorHAnsi" w:hAnsiTheme="minorHAnsi"/>
                <w:sz w:val="22"/>
                <w:szCs w:val="22"/>
                <w:lang w:eastAsia="en-CA"/>
              </w:rPr>
              <w:t>”</w:t>
            </w:r>
            <w:r w:rsidR="005F0492" w:rsidRPr="00436A1F">
              <w:rPr>
                <w:rFonts w:asciiTheme="minorHAnsi" w:hAnsiTheme="minorHAnsi"/>
                <w:sz w:val="22"/>
                <w:szCs w:val="22"/>
                <w:lang w:eastAsia="en-CA"/>
              </w:rPr>
              <w:t xml:space="preserve"> service breaks as defi</w:t>
            </w:r>
            <w:r w:rsidR="005F0492">
              <w:rPr>
                <w:rFonts w:asciiTheme="minorHAnsi" w:hAnsiTheme="minorHAnsi"/>
                <w:sz w:val="22"/>
                <w:szCs w:val="22"/>
                <w:lang w:eastAsia="en-CA"/>
              </w:rPr>
              <w:t>ned in Service Break Defintions) / (</w:t>
            </w:r>
            <w:r w:rsidR="005F0492" w:rsidRPr="00691278">
              <w:rPr>
                <w:rFonts w:asciiTheme="minorHAnsi" w:hAnsiTheme="minorHAnsi"/>
                <w:sz w:val="22"/>
                <w:szCs w:val="22"/>
                <w:lang w:eastAsia="en-CA"/>
              </w:rPr>
              <w:t>Number of days between (BeginDate, EndDate)</w:t>
            </w:r>
            <w:r w:rsidR="005F0492">
              <w:rPr>
                <w:rFonts w:asciiTheme="minorHAnsi" w:hAnsiTheme="minorHAnsi"/>
                <w:sz w:val="22"/>
                <w:szCs w:val="22"/>
                <w:lang w:eastAsia="en-CA"/>
              </w:rPr>
              <w:t>) *52,2)</w:t>
            </w:r>
          </w:p>
          <w:p w14:paraId="35634277" w14:textId="2D871467" w:rsidR="00B80E65" w:rsidRPr="002A7F9B" w:rsidRDefault="00B80E65" w:rsidP="00B80E65">
            <w:pPr>
              <w:ind w:left="720"/>
              <w:rPr>
                <w:rFonts w:asciiTheme="minorHAnsi" w:hAnsiTheme="minorHAnsi"/>
                <w:sz w:val="22"/>
                <w:szCs w:val="22"/>
                <w:lang w:eastAsia="en-CA"/>
              </w:rPr>
            </w:pPr>
            <w:r>
              <w:rPr>
                <w:rFonts w:asciiTheme="minorHAnsi" w:hAnsiTheme="minorHAnsi"/>
                <w:sz w:val="22"/>
                <w:szCs w:val="22"/>
                <w:lang w:eastAsia="en-CA"/>
              </w:rPr>
              <w:t>T</w:t>
            </w:r>
            <w:r w:rsidRPr="00436A1F">
              <w:rPr>
                <w:rFonts w:asciiTheme="minorHAnsi" w:hAnsiTheme="minorHAnsi"/>
                <w:sz w:val="22"/>
                <w:szCs w:val="22"/>
                <w:lang w:eastAsia="en-CA"/>
              </w:rPr>
              <w:t xml:space="preserve">his includes </w:t>
            </w:r>
            <w:r w:rsidR="00A541BD">
              <w:rPr>
                <w:rFonts w:asciiTheme="minorHAnsi" w:hAnsiTheme="minorHAnsi"/>
                <w:sz w:val="22"/>
                <w:szCs w:val="22"/>
                <w:lang w:eastAsia="en-CA"/>
              </w:rPr>
              <w:t xml:space="preserve">contributory </w:t>
            </w:r>
            <w:r w:rsidR="00796078">
              <w:rPr>
                <w:rFonts w:asciiTheme="minorHAnsi" w:hAnsiTheme="minorHAnsi"/>
                <w:sz w:val="22"/>
                <w:szCs w:val="22"/>
                <w:lang w:eastAsia="en-CA"/>
              </w:rPr>
              <w:t xml:space="preserve">leaves not reported through not reported through Final Data data collection </w:t>
            </w:r>
            <w:r w:rsidR="00A541BD">
              <w:rPr>
                <w:rFonts w:asciiTheme="minorHAnsi" w:hAnsiTheme="minorHAnsi"/>
                <w:sz w:val="22"/>
                <w:szCs w:val="22"/>
                <w:lang w:eastAsia="en-CA"/>
              </w:rPr>
              <w:t xml:space="preserve">and </w:t>
            </w:r>
            <w:r w:rsidR="00513822">
              <w:rPr>
                <w:rFonts w:asciiTheme="minorHAnsi" w:hAnsiTheme="minorHAnsi"/>
                <w:sz w:val="22"/>
                <w:szCs w:val="22"/>
                <w:lang w:eastAsia="en-CA"/>
              </w:rPr>
              <w:t xml:space="preserve">non contributory </w:t>
            </w:r>
            <w:r w:rsidR="00796078">
              <w:rPr>
                <w:rFonts w:asciiTheme="minorHAnsi" w:hAnsiTheme="minorHAnsi"/>
                <w:sz w:val="22"/>
                <w:szCs w:val="22"/>
                <w:lang w:eastAsia="en-CA"/>
              </w:rPr>
              <w:t>leaves</w:t>
            </w:r>
            <w:r w:rsidRPr="00436A1F">
              <w:rPr>
                <w:rFonts w:asciiTheme="minorHAnsi" w:hAnsiTheme="minorHAnsi"/>
                <w:sz w:val="22"/>
                <w:szCs w:val="22"/>
                <w:lang w:eastAsia="en-CA"/>
              </w:rPr>
              <w:t xml:space="preserve"> reported in the </w:t>
            </w:r>
            <w:r>
              <w:rPr>
                <w:rFonts w:asciiTheme="minorHAnsi" w:hAnsiTheme="minorHAnsi"/>
                <w:sz w:val="22"/>
                <w:szCs w:val="22"/>
                <w:lang w:eastAsia="en-CA"/>
              </w:rPr>
              <w:t>data collection.</w:t>
            </w:r>
          </w:p>
          <w:p w14:paraId="3BF9AE64" w14:textId="77777777" w:rsidR="00B80E65" w:rsidRPr="002A7F9B" w:rsidRDefault="00B80E65" w:rsidP="00B80E65">
            <w:pPr>
              <w:ind w:left="720"/>
              <w:rPr>
                <w:rFonts w:asciiTheme="minorHAnsi" w:hAnsiTheme="minorHAnsi"/>
                <w:sz w:val="22"/>
                <w:szCs w:val="22"/>
                <w:lang w:eastAsia="en-CA"/>
              </w:rPr>
            </w:pPr>
            <w:r w:rsidRPr="00691278">
              <w:rPr>
                <w:rFonts w:asciiTheme="minorHAnsi" w:hAnsiTheme="minorHAnsi"/>
                <w:b/>
                <w:sz w:val="22"/>
                <w:szCs w:val="22"/>
                <w:lang w:eastAsia="en-CA"/>
              </w:rPr>
              <w:t>BeginDate</w:t>
            </w:r>
            <w:r w:rsidRPr="002A7F9B">
              <w:rPr>
                <w:rFonts w:asciiTheme="minorHAnsi" w:hAnsiTheme="minorHAnsi"/>
                <w:sz w:val="22"/>
                <w:szCs w:val="22"/>
                <w:lang w:eastAsia="en-CA"/>
              </w:rPr>
              <w:t xml:space="preserve"> = </w:t>
            </w:r>
            <w:r>
              <w:rPr>
                <w:rFonts w:asciiTheme="minorHAnsi" w:hAnsiTheme="minorHAnsi"/>
                <w:sz w:val="22"/>
                <w:szCs w:val="22"/>
                <w:lang w:eastAsia="en-CA"/>
              </w:rPr>
              <w:t>T</w:t>
            </w:r>
            <w:r w:rsidRPr="00DF39CF">
              <w:rPr>
                <w:rFonts w:asciiTheme="minorHAnsi" w:hAnsiTheme="minorHAnsi"/>
                <w:sz w:val="22"/>
                <w:szCs w:val="22"/>
                <w:lang w:eastAsia="en-CA"/>
              </w:rPr>
              <w:t xml:space="preserve">he </w:t>
            </w:r>
            <w:r w:rsidRPr="00564742">
              <w:rPr>
                <w:rFonts w:asciiTheme="minorHAnsi" w:hAnsiTheme="minorHAnsi"/>
                <w:sz w:val="22"/>
                <w:szCs w:val="22"/>
                <w:lang w:eastAsia="en-CA"/>
              </w:rPr>
              <w:t>most recent date between the 1st January of termination year - 1 and Ariel.PermanencyDate</w:t>
            </w:r>
          </w:p>
          <w:p w14:paraId="3D0280B5" w14:textId="5DDA3BF0" w:rsidR="002F488B" w:rsidRDefault="00B80E65" w:rsidP="00B80E65">
            <w:pPr>
              <w:ind w:left="720"/>
              <w:rPr>
                <w:rFonts w:asciiTheme="minorHAnsi" w:hAnsiTheme="minorHAnsi"/>
                <w:sz w:val="22"/>
                <w:szCs w:val="22"/>
                <w:lang w:eastAsia="en-CA"/>
              </w:rPr>
            </w:pPr>
            <w:r w:rsidRPr="00691278">
              <w:rPr>
                <w:rFonts w:asciiTheme="minorHAnsi" w:hAnsiTheme="minorHAnsi"/>
                <w:b/>
                <w:sz w:val="22"/>
                <w:szCs w:val="22"/>
                <w:lang w:eastAsia="en-CA"/>
              </w:rPr>
              <w:t>EndDate</w:t>
            </w:r>
            <w:r>
              <w:rPr>
                <w:rFonts w:asciiTheme="minorHAnsi" w:hAnsiTheme="minorHAnsi"/>
                <w:sz w:val="22"/>
                <w:szCs w:val="22"/>
                <w:lang w:eastAsia="en-CA"/>
              </w:rPr>
              <w:t xml:space="preserve"> = </w:t>
            </w:r>
            <w:r w:rsidR="00A53C99">
              <w:rPr>
                <w:rFonts w:asciiTheme="minorHAnsi" w:hAnsiTheme="minorHAnsi"/>
                <w:sz w:val="22"/>
                <w:szCs w:val="22"/>
                <w:lang w:eastAsia="en-CA"/>
              </w:rPr>
              <w:t>Should be set to January 1</w:t>
            </w:r>
            <w:r w:rsidR="00A53C99" w:rsidRPr="00EB5105">
              <w:rPr>
                <w:rFonts w:asciiTheme="minorHAnsi" w:hAnsiTheme="minorHAnsi"/>
                <w:sz w:val="22"/>
                <w:szCs w:val="22"/>
                <w:vertAlign w:val="superscript"/>
                <w:lang w:eastAsia="en-CA"/>
              </w:rPr>
              <w:t>st</w:t>
            </w:r>
            <w:r w:rsidR="00A53C99">
              <w:rPr>
                <w:rFonts w:asciiTheme="minorHAnsi" w:hAnsiTheme="minorHAnsi"/>
                <w:sz w:val="22"/>
                <w:szCs w:val="22"/>
                <w:lang w:eastAsia="en-CA"/>
              </w:rPr>
              <w:t xml:space="preserve"> of Termination year</w:t>
            </w:r>
          </w:p>
          <w:p w14:paraId="52E98BAC" w14:textId="597CB6B7" w:rsidR="00A858CB" w:rsidRDefault="00A858CB" w:rsidP="00A858CB">
            <w:pPr>
              <w:ind w:left="720"/>
              <w:rPr>
                <w:rFonts w:asciiTheme="minorHAnsi" w:hAnsiTheme="minorHAnsi"/>
                <w:sz w:val="22"/>
                <w:szCs w:val="22"/>
                <w:lang w:eastAsia="en-CA"/>
              </w:rPr>
            </w:pPr>
            <w:r>
              <w:rPr>
                <w:rFonts w:asciiTheme="minorHAnsi" w:hAnsiTheme="minorHAnsi"/>
                <w:b/>
                <w:sz w:val="22"/>
                <w:szCs w:val="22"/>
                <w:lang w:eastAsia="en-CA"/>
              </w:rPr>
              <w:t>Service Breaks</w:t>
            </w:r>
            <w:r w:rsidR="003D211F" w:rsidRPr="00BE07C8">
              <w:rPr>
                <w:rFonts w:asciiTheme="minorHAnsi" w:hAnsiTheme="minorHAnsi"/>
                <w:b/>
                <w:sz w:val="22"/>
                <w:szCs w:val="22"/>
                <w:vertAlign w:val="superscript"/>
                <w:lang w:eastAsia="en-CA"/>
              </w:rPr>
              <w:t>3</w:t>
            </w:r>
            <w:r>
              <w:rPr>
                <w:rFonts w:asciiTheme="minorHAnsi" w:hAnsiTheme="minorHAnsi"/>
                <w:b/>
                <w:sz w:val="22"/>
                <w:szCs w:val="22"/>
                <w:lang w:eastAsia="en-CA"/>
              </w:rPr>
              <w:t xml:space="preserve"> = </w:t>
            </w:r>
            <w:r w:rsidRPr="00A858CB">
              <w:rPr>
                <w:rFonts w:asciiTheme="minorHAnsi" w:hAnsiTheme="minorHAnsi"/>
                <w:sz w:val="22"/>
                <w:szCs w:val="22"/>
                <w:lang w:eastAsia="en-CA"/>
              </w:rPr>
              <w:t>NCE, NCF, NCP, NCS, NCM, NCD,</w:t>
            </w:r>
            <w:r w:rsidR="00B56197">
              <w:rPr>
                <w:rFonts w:asciiTheme="minorHAnsi" w:hAnsiTheme="minorHAnsi"/>
                <w:sz w:val="22"/>
                <w:szCs w:val="22"/>
                <w:lang w:eastAsia="en-CA"/>
              </w:rPr>
              <w:t xml:space="preserve"> NCO,</w:t>
            </w:r>
            <w:r w:rsidRPr="00A858CB">
              <w:rPr>
                <w:rFonts w:asciiTheme="minorHAnsi" w:hAnsiTheme="minorHAnsi"/>
                <w:sz w:val="22"/>
                <w:szCs w:val="22"/>
                <w:lang w:eastAsia="en-CA"/>
              </w:rPr>
              <w:t xml:space="preserve"> NCU, NCR, NCH, WSN, WSO, LTD, PTW</w:t>
            </w:r>
          </w:p>
          <w:p w14:paraId="001BA181" w14:textId="77777777" w:rsidR="001C6463" w:rsidRDefault="001C6463" w:rsidP="001C6463">
            <w:pPr>
              <w:ind w:left="720"/>
              <w:rPr>
                <w:rFonts w:asciiTheme="minorHAnsi" w:hAnsiTheme="minorHAnsi"/>
                <w:sz w:val="22"/>
                <w:szCs w:val="22"/>
                <w:lang w:eastAsia="en-CA"/>
              </w:rPr>
            </w:pPr>
            <w:r>
              <w:rPr>
                <w:rFonts w:asciiTheme="minorHAnsi" w:hAnsiTheme="minorHAnsi"/>
                <w:b/>
                <w:sz w:val="22"/>
                <w:szCs w:val="22"/>
                <w:lang w:eastAsia="en-CA"/>
              </w:rPr>
              <w:t>Or</w:t>
            </w:r>
          </w:p>
          <w:p w14:paraId="12D7E93E" w14:textId="540EC973" w:rsidR="001C6463" w:rsidRDefault="001C6463" w:rsidP="001C6463">
            <w:pPr>
              <w:ind w:left="720"/>
              <w:rPr>
                <w:rFonts w:asciiTheme="minorHAnsi" w:hAnsiTheme="minorHAnsi"/>
                <w:sz w:val="22"/>
                <w:szCs w:val="22"/>
                <w:lang w:eastAsia="en-CA"/>
              </w:rPr>
            </w:pPr>
            <w:r>
              <w:rPr>
                <w:rFonts w:asciiTheme="minorHAnsi" w:hAnsiTheme="minorHAnsi"/>
                <w:b/>
                <w:sz w:val="22"/>
                <w:szCs w:val="22"/>
                <w:lang w:eastAsia="en-CA"/>
              </w:rPr>
              <w:t>Service Breaks</w:t>
            </w:r>
            <w:r w:rsidR="003D211F" w:rsidRPr="00BE07C8">
              <w:rPr>
                <w:rFonts w:asciiTheme="minorHAnsi" w:hAnsiTheme="minorHAnsi"/>
                <w:b/>
                <w:sz w:val="22"/>
                <w:szCs w:val="22"/>
                <w:vertAlign w:val="superscript"/>
                <w:lang w:eastAsia="en-CA"/>
              </w:rPr>
              <w:t>3</w:t>
            </w:r>
            <w:r>
              <w:rPr>
                <w:rFonts w:asciiTheme="minorHAnsi" w:hAnsiTheme="minorHAnsi"/>
                <w:b/>
                <w:sz w:val="22"/>
                <w:szCs w:val="22"/>
                <w:lang w:eastAsia="en-CA"/>
              </w:rPr>
              <w:t xml:space="preserve"> = </w:t>
            </w:r>
            <w:r w:rsidRPr="00A858CB">
              <w:rPr>
                <w:rFonts w:asciiTheme="minorHAnsi" w:hAnsiTheme="minorHAnsi"/>
                <w:sz w:val="22"/>
                <w:szCs w:val="22"/>
                <w:lang w:eastAsia="en-CA"/>
              </w:rPr>
              <w:t>CRH, CRE, CRF, CRP, CRS, CRM, CRO, CRR</w:t>
            </w:r>
            <w:r>
              <w:rPr>
                <w:rFonts w:asciiTheme="minorHAnsi" w:hAnsiTheme="minorHAnsi"/>
                <w:sz w:val="22"/>
                <w:szCs w:val="22"/>
                <w:lang w:eastAsia="en-CA"/>
              </w:rPr>
              <w:t xml:space="preserve"> and was not reported through Final Data data collection</w:t>
            </w:r>
            <w:r w:rsidR="00B558B4" w:rsidRPr="00892642">
              <w:rPr>
                <w:rFonts w:asciiTheme="minorHAnsi" w:hAnsiTheme="minorHAnsi"/>
                <w:sz w:val="22"/>
                <w:szCs w:val="22"/>
                <w:vertAlign w:val="superscript"/>
                <w:lang w:eastAsia="en-CA"/>
              </w:rPr>
              <w:t>2</w:t>
            </w:r>
          </w:p>
          <w:p w14:paraId="525E4210" w14:textId="77777777" w:rsidR="001C6463" w:rsidRPr="00691278" w:rsidRDefault="001C6463" w:rsidP="001C6463">
            <w:pPr>
              <w:ind w:left="720"/>
              <w:rPr>
                <w:rFonts w:asciiTheme="minorHAnsi" w:hAnsiTheme="minorHAnsi"/>
                <w:sz w:val="22"/>
                <w:szCs w:val="22"/>
                <w:lang w:eastAsia="en-CA"/>
              </w:rPr>
            </w:pPr>
          </w:p>
          <w:p w14:paraId="2CED00D5" w14:textId="77777777" w:rsidR="002F488B" w:rsidRDefault="00A541BD" w:rsidP="00925513">
            <w:pPr>
              <w:pStyle w:val="ListParagraph"/>
              <w:numPr>
                <w:ilvl w:val="0"/>
                <w:numId w:val="93"/>
              </w:numPr>
              <w:rPr>
                <w:rFonts w:asciiTheme="minorHAnsi" w:hAnsiTheme="minorHAnsi"/>
                <w:sz w:val="22"/>
                <w:szCs w:val="22"/>
                <w:lang w:eastAsia="en-CA"/>
              </w:rPr>
            </w:pPr>
            <w:r>
              <w:rPr>
                <w:rFonts w:asciiTheme="minorHAnsi" w:hAnsiTheme="minorHAnsi"/>
                <w:sz w:val="22"/>
                <w:szCs w:val="22"/>
                <w:lang w:eastAsia="en-CA"/>
              </w:rPr>
              <w:t>A non-contributory leave is a service break with one of the following codes : NCE, NCF, NCP, NCS, NCR</w:t>
            </w:r>
            <w:r w:rsidRPr="00A858CB">
              <w:rPr>
                <w:rFonts w:asciiTheme="minorHAnsi" w:hAnsiTheme="minorHAnsi"/>
                <w:sz w:val="22"/>
                <w:szCs w:val="22"/>
                <w:lang w:eastAsia="en-CA"/>
              </w:rPr>
              <w:t>,</w:t>
            </w:r>
            <w:r>
              <w:rPr>
                <w:rFonts w:asciiTheme="minorHAnsi" w:hAnsiTheme="minorHAnsi"/>
                <w:sz w:val="22"/>
                <w:szCs w:val="22"/>
                <w:lang w:eastAsia="en-CA"/>
              </w:rPr>
              <w:t xml:space="preserve"> NCO,</w:t>
            </w:r>
            <w:r w:rsidRPr="00A858CB">
              <w:rPr>
                <w:rFonts w:asciiTheme="minorHAnsi" w:hAnsiTheme="minorHAnsi"/>
                <w:sz w:val="22"/>
                <w:szCs w:val="22"/>
                <w:lang w:eastAsia="en-CA"/>
              </w:rPr>
              <w:t xml:space="preserve"> NCH</w:t>
            </w:r>
          </w:p>
          <w:p w14:paraId="26C9BDDC" w14:textId="77777777" w:rsidR="00B558B4" w:rsidRDefault="00B558B4" w:rsidP="00925513">
            <w:pPr>
              <w:pStyle w:val="ListParagraph"/>
              <w:ind w:left="1080"/>
              <w:rPr>
                <w:rFonts w:asciiTheme="minorHAnsi" w:hAnsiTheme="minorHAnsi"/>
                <w:sz w:val="22"/>
                <w:szCs w:val="22"/>
                <w:lang w:eastAsia="en-CA"/>
              </w:rPr>
            </w:pPr>
          </w:p>
          <w:p w14:paraId="56531DEA" w14:textId="77777777" w:rsidR="00B558B4" w:rsidRDefault="00B558B4" w:rsidP="00925513">
            <w:pPr>
              <w:pStyle w:val="ListParagraph"/>
              <w:numPr>
                <w:ilvl w:val="0"/>
                <w:numId w:val="93"/>
              </w:numPr>
              <w:rPr>
                <w:rFonts w:asciiTheme="minorHAnsi" w:hAnsiTheme="minorHAnsi"/>
                <w:sz w:val="22"/>
                <w:szCs w:val="22"/>
                <w:lang w:eastAsia="en-CA"/>
              </w:rPr>
            </w:pPr>
            <w:r>
              <w:rPr>
                <w:rFonts w:asciiTheme="minorHAnsi" w:hAnsiTheme="minorHAnsi"/>
                <w:sz w:val="22"/>
                <w:szCs w:val="22"/>
                <w:lang w:eastAsia="en-CA"/>
              </w:rPr>
              <w:t>A non-contributory leave being flipped to contributory in the current data collection will not be carved out of the working contributory period due to the additional condition on the data collection through which the contributory leave is being reported.</w:t>
            </w:r>
            <w:r w:rsidR="003D211F">
              <w:rPr>
                <w:rFonts w:asciiTheme="minorHAnsi" w:hAnsiTheme="minorHAnsi"/>
                <w:sz w:val="22"/>
                <w:szCs w:val="22"/>
                <w:lang w:eastAsia="en-CA"/>
              </w:rPr>
              <w:t xml:space="preserve"> Since the leaves will be processed prior to the core data file of events file, we consider the leave information being reported as being already present in Ariel which explains that no additional condition on the leave information being reported is necessary.</w:t>
            </w:r>
          </w:p>
          <w:p w14:paraId="4DAF6B61" w14:textId="77777777" w:rsidR="003D211F" w:rsidRPr="00771C74" w:rsidRDefault="003D211F" w:rsidP="00771C74">
            <w:pPr>
              <w:pStyle w:val="ListParagraph"/>
              <w:rPr>
                <w:rFonts w:asciiTheme="minorHAnsi" w:hAnsiTheme="minorHAnsi"/>
                <w:sz w:val="22"/>
                <w:szCs w:val="22"/>
                <w:lang w:eastAsia="en-CA"/>
              </w:rPr>
            </w:pPr>
          </w:p>
          <w:p w14:paraId="69AC30C4" w14:textId="3D6DC36D" w:rsidR="003D211F" w:rsidRDefault="003D211F" w:rsidP="00925513">
            <w:pPr>
              <w:pStyle w:val="ListParagraph"/>
              <w:numPr>
                <w:ilvl w:val="0"/>
                <w:numId w:val="93"/>
              </w:numPr>
              <w:rPr>
                <w:rFonts w:asciiTheme="minorHAnsi" w:hAnsiTheme="minorHAnsi"/>
                <w:sz w:val="22"/>
                <w:szCs w:val="22"/>
                <w:lang w:eastAsia="en-CA"/>
              </w:rPr>
            </w:pPr>
            <w:r>
              <w:rPr>
                <w:rFonts w:asciiTheme="minorHAnsi" w:hAnsiTheme="minorHAnsi"/>
                <w:sz w:val="22"/>
                <w:szCs w:val="22"/>
                <w:lang w:eastAsia="en-CA"/>
              </w:rPr>
              <w:t>The leave period being carved out will cannot be outside of the start and end dates of the Target Year. In other words, the leave period to carve out will be defined as follows:</w:t>
            </w:r>
          </w:p>
          <w:p w14:paraId="2A5F446A" w14:textId="77777777" w:rsidR="003D211F" w:rsidRDefault="003D211F" w:rsidP="00771C74">
            <w:pPr>
              <w:pStyle w:val="ListParagraph"/>
              <w:numPr>
                <w:ilvl w:val="0"/>
                <w:numId w:val="94"/>
              </w:numPr>
              <w:rPr>
                <w:rFonts w:asciiTheme="minorHAnsi" w:hAnsiTheme="minorHAnsi"/>
                <w:sz w:val="22"/>
                <w:szCs w:val="22"/>
                <w:lang w:eastAsia="en-CA"/>
              </w:rPr>
            </w:pPr>
            <w:r>
              <w:rPr>
                <w:rFonts w:asciiTheme="minorHAnsi" w:hAnsiTheme="minorHAnsi"/>
                <w:sz w:val="22"/>
                <w:szCs w:val="22"/>
                <w:lang w:eastAsia="en-CA"/>
              </w:rPr>
              <w:t>LeaveStartDate to Carve Out: Maximum (LeaveStartDate, BeginDate)</w:t>
            </w:r>
          </w:p>
          <w:p w14:paraId="4211A028" w14:textId="7E2E3ADF" w:rsidR="003D211F" w:rsidRPr="00771C74" w:rsidRDefault="003D211F" w:rsidP="00771C74">
            <w:pPr>
              <w:pStyle w:val="ListParagraph"/>
              <w:numPr>
                <w:ilvl w:val="0"/>
                <w:numId w:val="94"/>
              </w:numPr>
              <w:rPr>
                <w:rFonts w:asciiTheme="minorHAnsi" w:hAnsiTheme="minorHAnsi"/>
                <w:sz w:val="22"/>
                <w:szCs w:val="22"/>
                <w:lang w:eastAsia="en-CA"/>
              </w:rPr>
            </w:pPr>
            <w:r>
              <w:rPr>
                <w:rFonts w:asciiTheme="minorHAnsi" w:hAnsiTheme="minorHAnsi"/>
                <w:sz w:val="22"/>
                <w:szCs w:val="22"/>
                <w:lang w:eastAsia="en-CA"/>
              </w:rPr>
              <w:t>LeaveEndDate to Carve Out: Minimum (LeaveEndDate, EndDate)</w:t>
            </w:r>
          </w:p>
          <w:p w14:paraId="24107ADF" w14:textId="17A9D710" w:rsidR="003D211F" w:rsidRPr="0078068E" w:rsidRDefault="003D211F" w:rsidP="00771C74">
            <w:pPr>
              <w:pStyle w:val="ListParagraph"/>
              <w:ind w:left="1080"/>
              <w:rPr>
                <w:rFonts w:asciiTheme="minorHAnsi" w:hAnsiTheme="minorHAnsi"/>
                <w:sz w:val="22"/>
                <w:szCs w:val="22"/>
                <w:lang w:eastAsia="en-CA"/>
              </w:rPr>
            </w:pPr>
          </w:p>
        </w:tc>
      </w:tr>
      <w:tr w:rsidR="002F488B" w:rsidRPr="00A61AB1" w14:paraId="56E63750"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10BDA8" w14:textId="3939EC62"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848AB73" w14:textId="5ED63E24" w:rsidR="002F488B" w:rsidRPr="00A762CE" w:rsidRDefault="002F488B" w:rsidP="00904039">
            <w:pPr>
              <w:pStyle w:val="NormalWeb"/>
              <w:spacing w:line="276" w:lineRule="auto"/>
              <w:rPr>
                <w:rFonts w:asciiTheme="minorHAnsi" w:hAnsiTheme="minorHAnsi"/>
                <w:color w:val="000000"/>
                <w:sz w:val="22"/>
                <w:szCs w:val="22"/>
                <w:lang w:val="en-CA"/>
              </w:rPr>
            </w:pPr>
            <w:r w:rsidRPr="00A111B0">
              <w:rPr>
                <w:rFonts w:asciiTheme="minorHAnsi" w:hAnsiTheme="minorHAnsi"/>
                <w:sz w:val="22"/>
                <w:szCs w:val="22"/>
                <w:lang w:val="en-CA" w:eastAsia="en-CA"/>
              </w:rPr>
              <w:t>0</w:t>
            </w:r>
            <w:r w:rsidR="00771C74">
              <w:rPr>
                <w:rFonts w:asciiTheme="minorHAnsi" w:hAnsiTheme="minorHAnsi"/>
                <w:sz w:val="22"/>
                <w:szCs w:val="22"/>
                <w:lang w:val="en-CA" w:eastAsia="en-CA"/>
              </w:rPr>
              <w:t>.14</w:t>
            </w:r>
            <w:r w:rsidRPr="00A111B0">
              <w:rPr>
                <w:rFonts w:asciiTheme="minorHAnsi" w:hAnsiTheme="minorHAnsi"/>
                <w:sz w:val="22"/>
                <w:szCs w:val="22"/>
                <w:lang w:val="en-CA" w:eastAsia="en-CA"/>
              </w:rPr>
              <w:t xml:space="preserve"> weeks</w:t>
            </w:r>
          </w:p>
        </w:tc>
      </w:tr>
      <w:tr w:rsidR="002F488B" w:rsidRPr="00A61AB1" w14:paraId="1EBCF9FD"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8E4DE6A"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5F3566FE" w14:textId="12731983" w:rsidR="002F488B" w:rsidRPr="001D1230" w:rsidRDefault="002F488B" w:rsidP="00910F85">
            <w:pPr>
              <w:spacing w:before="60" w:after="60"/>
              <w:ind w:left="0"/>
            </w:pPr>
            <w:r w:rsidRPr="00975B0D">
              <w:rPr>
                <w:rFonts w:asciiTheme="minorHAnsi" w:hAnsiTheme="minorHAnsi"/>
                <w:sz w:val="22"/>
                <w:szCs w:val="22"/>
                <w:lang w:eastAsia="en-CA"/>
              </w:rPr>
              <w:t xml:space="preserve">This member is part-time with a leave on file for which a contributory leave applies. Please complete the contributory leave information for </w:t>
            </w:r>
            <w:r w:rsidR="008E43BC" w:rsidRPr="008E43BC">
              <w:rPr>
                <w:rFonts w:asciiTheme="minorHAnsi" w:hAnsiTheme="minorHAnsi"/>
                <w:sz w:val="22"/>
                <w:szCs w:val="22"/>
                <w:lang w:eastAsia="en-CA"/>
              </w:rPr>
              <w:t xml:space="preserve">{1} </w:t>
            </w:r>
            <w:r w:rsidR="00910F85">
              <w:rPr>
                <w:rFonts w:asciiTheme="minorHAnsi" w:hAnsiTheme="minorHAnsi"/>
                <w:sz w:val="22"/>
                <w:szCs w:val="22"/>
                <w:lang w:eastAsia="en-CA"/>
              </w:rPr>
              <w:t>or select an override reason.</w:t>
            </w:r>
          </w:p>
        </w:tc>
      </w:tr>
      <w:tr w:rsidR="002F488B" w:rsidRPr="00A61AB1" w14:paraId="304391AD"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2CF1EF9"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EE41BE8"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00F913C" w14:textId="249049B9" w:rsidR="002F488B" w:rsidRPr="002C34DD" w:rsidRDefault="002F488B" w:rsidP="00910F85">
            <w:pPr>
              <w:spacing w:before="60" w:after="60"/>
              <w:ind w:left="0"/>
            </w:pPr>
            <w:r w:rsidRPr="00975B0D">
              <w:rPr>
                <w:rFonts w:asciiTheme="minorHAnsi" w:hAnsiTheme="minorHAnsi"/>
                <w:sz w:val="22"/>
                <w:szCs w:val="22"/>
                <w:lang w:eastAsia="en-CA"/>
              </w:rPr>
              <w:t>This member is part-time with a leave on file for which a contributory leave applies. Please complete the contributory leave information for this member</w:t>
            </w:r>
            <w:r w:rsidR="00910F85">
              <w:rPr>
                <w:rFonts w:asciiTheme="minorHAnsi" w:hAnsiTheme="minorHAnsi"/>
                <w:sz w:val="22"/>
                <w:szCs w:val="22"/>
                <w:lang w:eastAsia="en-CA"/>
              </w:rPr>
              <w:t xml:space="preserve"> or select an override reason.</w:t>
            </w:r>
          </w:p>
        </w:tc>
      </w:tr>
      <w:tr w:rsidR="002F488B" w:rsidRPr="0085712F" w14:paraId="3B55AE11"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B385C63" w14:textId="77777777" w:rsidR="002F488B" w:rsidRPr="0085712F" w:rsidRDefault="002F488B" w:rsidP="0090403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EA755F9" w14:textId="77777777" w:rsidR="008E43BC" w:rsidRDefault="008E43BC" w:rsidP="008E43BC">
            <w:pPr>
              <w:spacing w:before="60" w:after="60"/>
              <w:ind w:left="0"/>
              <w:rPr>
                <w:rFonts w:asciiTheme="minorHAnsi" w:hAnsiTheme="minorHAnsi" w:cs="Calibri"/>
                <w:color w:val="auto"/>
                <w:sz w:val="22"/>
                <w:szCs w:val="22"/>
              </w:rPr>
            </w:pPr>
            <w:r>
              <w:rPr>
                <w:rFonts w:asciiTheme="minorHAnsi" w:hAnsiTheme="minorHAnsi" w:cs="Calibri"/>
                <w:color w:val="auto"/>
                <w:sz w:val="22"/>
                <w:szCs w:val="22"/>
              </w:rPr>
              <w:t>For Core Data:</w:t>
            </w:r>
          </w:p>
          <w:p w14:paraId="5A47B3F3" w14:textId="34C41083" w:rsidR="008E43BC" w:rsidRPr="0017254B" w:rsidRDefault="008E43BC" w:rsidP="008E43BC">
            <w:pPr>
              <w:spacing w:before="60" w:after="60"/>
              <w:ind w:left="720"/>
              <w:rPr>
                <w:rFonts w:asciiTheme="minorHAnsi" w:hAnsiTheme="minorHAnsi"/>
                <w:sz w:val="22"/>
                <w:szCs w:val="22"/>
                <w:lang w:val="en-US" w:eastAsia="en-CA"/>
              </w:rPr>
            </w:pPr>
            <w:r>
              <w:rPr>
                <w:rFonts w:asciiTheme="minorHAnsi" w:hAnsiTheme="minorHAnsi" w:cs="Calibri"/>
                <w:color w:val="auto"/>
                <w:sz w:val="22"/>
                <w:szCs w:val="22"/>
              </w:rPr>
              <w:t>1</w:t>
            </w:r>
            <w:r w:rsidRPr="0017254B">
              <w:rPr>
                <w:rFonts w:asciiTheme="minorHAnsi" w:hAnsiTheme="minorHAnsi" w:cs="Calibri"/>
                <w:color w:val="auto"/>
                <w:sz w:val="22"/>
                <w:szCs w:val="22"/>
              </w:rPr>
              <w:t>:  Year(</w:t>
            </w:r>
            <w:r w:rsidRPr="0017254B">
              <w:rPr>
                <w:rFonts w:asciiTheme="minorHAnsi" w:hAnsiTheme="minorHAnsi"/>
                <w:sz w:val="22"/>
                <w:szCs w:val="22"/>
                <w:lang w:val="en-US" w:eastAsia="en-CA"/>
              </w:rPr>
              <w:t>Execution Parameter.StartDate)</w:t>
            </w:r>
          </w:p>
          <w:p w14:paraId="3CCC2ED1" w14:textId="77777777" w:rsidR="008E43BC" w:rsidRDefault="008E43BC" w:rsidP="008E43BC">
            <w:pPr>
              <w:spacing w:before="60" w:after="60"/>
              <w:ind w:left="0"/>
              <w:rPr>
                <w:rFonts w:asciiTheme="minorHAnsi" w:hAnsiTheme="minorHAnsi"/>
                <w:color w:val="auto"/>
                <w:sz w:val="22"/>
                <w:szCs w:val="22"/>
                <w:lang w:val="en-US" w:eastAsia="en-CA"/>
              </w:rPr>
            </w:pPr>
            <w:r>
              <w:rPr>
                <w:rFonts w:asciiTheme="minorHAnsi" w:hAnsiTheme="minorHAnsi"/>
                <w:color w:val="auto"/>
                <w:sz w:val="22"/>
                <w:szCs w:val="22"/>
                <w:lang w:val="en-US" w:eastAsia="en-CA"/>
              </w:rPr>
              <w:t>Events:</w:t>
            </w:r>
          </w:p>
          <w:p w14:paraId="54A47076" w14:textId="7F190C60" w:rsidR="008E43BC" w:rsidRPr="000D26A0" w:rsidRDefault="008E43BC" w:rsidP="008E43BC">
            <w:pPr>
              <w:spacing w:before="60" w:after="60"/>
              <w:ind w:left="720"/>
              <w:rPr>
                <w:color w:val="auto"/>
              </w:rPr>
            </w:pPr>
            <w:r>
              <w:rPr>
                <w:rFonts w:asciiTheme="minorHAnsi" w:hAnsiTheme="minorHAnsi" w:cs="Calibri"/>
                <w:color w:val="auto"/>
                <w:sz w:val="22"/>
                <w:szCs w:val="22"/>
                <w:lang w:val="en-US"/>
              </w:rPr>
              <w:t>1</w:t>
            </w:r>
            <w:r w:rsidRPr="000D26A0">
              <w:rPr>
                <w:rFonts w:asciiTheme="minorHAnsi" w:hAnsiTheme="minorHAnsi" w:cs="Calibri"/>
                <w:color w:val="auto"/>
                <w:sz w:val="22"/>
                <w:szCs w:val="22"/>
              </w:rPr>
              <w:t xml:space="preserve">:  File.Year(EmploymentEndDate or DeathDate) or </w:t>
            </w:r>
            <w:r w:rsidRPr="000D26A0">
              <w:rPr>
                <w:color w:val="auto"/>
              </w:rPr>
              <w:t>File.Year(EmploymentEndDate)-1 or File.Year(Death Date)-1</w:t>
            </w:r>
          </w:p>
          <w:p w14:paraId="2C3D00D5" w14:textId="64A6633F" w:rsidR="002F488B" w:rsidRPr="009C43D2" w:rsidRDefault="002F488B" w:rsidP="00904039">
            <w:pPr>
              <w:ind w:left="0"/>
              <w:rPr>
                <w:rFonts w:asciiTheme="minorHAnsi" w:hAnsiTheme="minorHAnsi" w:cs="Calibri"/>
                <w:color w:val="auto"/>
                <w:sz w:val="22"/>
                <w:szCs w:val="22"/>
              </w:rPr>
            </w:pPr>
          </w:p>
        </w:tc>
      </w:tr>
      <w:tr w:rsidR="002F488B" w:rsidRPr="0085712F" w14:paraId="32F9070A"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1038EFA" w14:textId="77777777" w:rsidR="002F488B" w:rsidRPr="0085712F" w:rsidRDefault="002F488B" w:rsidP="00904039">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FF72F87" w14:textId="4E69131A" w:rsidR="002F488B" w:rsidRDefault="00910F85" w:rsidP="00771C74">
            <w:pPr>
              <w:pStyle w:val="ListParagraph"/>
              <w:numPr>
                <w:ilvl w:val="0"/>
                <w:numId w:val="95"/>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Contributory leave data reported.</w:t>
            </w:r>
          </w:p>
          <w:p w14:paraId="6090EDA0" w14:textId="7123BDA2" w:rsidR="00910F85" w:rsidRPr="00771C74" w:rsidRDefault="00910F85" w:rsidP="00771C74">
            <w:pPr>
              <w:pStyle w:val="ListParagraph"/>
              <w:numPr>
                <w:ilvl w:val="0"/>
                <w:numId w:val="95"/>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Member did not contribute for this leave within the reporting period.</w:t>
            </w:r>
          </w:p>
        </w:tc>
      </w:tr>
      <w:tr w:rsidR="002F488B" w:rsidRPr="0085712F" w14:paraId="0403A6CE"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8FE466" w14:textId="18E70126"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2939E7C3" w14:textId="77777777" w:rsidR="002F488B" w:rsidRPr="00A300DF" w:rsidRDefault="002F488B" w:rsidP="00904039">
            <w:pPr>
              <w:spacing w:before="60" w:after="60" w:line="240" w:lineRule="auto"/>
              <w:ind w:left="0"/>
              <w:rPr>
                <w:rFonts w:asciiTheme="minorHAnsi" w:hAnsiTheme="minorHAnsi"/>
                <w:sz w:val="22"/>
                <w:szCs w:val="22"/>
                <w:lang w:eastAsia="en-CA"/>
              </w:rPr>
            </w:pPr>
            <w:r w:rsidRPr="00A300DF">
              <w:rPr>
                <w:rFonts w:asciiTheme="minorHAnsi" w:hAnsiTheme="minorHAnsi"/>
                <w:sz w:val="22"/>
                <w:szCs w:val="22"/>
                <w:lang w:eastAsia="en-CA"/>
              </w:rPr>
              <w:t>Val 145d should be displayed before new Val B214.  If ER reports too much contributory leave data (more than is available for the leave), Employer should see that validation first.</w:t>
            </w:r>
          </w:p>
          <w:p w14:paraId="6D4AE7E8" w14:textId="77777777" w:rsidR="002F488B" w:rsidRPr="00A300DF" w:rsidRDefault="002F488B" w:rsidP="00904039">
            <w:pPr>
              <w:spacing w:before="60" w:after="60" w:line="240" w:lineRule="auto"/>
              <w:ind w:left="0"/>
              <w:rPr>
                <w:rFonts w:asciiTheme="minorHAnsi" w:hAnsiTheme="minorHAnsi"/>
                <w:sz w:val="22"/>
                <w:szCs w:val="22"/>
                <w:lang w:eastAsia="en-CA"/>
              </w:rPr>
            </w:pPr>
            <w:r w:rsidRPr="00A300DF">
              <w:rPr>
                <w:rFonts w:asciiTheme="minorHAnsi" w:hAnsiTheme="minorHAnsi"/>
                <w:sz w:val="22"/>
                <w:szCs w:val="22"/>
                <w:lang w:eastAsia="en-CA"/>
              </w:rPr>
              <w:t>Please note: Final data reporting does not have val 145e, which validates that reported contributory leave data does not exceed availalbe non-contributory leave period.</w:t>
            </w:r>
          </w:p>
          <w:p w14:paraId="6DAF9568" w14:textId="77777777" w:rsidR="002F488B" w:rsidRPr="006100CE" w:rsidRDefault="002F488B" w:rsidP="00904039">
            <w:pPr>
              <w:spacing w:before="60" w:after="60" w:line="240" w:lineRule="auto"/>
              <w:ind w:left="0"/>
              <w:rPr>
                <w:rFonts w:asciiTheme="minorHAnsi" w:hAnsiTheme="minorHAnsi"/>
                <w:sz w:val="22"/>
                <w:szCs w:val="22"/>
                <w:lang w:eastAsia="en-CA"/>
              </w:rPr>
            </w:pPr>
          </w:p>
        </w:tc>
      </w:tr>
      <w:tr w:rsidR="002F488B" w:rsidRPr="0085712F" w14:paraId="1ACDCFE2"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B22CF3B"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174CC39" w14:textId="77777777" w:rsidR="002F488B" w:rsidRPr="0085712F" w:rsidRDefault="002F488B" w:rsidP="0090403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6BA352D3" w14:textId="5C48F365" w:rsidR="00A42D92" w:rsidRDefault="00A42D92" w:rsidP="00A42D92">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20190201:</w:t>
            </w:r>
          </w:p>
          <w:p w14:paraId="73AD6A20" w14:textId="7BEF7542" w:rsidR="00A42D92" w:rsidRPr="008E43BC" w:rsidRDefault="00A42D92" w:rsidP="00A42D92">
            <w:pPr>
              <w:pStyle w:val="ListParagraph"/>
              <w:numPr>
                <w:ilvl w:val="0"/>
                <w:numId w:val="25"/>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Added the message ID</w:t>
            </w:r>
          </w:p>
          <w:p w14:paraId="343F5911" w14:textId="77777777" w:rsidR="00A42D92" w:rsidRDefault="00A42D92" w:rsidP="008E43BC">
            <w:pPr>
              <w:spacing w:before="60" w:after="60" w:line="240" w:lineRule="auto"/>
              <w:ind w:left="0"/>
              <w:rPr>
                <w:rFonts w:asciiTheme="minorHAnsi" w:hAnsiTheme="minorHAnsi"/>
                <w:sz w:val="22"/>
                <w:szCs w:val="22"/>
                <w:lang w:eastAsia="en-CA"/>
              </w:rPr>
            </w:pPr>
          </w:p>
          <w:p w14:paraId="48089FC5" w14:textId="7864207D" w:rsidR="008E43BC" w:rsidRDefault="008E43BC" w:rsidP="008E43BC">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20180910:</w:t>
            </w:r>
          </w:p>
          <w:p w14:paraId="3B7AF91D" w14:textId="6EA81836" w:rsidR="008E43BC" w:rsidRPr="008E43BC" w:rsidRDefault="008E43BC" w:rsidP="008E43BC">
            <w:pPr>
              <w:pStyle w:val="ListParagraph"/>
              <w:numPr>
                <w:ilvl w:val="0"/>
                <w:numId w:val="25"/>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Added a parameter following HOOPP’s (Kate) approval on September 7</w:t>
            </w:r>
            <w:r w:rsidRPr="008E43BC">
              <w:rPr>
                <w:rFonts w:asciiTheme="minorHAnsi" w:hAnsiTheme="minorHAnsi"/>
                <w:sz w:val="22"/>
                <w:szCs w:val="22"/>
                <w:vertAlign w:val="superscript"/>
                <w:lang w:eastAsia="en-CA"/>
              </w:rPr>
              <w:t>th</w:t>
            </w:r>
            <w:r>
              <w:rPr>
                <w:rFonts w:asciiTheme="minorHAnsi" w:hAnsiTheme="minorHAnsi"/>
                <w:sz w:val="22"/>
                <w:szCs w:val="22"/>
                <w:lang w:eastAsia="en-CA"/>
              </w:rPr>
              <w:t xml:space="preserve"> </w:t>
            </w:r>
          </w:p>
          <w:p w14:paraId="18CB6C9E" w14:textId="1661A81C" w:rsidR="002F488B" w:rsidRDefault="002F488B" w:rsidP="0090403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20180711:</w:t>
            </w:r>
          </w:p>
          <w:p w14:paraId="4F12AEEE" w14:textId="77777777" w:rsidR="002F488B" w:rsidRPr="00975B0D" w:rsidRDefault="002F488B" w:rsidP="002F488B">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New validation for R17. See </w:t>
            </w:r>
            <w:r w:rsidRPr="009F5F15">
              <w:rPr>
                <w:rFonts w:asciiTheme="minorHAnsi" w:hAnsiTheme="minorHAnsi"/>
                <w:sz w:val="22"/>
                <w:szCs w:val="22"/>
                <w:lang w:eastAsia="en-CA"/>
              </w:rPr>
              <w:t xml:space="preserve">ALM </w:t>
            </w:r>
            <w:r w:rsidRPr="00975B0D">
              <w:rPr>
                <w:rFonts w:asciiTheme="minorHAnsi" w:hAnsiTheme="minorHAnsi"/>
                <w:sz w:val="22"/>
                <w:szCs w:val="22"/>
                <w:lang w:eastAsia="en-CA"/>
              </w:rPr>
              <w:t>28826</w:t>
            </w:r>
          </w:p>
        </w:tc>
      </w:tr>
      <w:tr w:rsidR="002F488B" w:rsidRPr="0085712F" w14:paraId="63033F6B"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4ACC866" w14:textId="77777777" w:rsidR="002F488B" w:rsidRDefault="002F488B"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Function</w:t>
            </w:r>
          </w:p>
        </w:tc>
        <w:tc>
          <w:tcPr>
            <w:tcW w:w="8448" w:type="dxa"/>
            <w:tcBorders>
              <w:top w:val="single" w:sz="4" w:space="0" w:color="auto"/>
              <w:left w:val="single" w:sz="4" w:space="0" w:color="auto"/>
              <w:bottom w:val="single" w:sz="4" w:space="0" w:color="auto"/>
              <w:right w:val="single" w:sz="4" w:space="0" w:color="auto"/>
            </w:tcBorders>
            <w:vAlign w:val="center"/>
          </w:tcPr>
          <w:p w14:paraId="5390CCD7" w14:textId="77777777" w:rsidR="002F488B" w:rsidRPr="00436A1F" w:rsidRDefault="002F488B" w:rsidP="00904039">
            <w:pPr>
              <w:spacing w:before="60" w:after="60" w:line="240" w:lineRule="auto"/>
              <w:ind w:left="0"/>
              <w:rPr>
                <w:rFonts w:asciiTheme="minorHAnsi" w:hAnsiTheme="minorHAnsi"/>
                <w:sz w:val="22"/>
                <w:szCs w:val="22"/>
                <w:lang w:eastAsia="en-CA"/>
              </w:rPr>
            </w:pPr>
            <w:r w:rsidRPr="00436A1F">
              <w:rPr>
                <w:rFonts w:asciiTheme="minorHAnsi" w:hAnsiTheme="minorHAnsi"/>
                <w:sz w:val="22"/>
                <w:szCs w:val="22"/>
                <w:lang w:eastAsia="en-CA"/>
              </w:rPr>
              <w:t>Working Contributory Period = [(sum of days between the Jan 1 or if enrolled in target year then enrolment date and Dec 31 of Target Year or if terminated in target year then termination date) minus (“Carve Out* service breaks as defined in Service Break Defintions: Working Contributory Period) - this includes service breaks reported in the file].  Note: Convert weeks based current methodolgy.</w:t>
            </w:r>
          </w:p>
          <w:p w14:paraId="750F417F" w14:textId="77777777" w:rsidR="002F488B" w:rsidRPr="00436A1F" w:rsidRDefault="002F488B" w:rsidP="00904039">
            <w:pPr>
              <w:spacing w:before="60" w:after="60" w:line="240" w:lineRule="auto"/>
              <w:ind w:left="0"/>
              <w:rPr>
                <w:rFonts w:asciiTheme="minorHAnsi" w:hAnsiTheme="minorHAnsi"/>
                <w:sz w:val="22"/>
                <w:szCs w:val="22"/>
                <w:lang w:eastAsia="en-CA"/>
              </w:rPr>
            </w:pPr>
          </w:p>
          <w:p w14:paraId="6550ACD4" w14:textId="77777777" w:rsidR="002F488B" w:rsidRDefault="002F488B" w:rsidP="00904039">
            <w:pPr>
              <w:spacing w:before="60" w:beforeAutospacing="1" w:after="60" w:afterAutospacing="1" w:line="240" w:lineRule="auto"/>
              <w:ind w:left="0"/>
              <w:rPr>
                <w:rFonts w:asciiTheme="minorHAnsi" w:hAnsiTheme="minorHAnsi"/>
                <w:sz w:val="22"/>
                <w:szCs w:val="22"/>
                <w:lang w:eastAsia="en-CA"/>
              </w:rPr>
            </w:pPr>
            <w:r w:rsidRPr="00436A1F">
              <w:rPr>
                <w:rFonts w:asciiTheme="minorHAnsi" w:hAnsiTheme="minorHAnsi"/>
                <w:sz w:val="22"/>
                <w:szCs w:val="22"/>
                <w:lang w:eastAsia="en-CA"/>
              </w:rPr>
              <w:t>*Carve Out methodology should be based on dates and should only excldue a time period once even if service breaks overlap - the overlapping dates should not be accounted for twice.</w:t>
            </w:r>
          </w:p>
        </w:tc>
      </w:tr>
    </w:tbl>
    <w:p w14:paraId="0EA4D61F" w14:textId="77777777" w:rsidR="002F488B" w:rsidRDefault="002F488B" w:rsidP="002F488B">
      <w:pPr>
        <w:spacing w:before="0" w:after="0" w:line="240" w:lineRule="auto"/>
        <w:ind w:left="0"/>
        <w:rPr>
          <w:lang w:val="en-US"/>
        </w:rPr>
      </w:pPr>
    </w:p>
    <w:p w14:paraId="14976FF4" w14:textId="641CEC50" w:rsidR="009A0135" w:rsidRDefault="009A0135" w:rsidP="009A0135">
      <w:pPr>
        <w:spacing w:before="0" w:after="0" w:line="240" w:lineRule="auto"/>
        <w:ind w:left="0"/>
        <w:rPr>
          <w:sz w:val="28"/>
          <w:szCs w:val="28"/>
          <w:lang w:val="en-US"/>
        </w:rPr>
      </w:pPr>
      <w:r>
        <w:rPr>
          <w:sz w:val="28"/>
          <w:szCs w:val="28"/>
          <w:lang w:val="en-US"/>
        </w:rPr>
        <w:br w:type="page"/>
      </w:r>
    </w:p>
    <w:p w14:paraId="6B8AC567" w14:textId="444D4610" w:rsidR="004A3127" w:rsidRPr="006B06A8" w:rsidRDefault="004A3127" w:rsidP="00F46C03">
      <w:pPr>
        <w:pStyle w:val="Heading3"/>
        <w:rPr>
          <w:lang w:val="en-US"/>
        </w:rPr>
      </w:pPr>
      <w:r w:rsidRPr="006B06A8">
        <w:t>Validation –</w:t>
      </w:r>
      <w:r>
        <w:t xml:space="preserve"> Waived Contributions For An Active Full-Time Member</w:t>
      </w:r>
      <w:r w:rsidR="00BB0428">
        <w:t xml:space="preserve"> In Core Data</w:t>
      </w: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4A3127" w14:paraId="378555E6"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5C3FFB9"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0B362710" w14:textId="5670E7E8" w:rsidR="004A3127" w:rsidRPr="00AF4250" w:rsidRDefault="002D07FB" w:rsidP="00B345FA">
            <w:pPr>
              <w:pStyle w:val="Heading1"/>
              <w:rPr>
                <w:lang w:val="en-US"/>
              </w:rPr>
            </w:pPr>
            <w:bookmarkStart w:id="792" w:name="_Toc43372967"/>
            <w:r>
              <w:rPr>
                <w:lang w:val="en-US"/>
              </w:rPr>
              <w:t>B217</w:t>
            </w:r>
            <w:r w:rsidRPr="00AF4250">
              <w:rPr>
                <w:lang w:val="en-US"/>
              </w:rPr>
              <w:t>_</w:t>
            </w:r>
            <w:r>
              <w:rPr>
                <w:lang w:val="en-US"/>
              </w:rPr>
              <w:t>WaivedContributionsForActiveFullTimeMemberCoreData</w:t>
            </w:r>
            <w:bookmarkEnd w:id="792"/>
          </w:p>
        </w:tc>
      </w:tr>
      <w:tr w:rsidR="004A3127" w14:paraId="512D00B2"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3D1E2B"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0BB0147" w14:textId="060A17FB" w:rsidR="004A3127" w:rsidRDefault="002D07FB" w:rsidP="00B345F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TBD</w:t>
            </w:r>
          </w:p>
        </w:tc>
      </w:tr>
      <w:tr w:rsidR="004A3127" w14:paraId="3C17A1A9"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8088E7"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4C10D065" w14:textId="0107869F" w:rsidR="004A3127" w:rsidRDefault="002D07FB" w:rsidP="00B345F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4A3127" w14:paraId="3E959383"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A1AA9B"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21AF0D2" w14:textId="064AABBA" w:rsidR="004A3127" w:rsidRDefault="002D07FB" w:rsidP="00B345F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CC4DAD">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4A3127" w14:paraId="271E3D4A"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B48DFA9"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5B90C6C" w14:textId="1490EBF6" w:rsidR="004A3127" w:rsidRPr="00AA3E2A" w:rsidRDefault="00B345FA" w:rsidP="00B345FA">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Core Data</w:t>
            </w:r>
          </w:p>
        </w:tc>
      </w:tr>
      <w:tr w:rsidR="004A3127" w14:paraId="341AB14E"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22003F"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09704BDA" w14:textId="39CF5C0F" w:rsidR="004A3127" w:rsidRDefault="002D07FB" w:rsidP="00B345F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4A3127" w14:paraId="0ABEC52A"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F10BF45"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4086B446" w14:textId="6ABA9FD4" w:rsidR="004A3127" w:rsidRPr="00B464B9" w:rsidRDefault="002D07FB" w:rsidP="00B345FA">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4A3127" w:rsidRPr="00A61AB1" w14:paraId="117301BE"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9E86AB"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03A1209F"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576D26B6" w14:textId="6CFF2B17" w:rsidR="004A3127" w:rsidRPr="00104454" w:rsidRDefault="00B345FA" w:rsidP="00B345FA">
            <w:pPr>
              <w:ind w:left="0"/>
              <w:rPr>
                <w:rFonts w:asciiTheme="minorHAnsi" w:hAnsiTheme="minorHAnsi"/>
                <w:sz w:val="22"/>
                <w:szCs w:val="22"/>
              </w:rPr>
            </w:pPr>
            <w:r>
              <w:rPr>
                <w:rFonts w:asciiTheme="minorHAnsi" w:hAnsiTheme="minorHAnsi"/>
                <w:sz w:val="22"/>
                <w:szCs w:val="22"/>
              </w:rPr>
              <w:t>Similar to B155 on MBI. We want to capture when member has an open WSN, WSO or PTW and Employment Type is changing from PT to FT.</w:t>
            </w:r>
            <w:r w:rsidR="004A3127" w:rsidRPr="00104454">
              <w:rPr>
                <w:rFonts w:asciiTheme="minorHAnsi" w:hAnsiTheme="minorHAnsi"/>
                <w:sz w:val="22"/>
                <w:szCs w:val="22"/>
              </w:rPr>
              <w:t xml:space="preserve"> </w:t>
            </w:r>
          </w:p>
        </w:tc>
      </w:tr>
      <w:tr w:rsidR="004A3127" w:rsidRPr="009151F9" w14:paraId="6E38A2B8"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4167F8A"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2051BDCE" w14:textId="77777777" w:rsidR="00BB0428" w:rsidRDefault="00BB0428" w:rsidP="00BB0428">
            <w:pPr>
              <w:ind w:left="0"/>
              <w:rPr>
                <w:rFonts w:asciiTheme="minorHAnsi" w:hAnsiTheme="minorHAnsi"/>
                <w:sz w:val="22"/>
                <w:szCs w:val="22"/>
                <w:lang w:eastAsia="en-CA"/>
              </w:rPr>
            </w:pPr>
            <w:r>
              <w:rPr>
                <w:rFonts w:asciiTheme="minorHAnsi" w:hAnsiTheme="minorHAnsi"/>
                <w:sz w:val="22"/>
                <w:szCs w:val="22"/>
                <w:lang w:eastAsia="en-CA"/>
              </w:rPr>
              <w:t>Reject the member if:</w:t>
            </w:r>
          </w:p>
          <w:p w14:paraId="7AEB553C" w14:textId="77777777" w:rsidR="00BB0428" w:rsidRDefault="00BB0428" w:rsidP="00BB0428">
            <w:pPr>
              <w:ind w:left="720"/>
              <w:rPr>
                <w:rFonts w:asciiTheme="minorHAnsi" w:hAnsiTheme="minorHAnsi"/>
                <w:color w:val="auto"/>
                <w:sz w:val="22"/>
                <w:szCs w:val="22"/>
                <w:lang w:val="en-US" w:eastAsia="en-CA"/>
              </w:rPr>
            </w:pPr>
            <w:r>
              <w:rPr>
                <w:rFonts w:asciiTheme="minorHAnsi" w:hAnsiTheme="minorHAnsi"/>
                <w:sz w:val="22"/>
                <w:szCs w:val="22"/>
                <w:lang w:eastAsia="en-CA"/>
              </w:rPr>
              <w:t xml:space="preserve">File.CurrentSIN = </w:t>
            </w:r>
            <w:r w:rsidRPr="00AA3E2A">
              <w:rPr>
                <w:rFonts w:asciiTheme="minorHAnsi" w:hAnsiTheme="minorHAnsi"/>
                <w:color w:val="auto"/>
                <w:sz w:val="22"/>
                <w:szCs w:val="22"/>
                <w:lang w:val="en-US" w:eastAsia="en-CA"/>
              </w:rPr>
              <w:t>Ariel.</w:t>
            </w:r>
            <w:r>
              <w:rPr>
                <w:rFonts w:asciiTheme="minorHAnsi" w:hAnsiTheme="minorHAnsi"/>
                <w:color w:val="auto"/>
                <w:sz w:val="22"/>
                <w:szCs w:val="22"/>
                <w:lang w:val="en-US" w:eastAsia="en-CA"/>
              </w:rPr>
              <w:t>SIN</w:t>
            </w:r>
          </w:p>
          <w:p w14:paraId="3131D0FD" w14:textId="77777777" w:rsidR="00BB0428" w:rsidRDefault="00BB0428" w:rsidP="00BB0428">
            <w:pPr>
              <w:ind w:left="720"/>
              <w:rPr>
                <w:rFonts w:asciiTheme="minorHAnsi" w:hAnsiTheme="minorHAnsi"/>
                <w:sz w:val="22"/>
                <w:szCs w:val="22"/>
                <w:lang w:eastAsia="en-CA"/>
              </w:rPr>
            </w:pPr>
            <w:r>
              <w:rPr>
                <w:rFonts w:asciiTheme="minorHAnsi" w:hAnsiTheme="minorHAnsi"/>
                <w:sz w:val="22"/>
                <w:szCs w:val="22"/>
                <w:lang w:eastAsia="en-CA"/>
              </w:rPr>
              <w:t>And</w:t>
            </w:r>
          </w:p>
          <w:p w14:paraId="5F2B4CDB" w14:textId="77777777" w:rsidR="00BB0428" w:rsidRDefault="00BB0428" w:rsidP="00BB0428">
            <w:pPr>
              <w:ind w:left="720"/>
              <w:rPr>
                <w:rFonts w:asciiTheme="minorHAnsi" w:hAnsiTheme="minorHAnsi"/>
                <w:color w:val="auto"/>
                <w:sz w:val="22"/>
                <w:szCs w:val="22"/>
                <w:lang w:val="en-US" w:eastAsia="en-CA"/>
              </w:rPr>
            </w:pPr>
            <w:r>
              <w:rPr>
                <w:rFonts w:asciiTheme="minorHAnsi" w:hAnsiTheme="minorHAnsi"/>
                <w:color w:val="auto"/>
                <w:sz w:val="22"/>
                <w:szCs w:val="22"/>
                <w:lang w:val="en-US" w:eastAsia="en-CA"/>
              </w:rPr>
              <w:t xml:space="preserve">File.Employer = Ariel.Employer </w:t>
            </w:r>
          </w:p>
          <w:p w14:paraId="1B304A53" w14:textId="77777777" w:rsidR="00BB0428" w:rsidRDefault="00BB0428" w:rsidP="00BB0428">
            <w:pPr>
              <w:ind w:left="720"/>
              <w:rPr>
                <w:rFonts w:asciiTheme="minorHAnsi" w:hAnsiTheme="minorHAnsi"/>
                <w:color w:val="auto"/>
                <w:sz w:val="22"/>
                <w:szCs w:val="22"/>
                <w:lang w:val="en-US" w:eastAsia="en-CA"/>
              </w:rPr>
            </w:pPr>
            <w:r>
              <w:rPr>
                <w:rFonts w:asciiTheme="minorHAnsi" w:hAnsiTheme="minorHAnsi"/>
                <w:color w:val="auto"/>
                <w:sz w:val="22"/>
                <w:szCs w:val="22"/>
                <w:lang w:val="en-US" w:eastAsia="en-CA"/>
              </w:rPr>
              <w:t>And</w:t>
            </w:r>
          </w:p>
          <w:p w14:paraId="26A000AF" w14:textId="77777777" w:rsidR="00BB0428" w:rsidRDefault="00BB0428" w:rsidP="00BB0428">
            <w:pPr>
              <w:ind w:left="720"/>
              <w:rPr>
                <w:rFonts w:asciiTheme="minorHAnsi" w:hAnsiTheme="minorHAnsi"/>
                <w:color w:val="auto"/>
                <w:sz w:val="22"/>
                <w:szCs w:val="22"/>
                <w:lang w:eastAsia="en-CA"/>
              </w:rPr>
            </w:pPr>
            <w:r>
              <w:rPr>
                <w:rFonts w:asciiTheme="minorHAnsi" w:hAnsiTheme="minorHAnsi"/>
                <w:color w:val="auto"/>
                <w:sz w:val="22"/>
                <w:szCs w:val="22"/>
                <w:lang w:eastAsia="en-CA"/>
              </w:rPr>
              <w:t>File.EmploymentType = FT}</w:t>
            </w:r>
          </w:p>
          <w:p w14:paraId="63470BB2" w14:textId="77777777" w:rsidR="00BB0428" w:rsidRDefault="00BB0428" w:rsidP="00BB0428">
            <w:pPr>
              <w:ind w:left="720"/>
              <w:rPr>
                <w:rFonts w:asciiTheme="minorHAnsi" w:hAnsiTheme="minorHAnsi"/>
                <w:color w:val="auto"/>
                <w:sz w:val="22"/>
                <w:szCs w:val="22"/>
                <w:lang w:eastAsia="en-CA"/>
              </w:rPr>
            </w:pPr>
            <w:r>
              <w:rPr>
                <w:rFonts w:asciiTheme="minorHAnsi" w:hAnsiTheme="minorHAnsi"/>
                <w:color w:val="auto"/>
                <w:sz w:val="22"/>
                <w:szCs w:val="22"/>
                <w:lang w:eastAsia="en-CA"/>
              </w:rPr>
              <w:t xml:space="preserve">And </w:t>
            </w:r>
          </w:p>
          <w:p w14:paraId="37988880" w14:textId="77777777" w:rsidR="00BB0428" w:rsidRDefault="00BB0428" w:rsidP="00BB0428">
            <w:pPr>
              <w:ind w:left="720"/>
              <w:rPr>
                <w:rFonts w:asciiTheme="minorHAnsi" w:hAnsiTheme="minorHAnsi"/>
                <w:color w:val="auto"/>
                <w:sz w:val="22"/>
                <w:szCs w:val="22"/>
                <w:lang w:val="en-US" w:eastAsia="en-CA"/>
              </w:rPr>
            </w:pPr>
            <w:r>
              <w:rPr>
                <w:rFonts w:asciiTheme="minorHAnsi" w:hAnsiTheme="minorHAnsi"/>
                <w:color w:val="auto"/>
                <w:sz w:val="22"/>
                <w:szCs w:val="22"/>
                <w:lang w:val="en-US" w:eastAsia="en-CA"/>
              </w:rPr>
              <w:t>Ariel.</w:t>
            </w:r>
            <w:r>
              <w:rPr>
                <w:rFonts w:asciiTheme="minorHAnsi" w:hAnsiTheme="minorHAnsi"/>
                <w:color w:val="auto"/>
                <w:sz w:val="22"/>
                <w:szCs w:val="22"/>
                <w:lang w:eastAsia="en-CA"/>
              </w:rPr>
              <w:t>EmploymentType</w:t>
            </w:r>
            <w:r>
              <w:rPr>
                <w:rFonts w:asciiTheme="minorHAnsi" w:hAnsiTheme="minorHAnsi"/>
                <w:color w:val="auto"/>
                <w:sz w:val="22"/>
                <w:szCs w:val="22"/>
                <w:lang w:val="en-US" w:eastAsia="en-CA"/>
              </w:rPr>
              <w:t>= PT</w:t>
            </w:r>
          </w:p>
          <w:p w14:paraId="71B9725C" w14:textId="77777777" w:rsidR="00BB0428" w:rsidRDefault="00BB0428" w:rsidP="00BB0428">
            <w:pPr>
              <w:ind w:left="720"/>
              <w:rPr>
                <w:rFonts w:asciiTheme="minorHAnsi" w:hAnsiTheme="minorHAnsi"/>
                <w:color w:val="auto"/>
                <w:sz w:val="22"/>
                <w:szCs w:val="22"/>
                <w:lang w:eastAsia="en-CA"/>
              </w:rPr>
            </w:pPr>
            <w:r>
              <w:rPr>
                <w:rFonts w:asciiTheme="minorHAnsi" w:hAnsiTheme="minorHAnsi"/>
                <w:color w:val="auto"/>
                <w:sz w:val="22"/>
                <w:szCs w:val="22"/>
                <w:lang w:eastAsia="en-CA"/>
              </w:rPr>
              <w:t>And</w:t>
            </w:r>
          </w:p>
          <w:p w14:paraId="726527C8" w14:textId="77777777" w:rsidR="00BB0428" w:rsidRDefault="00BB0428" w:rsidP="00BB0428">
            <w:pPr>
              <w:ind w:left="720"/>
              <w:rPr>
                <w:rFonts w:asciiTheme="minorHAnsi" w:hAnsiTheme="minorHAnsi"/>
                <w:color w:val="auto"/>
                <w:sz w:val="22"/>
                <w:szCs w:val="22"/>
                <w:lang w:eastAsia="en-CA"/>
              </w:rPr>
            </w:pPr>
            <w:r>
              <w:rPr>
                <w:rFonts w:asciiTheme="minorHAnsi" w:hAnsiTheme="minorHAnsi"/>
                <w:color w:val="auto"/>
                <w:sz w:val="22"/>
                <w:szCs w:val="22"/>
                <w:lang w:eastAsia="en-CA"/>
              </w:rPr>
              <w:t>Ariel.ServiceBreakType = PTW , WSN or WSO</w:t>
            </w:r>
          </w:p>
          <w:p w14:paraId="4D7A771E" w14:textId="78FDB78A" w:rsidR="004A3127" w:rsidRPr="00104454" w:rsidRDefault="00BB0428" w:rsidP="00BB0428">
            <w:pPr>
              <w:ind w:left="1440"/>
              <w:rPr>
                <w:rFonts w:asciiTheme="minorHAnsi" w:hAnsiTheme="minorHAnsi"/>
                <w:color w:val="auto"/>
                <w:sz w:val="22"/>
                <w:szCs w:val="22"/>
                <w:lang w:eastAsia="en-CA"/>
              </w:rPr>
            </w:pPr>
            <w:r>
              <w:rPr>
                <w:rFonts w:asciiTheme="minorHAnsi" w:hAnsiTheme="minorHAnsi"/>
                <w:color w:val="auto"/>
                <w:sz w:val="22"/>
                <w:szCs w:val="22"/>
                <w:lang w:eastAsia="en-CA"/>
              </w:rPr>
              <w:t xml:space="preserve">Where Ariel.EndDate = 12-31-2200 (open-ended ) </w:t>
            </w:r>
          </w:p>
        </w:tc>
      </w:tr>
      <w:tr w:rsidR="004A3127" w:rsidRPr="00A61AB1" w14:paraId="65196ED8"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DC77178"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758CF67" w14:textId="0CFA23DD" w:rsidR="004A3127" w:rsidRPr="00773DC4" w:rsidRDefault="002D07FB" w:rsidP="00B345FA">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4A3127" w:rsidRPr="00A61AB1" w14:paraId="6CCA2497"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BBE38CD"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B95CC43" w14:textId="08F89C3F" w:rsidR="004A3127" w:rsidRPr="00BB0428" w:rsidRDefault="00BB0428" w:rsidP="00BB0428">
            <w:pPr>
              <w:pStyle w:val="ListParagraph"/>
              <w:spacing w:before="0" w:after="0" w:line="240" w:lineRule="auto"/>
              <w:ind w:left="0"/>
              <w:contextualSpacing w:val="0"/>
              <w:rPr>
                <w:rFonts w:asciiTheme="minorHAnsi" w:hAnsiTheme="minorHAnsi" w:cs="Arial"/>
                <w:b/>
                <w:sz w:val="22"/>
                <w:szCs w:val="22"/>
              </w:rPr>
            </w:pPr>
            <w:r w:rsidRPr="00CA7BD6">
              <w:rPr>
                <w:rFonts w:asciiTheme="minorHAnsi" w:hAnsiTheme="minorHAnsi" w:cs="Arial"/>
                <w:sz w:val="22"/>
                <w:szCs w:val="22"/>
              </w:rPr>
              <w:t xml:space="preserve">This member </w:t>
            </w:r>
            <w:r>
              <w:rPr>
                <w:rFonts w:asciiTheme="minorHAnsi" w:hAnsiTheme="minorHAnsi" w:cs="Arial"/>
                <w:sz w:val="22"/>
                <w:szCs w:val="22"/>
              </w:rPr>
              <w:t>has</w:t>
            </w:r>
            <w:r w:rsidRPr="00CA7BD6">
              <w:rPr>
                <w:rFonts w:asciiTheme="minorHAnsi" w:hAnsiTheme="minorHAnsi" w:cs="Arial"/>
                <w:sz w:val="22"/>
                <w:szCs w:val="22"/>
              </w:rPr>
              <w:t xml:space="preserve"> waive</w:t>
            </w:r>
            <w:r>
              <w:rPr>
                <w:rFonts w:asciiTheme="minorHAnsi" w:hAnsiTheme="minorHAnsi" w:cs="Arial"/>
                <w:sz w:val="22"/>
                <w:szCs w:val="22"/>
              </w:rPr>
              <w:t>d</w:t>
            </w:r>
            <w:r w:rsidRPr="00CA7BD6">
              <w:rPr>
                <w:rFonts w:asciiTheme="minorHAnsi" w:hAnsiTheme="minorHAnsi" w:cs="Arial"/>
                <w:sz w:val="22"/>
                <w:szCs w:val="22"/>
              </w:rPr>
              <w:t xml:space="preserve"> contributions. If the member is working full time, they must contribute to the Plan.</w:t>
            </w:r>
            <w:r>
              <w:rPr>
                <w:rFonts w:asciiTheme="minorHAnsi" w:hAnsiTheme="minorHAnsi" w:cs="Arial"/>
                <w:sz w:val="22"/>
                <w:szCs w:val="22"/>
              </w:rPr>
              <w:t xml:space="preserve"> </w:t>
            </w:r>
            <w:r w:rsidRPr="00792555">
              <w:rPr>
                <w:rFonts w:asciiTheme="minorHAnsi" w:hAnsiTheme="minorHAnsi" w:cs="Arial"/>
                <w:sz w:val="22"/>
                <w:szCs w:val="22"/>
              </w:rPr>
              <w:t>Please correct the employment type and/or the contributory status</w:t>
            </w:r>
            <w:r>
              <w:rPr>
                <w:rFonts w:asciiTheme="minorHAnsi" w:hAnsiTheme="minorHAnsi" w:cs="Arial"/>
                <w:sz w:val="22"/>
                <w:szCs w:val="22"/>
              </w:rPr>
              <w:t xml:space="preserve"> through Member Basic Information update</w:t>
            </w:r>
            <w:r w:rsidRPr="00792555">
              <w:rPr>
                <w:rFonts w:asciiTheme="minorHAnsi" w:hAnsiTheme="minorHAnsi" w:cs="Arial"/>
                <w:sz w:val="22"/>
                <w:szCs w:val="22"/>
              </w:rPr>
              <w:t xml:space="preserve">.    </w:t>
            </w:r>
          </w:p>
        </w:tc>
      </w:tr>
      <w:tr w:rsidR="004A3127" w:rsidRPr="00A61AB1" w14:paraId="2AFC8DAE"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1EAB79C"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4928DCD"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4556B8CE" w14:textId="01A05983" w:rsidR="004A3127" w:rsidRPr="00792555" w:rsidRDefault="00BB0428" w:rsidP="00B345FA">
            <w:pPr>
              <w:pStyle w:val="ListParagraph"/>
              <w:spacing w:before="0" w:after="0" w:line="240" w:lineRule="auto"/>
              <w:ind w:left="0"/>
              <w:contextualSpacing w:val="0"/>
              <w:rPr>
                <w:rFonts w:asciiTheme="minorHAnsi" w:hAnsiTheme="minorHAnsi"/>
                <w:sz w:val="22"/>
                <w:szCs w:val="22"/>
                <w:lang w:eastAsia="en-CA"/>
              </w:rPr>
            </w:pPr>
            <w:r w:rsidRPr="00CA7BD6">
              <w:rPr>
                <w:rFonts w:asciiTheme="minorHAnsi" w:hAnsiTheme="minorHAnsi" w:cs="Arial"/>
                <w:sz w:val="22"/>
                <w:szCs w:val="22"/>
              </w:rPr>
              <w:t xml:space="preserve">This member </w:t>
            </w:r>
            <w:r>
              <w:rPr>
                <w:rFonts w:asciiTheme="minorHAnsi" w:hAnsiTheme="minorHAnsi" w:cs="Arial"/>
                <w:sz w:val="22"/>
                <w:szCs w:val="22"/>
              </w:rPr>
              <w:t>has</w:t>
            </w:r>
            <w:r w:rsidRPr="00CA7BD6">
              <w:rPr>
                <w:rFonts w:asciiTheme="minorHAnsi" w:hAnsiTheme="minorHAnsi" w:cs="Arial"/>
                <w:sz w:val="22"/>
                <w:szCs w:val="22"/>
              </w:rPr>
              <w:t xml:space="preserve"> waive</w:t>
            </w:r>
            <w:r>
              <w:rPr>
                <w:rFonts w:asciiTheme="minorHAnsi" w:hAnsiTheme="minorHAnsi" w:cs="Arial"/>
                <w:sz w:val="22"/>
                <w:szCs w:val="22"/>
              </w:rPr>
              <w:t>d</w:t>
            </w:r>
            <w:r w:rsidRPr="00CA7BD6">
              <w:rPr>
                <w:rFonts w:asciiTheme="minorHAnsi" w:hAnsiTheme="minorHAnsi" w:cs="Arial"/>
                <w:sz w:val="22"/>
                <w:szCs w:val="22"/>
              </w:rPr>
              <w:t xml:space="preserve"> contributions. If the member is working full time, they must contribute to the Plan.</w:t>
            </w:r>
            <w:r>
              <w:rPr>
                <w:rFonts w:asciiTheme="minorHAnsi" w:hAnsiTheme="minorHAnsi" w:cs="Arial"/>
                <w:sz w:val="22"/>
                <w:szCs w:val="22"/>
              </w:rPr>
              <w:t xml:space="preserve"> </w:t>
            </w:r>
            <w:r w:rsidRPr="00792555">
              <w:rPr>
                <w:rFonts w:asciiTheme="minorHAnsi" w:hAnsiTheme="minorHAnsi" w:cs="Arial"/>
                <w:sz w:val="22"/>
                <w:szCs w:val="22"/>
              </w:rPr>
              <w:t>Please correct the employment type and/or the contributory status</w:t>
            </w:r>
            <w:r>
              <w:rPr>
                <w:rFonts w:asciiTheme="minorHAnsi" w:hAnsiTheme="minorHAnsi" w:cs="Arial"/>
                <w:sz w:val="22"/>
                <w:szCs w:val="22"/>
              </w:rPr>
              <w:t xml:space="preserve"> through Member Basic Information update</w:t>
            </w:r>
            <w:r w:rsidRPr="00792555">
              <w:rPr>
                <w:rFonts w:asciiTheme="minorHAnsi" w:hAnsiTheme="minorHAnsi" w:cs="Arial"/>
                <w:sz w:val="22"/>
                <w:szCs w:val="22"/>
              </w:rPr>
              <w:t xml:space="preserve">.  </w:t>
            </w:r>
          </w:p>
        </w:tc>
      </w:tr>
      <w:tr w:rsidR="004A3127" w:rsidRPr="0085712F" w14:paraId="54CDAEDE"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5D413B2" w14:textId="77777777" w:rsidR="004A3127" w:rsidRPr="0085712F" w:rsidRDefault="004A3127" w:rsidP="00B345F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24045215" w14:textId="1646332D" w:rsidR="004A3127" w:rsidRPr="007112C8" w:rsidRDefault="002D07FB" w:rsidP="00B345FA">
            <w:pPr>
              <w:ind w:left="0"/>
              <w:rPr>
                <w:rFonts w:asciiTheme="minorHAnsi" w:hAnsiTheme="minorHAnsi"/>
                <w:sz w:val="22"/>
                <w:szCs w:val="22"/>
                <w:lang w:eastAsia="en-CA"/>
              </w:rPr>
            </w:pPr>
            <w:r>
              <w:rPr>
                <w:rFonts w:asciiTheme="minorHAnsi" w:hAnsiTheme="minorHAnsi"/>
                <w:sz w:val="22"/>
                <w:szCs w:val="22"/>
                <w:lang w:eastAsia="en-CA"/>
              </w:rPr>
              <w:t>N/A</w:t>
            </w:r>
          </w:p>
        </w:tc>
      </w:tr>
      <w:tr w:rsidR="004A3127" w:rsidRPr="0085712F" w14:paraId="5EACB2F6"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1BA602C" w14:textId="77777777" w:rsidR="004A3127" w:rsidRPr="0085712F" w:rsidRDefault="004A3127" w:rsidP="00B345FA">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16087CE9" w14:textId="582FD3F0" w:rsidR="004A3127" w:rsidRPr="006100CE" w:rsidRDefault="002D07FB" w:rsidP="00B345F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4A3127" w:rsidRPr="0085712F" w14:paraId="452EBE22"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25A69AD" w14:textId="77777777" w:rsidR="004A3127" w:rsidRPr="0085712F"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0194D151" w14:textId="52BF1792" w:rsidR="004A3127" w:rsidRPr="00792555" w:rsidRDefault="004A3127" w:rsidP="00B345FA">
            <w:pPr>
              <w:spacing w:before="0" w:after="0" w:line="240" w:lineRule="auto"/>
              <w:ind w:left="0"/>
              <w:rPr>
                <w:rFonts w:asciiTheme="minorHAnsi" w:hAnsiTheme="minorHAnsi" w:cs="Arial"/>
                <w:sz w:val="22"/>
                <w:szCs w:val="22"/>
              </w:rPr>
            </w:pPr>
          </w:p>
        </w:tc>
      </w:tr>
      <w:tr w:rsidR="004A3127" w:rsidRPr="000063CF" w14:paraId="3864F2F6" w14:textId="77777777" w:rsidTr="00B345FA">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D40F08D" w14:textId="77777777" w:rsidR="004A3127" w:rsidRDefault="004A3127" w:rsidP="00B345FA">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F591A21" w14:textId="77777777" w:rsidR="004A3127" w:rsidRPr="0085712F" w:rsidRDefault="004A3127" w:rsidP="00B345FA">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EC9125C" w14:textId="77777777" w:rsidR="00066B71" w:rsidRDefault="00066B71" w:rsidP="00B345F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20180510:</w:t>
            </w:r>
          </w:p>
          <w:p w14:paraId="235E9DAE" w14:textId="71806CF5" w:rsidR="00066B71" w:rsidRPr="00066B71" w:rsidRDefault="00066B71" w:rsidP="005A250D">
            <w:pPr>
              <w:pStyle w:val="ListParagraph"/>
              <w:numPr>
                <w:ilvl w:val="0"/>
                <w:numId w:val="25"/>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As of R16 MS has not yet received approval of change request to proceed with creation of this validation.</w:t>
            </w:r>
          </w:p>
          <w:p w14:paraId="12D2283E" w14:textId="77777777" w:rsidR="00066B71" w:rsidRDefault="00066B71" w:rsidP="00B345FA">
            <w:pPr>
              <w:spacing w:before="60" w:after="60" w:line="240" w:lineRule="auto"/>
              <w:ind w:left="0"/>
              <w:rPr>
                <w:rFonts w:asciiTheme="minorHAnsi" w:hAnsiTheme="minorHAnsi"/>
                <w:sz w:val="22"/>
                <w:szCs w:val="22"/>
                <w:lang w:eastAsia="en-CA"/>
              </w:rPr>
            </w:pPr>
          </w:p>
          <w:p w14:paraId="192181F7" w14:textId="77777777" w:rsidR="004A3127" w:rsidRDefault="004A3127" w:rsidP="00B345FA">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20171219:</w:t>
            </w:r>
          </w:p>
          <w:p w14:paraId="10B36F7F" w14:textId="2DC77BD5" w:rsidR="00066B71" w:rsidRPr="00066B71" w:rsidRDefault="004A3127" w:rsidP="005A250D">
            <w:pPr>
              <w:pStyle w:val="ListParagraph"/>
              <w:numPr>
                <w:ilvl w:val="0"/>
                <w:numId w:val="25"/>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New validation for R15.</w:t>
            </w:r>
          </w:p>
          <w:p w14:paraId="52419103" w14:textId="533628E1" w:rsidR="004A3127" w:rsidRPr="002D07FB" w:rsidRDefault="00B345FA" w:rsidP="005A250D">
            <w:pPr>
              <w:pStyle w:val="ListParagraph"/>
              <w:numPr>
                <w:ilvl w:val="0"/>
                <w:numId w:val="25"/>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HOOPP to provide sign-off so updates can be made in R15.</w:t>
            </w:r>
          </w:p>
        </w:tc>
      </w:tr>
    </w:tbl>
    <w:p w14:paraId="31ADD16D" w14:textId="7FD3D6CD" w:rsidR="002D07FB" w:rsidRPr="006B06A8" w:rsidRDefault="004A3127" w:rsidP="00F46C03">
      <w:pPr>
        <w:pStyle w:val="Heading3"/>
      </w:pPr>
      <w:r>
        <w:br w:type="page"/>
      </w:r>
      <w:r w:rsidR="002E6EB3" w:rsidRPr="006B06A8">
        <w:t xml:space="preserve">Validation – </w:t>
      </w:r>
      <w:r w:rsidR="002D07FB" w:rsidRPr="00A64CA0">
        <w:t xml:space="preserve">Reported Leave Overlaps </w:t>
      </w:r>
      <w:r w:rsidR="002D07FB">
        <w:t>Waived Contributory Period</w:t>
      </w:r>
    </w:p>
    <w:tbl>
      <w:tblPr>
        <w:tblW w:w="10715"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363"/>
      </w:tblGrid>
      <w:tr w:rsidR="002D07FB" w14:paraId="62FE56B0"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AA366F4"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363" w:type="dxa"/>
            <w:tcBorders>
              <w:top w:val="single" w:sz="4" w:space="0" w:color="auto"/>
              <w:left w:val="single" w:sz="4" w:space="0" w:color="auto"/>
              <w:bottom w:val="single" w:sz="4" w:space="0" w:color="auto"/>
              <w:right w:val="single" w:sz="4" w:space="0" w:color="auto"/>
            </w:tcBorders>
            <w:vAlign w:val="center"/>
          </w:tcPr>
          <w:p w14:paraId="39B1545D" w14:textId="3A996436" w:rsidR="002D07FB" w:rsidRPr="007E257A" w:rsidRDefault="002D07FB" w:rsidP="002E6EB3">
            <w:pPr>
              <w:pStyle w:val="Heading1"/>
              <w:rPr>
                <w:rFonts w:cs="Calibri"/>
                <w:color w:val="auto"/>
              </w:rPr>
            </w:pPr>
            <w:bookmarkStart w:id="793" w:name="_Toc43372968"/>
            <w:r>
              <w:rPr>
                <w:lang w:val="en-US"/>
              </w:rPr>
              <w:t>B21</w:t>
            </w:r>
            <w:r w:rsidR="002E6EB3">
              <w:rPr>
                <w:lang w:val="en-US"/>
              </w:rPr>
              <w:t>8</w:t>
            </w:r>
            <w:r w:rsidRPr="00AF4250">
              <w:rPr>
                <w:lang w:val="en-US"/>
              </w:rPr>
              <w:t>_</w:t>
            </w:r>
            <w:r>
              <w:rPr>
                <w:lang w:val="en-US"/>
              </w:rPr>
              <w:t>ReportedLeaveOverlapsWaivedContributoryPeriod</w:t>
            </w:r>
            <w:bookmarkEnd w:id="793"/>
          </w:p>
        </w:tc>
      </w:tr>
      <w:tr w:rsidR="002D07FB" w14:paraId="7BBBA842"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2509526"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363" w:type="dxa"/>
            <w:tcBorders>
              <w:top w:val="single" w:sz="4" w:space="0" w:color="auto"/>
              <w:left w:val="single" w:sz="4" w:space="0" w:color="auto"/>
              <w:bottom w:val="single" w:sz="4" w:space="0" w:color="auto"/>
              <w:right w:val="single" w:sz="4" w:space="0" w:color="auto"/>
            </w:tcBorders>
            <w:vAlign w:val="center"/>
          </w:tcPr>
          <w:p w14:paraId="7876AC44" w14:textId="52FA0461" w:rsidR="002D07FB" w:rsidRPr="007E257A" w:rsidRDefault="002D07FB" w:rsidP="002D07FB">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TBD</w:t>
            </w:r>
          </w:p>
        </w:tc>
      </w:tr>
      <w:tr w:rsidR="002D07FB" w14:paraId="64F2B952"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932DA0B"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363" w:type="dxa"/>
            <w:tcBorders>
              <w:top w:val="single" w:sz="4" w:space="0" w:color="auto"/>
              <w:left w:val="single" w:sz="4" w:space="0" w:color="auto"/>
              <w:bottom w:val="single" w:sz="4" w:space="0" w:color="auto"/>
              <w:right w:val="single" w:sz="4" w:space="0" w:color="auto"/>
            </w:tcBorders>
            <w:vAlign w:val="center"/>
          </w:tcPr>
          <w:p w14:paraId="5EE3D1C1" w14:textId="09A1DAD2" w:rsidR="002D07FB" w:rsidRPr="007E257A" w:rsidRDefault="002D07FB" w:rsidP="002D07FB">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5C01CD">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2D07FB" w14:paraId="722BFB99"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EBC6152"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363" w:type="dxa"/>
            <w:tcBorders>
              <w:top w:val="single" w:sz="4" w:space="0" w:color="auto"/>
              <w:left w:val="single" w:sz="4" w:space="0" w:color="auto"/>
              <w:bottom w:val="single" w:sz="4" w:space="0" w:color="auto"/>
              <w:right w:val="single" w:sz="4" w:space="0" w:color="auto"/>
            </w:tcBorders>
            <w:vAlign w:val="center"/>
          </w:tcPr>
          <w:p w14:paraId="2BEE5B29" w14:textId="352D08FA" w:rsidR="002D07FB" w:rsidRPr="007E257A" w:rsidRDefault="002D07FB" w:rsidP="002D07FB">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Non-Contributory Leaves, Contributory Leaves</w:t>
            </w:r>
          </w:p>
        </w:tc>
      </w:tr>
      <w:tr w:rsidR="002D07FB" w14:paraId="7F948F33"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C601645"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363" w:type="dxa"/>
            <w:tcBorders>
              <w:top w:val="single" w:sz="4" w:space="0" w:color="auto"/>
              <w:left w:val="single" w:sz="4" w:space="0" w:color="auto"/>
              <w:bottom w:val="single" w:sz="4" w:space="0" w:color="auto"/>
              <w:right w:val="single" w:sz="4" w:space="0" w:color="auto"/>
            </w:tcBorders>
            <w:vAlign w:val="center"/>
          </w:tcPr>
          <w:p w14:paraId="2D4307F2" w14:textId="5E528A0B" w:rsidR="002D07FB" w:rsidRPr="00B464B9" w:rsidRDefault="002D07FB" w:rsidP="002D07FB">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2D07FB" w14:paraId="365A5A19"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14691E4"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363" w:type="dxa"/>
            <w:tcBorders>
              <w:top w:val="single" w:sz="4" w:space="0" w:color="auto"/>
              <w:left w:val="single" w:sz="4" w:space="0" w:color="auto"/>
              <w:bottom w:val="single" w:sz="4" w:space="0" w:color="auto"/>
              <w:right w:val="single" w:sz="4" w:space="0" w:color="auto"/>
            </w:tcBorders>
            <w:vAlign w:val="center"/>
          </w:tcPr>
          <w:p w14:paraId="0B577CC5" w14:textId="24EA8D24" w:rsidR="002D07FB" w:rsidRPr="00B464B9" w:rsidRDefault="002D07FB" w:rsidP="002D07FB">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2D07FB" w:rsidRPr="00A61AB1" w14:paraId="389FCC83"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33F4FD4"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6EE658F8"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Business Logic</w:t>
            </w:r>
          </w:p>
        </w:tc>
        <w:tc>
          <w:tcPr>
            <w:tcW w:w="8363" w:type="dxa"/>
            <w:tcBorders>
              <w:top w:val="single" w:sz="4" w:space="0" w:color="auto"/>
              <w:left w:val="single" w:sz="4" w:space="0" w:color="auto"/>
              <w:bottom w:val="single" w:sz="4" w:space="0" w:color="auto"/>
              <w:right w:val="single" w:sz="4" w:space="0" w:color="auto"/>
            </w:tcBorders>
            <w:vAlign w:val="center"/>
          </w:tcPr>
          <w:p w14:paraId="15F023F3" w14:textId="1631CF4E" w:rsidR="002D07FB" w:rsidRDefault="002D07FB" w:rsidP="00FA3CB7">
            <w:pPr>
              <w:ind w:left="0"/>
              <w:rPr>
                <w:rFonts w:asciiTheme="minorHAnsi" w:hAnsiTheme="minorHAnsi"/>
                <w:sz w:val="22"/>
                <w:szCs w:val="22"/>
                <w:lang w:eastAsia="en-CA"/>
              </w:rPr>
            </w:pPr>
            <w:r>
              <w:rPr>
                <w:rFonts w:asciiTheme="minorHAnsi" w:hAnsiTheme="minorHAnsi"/>
                <w:sz w:val="22"/>
                <w:szCs w:val="22"/>
                <w:lang w:eastAsia="en-CA"/>
              </w:rPr>
              <w:t>Similar to B119</w:t>
            </w:r>
            <w:r w:rsidR="00FA3CB7">
              <w:rPr>
                <w:rFonts w:asciiTheme="minorHAnsi" w:hAnsiTheme="minorHAnsi"/>
                <w:sz w:val="22"/>
                <w:szCs w:val="22"/>
                <w:lang w:eastAsia="en-CA"/>
              </w:rPr>
              <w:t>.</w:t>
            </w:r>
            <w:r>
              <w:rPr>
                <w:rFonts w:asciiTheme="minorHAnsi" w:hAnsiTheme="minorHAnsi"/>
                <w:sz w:val="22"/>
                <w:szCs w:val="22"/>
                <w:lang w:eastAsia="en-CA"/>
              </w:rPr>
              <w:t xml:space="preserve"> </w:t>
            </w:r>
            <w:r w:rsidR="00FA3CB7">
              <w:rPr>
                <w:rFonts w:asciiTheme="minorHAnsi" w:hAnsiTheme="minorHAnsi"/>
                <w:sz w:val="22"/>
                <w:szCs w:val="22"/>
                <w:lang w:eastAsia="en-CA"/>
              </w:rPr>
              <w:t>Specific validation to verify i</w:t>
            </w:r>
            <w:r w:rsidR="00FA3CB7" w:rsidRPr="00EA1412">
              <w:rPr>
                <w:rFonts w:asciiTheme="minorHAnsi" w:hAnsiTheme="minorHAnsi"/>
                <w:sz w:val="22"/>
                <w:szCs w:val="22"/>
                <w:lang w:eastAsia="en-CA"/>
              </w:rPr>
              <w:t xml:space="preserve">f a reported contributory </w:t>
            </w:r>
            <w:r w:rsidR="00FA3CB7">
              <w:rPr>
                <w:rFonts w:asciiTheme="minorHAnsi" w:hAnsiTheme="minorHAnsi"/>
                <w:sz w:val="22"/>
                <w:szCs w:val="22"/>
                <w:lang w:eastAsia="en-CA"/>
              </w:rPr>
              <w:t xml:space="preserve">or non-contributory </w:t>
            </w:r>
            <w:r w:rsidR="00FA3CB7" w:rsidRPr="00EA1412">
              <w:rPr>
                <w:rFonts w:asciiTheme="minorHAnsi" w:hAnsiTheme="minorHAnsi"/>
                <w:sz w:val="22"/>
                <w:szCs w:val="22"/>
                <w:lang w:eastAsia="en-CA"/>
              </w:rPr>
              <w:t xml:space="preserve">leave overlaps a </w:t>
            </w:r>
            <w:r w:rsidR="00FA3CB7">
              <w:rPr>
                <w:rFonts w:asciiTheme="minorHAnsi" w:hAnsiTheme="minorHAnsi"/>
                <w:sz w:val="22"/>
                <w:szCs w:val="22"/>
                <w:lang w:eastAsia="en-CA"/>
              </w:rPr>
              <w:t>period of Non-Contributory period</w:t>
            </w:r>
            <w:r w:rsidR="00F5477C">
              <w:rPr>
                <w:rFonts w:asciiTheme="minorHAnsi" w:hAnsiTheme="minorHAnsi"/>
                <w:sz w:val="22"/>
                <w:szCs w:val="22"/>
                <w:lang w:eastAsia="en-CA"/>
              </w:rPr>
              <w:t xml:space="preserve"> (WSO, WSN,PTW)</w:t>
            </w:r>
            <w:r w:rsidR="00FA3CB7">
              <w:rPr>
                <w:rFonts w:asciiTheme="minorHAnsi" w:hAnsiTheme="minorHAnsi"/>
                <w:sz w:val="22"/>
                <w:szCs w:val="22"/>
                <w:lang w:eastAsia="en-CA"/>
              </w:rPr>
              <w:t>.</w:t>
            </w:r>
          </w:p>
        </w:tc>
      </w:tr>
      <w:tr w:rsidR="002D07FB" w:rsidRPr="00575A54" w14:paraId="06D4B3D0"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5759002"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Conditions</w:t>
            </w:r>
          </w:p>
        </w:tc>
        <w:tc>
          <w:tcPr>
            <w:tcW w:w="8363" w:type="dxa"/>
            <w:tcBorders>
              <w:top w:val="single" w:sz="4" w:space="0" w:color="auto"/>
              <w:left w:val="single" w:sz="4" w:space="0" w:color="auto"/>
              <w:bottom w:val="single" w:sz="4" w:space="0" w:color="auto"/>
              <w:right w:val="single" w:sz="4" w:space="0" w:color="auto"/>
            </w:tcBorders>
            <w:vAlign w:val="center"/>
          </w:tcPr>
          <w:p w14:paraId="4440AC0B" w14:textId="7936BBFC" w:rsidR="002D07FB" w:rsidRDefault="002D07FB" w:rsidP="002D07FB">
            <w:pPr>
              <w:ind w:left="0"/>
              <w:rPr>
                <w:rFonts w:asciiTheme="minorHAnsi" w:hAnsiTheme="minorHAnsi"/>
                <w:sz w:val="22"/>
                <w:szCs w:val="22"/>
                <w:lang w:eastAsia="en-CA"/>
              </w:rPr>
            </w:pPr>
            <w:r>
              <w:rPr>
                <w:rFonts w:asciiTheme="minorHAnsi" w:hAnsiTheme="minorHAnsi"/>
                <w:sz w:val="22"/>
                <w:szCs w:val="22"/>
                <w:lang w:eastAsia="en-CA"/>
              </w:rPr>
              <w:t>All the leaves considered as part of the conditions below would be applicable to the latest employment (Ariel.Employment) of the member (File.SIN) under the File.Employer.</w:t>
            </w:r>
          </w:p>
          <w:p w14:paraId="43D6BD8A" w14:textId="77777777" w:rsidR="00F5477C" w:rsidRDefault="00F5477C" w:rsidP="002D07FB">
            <w:pPr>
              <w:ind w:left="0"/>
              <w:rPr>
                <w:rFonts w:asciiTheme="minorHAnsi" w:hAnsiTheme="minorHAnsi"/>
                <w:sz w:val="22"/>
                <w:szCs w:val="22"/>
                <w:lang w:eastAsia="en-CA"/>
              </w:rPr>
            </w:pPr>
          </w:p>
          <w:p w14:paraId="40644E89" w14:textId="3756B15C" w:rsidR="002D07FB" w:rsidRDefault="002D07FB" w:rsidP="002D07FB">
            <w:pPr>
              <w:ind w:left="0"/>
              <w:rPr>
                <w:rFonts w:asciiTheme="minorHAnsi" w:hAnsiTheme="minorHAnsi"/>
                <w:sz w:val="22"/>
                <w:szCs w:val="22"/>
                <w:lang w:eastAsia="en-CA"/>
              </w:rPr>
            </w:pPr>
            <w:r>
              <w:rPr>
                <w:rFonts w:asciiTheme="minorHAnsi" w:hAnsiTheme="minorHAnsi"/>
                <w:sz w:val="22"/>
                <w:szCs w:val="22"/>
                <w:lang w:eastAsia="en-CA"/>
              </w:rPr>
              <w:t>Reject member if:</w:t>
            </w:r>
          </w:p>
          <w:p w14:paraId="7B050647" w14:textId="212AED48" w:rsidR="002D07FB" w:rsidRDefault="002D07FB" w:rsidP="002D07FB">
            <w:pPr>
              <w:ind w:left="1440"/>
              <w:rPr>
                <w:rFonts w:asciiTheme="minorHAnsi" w:hAnsiTheme="minorHAnsi"/>
                <w:sz w:val="22"/>
                <w:szCs w:val="22"/>
                <w:lang w:eastAsia="en-CA"/>
              </w:rPr>
            </w:pPr>
            <w:r>
              <w:rPr>
                <w:rFonts w:asciiTheme="minorHAnsi" w:hAnsiTheme="minorHAnsi"/>
                <w:sz w:val="22"/>
                <w:szCs w:val="22"/>
                <w:lang w:eastAsia="en-CA"/>
              </w:rPr>
              <w:t xml:space="preserve">At least one </w:t>
            </w:r>
            <w:r w:rsidR="00FA3CB7">
              <w:rPr>
                <w:rFonts w:asciiTheme="minorHAnsi" w:hAnsiTheme="minorHAnsi"/>
                <w:sz w:val="22"/>
                <w:szCs w:val="22"/>
                <w:lang w:eastAsia="en-CA"/>
              </w:rPr>
              <w:t>Non-Contributory Period leave</w:t>
            </w:r>
            <w:r>
              <w:rPr>
                <w:rFonts w:asciiTheme="minorHAnsi" w:hAnsiTheme="minorHAnsi"/>
                <w:sz w:val="22"/>
                <w:szCs w:val="22"/>
                <w:lang w:eastAsia="en-CA"/>
              </w:rPr>
              <w:t xml:space="preserve"> (</w:t>
            </w:r>
            <w:r w:rsidR="00FA3CB7">
              <w:rPr>
                <w:rFonts w:asciiTheme="minorHAnsi" w:hAnsiTheme="minorHAnsi"/>
                <w:sz w:val="22"/>
                <w:szCs w:val="22"/>
                <w:lang w:eastAsia="en-CA"/>
              </w:rPr>
              <w:t xml:space="preserve">WSN,WSO,PTW </w:t>
            </w:r>
            <w:r>
              <w:rPr>
                <w:rFonts w:asciiTheme="minorHAnsi" w:hAnsiTheme="minorHAnsi"/>
                <w:sz w:val="22"/>
                <w:szCs w:val="22"/>
                <w:lang w:eastAsia="en-CA"/>
              </w:rPr>
              <w:t xml:space="preserve">Leave) exists in Ariel where: </w:t>
            </w:r>
          </w:p>
          <w:p w14:paraId="0ACECCE7" w14:textId="3B6DD51C" w:rsidR="002D07FB" w:rsidRDefault="002D07FB" w:rsidP="002D07FB">
            <w:pPr>
              <w:ind w:left="1440"/>
              <w:rPr>
                <w:rFonts w:asciiTheme="minorHAnsi" w:hAnsiTheme="minorHAnsi"/>
                <w:sz w:val="22"/>
                <w:szCs w:val="22"/>
                <w:lang w:eastAsia="en-CA"/>
              </w:rPr>
            </w:pPr>
            <w:r>
              <w:rPr>
                <w:rFonts w:asciiTheme="minorHAnsi" w:hAnsiTheme="minorHAnsi"/>
                <w:sz w:val="22"/>
                <w:szCs w:val="22"/>
                <w:lang w:eastAsia="en-CA"/>
              </w:rPr>
              <w:t>Ariel.</w:t>
            </w:r>
            <w:r w:rsidR="00FA3CB7">
              <w:rPr>
                <w:rFonts w:asciiTheme="minorHAnsi" w:hAnsiTheme="minorHAnsi"/>
                <w:sz w:val="22"/>
                <w:szCs w:val="22"/>
                <w:lang w:eastAsia="en-CA"/>
              </w:rPr>
              <w:t>NonContributoryPeriodLeave</w:t>
            </w:r>
            <w:r>
              <w:rPr>
                <w:rFonts w:asciiTheme="minorHAnsi" w:hAnsiTheme="minorHAnsi"/>
                <w:sz w:val="22"/>
                <w:szCs w:val="22"/>
                <w:lang w:eastAsia="en-CA"/>
              </w:rPr>
              <w:t>.LeaveStartDate &lt;= File.LeaveEndDate (if File.LeaveEndDate is null consider the date 2200-12-31)</w:t>
            </w:r>
          </w:p>
          <w:p w14:paraId="3A977E2E" w14:textId="77777777" w:rsidR="002D07FB" w:rsidRDefault="002D07FB" w:rsidP="002D07FB">
            <w:pPr>
              <w:ind w:left="1440"/>
              <w:rPr>
                <w:rFonts w:asciiTheme="minorHAnsi" w:hAnsiTheme="minorHAnsi"/>
                <w:sz w:val="22"/>
                <w:szCs w:val="22"/>
                <w:lang w:eastAsia="en-CA"/>
              </w:rPr>
            </w:pPr>
            <w:r>
              <w:rPr>
                <w:rFonts w:asciiTheme="minorHAnsi" w:hAnsiTheme="minorHAnsi"/>
                <w:sz w:val="22"/>
                <w:szCs w:val="22"/>
                <w:lang w:eastAsia="en-CA"/>
              </w:rPr>
              <w:t>And</w:t>
            </w:r>
          </w:p>
          <w:p w14:paraId="60D07064" w14:textId="7F956404" w:rsidR="002D07FB" w:rsidRDefault="002D07FB" w:rsidP="002D07FB">
            <w:pPr>
              <w:ind w:left="1440"/>
              <w:rPr>
                <w:rFonts w:asciiTheme="minorHAnsi" w:hAnsiTheme="minorHAnsi"/>
                <w:sz w:val="22"/>
                <w:szCs w:val="22"/>
                <w:lang w:eastAsia="en-CA"/>
              </w:rPr>
            </w:pPr>
            <w:r>
              <w:rPr>
                <w:rFonts w:asciiTheme="minorHAnsi" w:hAnsiTheme="minorHAnsi"/>
                <w:sz w:val="22"/>
                <w:szCs w:val="22"/>
                <w:lang w:eastAsia="en-CA"/>
              </w:rPr>
              <w:t>Ariel.</w:t>
            </w:r>
            <w:r w:rsidR="00FA3CB7">
              <w:rPr>
                <w:rFonts w:asciiTheme="minorHAnsi" w:hAnsiTheme="minorHAnsi"/>
                <w:sz w:val="22"/>
                <w:szCs w:val="22"/>
                <w:lang w:eastAsia="en-CA"/>
              </w:rPr>
              <w:t xml:space="preserve"> Non-ContributoryPeriodLeave</w:t>
            </w:r>
            <w:r>
              <w:rPr>
                <w:rFonts w:asciiTheme="minorHAnsi" w:hAnsiTheme="minorHAnsi"/>
                <w:sz w:val="22"/>
                <w:szCs w:val="22"/>
                <w:lang w:eastAsia="en-CA"/>
              </w:rPr>
              <w:t>.LeaveEndDate-1 day &gt;= File.LeaveStartDate</w:t>
            </w:r>
          </w:p>
          <w:p w14:paraId="3774A9AF" w14:textId="77777777" w:rsidR="002D07FB" w:rsidRDefault="002D07FB" w:rsidP="002D07FB">
            <w:pPr>
              <w:ind w:left="1440"/>
              <w:rPr>
                <w:rFonts w:asciiTheme="minorHAnsi" w:hAnsiTheme="minorHAnsi"/>
                <w:sz w:val="22"/>
                <w:szCs w:val="22"/>
                <w:lang w:eastAsia="en-CA"/>
              </w:rPr>
            </w:pPr>
            <w:r>
              <w:rPr>
                <w:rFonts w:asciiTheme="minorHAnsi" w:hAnsiTheme="minorHAnsi"/>
                <w:sz w:val="22"/>
                <w:szCs w:val="22"/>
                <w:lang w:eastAsia="en-CA"/>
              </w:rPr>
              <w:t>)</w:t>
            </w:r>
          </w:p>
          <w:p w14:paraId="119E73FF" w14:textId="77777777" w:rsidR="002D07FB" w:rsidRPr="00C83D1F" w:rsidRDefault="002D07FB" w:rsidP="002D07FB">
            <w:pPr>
              <w:ind w:left="720"/>
              <w:rPr>
                <w:rFonts w:asciiTheme="minorHAnsi" w:hAnsiTheme="minorHAnsi"/>
                <w:sz w:val="22"/>
                <w:szCs w:val="22"/>
                <w:lang w:eastAsia="en-CA"/>
              </w:rPr>
            </w:pPr>
            <w:r w:rsidRPr="00276198">
              <w:rPr>
                <w:rFonts w:asciiTheme="minorHAnsi" w:hAnsiTheme="minorHAnsi"/>
                <w:sz w:val="22"/>
                <w:szCs w:val="22"/>
                <w:lang w:eastAsia="en-CA"/>
              </w:rPr>
              <w:t>]</w:t>
            </w:r>
          </w:p>
        </w:tc>
      </w:tr>
      <w:tr w:rsidR="002D07FB" w:rsidRPr="00A61AB1" w14:paraId="7055A077"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902F28E"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 Import Message</w:t>
            </w:r>
          </w:p>
        </w:tc>
        <w:tc>
          <w:tcPr>
            <w:tcW w:w="8363" w:type="dxa"/>
            <w:tcBorders>
              <w:top w:val="single" w:sz="4" w:space="0" w:color="auto"/>
              <w:left w:val="single" w:sz="4" w:space="0" w:color="auto"/>
              <w:bottom w:val="single" w:sz="4" w:space="0" w:color="auto"/>
              <w:right w:val="single" w:sz="4" w:space="0" w:color="auto"/>
            </w:tcBorders>
            <w:vAlign w:val="center"/>
          </w:tcPr>
          <w:p w14:paraId="711FE9B4" w14:textId="403D15C0" w:rsidR="002D07FB" w:rsidRPr="00B464B9" w:rsidRDefault="002D07FB" w:rsidP="00FA3CB7">
            <w:pPr>
              <w:spacing w:before="60" w:after="60"/>
              <w:ind w:left="0"/>
              <w:rPr>
                <w:rFonts w:asciiTheme="minorHAnsi" w:hAnsiTheme="minorHAnsi"/>
                <w:sz w:val="22"/>
                <w:szCs w:val="22"/>
                <w:lang w:eastAsia="en-CA"/>
              </w:rPr>
            </w:pPr>
            <w:r w:rsidRPr="00A64CA0">
              <w:rPr>
                <w:rFonts w:asciiTheme="minorHAnsi" w:hAnsiTheme="minorHAnsi"/>
                <w:sz w:val="22"/>
                <w:szCs w:val="22"/>
                <w:lang w:eastAsia="en-CA"/>
              </w:rPr>
              <w:t>The reported leave overlaps a</w:t>
            </w:r>
            <w:r w:rsidR="00FA3CB7">
              <w:rPr>
                <w:rFonts w:asciiTheme="minorHAnsi" w:hAnsiTheme="minorHAnsi"/>
                <w:sz w:val="22"/>
                <w:szCs w:val="22"/>
                <w:lang w:eastAsia="en-CA"/>
              </w:rPr>
              <w:t xml:space="preserve"> Non-Contributory</w:t>
            </w:r>
            <w:r w:rsidRPr="00A64CA0">
              <w:rPr>
                <w:rFonts w:asciiTheme="minorHAnsi" w:hAnsiTheme="minorHAnsi"/>
                <w:sz w:val="22"/>
                <w:szCs w:val="22"/>
                <w:lang w:eastAsia="en-CA"/>
              </w:rPr>
              <w:t xml:space="preserve"> period </w:t>
            </w:r>
            <w:r>
              <w:rPr>
                <w:rFonts w:asciiTheme="minorHAnsi" w:hAnsiTheme="minorHAnsi"/>
                <w:sz w:val="22"/>
                <w:szCs w:val="22"/>
                <w:lang w:eastAsia="en-CA"/>
              </w:rPr>
              <w:t>commencing {0</w:t>
            </w:r>
            <w:r w:rsidRPr="00A64CA0">
              <w:rPr>
                <w:rFonts w:asciiTheme="minorHAnsi" w:hAnsiTheme="minorHAnsi"/>
                <w:sz w:val="22"/>
                <w:szCs w:val="22"/>
                <w:lang w:eastAsia="en-CA"/>
              </w:rPr>
              <w:t>}. If the reported leave dates are correct, please contact HOOPP.</w:t>
            </w:r>
          </w:p>
        </w:tc>
      </w:tr>
      <w:tr w:rsidR="002D07FB" w:rsidRPr="00A61AB1" w14:paraId="3C0562E8"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FF9DBA9"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F6CA18F"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363" w:type="dxa"/>
            <w:tcBorders>
              <w:top w:val="single" w:sz="4" w:space="0" w:color="auto"/>
              <w:left w:val="single" w:sz="4" w:space="0" w:color="auto"/>
              <w:bottom w:val="single" w:sz="4" w:space="0" w:color="auto"/>
              <w:right w:val="single" w:sz="4" w:space="0" w:color="auto"/>
            </w:tcBorders>
            <w:vAlign w:val="center"/>
          </w:tcPr>
          <w:p w14:paraId="157EC983" w14:textId="02784071" w:rsidR="002D07FB" w:rsidRPr="009F4786" w:rsidRDefault="002D07FB" w:rsidP="00FA3CB7">
            <w:pPr>
              <w:spacing w:before="60" w:after="60"/>
              <w:ind w:left="0"/>
              <w:rPr>
                <w:rFonts w:asciiTheme="minorHAnsi" w:hAnsiTheme="minorHAnsi"/>
                <w:color w:val="FF0000"/>
                <w:sz w:val="22"/>
                <w:szCs w:val="22"/>
                <w:lang w:eastAsia="en-CA"/>
              </w:rPr>
            </w:pPr>
            <w:r w:rsidRPr="00A64CA0">
              <w:rPr>
                <w:rFonts w:asciiTheme="minorHAnsi" w:hAnsiTheme="minorHAnsi"/>
                <w:color w:val="auto"/>
                <w:sz w:val="22"/>
                <w:szCs w:val="22"/>
                <w:lang w:eastAsia="en-CA"/>
              </w:rPr>
              <w:t xml:space="preserve">The reported leave overlaps a </w:t>
            </w:r>
            <w:r w:rsidR="00FA3CB7">
              <w:rPr>
                <w:rFonts w:asciiTheme="minorHAnsi" w:hAnsiTheme="minorHAnsi"/>
                <w:sz w:val="22"/>
                <w:szCs w:val="22"/>
                <w:lang w:eastAsia="en-CA"/>
              </w:rPr>
              <w:t>Non-Contributory</w:t>
            </w:r>
            <w:r w:rsidR="00FA3CB7" w:rsidRPr="00A64CA0">
              <w:rPr>
                <w:rFonts w:asciiTheme="minorHAnsi" w:hAnsiTheme="minorHAnsi"/>
                <w:sz w:val="22"/>
                <w:szCs w:val="22"/>
                <w:lang w:eastAsia="en-CA"/>
              </w:rPr>
              <w:t xml:space="preserve"> </w:t>
            </w:r>
            <w:r w:rsidRPr="00A64CA0">
              <w:rPr>
                <w:rFonts w:asciiTheme="minorHAnsi" w:hAnsiTheme="minorHAnsi"/>
                <w:color w:val="auto"/>
                <w:sz w:val="22"/>
                <w:szCs w:val="22"/>
                <w:lang w:eastAsia="en-CA"/>
              </w:rPr>
              <w:t>period.  If the reported leave dates are correct, please contact HOOPP.</w:t>
            </w:r>
          </w:p>
        </w:tc>
      </w:tr>
      <w:tr w:rsidR="002D07FB" w:rsidRPr="0085712F" w14:paraId="3DD53DDC"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5B04097" w14:textId="77777777" w:rsidR="002D07FB" w:rsidRPr="0085712F" w:rsidRDefault="002D07FB" w:rsidP="002D07FB">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363" w:type="dxa"/>
            <w:tcBorders>
              <w:top w:val="single" w:sz="4" w:space="0" w:color="auto"/>
              <w:left w:val="single" w:sz="4" w:space="0" w:color="auto"/>
              <w:bottom w:val="single" w:sz="4" w:space="0" w:color="auto"/>
              <w:right w:val="single" w:sz="4" w:space="0" w:color="auto"/>
            </w:tcBorders>
            <w:vAlign w:val="center"/>
          </w:tcPr>
          <w:p w14:paraId="45AAA052" w14:textId="1ED8ED26" w:rsidR="002D07FB" w:rsidRPr="00D55E54" w:rsidRDefault="002D07FB" w:rsidP="002D07FB">
            <w:pPr>
              <w:spacing w:before="60" w:after="60"/>
              <w:ind w:left="0"/>
              <w:rPr>
                <w:rFonts w:asciiTheme="minorHAnsi" w:hAnsiTheme="minorHAnsi"/>
                <w:sz w:val="22"/>
                <w:szCs w:val="22"/>
                <w:lang w:eastAsia="en-CA"/>
              </w:rPr>
            </w:pPr>
            <w:r>
              <w:rPr>
                <w:rFonts w:asciiTheme="minorHAnsi" w:hAnsiTheme="minorHAnsi" w:cs="Calibri"/>
                <w:color w:val="auto"/>
                <w:sz w:val="22"/>
                <w:szCs w:val="22"/>
              </w:rPr>
              <w:t xml:space="preserve">0: </w:t>
            </w:r>
            <w:r>
              <w:rPr>
                <w:rFonts w:asciiTheme="minorHAnsi" w:hAnsiTheme="minorHAnsi"/>
                <w:sz w:val="22"/>
                <w:szCs w:val="22"/>
                <w:lang w:eastAsia="en-CA"/>
              </w:rPr>
              <w:t xml:space="preserve">Ariel. </w:t>
            </w:r>
            <w:r w:rsidR="00FA3CB7">
              <w:rPr>
                <w:rFonts w:asciiTheme="minorHAnsi" w:hAnsiTheme="minorHAnsi"/>
                <w:sz w:val="22"/>
                <w:szCs w:val="22"/>
                <w:lang w:eastAsia="en-CA"/>
              </w:rPr>
              <w:t xml:space="preserve">Non-Contributory Period </w:t>
            </w:r>
            <w:r w:rsidR="00F5477C">
              <w:rPr>
                <w:rFonts w:asciiTheme="minorHAnsi" w:hAnsiTheme="minorHAnsi"/>
                <w:sz w:val="22"/>
                <w:szCs w:val="22"/>
                <w:lang w:eastAsia="en-CA"/>
              </w:rPr>
              <w:t>L</w:t>
            </w:r>
            <w:r w:rsidR="00FA3CB7">
              <w:rPr>
                <w:rFonts w:asciiTheme="minorHAnsi" w:hAnsiTheme="minorHAnsi"/>
                <w:sz w:val="22"/>
                <w:szCs w:val="22"/>
                <w:lang w:eastAsia="en-CA"/>
              </w:rPr>
              <w:t>eave</w:t>
            </w:r>
            <w:r>
              <w:rPr>
                <w:rFonts w:asciiTheme="minorHAnsi" w:hAnsiTheme="minorHAnsi"/>
                <w:sz w:val="22"/>
                <w:szCs w:val="22"/>
                <w:lang w:eastAsia="en-CA"/>
              </w:rPr>
              <w:t>.LeaveStartDate</w:t>
            </w:r>
          </w:p>
        </w:tc>
      </w:tr>
      <w:tr w:rsidR="002D07FB" w:rsidRPr="0085712F" w14:paraId="73EC3621"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8B2F31E" w14:textId="77777777" w:rsidR="002D07FB" w:rsidRPr="0085712F"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Warning Override Reasons</w:t>
            </w:r>
          </w:p>
        </w:tc>
        <w:tc>
          <w:tcPr>
            <w:tcW w:w="8363" w:type="dxa"/>
            <w:tcBorders>
              <w:top w:val="single" w:sz="4" w:space="0" w:color="auto"/>
              <w:left w:val="single" w:sz="4" w:space="0" w:color="auto"/>
              <w:bottom w:val="single" w:sz="4" w:space="0" w:color="auto"/>
              <w:right w:val="single" w:sz="4" w:space="0" w:color="auto"/>
            </w:tcBorders>
            <w:vAlign w:val="center"/>
          </w:tcPr>
          <w:p w14:paraId="4425A9B4" w14:textId="77777777" w:rsidR="002D07FB" w:rsidRDefault="002D07FB" w:rsidP="002D07FB">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2D07FB" w:rsidRPr="0085712F" w14:paraId="7042063E" w14:textId="77777777" w:rsidTr="00066B71">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7E584BA" w14:textId="77777777" w:rsidR="002D07FB" w:rsidRDefault="002D07FB" w:rsidP="002D07F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4B21AD42" w14:textId="77777777" w:rsidR="002D07FB" w:rsidRPr="0085712F" w:rsidRDefault="002D07FB" w:rsidP="002D07FB">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363" w:type="dxa"/>
            <w:tcBorders>
              <w:top w:val="single" w:sz="4" w:space="0" w:color="auto"/>
              <w:left w:val="single" w:sz="4" w:space="0" w:color="auto"/>
              <w:bottom w:val="single" w:sz="4" w:space="0" w:color="auto"/>
              <w:right w:val="single" w:sz="4" w:space="0" w:color="auto"/>
            </w:tcBorders>
            <w:vAlign w:val="center"/>
          </w:tcPr>
          <w:p w14:paraId="6AB57680" w14:textId="77777777" w:rsidR="00066B71" w:rsidRDefault="00066B71" w:rsidP="00066B7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20180510:</w:t>
            </w:r>
          </w:p>
          <w:p w14:paraId="46F61CA3" w14:textId="75BBD983" w:rsidR="00066B71" w:rsidRPr="00066B71" w:rsidRDefault="00066B71" w:rsidP="005A250D">
            <w:pPr>
              <w:pStyle w:val="ListParagraph"/>
              <w:numPr>
                <w:ilvl w:val="0"/>
                <w:numId w:val="25"/>
              </w:numPr>
              <w:spacing w:before="60" w:after="60" w:line="240" w:lineRule="auto"/>
              <w:rPr>
                <w:rFonts w:asciiTheme="minorHAnsi" w:hAnsiTheme="minorHAnsi"/>
                <w:sz w:val="22"/>
                <w:szCs w:val="22"/>
                <w:lang w:eastAsia="en-CA"/>
              </w:rPr>
            </w:pPr>
            <w:r w:rsidRPr="00066B71">
              <w:rPr>
                <w:rFonts w:asciiTheme="minorHAnsi" w:hAnsiTheme="minorHAnsi"/>
                <w:sz w:val="22"/>
                <w:szCs w:val="22"/>
                <w:lang w:eastAsia="en-CA"/>
              </w:rPr>
              <w:t>As of R16 MS has not yet received approval of change request to proceed with creation of this validation.</w:t>
            </w:r>
          </w:p>
          <w:p w14:paraId="02563FD7" w14:textId="77777777" w:rsidR="00066B71" w:rsidRDefault="00066B71" w:rsidP="00066B71">
            <w:pPr>
              <w:spacing w:before="60" w:after="60" w:line="240" w:lineRule="auto"/>
              <w:ind w:left="0"/>
              <w:rPr>
                <w:rFonts w:asciiTheme="minorHAnsi" w:hAnsiTheme="minorHAnsi"/>
                <w:sz w:val="22"/>
                <w:szCs w:val="22"/>
                <w:lang w:eastAsia="en-CA"/>
              </w:rPr>
            </w:pPr>
          </w:p>
          <w:p w14:paraId="1AFA8C3A" w14:textId="77777777" w:rsidR="002E6EB3" w:rsidRDefault="002E6EB3" w:rsidP="002E6EB3">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CS 20171219:</w:t>
            </w:r>
          </w:p>
          <w:p w14:paraId="18E25A53" w14:textId="77777777" w:rsidR="002E6EB3" w:rsidRDefault="002E6EB3" w:rsidP="005A250D">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New validation for R15.</w:t>
            </w:r>
          </w:p>
          <w:p w14:paraId="42166589" w14:textId="3EAFE00B" w:rsidR="002D07FB" w:rsidRPr="001D09BD" w:rsidRDefault="002E6EB3" w:rsidP="005A250D">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HOOPP to provide sign-off so updates can be made in R15.</w:t>
            </w:r>
          </w:p>
        </w:tc>
      </w:tr>
    </w:tbl>
    <w:p w14:paraId="2FF671AF" w14:textId="39A1D920" w:rsidR="002D07FB" w:rsidRDefault="002D07FB" w:rsidP="002D07FB">
      <w:pPr>
        <w:spacing w:before="0" w:after="0" w:line="240" w:lineRule="auto"/>
        <w:ind w:left="0"/>
      </w:pPr>
    </w:p>
    <w:p w14:paraId="040EB10E" w14:textId="00722D8E" w:rsidR="005A250D" w:rsidRPr="006B06A8" w:rsidRDefault="002D07FB" w:rsidP="00514660">
      <w:pPr>
        <w:pStyle w:val="Heading3"/>
        <w:rPr>
          <w:lang w:val="en-US"/>
        </w:rPr>
      </w:pPr>
      <w:r>
        <w:br w:type="page"/>
      </w:r>
      <w:r w:rsidR="005A250D" w:rsidRPr="006B06A8">
        <w:t xml:space="preserve">Validation – </w:t>
      </w:r>
      <w:r w:rsidR="005A250D">
        <w:t>B220</w:t>
      </w: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A250D" w14:paraId="5656E7E9"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2AB2699"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3AF4A47B" w14:textId="77777777" w:rsidR="005A250D" w:rsidRPr="000862E2" w:rsidRDefault="005A250D" w:rsidP="00904039">
            <w:pPr>
              <w:pStyle w:val="Heading1"/>
            </w:pPr>
            <w:bookmarkStart w:id="794" w:name="_Toc43372969"/>
            <w:r>
              <w:rPr>
                <w:rFonts w:cs="Calibri"/>
              </w:rPr>
              <w:t>B220</w:t>
            </w:r>
            <w:bookmarkEnd w:id="794"/>
          </w:p>
        </w:tc>
      </w:tr>
      <w:tr w:rsidR="005A250D" w14:paraId="61E9D909"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F0BBEB1"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609F7F77" w14:textId="77777777" w:rsidR="005A250D" w:rsidRPr="000862E2" w:rsidRDefault="005A250D"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6097</w:t>
            </w:r>
          </w:p>
        </w:tc>
      </w:tr>
      <w:tr w:rsidR="005A250D" w14:paraId="1B6B88D0"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338222F"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B843ED6" w14:textId="77777777" w:rsidR="005A250D" w:rsidRDefault="005A250D"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5A250D" w14:paraId="56816442"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76C4ACA"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07DD5D6" w14:textId="77777777" w:rsidR="005A250D" w:rsidRPr="00B464B9" w:rsidRDefault="005A250D"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cs="Calibri"/>
                <w:color w:val="auto"/>
                <w:sz w:val="22"/>
                <w:szCs w:val="22"/>
              </w:rPr>
              <w:t>2</w:t>
            </w:r>
            <w:r w:rsidRPr="005C01CD">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5A250D" w14:paraId="378A2296"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CF018EF"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61F9644F" w14:textId="77777777" w:rsidR="005A250D" w:rsidRPr="009675FB" w:rsidRDefault="005A250D" w:rsidP="00904039">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Enrolments</w:t>
            </w:r>
          </w:p>
        </w:tc>
      </w:tr>
      <w:tr w:rsidR="005A250D" w14:paraId="1FB2C39B"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5D9FF2"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27CDDD62" w14:textId="77777777" w:rsidR="005A250D" w:rsidRDefault="005A250D" w:rsidP="0090403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5A250D" w14:paraId="5B3097A8"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806E455"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B724E3F" w14:textId="77777777" w:rsidR="005A250D" w:rsidRPr="00B464B9" w:rsidRDefault="005A250D" w:rsidP="00904039">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5A250D" w:rsidRPr="00A61AB1" w14:paraId="21FD07B9"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23700E3"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432A0425"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DEDC6B3" w14:textId="77777777" w:rsidR="005A250D" w:rsidRPr="00F56A39" w:rsidRDefault="005A250D" w:rsidP="00904039">
            <w:pPr>
              <w:ind w:left="0"/>
              <w:rPr>
                <w:rFonts w:asciiTheme="minorHAnsi" w:hAnsiTheme="minorHAnsi"/>
                <w:sz w:val="22"/>
                <w:szCs w:val="22"/>
                <w:lang w:eastAsia="en-CA"/>
              </w:rPr>
            </w:pPr>
            <w:r w:rsidRPr="00F56A39">
              <w:rPr>
                <w:rFonts w:asciiTheme="minorHAnsi" w:hAnsiTheme="minorHAnsi"/>
                <w:sz w:val="22"/>
                <w:szCs w:val="22"/>
                <w:lang w:eastAsia="en-CA"/>
              </w:rPr>
              <w:t>If member being enrolled already exists (not active at the same ER), then reported SIN and date of birth (DOB) will be compared to the SIN and DOB on record.</w:t>
            </w:r>
          </w:p>
          <w:p w14:paraId="65EC90E6" w14:textId="77777777" w:rsidR="005A250D" w:rsidRPr="00F56A39" w:rsidRDefault="005A250D" w:rsidP="00904039">
            <w:pPr>
              <w:ind w:left="0"/>
              <w:rPr>
                <w:rFonts w:asciiTheme="minorHAnsi" w:hAnsiTheme="minorHAnsi"/>
                <w:sz w:val="22"/>
                <w:szCs w:val="22"/>
                <w:lang w:eastAsia="en-CA"/>
              </w:rPr>
            </w:pPr>
          </w:p>
          <w:p w14:paraId="3F7FB985" w14:textId="77777777" w:rsidR="005A250D" w:rsidRPr="00C301FC" w:rsidRDefault="005A250D" w:rsidP="00904039">
            <w:pPr>
              <w:ind w:left="0"/>
              <w:rPr>
                <w:rFonts w:asciiTheme="minorHAnsi" w:hAnsiTheme="minorHAnsi"/>
                <w:sz w:val="22"/>
                <w:szCs w:val="22"/>
                <w:lang w:val="en-US" w:eastAsia="en-CA"/>
              </w:rPr>
            </w:pPr>
            <w:r w:rsidRPr="00F56A39">
              <w:rPr>
                <w:rFonts w:asciiTheme="minorHAnsi" w:hAnsiTheme="minorHAnsi"/>
                <w:sz w:val="22"/>
                <w:szCs w:val="22"/>
                <w:lang w:eastAsia="en-CA"/>
              </w:rPr>
              <w:t>Note: If member being enrolled is already Active at the ER enrolling then another validation is triggered and this validation should not trigger.</w:t>
            </w:r>
          </w:p>
        </w:tc>
      </w:tr>
      <w:tr w:rsidR="005A250D" w:rsidRPr="009151F9" w14:paraId="3D0343D5"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31E06F9"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1FE2BDD" w14:textId="77777777" w:rsidR="005A250D" w:rsidRDefault="005A250D" w:rsidP="00904039">
            <w:pPr>
              <w:ind w:left="0"/>
              <w:rPr>
                <w:rFonts w:asciiTheme="minorHAnsi" w:hAnsiTheme="minorHAnsi"/>
                <w:sz w:val="22"/>
                <w:szCs w:val="22"/>
                <w:lang w:eastAsia="en-CA"/>
              </w:rPr>
            </w:pPr>
            <w:r w:rsidRPr="00E97469">
              <w:rPr>
                <w:rFonts w:asciiTheme="minorHAnsi" w:hAnsiTheme="minorHAnsi"/>
                <w:color w:val="auto"/>
                <w:sz w:val="22"/>
                <w:szCs w:val="22"/>
                <w:lang w:eastAsia="en-CA"/>
              </w:rPr>
              <w:t xml:space="preserve">This validation will be triggered </w:t>
            </w:r>
            <w:r w:rsidRPr="00F56A39">
              <w:rPr>
                <w:rFonts w:asciiTheme="minorHAnsi" w:hAnsiTheme="minorHAnsi"/>
                <w:sz w:val="22"/>
                <w:szCs w:val="22"/>
                <w:lang w:eastAsia="en-CA"/>
              </w:rPr>
              <w:t xml:space="preserve">If </w:t>
            </w:r>
            <w:r>
              <w:rPr>
                <w:rFonts w:asciiTheme="minorHAnsi" w:hAnsiTheme="minorHAnsi"/>
                <w:sz w:val="22"/>
                <w:szCs w:val="22"/>
                <w:lang w:eastAsia="en-CA"/>
              </w:rPr>
              <w:t>:</w:t>
            </w:r>
          </w:p>
          <w:p w14:paraId="7EE599F8" w14:textId="77777777" w:rsidR="005A250D" w:rsidRDefault="005A250D" w:rsidP="00904039">
            <w:pPr>
              <w:ind w:left="720"/>
              <w:rPr>
                <w:rFonts w:asciiTheme="minorHAnsi" w:hAnsiTheme="minorHAnsi"/>
                <w:sz w:val="22"/>
                <w:szCs w:val="22"/>
                <w:lang w:eastAsia="en-CA"/>
              </w:rPr>
            </w:pPr>
            <w:r>
              <w:rPr>
                <w:rFonts w:asciiTheme="minorHAnsi" w:hAnsiTheme="minorHAnsi"/>
                <w:sz w:val="22"/>
                <w:szCs w:val="22"/>
                <w:lang w:eastAsia="en-CA"/>
              </w:rPr>
              <w:t>File.</w:t>
            </w:r>
            <w:r w:rsidRPr="00F56A39">
              <w:rPr>
                <w:rFonts w:asciiTheme="minorHAnsi" w:hAnsiTheme="minorHAnsi"/>
                <w:sz w:val="22"/>
                <w:szCs w:val="22"/>
                <w:lang w:eastAsia="en-CA"/>
              </w:rPr>
              <w:t>S</w:t>
            </w:r>
            <w:r>
              <w:rPr>
                <w:rFonts w:asciiTheme="minorHAnsi" w:hAnsiTheme="minorHAnsi"/>
                <w:sz w:val="22"/>
                <w:szCs w:val="22"/>
                <w:lang w:eastAsia="en-CA"/>
              </w:rPr>
              <w:t>IN already exists in ArielDB</w:t>
            </w:r>
          </w:p>
          <w:p w14:paraId="4950CA63" w14:textId="77777777" w:rsidR="005A250D" w:rsidRPr="00F56A39" w:rsidRDefault="005A250D" w:rsidP="00904039">
            <w:pPr>
              <w:ind w:left="720"/>
              <w:rPr>
                <w:rFonts w:asciiTheme="minorHAnsi" w:hAnsiTheme="minorHAnsi"/>
                <w:sz w:val="22"/>
                <w:szCs w:val="22"/>
                <w:lang w:eastAsia="en-CA"/>
              </w:rPr>
            </w:pPr>
            <w:r>
              <w:rPr>
                <w:rFonts w:asciiTheme="minorHAnsi" w:hAnsiTheme="minorHAnsi"/>
                <w:sz w:val="22"/>
                <w:szCs w:val="22"/>
                <w:lang w:eastAsia="en-CA"/>
              </w:rPr>
              <w:t>AND</w:t>
            </w:r>
          </w:p>
          <w:p w14:paraId="56DF574F" w14:textId="77777777" w:rsidR="00106262" w:rsidRDefault="005A250D" w:rsidP="00106262">
            <w:pPr>
              <w:ind w:left="720"/>
              <w:rPr>
                <w:rFonts w:asciiTheme="minorHAnsi" w:hAnsiTheme="minorHAnsi"/>
                <w:sz w:val="22"/>
                <w:szCs w:val="22"/>
                <w:lang w:eastAsia="en-CA"/>
              </w:rPr>
            </w:pPr>
            <w:r>
              <w:rPr>
                <w:rFonts w:asciiTheme="minorHAnsi" w:hAnsiTheme="minorHAnsi"/>
                <w:sz w:val="22"/>
                <w:szCs w:val="22"/>
                <w:lang w:eastAsia="en-CA"/>
              </w:rPr>
              <w:t>Ariel.DerivedEmployment.TerminationDate &lt;&gt; NULL</w:t>
            </w:r>
            <w:r w:rsidR="00106262">
              <w:rPr>
                <w:rFonts w:asciiTheme="minorHAnsi" w:hAnsiTheme="minorHAnsi"/>
                <w:sz w:val="22"/>
                <w:szCs w:val="22"/>
                <w:lang w:eastAsia="en-CA"/>
              </w:rPr>
              <w:t xml:space="preserve"> Or Ariel.DerivedEmployment does not exist</w:t>
            </w:r>
          </w:p>
          <w:p w14:paraId="3B710537" w14:textId="09066F0F" w:rsidR="005A250D" w:rsidRDefault="005A250D" w:rsidP="00106262">
            <w:pPr>
              <w:rPr>
                <w:rFonts w:asciiTheme="minorHAnsi" w:hAnsiTheme="minorHAnsi"/>
                <w:sz w:val="22"/>
                <w:szCs w:val="22"/>
                <w:lang w:eastAsia="en-CA"/>
              </w:rPr>
            </w:pPr>
          </w:p>
          <w:p w14:paraId="79E1F33B" w14:textId="77777777" w:rsidR="005A250D" w:rsidRDefault="005A250D" w:rsidP="00904039">
            <w:pPr>
              <w:ind w:left="720"/>
              <w:rPr>
                <w:rFonts w:asciiTheme="minorHAnsi" w:hAnsiTheme="minorHAnsi"/>
                <w:sz w:val="22"/>
                <w:szCs w:val="22"/>
                <w:lang w:eastAsia="en-CA"/>
              </w:rPr>
            </w:pPr>
            <w:r>
              <w:rPr>
                <w:rFonts w:asciiTheme="minorHAnsi" w:hAnsiTheme="minorHAnsi"/>
                <w:sz w:val="22"/>
                <w:szCs w:val="22"/>
                <w:lang w:eastAsia="en-CA"/>
              </w:rPr>
              <w:t>AND</w:t>
            </w:r>
          </w:p>
          <w:p w14:paraId="6C3D1FFB" w14:textId="77777777" w:rsidR="005A250D" w:rsidRPr="00F56A39" w:rsidRDefault="005A250D" w:rsidP="00904039">
            <w:pPr>
              <w:ind w:left="720"/>
              <w:rPr>
                <w:rFonts w:asciiTheme="minorHAnsi" w:hAnsiTheme="minorHAnsi"/>
                <w:sz w:val="22"/>
                <w:szCs w:val="22"/>
                <w:lang w:eastAsia="en-CA"/>
              </w:rPr>
            </w:pPr>
            <w:r>
              <w:rPr>
                <w:rFonts w:asciiTheme="minorHAnsi" w:hAnsiTheme="minorHAnsi"/>
                <w:sz w:val="22"/>
                <w:szCs w:val="22"/>
                <w:lang w:eastAsia="en-CA"/>
              </w:rPr>
              <w:t>File.DateOfBirth &lt;&gt; Ariel. DateOfBirth</w:t>
            </w:r>
          </w:p>
          <w:p w14:paraId="0000E2A3" w14:textId="77777777" w:rsidR="005A250D" w:rsidRPr="0078068E" w:rsidRDefault="005A250D" w:rsidP="00904039">
            <w:pPr>
              <w:ind w:left="0"/>
              <w:rPr>
                <w:rFonts w:asciiTheme="minorHAnsi" w:hAnsiTheme="minorHAnsi"/>
                <w:sz w:val="22"/>
                <w:szCs w:val="22"/>
                <w:lang w:eastAsia="en-CA"/>
              </w:rPr>
            </w:pPr>
            <w:r w:rsidRPr="00F56A39">
              <w:rPr>
                <w:rFonts w:asciiTheme="minorHAnsi" w:hAnsiTheme="minorHAnsi"/>
                <w:sz w:val="22"/>
                <w:szCs w:val="22"/>
                <w:lang w:eastAsia="en-CA"/>
              </w:rPr>
              <w:t xml:space="preserve"> </w:t>
            </w:r>
          </w:p>
        </w:tc>
      </w:tr>
      <w:tr w:rsidR="005A250D" w:rsidRPr="00A61AB1" w14:paraId="4D69CA00"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4E1A32"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C4FD34B" w14:textId="77777777" w:rsidR="005A250D" w:rsidRPr="00A762CE" w:rsidRDefault="005A250D" w:rsidP="00904039">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5A250D" w:rsidRPr="00A61AB1" w14:paraId="12D3C634"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E772F40"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D5C8E80" w14:textId="77777777" w:rsidR="005A250D" w:rsidRPr="001D1230" w:rsidRDefault="005A250D" w:rsidP="00904039">
            <w:pPr>
              <w:spacing w:before="60" w:after="60"/>
              <w:ind w:left="0"/>
            </w:pPr>
            <w:r w:rsidRPr="004003D6">
              <w:rPr>
                <w:rFonts w:asciiTheme="minorHAnsi" w:hAnsiTheme="minorHAnsi"/>
                <w:sz w:val="22"/>
                <w:szCs w:val="22"/>
                <w:lang w:eastAsia="en-CA"/>
              </w:rPr>
              <w:t>Please verify that SIN and enrolment information is correct for this member.  If correct please contact HOOPP.</w:t>
            </w:r>
          </w:p>
        </w:tc>
      </w:tr>
      <w:tr w:rsidR="005A250D" w:rsidRPr="00A61AB1" w14:paraId="0BB9753D"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1677C8D"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5A2207E2"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695610F" w14:textId="77777777" w:rsidR="005A250D" w:rsidRPr="002C34DD" w:rsidRDefault="005A250D" w:rsidP="00904039">
            <w:pPr>
              <w:spacing w:before="60" w:after="60"/>
              <w:ind w:left="0"/>
            </w:pPr>
            <w:r w:rsidRPr="004003D6">
              <w:rPr>
                <w:rFonts w:asciiTheme="minorHAnsi" w:hAnsiTheme="minorHAnsi"/>
                <w:sz w:val="22"/>
                <w:szCs w:val="22"/>
                <w:lang w:eastAsia="en-CA"/>
              </w:rPr>
              <w:t>Please verify that SIN and enrolment information is correct for this member.  If correct please contact HOOPP.</w:t>
            </w:r>
          </w:p>
        </w:tc>
      </w:tr>
      <w:tr w:rsidR="005A250D" w:rsidRPr="0085712F" w14:paraId="45511ECA"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4D35124" w14:textId="77777777" w:rsidR="005A250D" w:rsidRPr="0085712F" w:rsidRDefault="005A250D" w:rsidP="0090403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9DCC3D2" w14:textId="77777777" w:rsidR="005A250D" w:rsidRPr="009C43D2" w:rsidRDefault="005A250D" w:rsidP="00904039">
            <w:pPr>
              <w:ind w:left="0"/>
              <w:rPr>
                <w:rFonts w:asciiTheme="minorHAnsi" w:hAnsiTheme="minorHAnsi" w:cs="Calibri"/>
                <w:color w:val="auto"/>
                <w:sz w:val="22"/>
                <w:szCs w:val="22"/>
              </w:rPr>
            </w:pPr>
            <w:r>
              <w:rPr>
                <w:rFonts w:asciiTheme="minorHAnsi" w:hAnsiTheme="minorHAnsi" w:cs="Calibri"/>
                <w:color w:val="auto"/>
                <w:sz w:val="22"/>
                <w:szCs w:val="22"/>
              </w:rPr>
              <w:t>N/A</w:t>
            </w:r>
          </w:p>
        </w:tc>
      </w:tr>
      <w:tr w:rsidR="005A250D" w:rsidRPr="0085712F" w14:paraId="43F49543"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416FA82" w14:textId="77777777" w:rsidR="005A250D" w:rsidRPr="0085712F" w:rsidRDefault="005A250D" w:rsidP="00904039">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10951FE0" w14:textId="77777777" w:rsidR="005A250D" w:rsidRPr="006100CE" w:rsidRDefault="005A250D" w:rsidP="0090403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N/A</w:t>
            </w:r>
          </w:p>
        </w:tc>
      </w:tr>
      <w:tr w:rsidR="005A250D" w:rsidRPr="0085712F" w14:paraId="33204727"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0F10B8"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72013377" w14:textId="77777777" w:rsidR="005A250D" w:rsidRPr="006100CE" w:rsidRDefault="005A250D" w:rsidP="00904039">
            <w:pPr>
              <w:spacing w:before="60" w:after="60" w:line="240" w:lineRule="auto"/>
              <w:ind w:left="0"/>
              <w:rPr>
                <w:rFonts w:asciiTheme="minorHAnsi" w:hAnsiTheme="minorHAnsi"/>
                <w:sz w:val="22"/>
                <w:szCs w:val="22"/>
                <w:lang w:eastAsia="en-CA"/>
              </w:rPr>
            </w:pPr>
          </w:p>
        </w:tc>
      </w:tr>
      <w:tr w:rsidR="005A250D" w:rsidRPr="0085712F" w14:paraId="32BAF688" w14:textId="77777777" w:rsidTr="00904039">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5684CC" w14:textId="77777777" w:rsidR="005A250D" w:rsidRDefault="005A250D" w:rsidP="00904039">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2A3179F3" w14:textId="77777777" w:rsidR="005A250D" w:rsidRPr="0085712F" w:rsidRDefault="005A250D" w:rsidP="00904039">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7203239" w14:textId="77777777" w:rsidR="005A250D" w:rsidRDefault="005A250D" w:rsidP="00904039">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20180711:</w:t>
            </w:r>
          </w:p>
          <w:p w14:paraId="0A607D7E" w14:textId="122C5FB6" w:rsidR="005A250D" w:rsidRPr="00CA5805" w:rsidRDefault="005A250D" w:rsidP="00106262">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New validation for R17. See </w:t>
            </w:r>
            <w:r w:rsidRPr="009F5F15">
              <w:rPr>
                <w:rFonts w:asciiTheme="minorHAnsi" w:hAnsiTheme="minorHAnsi"/>
                <w:sz w:val="22"/>
                <w:szCs w:val="22"/>
                <w:lang w:eastAsia="en-CA"/>
              </w:rPr>
              <w:t>ALM 28827</w:t>
            </w:r>
          </w:p>
        </w:tc>
      </w:tr>
    </w:tbl>
    <w:p w14:paraId="0492F9F2" w14:textId="77777777" w:rsidR="005A250D" w:rsidRDefault="005A250D" w:rsidP="005A250D">
      <w:pPr>
        <w:spacing w:before="0" w:after="0" w:line="240" w:lineRule="auto"/>
        <w:ind w:left="0"/>
        <w:rPr>
          <w:lang w:val="en-US"/>
        </w:rPr>
      </w:pPr>
    </w:p>
    <w:p w14:paraId="1C74157A" w14:textId="374A42AE" w:rsidR="003D6144" w:rsidRDefault="003D6144">
      <w:pPr>
        <w:spacing w:before="0" w:after="0" w:line="240" w:lineRule="auto"/>
        <w:ind w:left="0"/>
      </w:pPr>
    </w:p>
    <w:p w14:paraId="28DB8AB7" w14:textId="77777777" w:rsidR="003D6144" w:rsidRPr="00FC5F08" w:rsidRDefault="003D6144" w:rsidP="003D6144">
      <w:pPr>
        <w:pStyle w:val="Heading3"/>
      </w:pPr>
      <w:r w:rsidRPr="006B06A8">
        <w:t xml:space="preserve">Validation – </w:t>
      </w:r>
      <w:r>
        <w:rPr>
          <w:lang w:val="en-US"/>
        </w:rPr>
        <w:t>No Existing Opened NCL</w:t>
      </w:r>
    </w:p>
    <w:p w14:paraId="09655DE8" w14:textId="77777777" w:rsidR="003D6144" w:rsidRPr="006B06A8" w:rsidRDefault="003D6144" w:rsidP="003D6144">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3D6144" w14:paraId="47CEC90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0D05571"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236A8075" w14:textId="77777777" w:rsidR="003D6144" w:rsidRPr="005C7265" w:rsidRDefault="003D6144" w:rsidP="009E5AA0">
            <w:pPr>
              <w:pStyle w:val="Heading1"/>
            </w:pPr>
            <w:bookmarkStart w:id="795" w:name="_Toc43372970"/>
            <w:r w:rsidRPr="005C7265">
              <w:rPr>
                <w:rFonts w:cs="Calibri"/>
              </w:rPr>
              <w:t>B221_</w:t>
            </w:r>
            <w:r w:rsidRPr="005C7265">
              <w:rPr>
                <w:lang w:val="en-US"/>
              </w:rPr>
              <w:t xml:space="preserve"> No_Existing_Opened_NCL</w:t>
            </w:r>
            <w:bookmarkEnd w:id="795"/>
          </w:p>
        </w:tc>
      </w:tr>
      <w:tr w:rsidR="003D6144" w14:paraId="31D282C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302875A"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730F6CEC" w14:textId="77777777" w:rsidR="003D6144" w:rsidRPr="005C7265" w:rsidRDefault="003D6144"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7703</w:t>
            </w:r>
          </w:p>
        </w:tc>
      </w:tr>
      <w:tr w:rsidR="003D6144" w14:paraId="59CDC29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3F025F8"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EED89D6" w14:textId="77777777" w:rsidR="003D6144" w:rsidRPr="005C7265" w:rsidRDefault="003D6144" w:rsidP="009E5AA0">
            <w:pPr>
              <w:spacing w:before="60" w:after="60" w:line="240" w:lineRule="auto"/>
              <w:ind w:left="0"/>
              <w:rPr>
                <w:rFonts w:asciiTheme="minorHAnsi" w:eastAsia="Times New Roman" w:hAnsiTheme="minorHAnsi" w:cs="Calibri"/>
                <w:color w:val="auto"/>
                <w:sz w:val="22"/>
                <w:szCs w:val="22"/>
                <w:lang w:eastAsia="en-CA"/>
              </w:rPr>
            </w:pPr>
            <w:r w:rsidRPr="005C7265">
              <w:rPr>
                <w:rFonts w:asciiTheme="minorHAnsi" w:eastAsia="Times New Roman" w:hAnsiTheme="minorHAnsi" w:cs="Calibri"/>
                <w:color w:val="auto"/>
                <w:sz w:val="22"/>
                <w:szCs w:val="22"/>
                <w:lang w:eastAsia="en-CA"/>
              </w:rPr>
              <w:t>Data Import</w:t>
            </w:r>
          </w:p>
        </w:tc>
      </w:tr>
      <w:tr w:rsidR="003D6144" w14:paraId="6780472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5ADF6C3"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3DE0789F" w14:textId="77777777" w:rsidR="003D6144" w:rsidRPr="005C7265" w:rsidRDefault="003D6144" w:rsidP="009E5AA0">
            <w:pPr>
              <w:spacing w:before="60" w:after="60" w:line="240" w:lineRule="auto"/>
              <w:ind w:left="0"/>
              <w:rPr>
                <w:rFonts w:asciiTheme="minorHAnsi" w:eastAsia="Times New Roman" w:hAnsiTheme="minorHAnsi" w:cs="Calibri"/>
                <w:color w:val="auto"/>
                <w:sz w:val="22"/>
                <w:szCs w:val="22"/>
                <w:lang w:eastAsia="en-CA"/>
              </w:rPr>
            </w:pPr>
            <w:r w:rsidRPr="005C7265">
              <w:rPr>
                <w:rFonts w:asciiTheme="minorHAnsi" w:eastAsia="Times New Roman" w:hAnsiTheme="minorHAnsi" w:cs="Calibri"/>
                <w:color w:val="auto"/>
                <w:sz w:val="22"/>
                <w:szCs w:val="22"/>
                <w:lang w:eastAsia="en-CA"/>
              </w:rPr>
              <w:t>2</w:t>
            </w:r>
            <w:r w:rsidRPr="005C7265">
              <w:rPr>
                <w:rFonts w:asciiTheme="minorHAnsi" w:eastAsia="Times New Roman" w:hAnsiTheme="minorHAnsi" w:cs="Calibri"/>
                <w:color w:val="auto"/>
                <w:sz w:val="22"/>
                <w:szCs w:val="22"/>
                <w:vertAlign w:val="superscript"/>
                <w:lang w:eastAsia="en-CA"/>
              </w:rPr>
              <w:t>nd</w:t>
            </w:r>
            <w:r w:rsidRPr="005C7265">
              <w:rPr>
                <w:rFonts w:asciiTheme="minorHAnsi" w:eastAsia="Times New Roman" w:hAnsiTheme="minorHAnsi" w:cs="Calibri"/>
                <w:color w:val="auto"/>
                <w:sz w:val="22"/>
                <w:szCs w:val="22"/>
                <w:lang w:eastAsia="en-CA"/>
              </w:rPr>
              <w:t xml:space="preserve"> level validation</w:t>
            </w:r>
          </w:p>
        </w:tc>
      </w:tr>
      <w:tr w:rsidR="003D6144" w14:paraId="6D3F7BD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F3753E7"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489A947E" w14:textId="77777777" w:rsidR="003D6144" w:rsidRPr="005C7265" w:rsidRDefault="003D6144" w:rsidP="009E5AA0">
            <w:pPr>
              <w:spacing w:before="60" w:after="60" w:line="240" w:lineRule="auto"/>
              <w:ind w:left="0"/>
              <w:rPr>
                <w:rFonts w:asciiTheme="minorHAnsi" w:hAnsiTheme="minorHAnsi"/>
                <w:color w:val="auto"/>
                <w:sz w:val="22"/>
                <w:szCs w:val="22"/>
                <w:lang w:eastAsia="en-CA"/>
              </w:rPr>
            </w:pPr>
            <w:r w:rsidRPr="005C7265">
              <w:rPr>
                <w:rFonts w:asciiTheme="minorHAnsi" w:hAnsiTheme="minorHAnsi"/>
                <w:color w:val="auto"/>
                <w:sz w:val="22"/>
                <w:szCs w:val="22"/>
                <w:lang w:eastAsia="en-CA"/>
              </w:rPr>
              <w:t xml:space="preserve">Close </w:t>
            </w:r>
            <w:r w:rsidRPr="005C7265">
              <w:rPr>
                <w:rFonts w:asciiTheme="minorHAnsi" w:eastAsia="Times New Roman" w:hAnsiTheme="minorHAnsi" w:cs="Calibri"/>
                <w:color w:val="auto"/>
                <w:sz w:val="22"/>
                <w:szCs w:val="22"/>
                <w:lang w:eastAsia="en-CA"/>
              </w:rPr>
              <w:t>Leaves</w:t>
            </w:r>
          </w:p>
        </w:tc>
      </w:tr>
      <w:tr w:rsidR="003D6144" w14:paraId="799CB786"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77FC22D"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3B48F99C" w14:textId="77777777" w:rsidR="003D6144" w:rsidRPr="005C7265" w:rsidRDefault="003D6144" w:rsidP="009E5AA0">
            <w:pPr>
              <w:spacing w:before="60" w:after="60" w:line="240" w:lineRule="auto"/>
              <w:ind w:left="0"/>
              <w:rPr>
                <w:rFonts w:asciiTheme="minorHAnsi" w:hAnsiTheme="minorHAnsi"/>
                <w:sz w:val="22"/>
                <w:szCs w:val="22"/>
                <w:lang w:eastAsia="en-CA"/>
              </w:rPr>
            </w:pPr>
            <w:r w:rsidRPr="005C7265">
              <w:rPr>
                <w:rFonts w:asciiTheme="minorHAnsi" w:hAnsiTheme="minorHAnsi"/>
                <w:sz w:val="22"/>
                <w:szCs w:val="22"/>
                <w:lang w:eastAsia="en-CA"/>
              </w:rPr>
              <w:t>Complete Member Error</w:t>
            </w:r>
          </w:p>
        </w:tc>
      </w:tr>
      <w:tr w:rsidR="003D6144" w14:paraId="4D3C66B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C39986D"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899541C" w14:textId="77777777" w:rsidR="003D6144" w:rsidRPr="005C7265" w:rsidRDefault="003D6144" w:rsidP="009E5AA0">
            <w:pPr>
              <w:spacing w:before="60" w:after="60" w:line="240" w:lineRule="auto"/>
              <w:ind w:left="0"/>
              <w:rPr>
                <w:rFonts w:asciiTheme="minorHAnsi" w:eastAsia="Times New Roman" w:hAnsiTheme="minorHAnsi" w:cs="Calibri"/>
                <w:color w:val="auto"/>
                <w:sz w:val="22"/>
                <w:szCs w:val="22"/>
                <w:lang w:eastAsia="en-CA"/>
              </w:rPr>
            </w:pPr>
            <w:r w:rsidRPr="005C7265">
              <w:rPr>
                <w:rFonts w:asciiTheme="minorHAnsi" w:hAnsiTheme="minorHAnsi"/>
                <w:sz w:val="22"/>
                <w:szCs w:val="22"/>
                <w:lang w:eastAsia="en-CA"/>
              </w:rPr>
              <w:t>Public</w:t>
            </w:r>
          </w:p>
        </w:tc>
      </w:tr>
      <w:tr w:rsidR="003D6144" w:rsidRPr="00A61AB1" w14:paraId="126789D5"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3DBC06"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862EC79"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6616C3EF" w14:textId="77777777" w:rsidR="003D6144" w:rsidRPr="005C7265" w:rsidRDefault="003D6144" w:rsidP="009E5AA0">
            <w:pPr>
              <w:ind w:left="0"/>
              <w:rPr>
                <w:rFonts w:asciiTheme="minorHAnsi" w:hAnsiTheme="minorHAnsi"/>
                <w:sz w:val="22"/>
                <w:szCs w:val="22"/>
                <w:lang w:val="en-US" w:eastAsia="en-CA"/>
              </w:rPr>
            </w:pPr>
            <w:r w:rsidRPr="005C7265">
              <w:rPr>
                <w:rFonts w:asciiTheme="minorHAnsi" w:hAnsiTheme="minorHAnsi"/>
                <w:sz w:val="22"/>
                <w:szCs w:val="22"/>
                <w:lang w:eastAsia="en-CA"/>
              </w:rPr>
              <w:t>Specific validation to ensure there is an opened break on file.</w:t>
            </w:r>
          </w:p>
        </w:tc>
      </w:tr>
      <w:tr w:rsidR="003D6144" w:rsidRPr="009151F9" w14:paraId="4E70A2A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91F7A56"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7A4F36F" w14:textId="77777777" w:rsidR="003D6144" w:rsidRPr="005C7265" w:rsidRDefault="003D6144" w:rsidP="009E5AA0">
            <w:pPr>
              <w:ind w:left="0"/>
              <w:rPr>
                <w:rFonts w:asciiTheme="minorHAnsi" w:hAnsiTheme="minorHAnsi"/>
                <w:sz w:val="22"/>
                <w:szCs w:val="22"/>
                <w:lang w:eastAsia="en-CA"/>
              </w:rPr>
            </w:pPr>
            <w:r w:rsidRPr="005C7265">
              <w:rPr>
                <w:rFonts w:asciiTheme="minorHAnsi" w:hAnsiTheme="minorHAnsi"/>
                <w:sz w:val="22"/>
                <w:szCs w:val="22"/>
                <w:lang w:eastAsia="en-CA"/>
              </w:rPr>
              <w:t>Reject the member in the input file if :</w:t>
            </w:r>
          </w:p>
          <w:p w14:paraId="0643ABFA" w14:textId="3B2B18B6" w:rsidR="00E66A0C" w:rsidRPr="00E66A0C" w:rsidRDefault="00E66A0C" w:rsidP="00E66A0C">
            <w:pPr>
              <w:ind w:left="742"/>
              <w:rPr>
                <w:rFonts w:asciiTheme="minorHAnsi" w:hAnsiTheme="minorHAnsi"/>
                <w:sz w:val="22"/>
                <w:szCs w:val="22"/>
                <w:lang w:eastAsia="en-CA"/>
              </w:rPr>
            </w:pPr>
            <w:r w:rsidRPr="00E66A0C">
              <w:rPr>
                <w:rFonts w:asciiTheme="minorHAnsi" w:hAnsiTheme="minorHAnsi"/>
                <w:sz w:val="22"/>
                <w:szCs w:val="22"/>
                <w:lang w:eastAsia="en-CA"/>
              </w:rPr>
              <w:t>Ariel.Employment = File</w:t>
            </w:r>
            <w:r w:rsidR="00E02EF1">
              <w:rPr>
                <w:rFonts w:asciiTheme="minorHAnsi" w:hAnsiTheme="minorHAnsi"/>
                <w:sz w:val="22"/>
                <w:szCs w:val="22"/>
                <w:lang w:eastAsia="en-CA"/>
              </w:rPr>
              <w:t>.</w:t>
            </w:r>
            <w:r w:rsidRPr="00E66A0C">
              <w:rPr>
                <w:rFonts w:asciiTheme="minorHAnsi" w:hAnsiTheme="minorHAnsi"/>
                <w:sz w:val="22"/>
                <w:szCs w:val="22"/>
                <w:lang w:eastAsia="en-CA"/>
              </w:rPr>
              <w:t>Derived.Employment</w:t>
            </w:r>
          </w:p>
          <w:p w14:paraId="79E9C05A" w14:textId="6D2955CF" w:rsidR="00E66A0C" w:rsidRDefault="00E66A0C" w:rsidP="00E66A0C">
            <w:pPr>
              <w:ind w:left="742"/>
              <w:rPr>
                <w:rFonts w:asciiTheme="minorHAnsi" w:hAnsiTheme="minorHAnsi"/>
                <w:sz w:val="22"/>
                <w:szCs w:val="22"/>
                <w:lang w:eastAsia="en-CA"/>
              </w:rPr>
            </w:pPr>
            <w:r w:rsidRPr="00E66A0C">
              <w:rPr>
                <w:rFonts w:asciiTheme="minorHAnsi" w:hAnsiTheme="minorHAnsi"/>
                <w:sz w:val="22"/>
                <w:szCs w:val="22"/>
                <w:lang w:eastAsia="en-CA"/>
              </w:rPr>
              <w:t>And</w:t>
            </w:r>
          </w:p>
          <w:p w14:paraId="4E1BBA05" w14:textId="6DA1F966" w:rsidR="003D6144" w:rsidRPr="003D6144" w:rsidRDefault="003D6144" w:rsidP="009E5AA0">
            <w:pPr>
              <w:ind w:left="742"/>
              <w:rPr>
                <w:rFonts w:asciiTheme="minorHAnsi" w:hAnsiTheme="minorHAnsi"/>
                <w:sz w:val="22"/>
                <w:szCs w:val="22"/>
                <w:lang w:val="en-US" w:eastAsia="en-CA"/>
              </w:rPr>
            </w:pPr>
            <w:r w:rsidRPr="005C7265">
              <w:rPr>
                <w:rFonts w:asciiTheme="minorHAnsi" w:hAnsiTheme="minorHAnsi"/>
                <w:sz w:val="22"/>
                <w:szCs w:val="22"/>
                <w:lang w:eastAsia="en-CA"/>
              </w:rPr>
              <w:t>Ariel.</w:t>
            </w:r>
            <w:r>
              <w:rPr>
                <w:rFonts w:asciiTheme="minorHAnsi" w:hAnsiTheme="minorHAnsi"/>
                <w:sz w:val="22"/>
                <w:szCs w:val="22"/>
                <w:lang w:eastAsia="en-CA"/>
              </w:rPr>
              <w:t>Leave</w:t>
            </w:r>
            <w:r w:rsidRPr="005C7265">
              <w:rPr>
                <w:rFonts w:asciiTheme="minorHAnsi" w:hAnsiTheme="minorHAnsi"/>
                <w:sz w:val="22"/>
                <w:szCs w:val="22"/>
                <w:lang w:eastAsia="en-CA"/>
              </w:rPr>
              <w:t xml:space="preserve">EndDate  &lt;&gt; </w:t>
            </w:r>
            <w:r w:rsidRPr="003D6144">
              <w:rPr>
                <w:rFonts w:asciiTheme="minorHAnsi" w:hAnsiTheme="minorHAnsi"/>
                <w:sz w:val="22"/>
                <w:szCs w:val="22"/>
                <w:lang w:val="en-US" w:eastAsia="en-CA"/>
              </w:rPr>
              <w:t>2200-12-31</w:t>
            </w:r>
          </w:p>
          <w:p w14:paraId="18BC43B6" w14:textId="06AC3E62" w:rsidR="003D6144" w:rsidRDefault="003D6144" w:rsidP="009E5AA0">
            <w:pPr>
              <w:ind w:left="0"/>
              <w:rPr>
                <w:rFonts w:asciiTheme="minorHAnsi" w:hAnsiTheme="minorHAnsi"/>
                <w:sz w:val="22"/>
                <w:szCs w:val="22"/>
                <w:lang w:eastAsia="en-CA"/>
              </w:rPr>
            </w:pPr>
            <w:r w:rsidRPr="003953C1">
              <w:rPr>
                <w:rFonts w:asciiTheme="minorHAnsi" w:hAnsiTheme="minorHAnsi"/>
                <w:sz w:val="22"/>
                <w:szCs w:val="22"/>
                <w:lang w:eastAsia="en-CA"/>
              </w:rPr>
              <w:t xml:space="preserve">Note : </w:t>
            </w:r>
            <w:r>
              <w:rPr>
                <w:rFonts w:asciiTheme="minorHAnsi" w:hAnsiTheme="minorHAnsi"/>
                <w:sz w:val="22"/>
                <w:szCs w:val="22"/>
                <w:lang w:eastAsia="en-CA"/>
              </w:rPr>
              <w:t>The l</w:t>
            </w:r>
            <w:r w:rsidRPr="003953C1">
              <w:rPr>
                <w:rFonts w:asciiTheme="minorHAnsi" w:hAnsiTheme="minorHAnsi"/>
                <w:sz w:val="22"/>
                <w:szCs w:val="22"/>
                <w:lang w:eastAsia="en-CA"/>
              </w:rPr>
              <w:t>eave type</w:t>
            </w:r>
            <w:r>
              <w:rPr>
                <w:rFonts w:asciiTheme="minorHAnsi" w:hAnsiTheme="minorHAnsi"/>
                <w:sz w:val="22"/>
                <w:szCs w:val="22"/>
                <w:lang w:eastAsia="en-CA"/>
              </w:rPr>
              <w:t>s</w:t>
            </w:r>
            <w:r w:rsidRPr="003953C1">
              <w:rPr>
                <w:rFonts w:asciiTheme="minorHAnsi" w:hAnsiTheme="minorHAnsi"/>
                <w:sz w:val="22"/>
                <w:szCs w:val="22"/>
                <w:lang w:eastAsia="en-CA"/>
              </w:rPr>
              <w:t xml:space="preserve"> considered as to be opened </w:t>
            </w:r>
            <w:r>
              <w:rPr>
                <w:rFonts w:asciiTheme="minorHAnsi" w:hAnsiTheme="minorHAnsi"/>
                <w:sz w:val="22"/>
                <w:szCs w:val="22"/>
                <w:lang w:eastAsia="en-CA"/>
              </w:rPr>
              <w:t>should have</w:t>
            </w:r>
            <w:r w:rsidRPr="003953C1">
              <w:rPr>
                <w:rFonts w:asciiTheme="minorHAnsi" w:hAnsiTheme="minorHAnsi"/>
                <w:sz w:val="22"/>
                <w:szCs w:val="22"/>
                <w:lang w:eastAsia="en-CA"/>
              </w:rPr>
              <w:t xml:space="preserve"> the following </w:t>
            </w:r>
            <w:r>
              <w:rPr>
                <w:rFonts w:asciiTheme="minorHAnsi" w:hAnsiTheme="minorHAnsi"/>
                <w:sz w:val="22"/>
                <w:szCs w:val="22"/>
                <w:lang w:eastAsia="en-CA"/>
              </w:rPr>
              <w:t xml:space="preserve">codes </w:t>
            </w:r>
            <w:r w:rsidRPr="003953C1">
              <w:rPr>
                <w:rFonts w:asciiTheme="minorHAnsi" w:hAnsiTheme="minorHAnsi"/>
                <w:sz w:val="22"/>
                <w:szCs w:val="22"/>
                <w:lang w:eastAsia="en-CA"/>
              </w:rPr>
              <w:t>NCH; NCF; NCP; NCS; NCR; NCE; NCO; NCU; LTD; NCD</w:t>
            </w:r>
            <w:r w:rsidR="002965B0">
              <w:rPr>
                <w:rFonts w:asciiTheme="minorHAnsi" w:hAnsiTheme="minorHAnsi"/>
                <w:sz w:val="22"/>
                <w:szCs w:val="22"/>
                <w:lang w:eastAsia="en-CA"/>
              </w:rPr>
              <w:t>; NCM</w:t>
            </w:r>
            <w:r w:rsidRPr="003953C1">
              <w:rPr>
                <w:rFonts w:asciiTheme="minorHAnsi" w:hAnsiTheme="minorHAnsi"/>
                <w:sz w:val="22"/>
                <w:szCs w:val="22"/>
                <w:lang w:eastAsia="en-CA"/>
              </w:rPr>
              <w:t>.</w:t>
            </w:r>
          </w:p>
          <w:p w14:paraId="097E5431" w14:textId="77777777" w:rsidR="003D6144" w:rsidRPr="003953C1" w:rsidRDefault="003D6144" w:rsidP="009E5AA0">
            <w:pPr>
              <w:ind w:left="0"/>
              <w:rPr>
                <w:rFonts w:asciiTheme="minorHAnsi" w:hAnsiTheme="minorHAnsi"/>
                <w:sz w:val="22"/>
                <w:szCs w:val="22"/>
                <w:lang w:eastAsia="en-CA"/>
              </w:rPr>
            </w:pPr>
          </w:p>
        </w:tc>
      </w:tr>
      <w:tr w:rsidR="003D6144" w:rsidRPr="00A61AB1" w14:paraId="1009A48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21DE6F8"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6032984D" w14:textId="77777777" w:rsidR="003D6144" w:rsidRPr="005C7265" w:rsidRDefault="003D6144" w:rsidP="009E5AA0">
            <w:pPr>
              <w:pStyle w:val="NormalWeb"/>
              <w:spacing w:line="276" w:lineRule="auto"/>
              <w:rPr>
                <w:rFonts w:asciiTheme="minorHAnsi" w:hAnsiTheme="minorHAnsi"/>
                <w:color w:val="000000"/>
                <w:sz w:val="22"/>
                <w:szCs w:val="22"/>
                <w:lang w:val="en-CA"/>
              </w:rPr>
            </w:pPr>
            <w:r w:rsidRPr="005C7265">
              <w:rPr>
                <w:rFonts w:asciiTheme="minorHAnsi" w:hAnsiTheme="minorHAnsi"/>
                <w:color w:val="000000"/>
                <w:sz w:val="22"/>
                <w:szCs w:val="22"/>
                <w:lang w:val="en-CA"/>
              </w:rPr>
              <w:t>N/A</w:t>
            </w:r>
          </w:p>
        </w:tc>
      </w:tr>
      <w:tr w:rsidR="003D6144" w:rsidRPr="00A61AB1" w14:paraId="531C1E2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CF8BD3B"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4D806E81" w14:textId="77777777" w:rsidR="003D6144" w:rsidRPr="005C7265" w:rsidRDefault="003D6144" w:rsidP="009E5AA0">
            <w:pPr>
              <w:spacing w:before="60" w:after="60"/>
              <w:ind w:left="0"/>
              <w:rPr>
                <w:rFonts w:asciiTheme="minorHAnsi" w:hAnsiTheme="minorHAnsi"/>
                <w:sz w:val="22"/>
                <w:szCs w:val="22"/>
              </w:rPr>
            </w:pPr>
            <w:r w:rsidRPr="005C7265">
              <w:rPr>
                <w:rFonts w:asciiTheme="minorHAnsi" w:hAnsiTheme="minorHAnsi"/>
                <w:sz w:val="22"/>
                <w:szCs w:val="22"/>
              </w:rPr>
              <w:t>There is no opened break on file for this member. Please review member profile and add a new break if needed.</w:t>
            </w:r>
          </w:p>
        </w:tc>
      </w:tr>
      <w:tr w:rsidR="003D6144" w:rsidRPr="00A61AB1" w14:paraId="5CEF404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8BECA50"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4A6445B7"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3D351A1" w14:textId="133B902F" w:rsidR="003D6144" w:rsidRPr="005C7265" w:rsidRDefault="00EB5105" w:rsidP="009E5AA0">
            <w:pPr>
              <w:spacing w:before="60" w:after="60"/>
              <w:ind w:left="0"/>
              <w:rPr>
                <w:rFonts w:asciiTheme="minorHAnsi" w:hAnsiTheme="minorHAnsi"/>
                <w:sz w:val="22"/>
                <w:szCs w:val="22"/>
              </w:rPr>
            </w:pPr>
            <w:r w:rsidRPr="00EB5105">
              <w:rPr>
                <w:rFonts w:asciiTheme="minorHAnsi" w:hAnsiTheme="minorHAnsi"/>
                <w:sz w:val="22"/>
                <w:szCs w:val="22"/>
              </w:rPr>
              <w:t xml:space="preserve">There is no available leave to end for this member. </w:t>
            </w:r>
            <w:r w:rsidR="0038746B" w:rsidRPr="0038746B">
              <w:rPr>
                <w:rFonts w:asciiTheme="minorHAnsi" w:hAnsiTheme="minorHAnsi"/>
                <w:sz w:val="22"/>
                <w:szCs w:val="22"/>
              </w:rPr>
              <w:t>Please review the member profile for reported leaves.</w:t>
            </w:r>
          </w:p>
        </w:tc>
      </w:tr>
      <w:tr w:rsidR="003D6144" w:rsidRPr="0085712F" w14:paraId="1380A69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1823691" w14:textId="77777777" w:rsidR="003D6144" w:rsidRPr="0085712F" w:rsidRDefault="003D6144"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5B7430CA" w14:textId="77777777" w:rsidR="003D6144" w:rsidRPr="005C7265" w:rsidRDefault="003D6144" w:rsidP="009E5AA0">
            <w:pPr>
              <w:ind w:left="0"/>
              <w:rPr>
                <w:rFonts w:asciiTheme="minorHAnsi" w:hAnsiTheme="minorHAnsi" w:cs="Calibri"/>
                <w:color w:val="auto"/>
                <w:sz w:val="22"/>
                <w:szCs w:val="22"/>
              </w:rPr>
            </w:pPr>
            <w:r w:rsidRPr="005C7265">
              <w:rPr>
                <w:rFonts w:asciiTheme="minorHAnsi" w:hAnsiTheme="minorHAnsi"/>
                <w:sz w:val="22"/>
                <w:szCs w:val="22"/>
              </w:rPr>
              <w:t>N/A</w:t>
            </w:r>
          </w:p>
        </w:tc>
      </w:tr>
      <w:tr w:rsidR="003D6144" w:rsidRPr="0085712F" w14:paraId="64914EFA"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9842707" w14:textId="77777777" w:rsidR="003D6144" w:rsidRPr="0085712F" w:rsidRDefault="003D6144"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6DDA2383" w14:textId="77777777" w:rsidR="003D6144" w:rsidRPr="005C7265" w:rsidRDefault="003D6144" w:rsidP="009E5AA0">
            <w:pPr>
              <w:spacing w:before="60" w:after="60" w:line="240" w:lineRule="auto"/>
              <w:ind w:left="0"/>
              <w:rPr>
                <w:rFonts w:asciiTheme="minorHAnsi" w:hAnsiTheme="minorHAnsi"/>
                <w:sz w:val="22"/>
                <w:szCs w:val="22"/>
                <w:lang w:eastAsia="en-CA"/>
              </w:rPr>
            </w:pPr>
            <w:r w:rsidRPr="005C7265">
              <w:rPr>
                <w:rFonts w:asciiTheme="minorHAnsi" w:hAnsiTheme="minorHAnsi"/>
                <w:sz w:val="22"/>
                <w:szCs w:val="22"/>
              </w:rPr>
              <w:t>N/A</w:t>
            </w:r>
          </w:p>
        </w:tc>
      </w:tr>
      <w:tr w:rsidR="003D6144" w:rsidRPr="0085712F" w14:paraId="5DA6850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58FA65C"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2EDF395" w14:textId="77777777" w:rsidR="003D6144" w:rsidRPr="005C7265" w:rsidRDefault="003D6144" w:rsidP="009E5AA0">
            <w:pPr>
              <w:spacing w:before="60" w:after="60" w:line="240" w:lineRule="auto"/>
              <w:ind w:left="0"/>
              <w:rPr>
                <w:rFonts w:asciiTheme="minorHAnsi" w:hAnsiTheme="minorHAnsi"/>
                <w:sz w:val="22"/>
                <w:szCs w:val="22"/>
                <w:lang w:eastAsia="en-CA"/>
              </w:rPr>
            </w:pPr>
          </w:p>
        </w:tc>
      </w:tr>
      <w:tr w:rsidR="003D6144" w:rsidRPr="0085712F" w14:paraId="584EA37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8494417"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0DC60033" w14:textId="77777777" w:rsidR="003D6144" w:rsidRPr="0085712F" w:rsidRDefault="003D6144"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4EDA131D" w14:textId="6CD793FC" w:rsidR="002965B0" w:rsidRDefault="002965B0" w:rsidP="006F7DA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20180803:</w:t>
            </w:r>
          </w:p>
          <w:p w14:paraId="2555152C" w14:textId="3E315544" w:rsidR="002965B0" w:rsidRPr="002965B0" w:rsidRDefault="002965B0" w:rsidP="002965B0">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Updated Portal Message and applicable leave types.</w:t>
            </w:r>
          </w:p>
          <w:p w14:paraId="2D455E87" w14:textId="4EDEA7D9" w:rsidR="006F7DA5" w:rsidRDefault="006F7DA5" w:rsidP="006F7DA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20180802:</w:t>
            </w:r>
          </w:p>
          <w:p w14:paraId="594822D4" w14:textId="77777777" w:rsidR="006F7DA5" w:rsidRPr="006F7DA5" w:rsidRDefault="006F7DA5" w:rsidP="006F7DA5">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Updated applicable leave types</w:t>
            </w:r>
            <w:r w:rsidRPr="006F7DA5">
              <w:rPr>
                <w:rFonts w:asciiTheme="minorHAnsi" w:hAnsiTheme="minorHAnsi"/>
                <w:sz w:val="22"/>
                <w:szCs w:val="22"/>
                <w:lang w:eastAsia="en-CA"/>
              </w:rPr>
              <w:t>.</w:t>
            </w:r>
          </w:p>
          <w:p w14:paraId="00024FD7" w14:textId="52C760A1" w:rsidR="003D6144" w:rsidRPr="005C7265" w:rsidRDefault="003D6144" w:rsidP="009E5AA0">
            <w:pPr>
              <w:spacing w:before="60" w:after="60" w:line="240" w:lineRule="auto"/>
              <w:ind w:left="0"/>
              <w:rPr>
                <w:rFonts w:asciiTheme="minorHAnsi" w:hAnsiTheme="minorHAnsi"/>
                <w:sz w:val="22"/>
                <w:szCs w:val="22"/>
                <w:lang w:eastAsia="en-CA"/>
              </w:rPr>
            </w:pPr>
            <w:r w:rsidRPr="005C7265">
              <w:rPr>
                <w:rFonts w:asciiTheme="minorHAnsi" w:hAnsiTheme="minorHAnsi"/>
                <w:sz w:val="22"/>
                <w:szCs w:val="22"/>
                <w:lang w:eastAsia="en-CA"/>
              </w:rPr>
              <w:t>YKN 20180717:</w:t>
            </w:r>
          </w:p>
          <w:p w14:paraId="73BD9E21" w14:textId="77777777" w:rsidR="003D6144" w:rsidRPr="005C7265" w:rsidRDefault="003D6144" w:rsidP="003D6144">
            <w:pPr>
              <w:pStyle w:val="ListParagraph"/>
              <w:numPr>
                <w:ilvl w:val="0"/>
                <w:numId w:val="8"/>
              </w:numPr>
              <w:spacing w:before="60" w:after="60" w:line="240" w:lineRule="auto"/>
              <w:rPr>
                <w:rFonts w:asciiTheme="minorHAnsi" w:hAnsiTheme="minorHAnsi"/>
                <w:sz w:val="22"/>
                <w:szCs w:val="22"/>
                <w:lang w:eastAsia="en-CA"/>
              </w:rPr>
            </w:pPr>
            <w:r w:rsidRPr="005C7265">
              <w:rPr>
                <w:rFonts w:asciiTheme="minorHAnsi" w:hAnsiTheme="minorHAnsi"/>
                <w:sz w:val="22"/>
                <w:szCs w:val="22"/>
                <w:lang w:eastAsia="en-CA"/>
              </w:rPr>
              <w:t>New validation for R17.</w:t>
            </w:r>
          </w:p>
          <w:p w14:paraId="4C684C94" w14:textId="77777777" w:rsidR="003D6144" w:rsidRPr="005C7265" w:rsidRDefault="003D6144" w:rsidP="009E5AA0">
            <w:pPr>
              <w:spacing w:before="60" w:after="60" w:line="240" w:lineRule="auto"/>
              <w:ind w:left="0"/>
              <w:rPr>
                <w:rFonts w:asciiTheme="minorHAnsi" w:hAnsiTheme="minorHAnsi"/>
                <w:sz w:val="22"/>
                <w:szCs w:val="22"/>
                <w:lang w:eastAsia="en-CA"/>
              </w:rPr>
            </w:pPr>
          </w:p>
        </w:tc>
      </w:tr>
    </w:tbl>
    <w:p w14:paraId="5BE1833D" w14:textId="77777777" w:rsidR="003D6144" w:rsidRDefault="003D6144" w:rsidP="003D6144">
      <w:pPr>
        <w:spacing w:before="0" w:after="0" w:line="240" w:lineRule="auto"/>
        <w:ind w:left="0"/>
        <w:rPr>
          <w:lang w:val="en-US"/>
        </w:rPr>
      </w:pPr>
    </w:p>
    <w:p w14:paraId="36792060" w14:textId="0A0C7D16" w:rsidR="003D6144" w:rsidRDefault="003D6144">
      <w:pPr>
        <w:spacing w:before="0" w:after="0" w:line="240" w:lineRule="auto"/>
        <w:ind w:left="0"/>
      </w:pPr>
    </w:p>
    <w:p w14:paraId="5A8635B5" w14:textId="4C13561A" w:rsidR="003D6144" w:rsidRPr="00FC5F08" w:rsidRDefault="003D6144" w:rsidP="003D6144">
      <w:pPr>
        <w:pStyle w:val="Heading3"/>
      </w:pPr>
      <w:r w:rsidRPr="006B06A8">
        <w:t xml:space="preserve">Validation – </w:t>
      </w:r>
      <w:r>
        <w:t xml:space="preserve">File </w:t>
      </w:r>
      <w:r w:rsidRPr="005354C8">
        <w:t>Leave</w:t>
      </w:r>
      <w:r>
        <w:t xml:space="preserve"> </w:t>
      </w:r>
      <w:r w:rsidRPr="005354C8">
        <w:t>End</w:t>
      </w:r>
      <w:r>
        <w:t xml:space="preserve"> </w:t>
      </w:r>
      <w:r w:rsidRPr="005354C8">
        <w:t>Date</w:t>
      </w:r>
      <w:r>
        <w:t xml:space="preserve"> Before </w:t>
      </w:r>
      <w:r>
        <w:rPr>
          <w:lang w:val="en-US"/>
        </w:rPr>
        <w:t xml:space="preserve">Ariel </w:t>
      </w:r>
      <w:r>
        <w:t>Leave Start Date</w:t>
      </w:r>
    </w:p>
    <w:p w14:paraId="69C74861" w14:textId="77777777" w:rsidR="003D6144" w:rsidRPr="006B06A8" w:rsidRDefault="003D6144" w:rsidP="003D6144">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3D6144" w14:paraId="56F9C5E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D309319"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6B87E219" w14:textId="74B9D4B5" w:rsidR="003D6144" w:rsidRPr="000862E2" w:rsidRDefault="003D6144" w:rsidP="00874751">
            <w:pPr>
              <w:pStyle w:val="Heading1"/>
            </w:pPr>
            <w:bookmarkStart w:id="796" w:name="_Toc43372971"/>
            <w:r>
              <w:rPr>
                <w:rFonts w:cs="Calibri"/>
              </w:rPr>
              <w:t>B222_</w:t>
            </w:r>
            <w:r>
              <w:rPr>
                <w:lang w:val="en-US"/>
              </w:rPr>
              <w:t xml:space="preserve"> </w:t>
            </w:r>
            <w:r>
              <w:t>File</w:t>
            </w:r>
            <w:r w:rsidRPr="005354C8">
              <w:t>LeaveEndDate</w:t>
            </w:r>
            <w:r>
              <w:t>_Before</w:t>
            </w:r>
            <w:r>
              <w:rPr>
                <w:lang w:val="en-US"/>
              </w:rPr>
              <w:t>_Ariel</w:t>
            </w:r>
            <w:r>
              <w:t>LeaveStartDate</w:t>
            </w:r>
            <w:bookmarkEnd w:id="796"/>
          </w:p>
        </w:tc>
      </w:tr>
      <w:tr w:rsidR="003D6144" w14:paraId="67C55D82"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72918B0"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0EA4EA83" w14:textId="77777777" w:rsidR="003D6144" w:rsidRPr="000862E2" w:rsidRDefault="003D6144"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5608</w:t>
            </w:r>
          </w:p>
        </w:tc>
      </w:tr>
      <w:tr w:rsidR="003D6144" w14:paraId="33B3285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9A12DBA"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576408D1" w14:textId="77777777" w:rsidR="003D6144" w:rsidRDefault="003D6144"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3D6144" w14:paraId="45A3E63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7B20944F"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2BE685B3" w14:textId="77777777" w:rsidR="003D6144" w:rsidRPr="00B464B9" w:rsidRDefault="003D6144"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256CC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3D6144" w14:paraId="647DA0D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BC2A830"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35BB10BB" w14:textId="77777777" w:rsidR="003D6144" w:rsidRPr="009675FB" w:rsidRDefault="003D6144" w:rsidP="009E5AA0">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 xml:space="preserve">Close </w:t>
            </w:r>
            <w:r>
              <w:rPr>
                <w:rFonts w:asciiTheme="minorHAnsi" w:eastAsia="Times New Roman" w:hAnsiTheme="minorHAnsi" w:cs="Calibri"/>
                <w:color w:val="auto"/>
                <w:sz w:val="22"/>
                <w:szCs w:val="22"/>
                <w:lang w:eastAsia="en-CA"/>
              </w:rPr>
              <w:t>Leaves</w:t>
            </w:r>
          </w:p>
        </w:tc>
      </w:tr>
      <w:tr w:rsidR="003D6144" w14:paraId="15D4021F"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2910A56"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51466D18" w14:textId="77777777" w:rsidR="003D6144" w:rsidRDefault="003D6144"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3D6144" w14:paraId="07A6B3D9"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1620EEC"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9E314EE" w14:textId="77777777" w:rsidR="003D6144" w:rsidRPr="00B464B9" w:rsidRDefault="003D6144" w:rsidP="009E5AA0">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3D6144" w:rsidRPr="00A61AB1" w14:paraId="0AF13BFE"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14E5274"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54BDFA54"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173943F8" w14:textId="77777777" w:rsidR="003D6144" w:rsidRPr="00C301FC" w:rsidRDefault="003D6144" w:rsidP="009E5AA0">
            <w:pPr>
              <w:ind w:left="0"/>
              <w:rPr>
                <w:rFonts w:asciiTheme="minorHAnsi" w:hAnsiTheme="minorHAnsi"/>
                <w:sz w:val="22"/>
                <w:szCs w:val="22"/>
                <w:lang w:val="en-US" w:eastAsia="en-CA"/>
              </w:rPr>
            </w:pPr>
            <w:r w:rsidRPr="009151F9">
              <w:rPr>
                <w:rFonts w:asciiTheme="minorHAnsi" w:hAnsiTheme="minorHAnsi"/>
                <w:sz w:val="22"/>
                <w:szCs w:val="22"/>
                <w:lang w:eastAsia="en-CA"/>
              </w:rPr>
              <w:t xml:space="preserve">Specific validation to </w:t>
            </w:r>
            <w:r>
              <w:rPr>
                <w:rFonts w:asciiTheme="minorHAnsi" w:hAnsiTheme="minorHAnsi"/>
                <w:sz w:val="22"/>
                <w:szCs w:val="22"/>
                <w:lang w:eastAsia="en-CA"/>
              </w:rPr>
              <w:t>ensure t</w:t>
            </w:r>
            <w:r w:rsidRPr="007973B9">
              <w:rPr>
                <w:rFonts w:asciiTheme="minorHAnsi" w:hAnsiTheme="minorHAnsi"/>
                <w:sz w:val="22"/>
                <w:szCs w:val="22"/>
                <w:lang w:eastAsia="en-CA"/>
              </w:rPr>
              <w:t xml:space="preserve">he Leave End Date is </w:t>
            </w:r>
            <w:r>
              <w:rPr>
                <w:rFonts w:asciiTheme="minorHAnsi" w:hAnsiTheme="minorHAnsi"/>
                <w:sz w:val="22"/>
                <w:szCs w:val="22"/>
                <w:lang w:eastAsia="en-CA"/>
              </w:rPr>
              <w:t>after the</w:t>
            </w:r>
            <w:r w:rsidRPr="007973B9">
              <w:rPr>
                <w:rFonts w:asciiTheme="minorHAnsi" w:hAnsiTheme="minorHAnsi"/>
                <w:sz w:val="22"/>
                <w:szCs w:val="22"/>
                <w:lang w:eastAsia="en-CA"/>
              </w:rPr>
              <w:t xml:space="preserve"> Leave Start Date</w:t>
            </w:r>
            <w:r>
              <w:rPr>
                <w:rFonts w:asciiTheme="minorHAnsi" w:hAnsiTheme="minorHAnsi"/>
                <w:sz w:val="22"/>
                <w:szCs w:val="22"/>
                <w:lang w:eastAsia="en-CA"/>
              </w:rPr>
              <w:t>.</w:t>
            </w:r>
          </w:p>
        </w:tc>
      </w:tr>
      <w:tr w:rsidR="003D6144" w:rsidRPr="009151F9" w14:paraId="78FDD988"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39729E8"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392F90AF" w14:textId="77777777" w:rsidR="003D6144" w:rsidRDefault="003D6144" w:rsidP="009E5AA0">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31DC8CAA" w14:textId="77777777" w:rsidR="00E66A0C" w:rsidRPr="00E66A0C" w:rsidRDefault="00E66A0C" w:rsidP="00E66A0C">
            <w:pPr>
              <w:ind w:left="742"/>
              <w:rPr>
                <w:rFonts w:asciiTheme="minorHAnsi" w:hAnsiTheme="minorHAnsi"/>
                <w:sz w:val="22"/>
                <w:szCs w:val="22"/>
                <w:lang w:eastAsia="en-CA"/>
              </w:rPr>
            </w:pPr>
            <w:r w:rsidRPr="00E66A0C">
              <w:rPr>
                <w:rFonts w:asciiTheme="minorHAnsi" w:hAnsiTheme="minorHAnsi"/>
                <w:sz w:val="22"/>
                <w:szCs w:val="22"/>
                <w:lang w:eastAsia="en-CA"/>
              </w:rPr>
              <w:t>Ariel.Employment = FileDerived.Employment</w:t>
            </w:r>
          </w:p>
          <w:p w14:paraId="0349637E" w14:textId="750D1E23" w:rsidR="00E66A0C" w:rsidRDefault="00E66A0C" w:rsidP="00E66A0C">
            <w:pPr>
              <w:ind w:left="742"/>
              <w:rPr>
                <w:rFonts w:asciiTheme="minorHAnsi" w:hAnsiTheme="minorHAnsi"/>
                <w:sz w:val="22"/>
                <w:szCs w:val="22"/>
                <w:lang w:eastAsia="en-CA"/>
              </w:rPr>
            </w:pPr>
            <w:r w:rsidRPr="00E66A0C">
              <w:rPr>
                <w:rFonts w:asciiTheme="minorHAnsi" w:hAnsiTheme="minorHAnsi"/>
                <w:sz w:val="22"/>
                <w:szCs w:val="22"/>
                <w:lang w:eastAsia="en-CA"/>
              </w:rPr>
              <w:t>And</w:t>
            </w:r>
          </w:p>
          <w:p w14:paraId="70CE5686" w14:textId="531C6487" w:rsidR="003D6144" w:rsidRPr="007973B9" w:rsidRDefault="003D6144" w:rsidP="009E5AA0">
            <w:pPr>
              <w:ind w:left="742"/>
              <w:rPr>
                <w:rFonts w:asciiTheme="minorHAnsi" w:hAnsiTheme="minorHAnsi"/>
                <w:sz w:val="22"/>
                <w:szCs w:val="22"/>
                <w:lang w:eastAsia="en-CA"/>
              </w:rPr>
            </w:pPr>
            <w:r w:rsidRPr="007973B9">
              <w:rPr>
                <w:rFonts w:asciiTheme="minorHAnsi" w:hAnsiTheme="minorHAnsi"/>
                <w:sz w:val="22"/>
                <w:szCs w:val="22"/>
                <w:lang w:eastAsia="en-CA"/>
              </w:rPr>
              <w:t>File.</w:t>
            </w:r>
            <w:r>
              <w:rPr>
                <w:rFonts w:asciiTheme="minorHAnsi" w:hAnsiTheme="minorHAnsi"/>
                <w:sz w:val="22"/>
                <w:szCs w:val="22"/>
                <w:lang w:eastAsia="en-CA"/>
              </w:rPr>
              <w:t>Leave</w:t>
            </w:r>
            <w:r w:rsidRPr="007973B9">
              <w:rPr>
                <w:rFonts w:asciiTheme="minorHAnsi" w:hAnsiTheme="minorHAnsi"/>
                <w:sz w:val="22"/>
                <w:szCs w:val="22"/>
                <w:lang w:eastAsia="en-CA"/>
              </w:rPr>
              <w:t>EndDate is not null</w:t>
            </w:r>
          </w:p>
          <w:p w14:paraId="36DA416D" w14:textId="77777777" w:rsidR="003D6144" w:rsidRDefault="003D6144" w:rsidP="009E5AA0">
            <w:pPr>
              <w:ind w:left="742"/>
              <w:rPr>
                <w:rFonts w:asciiTheme="minorHAnsi" w:hAnsiTheme="minorHAnsi"/>
                <w:sz w:val="22"/>
                <w:szCs w:val="22"/>
                <w:lang w:eastAsia="en-CA"/>
              </w:rPr>
            </w:pPr>
            <w:r w:rsidRPr="007973B9">
              <w:rPr>
                <w:rFonts w:asciiTheme="minorHAnsi" w:hAnsiTheme="minorHAnsi"/>
                <w:sz w:val="22"/>
                <w:szCs w:val="22"/>
                <w:lang w:eastAsia="en-CA"/>
              </w:rPr>
              <w:t>AND</w:t>
            </w:r>
          </w:p>
          <w:p w14:paraId="5594C54F" w14:textId="77777777" w:rsidR="003D6144" w:rsidRDefault="003D6144" w:rsidP="009E5AA0">
            <w:pPr>
              <w:ind w:left="742"/>
              <w:rPr>
                <w:rFonts w:asciiTheme="minorHAnsi" w:hAnsiTheme="minorHAnsi"/>
                <w:sz w:val="22"/>
                <w:szCs w:val="22"/>
                <w:lang w:eastAsia="en-CA"/>
              </w:rPr>
            </w:pPr>
            <w:r>
              <w:rPr>
                <w:rFonts w:asciiTheme="minorHAnsi" w:hAnsiTheme="minorHAnsi"/>
                <w:sz w:val="22"/>
                <w:szCs w:val="22"/>
                <w:lang w:eastAsia="en-CA"/>
              </w:rPr>
              <w:t>Ariel</w:t>
            </w:r>
            <w:r w:rsidRPr="007973B9">
              <w:rPr>
                <w:rFonts w:asciiTheme="minorHAnsi" w:hAnsiTheme="minorHAnsi"/>
                <w:sz w:val="22"/>
                <w:szCs w:val="22"/>
                <w:lang w:eastAsia="en-CA"/>
              </w:rPr>
              <w:t>.LeaveStartDate &gt; File.LeaveEndDate</w:t>
            </w:r>
          </w:p>
          <w:p w14:paraId="6E0CB80E" w14:textId="39C3022C" w:rsidR="006F7DA5" w:rsidRPr="0078068E" w:rsidRDefault="006F7DA5" w:rsidP="006F7DA5">
            <w:pPr>
              <w:ind w:left="0"/>
              <w:rPr>
                <w:rFonts w:asciiTheme="minorHAnsi" w:hAnsiTheme="minorHAnsi"/>
                <w:sz w:val="22"/>
                <w:szCs w:val="22"/>
                <w:lang w:eastAsia="en-CA"/>
              </w:rPr>
            </w:pPr>
            <w:r w:rsidRPr="003953C1">
              <w:rPr>
                <w:rFonts w:asciiTheme="minorHAnsi" w:hAnsiTheme="minorHAnsi"/>
                <w:sz w:val="22"/>
                <w:szCs w:val="22"/>
                <w:lang w:eastAsia="en-CA"/>
              </w:rPr>
              <w:t xml:space="preserve">Note : </w:t>
            </w:r>
            <w:r>
              <w:rPr>
                <w:rFonts w:asciiTheme="minorHAnsi" w:hAnsiTheme="minorHAnsi"/>
                <w:sz w:val="22"/>
                <w:szCs w:val="22"/>
                <w:lang w:eastAsia="en-CA"/>
              </w:rPr>
              <w:t>The l</w:t>
            </w:r>
            <w:r w:rsidRPr="003953C1">
              <w:rPr>
                <w:rFonts w:asciiTheme="minorHAnsi" w:hAnsiTheme="minorHAnsi"/>
                <w:sz w:val="22"/>
                <w:szCs w:val="22"/>
                <w:lang w:eastAsia="en-CA"/>
              </w:rPr>
              <w:t>eave type</w:t>
            </w:r>
            <w:r>
              <w:rPr>
                <w:rFonts w:asciiTheme="minorHAnsi" w:hAnsiTheme="minorHAnsi"/>
                <w:sz w:val="22"/>
                <w:szCs w:val="22"/>
                <w:lang w:eastAsia="en-CA"/>
              </w:rPr>
              <w:t>s</w:t>
            </w:r>
            <w:r w:rsidRPr="003953C1">
              <w:rPr>
                <w:rFonts w:asciiTheme="minorHAnsi" w:hAnsiTheme="minorHAnsi"/>
                <w:sz w:val="22"/>
                <w:szCs w:val="22"/>
                <w:lang w:eastAsia="en-CA"/>
              </w:rPr>
              <w:t xml:space="preserve"> considered as to be opened </w:t>
            </w:r>
            <w:r>
              <w:rPr>
                <w:rFonts w:asciiTheme="minorHAnsi" w:hAnsiTheme="minorHAnsi"/>
                <w:sz w:val="22"/>
                <w:szCs w:val="22"/>
                <w:lang w:eastAsia="en-CA"/>
              </w:rPr>
              <w:t>should have</w:t>
            </w:r>
            <w:r w:rsidRPr="003953C1">
              <w:rPr>
                <w:rFonts w:asciiTheme="minorHAnsi" w:hAnsiTheme="minorHAnsi"/>
                <w:sz w:val="22"/>
                <w:szCs w:val="22"/>
                <w:lang w:eastAsia="en-CA"/>
              </w:rPr>
              <w:t xml:space="preserve"> the following </w:t>
            </w:r>
            <w:r>
              <w:rPr>
                <w:rFonts w:asciiTheme="minorHAnsi" w:hAnsiTheme="minorHAnsi"/>
                <w:sz w:val="22"/>
                <w:szCs w:val="22"/>
                <w:lang w:eastAsia="en-CA"/>
              </w:rPr>
              <w:t xml:space="preserve">codes </w:t>
            </w:r>
            <w:r w:rsidRPr="003953C1">
              <w:rPr>
                <w:rFonts w:asciiTheme="minorHAnsi" w:hAnsiTheme="minorHAnsi"/>
                <w:sz w:val="22"/>
                <w:szCs w:val="22"/>
                <w:lang w:eastAsia="en-CA"/>
              </w:rPr>
              <w:t>NCH; NCF; NCP; NCS; NCR; NCE; NCO; NCU; LTD; NCD</w:t>
            </w:r>
            <w:r w:rsidR="00174F74">
              <w:rPr>
                <w:rFonts w:asciiTheme="minorHAnsi" w:hAnsiTheme="minorHAnsi"/>
                <w:sz w:val="22"/>
                <w:szCs w:val="22"/>
                <w:lang w:eastAsia="en-CA"/>
              </w:rPr>
              <w:t>; NCM</w:t>
            </w:r>
            <w:r w:rsidRPr="003953C1">
              <w:rPr>
                <w:rFonts w:asciiTheme="minorHAnsi" w:hAnsiTheme="minorHAnsi"/>
                <w:sz w:val="22"/>
                <w:szCs w:val="22"/>
                <w:lang w:eastAsia="en-CA"/>
              </w:rPr>
              <w:t>.</w:t>
            </w:r>
          </w:p>
        </w:tc>
      </w:tr>
      <w:tr w:rsidR="003D6144" w:rsidRPr="00A61AB1" w14:paraId="36B3256C"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3D8F3EB4"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3B654274" w14:textId="77777777" w:rsidR="003D6144" w:rsidRPr="00A762CE" w:rsidRDefault="003D6144" w:rsidP="009E5AA0">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3D6144" w:rsidRPr="00A61AB1" w14:paraId="52D924B1"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1AF6C71"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11DFD41D" w14:textId="77777777" w:rsidR="003D6144" w:rsidRPr="001D1230" w:rsidRDefault="003D6144" w:rsidP="009E5AA0">
            <w:pPr>
              <w:spacing w:before="60" w:after="60"/>
              <w:ind w:left="0"/>
            </w:pPr>
            <w:r w:rsidRPr="008F236A">
              <w:rPr>
                <w:rFonts w:asciiTheme="minorHAnsi" w:hAnsiTheme="minorHAnsi"/>
                <w:sz w:val="22"/>
                <w:szCs w:val="22"/>
                <w:lang w:eastAsia="en-CA"/>
              </w:rPr>
              <w:t xml:space="preserve">The Leave End Date is </w:t>
            </w:r>
            <w:r>
              <w:rPr>
                <w:rFonts w:asciiTheme="minorHAnsi" w:hAnsiTheme="minorHAnsi"/>
                <w:sz w:val="22"/>
                <w:szCs w:val="22"/>
                <w:lang w:eastAsia="en-CA"/>
              </w:rPr>
              <w:t>before</w:t>
            </w:r>
            <w:r w:rsidRPr="008F236A">
              <w:rPr>
                <w:rFonts w:asciiTheme="minorHAnsi" w:hAnsiTheme="minorHAnsi"/>
                <w:sz w:val="22"/>
                <w:szCs w:val="22"/>
                <w:lang w:eastAsia="en-CA"/>
              </w:rPr>
              <w:t xml:space="preserve"> the</w:t>
            </w:r>
            <w:r>
              <w:rPr>
                <w:rFonts w:asciiTheme="minorHAnsi" w:hAnsiTheme="minorHAnsi"/>
                <w:sz w:val="22"/>
                <w:szCs w:val="22"/>
                <w:lang w:eastAsia="en-CA"/>
              </w:rPr>
              <w:t xml:space="preserve"> </w:t>
            </w:r>
            <w:r w:rsidRPr="008F236A">
              <w:rPr>
                <w:rFonts w:asciiTheme="minorHAnsi" w:hAnsiTheme="minorHAnsi"/>
                <w:sz w:val="22"/>
                <w:szCs w:val="22"/>
                <w:lang w:eastAsia="en-CA"/>
              </w:rPr>
              <w:t>Leave Start Date. Please revise data.</w:t>
            </w:r>
          </w:p>
        </w:tc>
      </w:tr>
      <w:tr w:rsidR="003D6144" w:rsidRPr="00A61AB1" w14:paraId="0846A7D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F617111"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083B800E"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DAC5BB2" w14:textId="77777777" w:rsidR="003D6144" w:rsidRPr="002C34DD" w:rsidRDefault="003D6144" w:rsidP="009E5AA0">
            <w:pPr>
              <w:spacing w:before="60" w:after="60"/>
              <w:ind w:left="0"/>
            </w:pPr>
            <w:r w:rsidRPr="008F236A">
              <w:rPr>
                <w:rFonts w:asciiTheme="minorHAnsi" w:hAnsiTheme="minorHAnsi"/>
                <w:sz w:val="22"/>
                <w:szCs w:val="22"/>
                <w:lang w:eastAsia="en-CA"/>
              </w:rPr>
              <w:t xml:space="preserve">The Leave End Date is </w:t>
            </w:r>
            <w:r>
              <w:rPr>
                <w:rFonts w:asciiTheme="minorHAnsi" w:hAnsiTheme="minorHAnsi"/>
                <w:sz w:val="22"/>
                <w:szCs w:val="22"/>
                <w:lang w:eastAsia="en-CA"/>
              </w:rPr>
              <w:t>before</w:t>
            </w:r>
            <w:r w:rsidRPr="008F236A">
              <w:rPr>
                <w:rFonts w:asciiTheme="minorHAnsi" w:hAnsiTheme="minorHAnsi"/>
                <w:sz w:val="22"/>
                <w:szCs w:val="22"/>
                <w:lang w:eastAsia="en-CA"/>
              </w:rPr>
              <w:t xml:space="preserve"> the</w:t>
            </w:r>
            <w:r>
              <w:rPr>
                <w:rFonts w:asciiTheme="minorHAnsi" w:hAnsiTheme="minorHAnsi"/>
                <w:sz w:val="22"/>
                <w:szCs w:val="22"/>
                <w:lang w:eastAsia="en-CA"/>
              </w:rPr>
              <w:t xml:space="preserve"> </w:t>
            </w:r>
            <w:r w:rsidRPr="008F236A">
              <w:rPr>
                <w:rFonts w:asciiTheme="minorHAnsi" w:hAnsiTheme="minorHAnsi"/>
                <w:sz w:val="22"/>
                <w:szCs w:val="22"/>
                <w:lang w:eastAsia="en-CA"/>
              </w:rPr>
              <w:t>Leave Start Date. Please revise data.</w:t>
            </w:r>
          </w:p>
        </w:tc>
      </w:tr>
      <w:tr w:rsidR="003D6144" w:rsidRPr="0085712F" w14:paraId="11B6B0CD"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9A287DA" w14:textId="77777777" w:rsidR="003D6144" w:rsidRPr="0085712F" w:rsidRDefault="003D6144"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B428360" w14:textId="77777777" w:rsidR="003D6144" w:rsidRPr="009C43D2" w:rsidRDefault="003D6144" w:rsidP="009E5AA0">
            <w:pPr>
              <w:ind w:left="0"/>
              <w:rPr>
                <w:rFonts w:asciiTheme="minorHAnsi" w:hAnsiTheme="minorHAnsi" w:cs="Calibri"/>
                <w:color w:val="auto"/>
                <w:sz w:val="22"/>
                <w:szCs w:val="22"/>
              </w:rPr>
            </w:pPr>
            <w:r>
              <w:rPr>
                <w:rFonts w:asciiTheme="minorHAnsi" w:hAnsiTheme="minorHAnsi"/>
                <w:sz w:val="22"/>
                <w:szCs w:val="22"/>
              </w:rPr>
              <w:t>N/A</w:t>
            </w:r>
          </w:p>
        </w:tc>
      </w:tr>
      <w:tr w:rsidR="003D6144" w:rsidRPr="0085712F" w14:paraId="171157B0"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8A9616B" w14:textId="77777777" w:rsidR="003D6144" w:rsidRPr="0085712F" w:rsidRDefault="003D6144" w:rsidP="009E5AA0">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050B2183" w14:textId="77777777" w:rsidR="003D6144" w:rsidRPr="006100CE" w:rsidRDefault="003D6144"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3D6144" w:rsidRPr="0085712F" w14:paraId="38FF9D2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0F5DBE27"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1A548F06" w14:textId="77777777" w:rsidR="003D6144" w:rsidRPr="006100CE" w:rsidRDefault="003D6144" w:rsidP="009E5AA0">
            <w:pPr>
              <w:spacing w:before="60" w:after="60" w:line="240" w:lineRule="auto"/>
              <w:ind w:left="0"/>
              <w:rPr>
                <w:rFonts w:asciiTheme="minorHAnsi" w:hAnsiTheme="minorHAnsi"/>
                <w:sz w:val="22"/>
                <w:szCs w:val="22"/>
                <w:lang w:eastAsia="en-CA"/>
              </w:rPr>
            </w:pPr>
          </w:p>
        </w:tc>
      </w:tr>
      <w:tr w:rsidR="003D6144" w:rsidRPr="0085712F" w14:paraId="474E0BF4" w14:textId="77777777" w:rsidTr="009E5AA0">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3C3E40" w14:textId="77777777" w:rsidR="003D6144" w:rsidRDefault="003D6144" w:rsidP="009E5AA0">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F2D04BA" w14:textId="77777777" w:rsidR="003D6144" w:rsidRPr="0085712F" w:rsidRDefault="003D6144" w:rsidP="009E5AA0">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CF65206" w14:textId="4C78502C" w:rsidR="00874751" w:rsidRDefault="00874751" w:rsidP="0087475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20181126:</w:t>
            </w:r>
          </w:p>
          <w:p w14:paraId="10B5BE3F" w14:textId="40368BEC" w:rsidR="00874751" w:rsidRPr="006F7DA5" w:rsidRDefault="00874751" w:rsidP="00874751">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Updated validation title </w:t>
            </w:r>
            <w:r w:rsidRPr="00874751">
              <w:rPr>
                <w:rFonts w:asciiTheme="minorHAnsi" w:hAnsiTheme="minorHAnsi"/>
                <w:sz w:val="22"/>
                <w:szCs w:val="22"/>
                <w:lang w:eastAsia="en-CA"/>
              </w:rPr>
              <w:t>to not include the ‘equal to’</w:t>
            </w:r>
            <w:r w:rsidRPr="006F7DA5">
              <w:rPr>
                <w:rFonts w:asciiTheme="minorHAnsi" w:hAnsiTheme="minorHAnsi"/>
                <w:sz w:val="22"/>
                <w:szCs w:val="22"/>
                <w:lang w:eastAsia="en-CA"/>
              </w:rPr>
              <w:t>.</w:t>
            </w:r>
          </w:p>
          <w:p w14:paraId="1B0AE19B" w14:textId="77777777" w:rsidR="00874751" w:rsidRDefault="00874751" w:rsidP="006F7DA5">
            <w:pPr>
              <w:spacing w:before="60" w:after="60" w:line="240" w:lineRule="auto"/>
              <w:ind w:left="0"/>
              <w:rPr>
                <w:rFonts w:asciiTheme="minorHAnsi" w:hAnsiTheme="minorHAnsi"/>
                <w:sz w:val="22"/>
                <w:szCs w:val="22"/>
                <w:lang w:eastAsia="en-CA"/>
              </w:rPr>
            </w:pPr>
          </w:p>
          <w:p w14:paraId="0E9121BD" w14:textId="60F46671" w:rsidR="006F7DA5" w:rsidRDefault="006F7DA5" w:rsidP="006F7DA5">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2018080</w:t>
            </w:r>
            <w:r w:rsidR="00174F74">
              <w:rPr>
                <w:rFonts w:asciiTheme="minorHAnsi" w:hAnsiTheme="minorHAnsi"/>
                <w:sz w:val="22"/>
                <w:szCs w:val="22"/>
                <w:lang w:eastAsia="en-CA"/>
              </w:rPr>
              <w:t>3</w:t>
            </w:r>
            <w:r>
              <w:rPr>
                <w:rFonts w:asciiTheme="minorHAnsi" w:hAnsiTheme="minorHAnsi"/>
                <w:sz w:val="22"/>
                <w:szCs w:val="22"/>
                <w:lang w:eastAsia="en-CA"/>
              </w:rPr>
              <w:t>:</w:t>
            </w:r>
          </w:p>
          <w:p w14:paraId="0470AA57" w14:textId="62337C03" w:rsidR="006F7DA5" w:rsidRPr="006F7DA5" w:rsidRDefault="006F7DA5" w:rsidP="006F7DA5">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Updated applicable leave types</w:t>
            </w:r>
            <w:r w:rsidRPr="006F7DA5">
              <w:rPr>
                <w:rFonts w:asciiTheme="minorHAnsi" w:hAnsiTheme="minorHAnsi"/>
                <w:sz w:val="22"/>
                <w:szCs w:val="22"/>
                <w:lang w:eastAsia="en-CA"/>
              </w:rPr>
              <w:t>.</w:t>
            </w:r>
          </w:p>
          <w:p w14:paraId="3D1B277E" w14:textId="3D5BC3BB" w:rsidR="003D6144" w:rsidRDefault="003D6144" w:rsidP="009E5AA0">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20180711:</w:t>
            </w:r>
          </w:p>
          <w:p w14:paraId="55C6D108" w14:textId="77777777" w:rsidR="003D6144" w:rsidRPr="00CB2EDF" w:rsidRDefault="003D6144" w:rsidP="003D6144">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 xml:space="preserve">New validation for R17. See ALM </w:t>
            </w:r>
            <w:r w:rsidRPr="004C5A6E">
              <w:rPr>
                <w:rFonts w:asciiTheme="minorHAnsi" w:hAnsiTheme="minorHAnsi"/>
                <w:sz w:val="22"/>
                <w:szCs w:val="22"/>
                <w:lang w:eastAsia="en-CA"/>
              </w:rPr>
              <w:t>29058</w:t>
            </w:r>
            <w:r>
              <w:rPr>
                <w:rFonts w:asciiTheme="minorHAnsi" w:hAnsiTheme="minorHAnsi"/>
                <w:sz w:val="22"/>
                <w:szCs w:val="22"/>
                <w:lang w:eastAsia="en-CA"/>
              </w:rPr>
              <w:t>.</w:t>
            </w:r>
          </w:p>
        </w:tc>
      </w:tr>
    </w:tbl>
    <w:p w14:paraId="182D66A3" w14:textId="77777777" w:rsidR="003D6144" w:rsidRDefault="003D6144" w:rsidP="003D6144">
      <w:pPr>
        <w:spacing w:before="0" w:after="0" w:line="240" w:lineRule="auto"/>
        <w:ind w:left="0"/>
        <w:rPr>
          <w:lang w:val="en-US"/>
        </w:rPr>
      </w:pPr>
    </w:p>
    <w:p w14:paraId="280E5241" w14:textId="7E98A8EE" w:rsidR="00A967B7" w:rsidRPr="00FC5F08" w:rsidRDefault="00A967B7" w:rsidP="00A967B7">
      <w:pPr>
        <w:pStyle w:val="Heading3"/>
      </w:pPr>
      <w:r w:rsidRPr="006B06A8">
        <w:t xml:space="preserve">Validation – </w:t>
      </w:r>
      <w:r>
        <w:t>NHH Member</w:t>
      </w:r>
    </w:p>
    <w:p w14:paraId="48764E45" w14:textId="77777777" w:rsidR="00A967B7" w:rsidRPr="006B06A8" w:rsidRDefault="00A967B7" w:rsidP="00A967B7">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A967B7" w14:paraId="32EB8F09"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DA591EB"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 xml:space="preserve">Validation Label </w:t>
            </w:r>
          </w:p>
        </w:tc>
        <w:tc>
          <w:tcPr>
            <w:tcW w:w="8448" w:type="dxa"/>
            <w:tcBorders>
              <w:top w:val="single" w:sz="4" w:space="0" w:color="auto"/>
              <w:left w:val="single" w:sz="4" w:space="0" w:color="auto"/>
              <w:bottom w:val="single" w:sz="4" w:space="0" w:color="auto"/>
              <w:right w:val="single" w:sz="4" w:space="0" w:color="auto"/>
            </w:tcBorders>
            <w:vAlign w:val="center"/>
          </w:tcPr>
          <w:p w14:paraId="53DBD0F1" w14:textId="77777777" w:rsidR="00A967B7" w:rsidRPr="000862E2" w:rsidRDefault="00A967B7" w:rsidP="006E1E0E">
            <w:pPr>
              <w:pStyle w:val="Heading1"/>
            </w:pPr>
            <w:bookmarkStart w:id="797" w:name="_Toc525562483"/>
            <w:bookmarkStart w:id="798" w:name="_Toc43372972"/>
            <w:r>
              <w:rPr>
                <w:rFonts w:cs="Calibri"/>
              </w:rPr>
              <w:t>B223_</w:t>
            </w:r>
            <w:r>
              <w:rPr>
                <w:lang w:val="en-US"/>
              </w:rPr>
              <w:t xml:space="preserve"> </w:t>
            </w:r>
            <w:r>
              <w:t>NHH_MEMBER</w:t>
            </w:r>
            <w:bookmarkEnd w:id="797"/>
            <w:bookmarkEnd w:id="798"/>
          </w:p>
        </w:tc>
      </w:tr>
      <w:tr w:rsidR="00A967B7" w14:paraId="6E60F53C"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1DB0BD0"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1B60DF3D" w14:textId="4EED48EA" w:rsidR="00A967B7" w:rsidRPr="000862E2" w:rsidRDefault="00696CE1" w:rsidP="006E1E0E">
            <w:pPr>
              <w:spacing w:before="60" w:after="60" w:line="240" w:lineRule="auto"/>
              <w:ind w:left="0"/>
              <w:rPr>
                <w:rFonts w:asciiTheme="minorHAnsi" w:eastAsia="Times New Roman" w:hAnsiTheme="minorHAnsi" w:cs="Calibri"/>
                <w:color w:val="auto"/>
                <w:sz w:val="22"/>
                <w:szCs w:val="22"/>
                <w:lang w:eastAsia="en-CA"/>
              </w:rPr>
            </w:pPr>
            <w:r w:rsidRPr="00696CE1">
              <w:rPr>
                <w:rFonts w:asciiTheme="minorHAnsi" w:eastAsia="Times New Roman" w:hAnsiTheme="minorHAnsi" w:cs="Calibri"/>
                <w:color w:val="auto"/>
                <w:sz w:val="22"/>
                <w:szCs w:val="22"/>
                <w:lang w:eastAsia="en-CA"/>
              </w:rPr>
              <w:t>2953</w:t>
            </w:r>
          </w:p>
        </w:tc>
      </w:tr>
      <w:tr w:rsidR="00A967B7" w14:paraId="140FF0A4"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8ACE2FB"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3B8C651E" w14:textId="77777777" w:rsidR="00A967B7" w:rsidRDefault="00A967B7" w:rsidP="006E1E0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Data Import</w:t>
            </w:r>
          </w:p>
        </w:tc>
      </w:tr>
      <w:tr w:rsidR="00A967B7" w14:paraId="5403205D"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28F74A8"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147B29E6" w14:textId="77777777" w:rsidR="00A967B7" w:rsidRPr="00B464B9" w:rsidRDefault="00A967B7" w:rsidP="006E1E0E">
            <w:pPr>
              <w:spacing w:before="60" w:after="60" w:line="240" w:lineRule="auto"/>
              <w:ind w:left="0"/>
              <w:rPr>
                <w:rFonts w:asciiTheme="minorHAnsi" w:eastAsia="Times New Roman" w:hAnsiTheme="minorHAnsi" w:cs="Calibri"/>
                <w:color w:val="auto"/>
                <w:sz w:val="22"/>
                <w:szCs w:val="22"/>
                <w:lang w:eastAsia="en-CA"/>
              </w:rPr>
            </w:pPr>
            <w:r>
              <w:rPr>
                <w:rFonts w:asciiTheme="minorHAnsi" w:eastAsia="Times New Roman" w:hAnsiTheme="minorHAnsi" w:cs="Calibri"/>
                <w:color w:val="auto"/>
                <w:sz w:val="22"/>
                <w:szCs w:val="22"/>
                <w:lang w:eastAsia="en-CA"/>
              </w:rPr>
              <w:t>2</w:t>
            </w:r>
            <w:r w:rsidRPr="00256CC2">
              <w:rPr>
                <w:rFonts w:asciiTheme="minorHAnsi" w:eastAsia="Times New Roman" w:hAnsiTheme="minorHAnsi" w:cs="Calibri"/>
                <w:color w:val="auto"/>
                <w:sz w:val="22"/>
                <w:szCs w:val="22"/>
                <w:vertAlign w:val="superscript"/>
                <w:lang w:eastAsia="en-CA"/>
              </w:rPr>
              <w:t>nd</w:t>
            </w:r>
            <w:r>
              <w:rPr>
                <w:rFonts w:asciiTheme="minorHAnsi" w:eastAsia="Times New Roman" w:hAnsiTheme="minorHAnsi" w:cs="Calibri"/>
                <w:color w:val="auto"/>
                <w:sz w:val="22"/>
                <w:szCs w:val="22"/>
                <w:lang w:eastAsia="en-CA"/>
              </w:rPr>
              <w:t xml:space="preserve"> level validation</w:t>
            </w:r>
          </w:p>
        </w:tc>
      </w:tr>
      <w:tr w:rsidR="00A967B7" w14:paraId="445717F6"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16FD7863"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15003753" w14:textId="5D56BCAA" w:rsidR="00A967B7" w:rsidRPr="009675FB" w:rsidRDefault="00A967B7" w:rsidP="006E1E0E">
            <w:pPr>
              <w:spacing w:before="60" w:after="60" w:line="240" w:lineRule="auto"/>
              <w:ind w:left="0"/>
              <w:rPr>
                <w:rFonts w:asciiTheme="minorHAnsi" w:hAnsiTheme="minorHAnsi"/>
                <w:color w:val="auto"/>
                <w:sz w:val="22"/>
                <w:szCs w:val="22"/>
                <w:lang w:eastAsia="en-CA"/>
              </w:rPr>
            </w:pPr>
            <w:r>
              <w:rPr>
                <w:rFonts w:asciiTheme="minorHAnsi" w:hAnsiTheme="minorHAnsi"/>
                <w:color w:val="auto"/>
                <w:sz w:val="22"/>
                <w:szCs w:val="22"/>
                <w:lang w:eastAsia="en-CA"/>
              </w:rPr>
              <w:t>Events, Remittance(Contributory Leaves, Previous Year Adjustments, Retro), MBI, Retirement Notice</w:t>
            </w:r>
          </w:p>
        </w:tc>
      </w:tr>
      <w:tr w:rsidR="00A967B7" w14:paraId="60F9BAB2"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C3F03AB"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787CA603" w14:textId="77777777" w:rsidR="00A967B7" w:rsidRDefault="00A967B7" w:rsidP="006E1E0E">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A967B7" w14:paraId="7AEC721C"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677C375F"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23652941" w14:textId="77777777" w:rsidR="00A967B7" w:rsidRPr="00B464B9" w:rsidRDefault="00A967B7" w:rsidP="006E1E0E">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Public</w:t>
            </w:r>
          </w:p>
        </w:tc>
      </w:tr>
      <w:tr w:rsidR="00A967B7" w:rsidRPr="00A61AB1" w14:paraId="37447C7B"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BE291A8"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1DFAD30B"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3A7F0DE2" w14:textId="77777777" w:rsidR="00A967B7" w:rsidRPr="006B46DF" w:rsidRDefault="00A967B7" w:rsidP="006E1E0E">
            <w:pPr>
              <w:ind w:left="0"/>
              <w:rPr>
                <w:rFonts w:asciiTheme="minorHAnsi" w:hAnsiTheme="minorHAnsi"/>
                <w:sz w:val="22"/>
                <w:szCs w:val="22"/>
                <w:lang w:eastAsia="en-CA"/>
              </w:rPr>
            </w:pPr>
            <w:r w:rsidRPr="006B46DF">
              <w:rPr>
                <w:rFonts w:asciiTheme="minorHAnsi" w:hAnsiTheme="minorHAnsi"/>
                <w:sz w:val="22"/>
                <w:szCs w:val="22"/>
                <w:lang w:eastAsia="en-CA"/>
              </w:rPr>
              <w:t xml:space="preserve">If an NHH employer initiates an event via the </w:t>
            </w:r>
            <w:r>
              <w:rPr>
                <w:rFonts w:asciiTheme="minorHAnsi" w:hAnsiTheme="minorHAnsi"/>
                <w:sz w:val="22"/>
                <w:szCs w:val="22"/>
                <w:lang w:eastAsia="en-CA"/>
              </w:rPr>
              <w:t>HOOPP Insight</w:t>
            </w:r>
            <w:r w:rsidRPr="006B46DF">
              <w:rPr>
                <w:rFonts w:asciiTheme="minorHAnsi" w:hAnsiTheme="minorHAnsi"/>
                <w:sz w:val="22"/>
                <w:szCs w:val="22"/>
                <w:lang w:eastAsia="en-CA"/>
              </w:rPr>
              <w:t xml:space="preserve"> for an event date that is prior to the merger effective date, </w:t>
            </w:r>
            <w:r>
              <w:rPr>
                <w:rFonts w:asciiTheme="minorHAnsi" w:hAnsiTheme="minorHAnsi"/>
                <w:sz w:val="22"/>
                <w:szCs w:val="22"/>
                <w:lang w:eastAsia="en-CA"/>
              </w:rPr>
              <w:t>or if</w:t>
            </w:r>
            <w:r w:rsidRPr="006B46DF">
              <w:rPr>
                <w:rFonts w:asciiTheme="minorHAnsi" w:hAnsiTheme="minorHAnsi"/>
                <w:sz w:val="22"/>
                <w:szCs w:val="22"/>
                <w:lang w:eastAsia="en-CA"/>
              </w:rPr>
              <w:t xml:space="preserve"> any retroactive member information changes (including retro contributions, previous year adjustments, &amp; lump sum contributions) are submitted for NHH members via the employer portal for a date that is prior to the merger effective date</w:t>
            </w:r>
            <w:r>
              <w:rPr>
                <w:rFonts w:asciiTheme="minorHAnsi" w:hAnsiTheme="minorHAnsi"/>
                <w:sz w:val="22"/>
                <w:szCs w:val="22"/>
                <w:lang w:eastAsia="en-CA"/>
              </w:rPr>
              <w:t xml:space="preserve">; </w:t>
            </w:r>
            <w:r w:rsidRPr="006B46DF">
              <w:rPr>
                <w:rFonts w:asciiTheme="minorHAnsi" w:hAnsiTheme="minorHAnsi"/>
                <w:sz w:val="22"/>
                <w:szCs w:val="22"/>
                <w:lang w:eastAsia="en-CA"/>
              </w:rPr>
              <w:t xml:space="preserve">the employer should get an error message and should not be allowed to submit the request via the </w:t>
            </w:r>
            <w:r>
              <w:rPr>
                <w:rFonts w:asciiTheme="minorHAnsi" w:hAnsiTheme="minorHAnsi"/>
                <w:sz w:val="22"/>
                <w:szCs w:val="22"/>
                <w:lang w:eastAsia="en-CA"/>
              </w:rPr>
              <w:t>HOOPP Insight</w:t>
            </w:r>
          </w:p>
        </w:tc>
      </w:tr>
      <w:tr w:rsidR="00A967B7" w:rsidRPr="009151F9" w14:paraId="7AD06B89"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9684B4E"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111DDA43" w14:textId="77777777" w:rsidR="00A967B7" w:rsidRDefault="00A967B7" w:rsidP="006E1E0E">
            <w:pPr>
              <w:ind w:left="0"/>
              <w:rPr>
                <w:rFonts w:asciiTheme="minorHAnsi" w:hAnsiTheme="minorHAnsi"/>
                <w:sz w:val="22"/>
                <w:szCs w:val="22"/>
                <w:lang w:eastAsia="en-CA"/>
              </w:rPr>
            </w:pPr>
            <w:r>
              <w:rPr>
                <w:rFonts w:asciiTheme="minorHAnsi" w:hAnsiTheme="minorHAnsi"/>
                <w:sz w:val="22"/>
                <w:szCs w:val="22"/>
                <w:lang w:eastAsia="en-CA"/>
              </w:rPr>
              <w:t>Reject the member in the input file if :</w:t>
            </w:r>
          </w:p>
          <w:p w14:paraId="414AF789" w14:textId="77777777" w:rsidR="00A967B7" w:rsidRDefault="00A967B7" w:rsidP="006E1E0E">
            <w:pPr>
              <w:ind w:left="720"/>
              <w:rPr>
                <w:rFonts w:asciiTheme="minorHAnsi" w:hAnsiTheme="minorHAnsi"/>
                <w:sz w:val="22"/>
                <w:szCs w:val="22"/>
                <w:lang w:eastAsia="en-CA"/>
              </w:rPr>
            </w:pPr>
            <w:r>
              <w:rPr>
                <w:rFonts w:asciiTheme="minorHAnsi" w:hAnsiTheme="minorHAnsi"/>
                <w:sz w:val="22"/>
                <w:szCs w:val="22"/>
                <w:lang w:eastAsia="en-CA"/>
              </w:rPr>
              <w:t xml:space="preserve">File.Employer = </w:t>
            </w:r>
            <w:r w:rsidRPr="00E55F68">
              <w:rPr>
                <w:rFonts w:asciiTheme="minorHAnsi" w:hAnsiTheme="minorHAnsi"/>
                <w:sz w:val="22"/>
                <w:szCs w:val="22"/>
                <w:lang w:eastAsia="en-CA"/>
              </w:rPr>
              <w:t>Sisters of St. Josephs, Providence, St. Joseph’s</w:t>
            </w:r>
            <w:r>
              <w:rPr>
                <w:rFonts w:asciiTheme="minorHAnsi" w:hAnsiTheme="minorHAnsi"/>
                <w:sz w:val="22"/>
                <w:szCs w:val="22"/>
                <w:lang w:eastAsia="en-CA"/>
              </w:rPr>
              <w:t xml:space="preserve">, </w:t>
            </w:r>
            <w:r w:rsidRPr="00E55F68">
              <w:rPr>
                <w:rFonts w:asciiTheme="minorHAnsi" w:hAnsiTheme="minorHAnsi"/>
                <w:sz w:val="22"/>
                <w:szCs w:val="22"/>
                <w:lang w:eastAsia="en-CA"/>
              </w:rPr>
              <w:t>Grand River Hospital</w:t>
            </w:r>
            <w:r>
              <w:rPr>
                <w:rFonts w:asciiTheme="minorHAnsi" w:hAnsiTheme="minorHAnsi"/>
                <w:sz w:val="22"/>
                <w:szCs w:val="22"/>
                <w:lang w:eastAsia="en-CA"/>
              </w:rPr>
              <w:t xml:space="preserve">, </w:t>
            </w:r>
            <w:r w:rsidRPr="00E55F68">
              <w:rPr>
                <w:rFonts w:asciiTheme="minorHAnsi" w:hAnsiTheme="minorHAnsi"/>
                <w:sz w:val="22"/>
                <w:szCs w:val="22"/>
                <w:lang w:eastAsia="en-CA"/>
              </w:rPr>
              <w:t>St. Michael’s Healthcare</w:t>
            </w:r>
          </w:p>
          <w:p w14:paraId="74070946" w14:textId="77777777" w:rsidR="00A967B7" w:rsidRDefault="00A967B7" w:rsidP="006E1E0E">
            <w:pPr>
              <w:ind w:left="720"/>
              <w:rPr>
                <w:rFonts w:asciiTheme="minorHAnsi" w:hAnsiTheme="minorHAnsi"/>
                <w:sz w:val="22"/>
                <w:szCs w:val="22"/>
                <w:lang w:eastAsia="en-CA"/>
              </w:rPr>
            </w:pPr>
            <w:r>
              <w:rPr>
                <w:rFonts w:asciiTheme="minorHAnsi" w:hAnsiTheme="minorHAnsi"/>
                <w:sz w:val="22"/>
                <w:szCs w:val="22"/>
                <w:lang w:eastAsia="en-CA"/>
              </w:rPr>
              <w:t>And</w:t>
            </w:r>
          </w:p>
          <w:p w14:paraId="4CFBBFB6" w14:textId="77777777" w:rsidR="00A967B7" w:rsidRDefault="00A967B7" w:rsidP="006E1E0E">
            <w:pPr>
              <w:ind w:left="720"/>
              <w:rPr>
                <w:rFonts w:asciiTheme="minorHAnsi" w:hAnsiTheme="minorHAnsi"/>
                <w:sz w:val="22"/>
                <w:szCs w:val="22"/>
                <w:lang w:eastAsia="en-CA"/>
              </w:rPr>
            </w:pPr>
            <w:r>
              <w:rPr>
                <w:rFonts w:asciiTheme="minorHAnsi" w:hAnsiTheme="minorHAnsi"/>
                <w:sz w:val="22"/>
                <w:szCs w:val="22"/>
                <w:lang w:eastAsia="en-CA"/>
              </w:rPr>
              <w:t>Membership.CalculationIndicator.IndicatorCode = NHHSIS, NHHSTJ, NHHPRO, NHHSTM, NHHGR</w:t>
            </w:r>
          </w:p>
          <w:p w14:paraId="70F67790" w14:textId="77777777" w:rsidR="00A967B7" w:rsidRDefault="00A967B7" w:rsidP="006E1E0E">
            <w:pPr>
              <w:ind w:left="720"/>
              <w:rPr>
                <w:rFonts w:asciiTheme="minorHAnsi" w:hAnsiTheme="minorHAnsi"/>
                <w:sz w:val="22"/>
                <w:szCs w:val="22"/>
                <w:lang w:eastAsia="en-CA"/>
              </w:rPr>
            </w:pPr>
            <w:r>
              <w:rPr>
                <w:rFonts w:asciiTheme="minorHAnsi" w:hAnsiTheme="minorHAnsi"/>
                <w:sz w:val="22"/>
                <w:szCs w:val="22"/>
                <w:lang w:eastAsia="en-CA"/>
              </w:rPr>
              <w:t>And</w:t>
            </w:r>
          </w:p>
          <w:p w14:paraId="3A55D655" w14:textId="77777777" w:rsidR="00A967B7" w:rsidRDefault="00A967B7" w:rsidP="006E1E0E">
            <w:pPr>
              <w:ind w:left="720"/>
              <w:rPr>
                <w:rFonts w:asciiTheme="minorHAnsi" w:hAnsiTheme="minorHAnsi"/>
                <w:sz w:val="22"/>
                <w:szCs w:val="22"/>
                <w:lang w:eastAsia="en-CA"/>
              </w:rPr>
            </w:pPr>
            <w:r>
              <w:rPr>
                <w:rFonts w:asciiTheme="minorHAnsi" w:hAnsiTheme="minorHAnsi"/>
                <w:sz w:val="22"/>
                <w:szCs w:val="22"/>
                <w:lang w:eastAsia="en-CA"/>
              </w:rPr>
              <w:t xml:space="preserve"> (</w:t>
            </w:r>
          </w:p>
          <w:p w14:paraId="0A0C6103" w14:textId="77777777" w:rsidR="00A967B7" w:rsidRPr="00571874" w:rsidRDefault="00A967B7" w:rsidP="006E1E0E">
            <w:pPr>
              <w:pStyle w:val="ListParagraph"/>
              <w:numPr>
                <w:ilvl w:val="0"/>
                <w:numId w:val="98"/>
              </w:numPr>
              <w:rPr>
                <w:rFonts w:asciiTheme="minorHAnsi" w:hAnsiTheme="minorHAnsi"/>
                <w:sz w:val="22"/>
                <w:szCs w:val="22"/>
                <w:lang w:eastAsia="en-CA"/>
              </w:rPr>
            </w:pPr>
            <w:r>
              <w:rPr>
                <w:rFonts w:asciiTheme="minorHAnsi" w:hAnsiTheme="minorHAnsi"/>
                <w:color w:val="auto"/>
                <w:sz w:val="22"/>
                <w:szCs w:val="22"/>
                <w:lang w:eastAsia="en-CA"/>
              </w:rPr>
              <w:t>Events (Current Year and Previous Year)</w:t>
            </w:r>
          </w:p>
          <w:p w14:paraId="17F2534F" w14:textId="77777777" w:rsidR="00A967B7" w:rsidRDefault="00A967B7" w:rsidP="006E1E0E">
            <w:pPr>
              <w:ind w:left="1440"/>
              <w:rPr>
                <w:rFonts w:asciiTheme="minorHAnsi" w:hAnsiTheme="minorHAnsi"/>
                <w:sz w:val="22"/>
                <w:szCs w:val="22"/>
                <w:lang w:eastAsia="en-CA"/>
              </w:rPr>
            </w:pPr>
            <w:r>
              <w:rPr>
                <w:rFonts w:asciiTheme="minorHAnsi" w:hAnsiTheme="minorHAnsi"/>
                <w:sz w:val="22"/>
                <w:szCs w:val="22"/>
                <w:lang w:eastAsia="en-CA"/>
              </w:rPr>
              <w:t>FileDerived.Service.TargetDate &lt; MergerEffectiveDate</w:t>
            </w:r>
            <w:r w:rsidRPr="00BE4953">
              <w:rPr>
                <w:rFonts w:asciiTheme="minorHAnsi" w:hAnsiTheme="minorHAnsi"/>
                <w:sz w:val="22"/>
                <w:szCs w:val="22"/>
                <w:vertAlign w:val="superscript"/>
                <w:lang w:eastAsia="en-CA"/>
              </w:rPr>
              <w:t>1</w:t>
            </w:r>
          </w:p>
          <w:p w14:paraId="4672BF69" w14:textId="77777777" w:rsidR="00A967B7" w:rsidRDefault="00A967B7" w:rsidP="006E1E0E">
            <w:pPr>
              <w:ind w:left="1440"/>
              <w:rPr>
                <w:rFonts w:asciiTheme="minorHAnsi" w:hAnsiTheme="minorHAnsi"/>
                <w:sz w:val="22"/>
                <w:szCs w:val="22"/>
                <w:lang w:eastAsia="en-CA"/>
              </w:rPr>
            </w:pPr>
            <w:r>
              <w:rPr>
                <w:rFonts w:asciiTheme="minorHAnsi" w:hAnsiTheme="minorHAnsi"/>
                <w:sz w:val="22"/>
                <w:szCs w:val="22"/>
                <w:lang w:eastAsia="en-CA"/>
              </w:rPr>
              <w:t>Or</w:t>
            </w:r>
          </w:p>
          <w:p w14:paraId="3B260473" w14:textId="77777777" w:rsidR="00A967B7" w:rsidRDefault="00A967B7" w:rsidP="006E1E0E">
            <w:pPr>
              <w:ind w:left="1440"/>
              <w:rPr>
                <w:rFonts w:ascii="Calibri" w:hAnsi="Calibri"/>
              </w:rPr>
            </w:pPr>
            <w:r w:rsidRPr="00A967B7">
              <w:rPr>
                <w:rFonts w:asciiTheme="minorHAnsi" w:hAnsiTheme="minorHAnsi"/>
                <w:sz w:val="22"/>
                <w:szCs w:val="22"/>
                <w:lang w:eastAsia="en-CA"/>
              </w:rPr>
              <w:t>FileDerived.Contribution</w:t>
            </w:r>
            <w:r>
              <w:rPr>
                <w:rFonts w:asciiTheme="minorHAnsi" w:hAnsiTheme="minorHAnsi"/>
                <w:sz w:val="22"/>
                <w:szCs w:val="22"/>
                <w:lang w:eastAsia="en-CA"/>
              </w:rPr>
              <w:t>.TargetDate &lt; MergerEffectiveDate</w:t>
            </w:r>
            <w:r w:rsidRPr="00BE4953">
              <w:rPr>
                <w:rFonts w:asciiTheme="minorHAnsi" w:hAnsiTheme="minorHAnsi"/>
                <w:sz w:val="22"/>
                <w:szCs w:val="22"/>
                <w:vertAlign w:val="superscript"/>
                <w:lang w:eastAsia="en-CA"/>
              </w:rPr>
              <w:t>1</w:t>
            </w:r>
          </w:p>
          <w:p w14:paraId="67906001" w14:textId="104947DB" w:rsidR="00A967B7" w:rsidRDefault="00A967B7" w:rsidP="00A967B7">
            <w:pPr>
              <w:ind w:left="0"/>
              <w:rPr>
                <w:rFonts w:asciiTheme="minorHAnsi" w:hAnsiTheme="minorHAnsi"/>
                <w:sz w:val="22"/>
                <w:szCs w:val="22"/>
                <w:lang w:eastAsia="en-CA"/>
              </w:rPr>
            </w:pPr>
          </w:p>
          <w:p w14:paraId="28BFE78C" w14:textId="77777777" w:rsidR="00A967B7" w:rsidRPr="00586E3E" w:rsidRDefault="00A967B7" w:rsidP="006E1E0E">
            <w:pPr>
              <w:pStyle w:val="ListParagraph"/>
              <w:numPr>
                <w:ilvl w:val="0"/>
                <w:numId w:val="98"/>
              </w:numPr>
              <w:rPr>
                <w:rFonts w:asciiTheme="minorHAnsi" w:hAnsiTheme="minorHAnsi"/>
                <w:sz w:val="22"/>
                <w:szCs w:val="22"/>
                <w:lang w:eastAsia="en-CA"/>
              </w:rPr>
            </w:pPr>
            <w:r w:rsidRPr="00586E3E">
              <w:rPr>
                <w:rFonts w:asciiTheme="minorHAnsi" w:hAnsiTheme="minorHAnsi"/>
                <w:color w:val="auto"/>
                <w:sz w:val="22"/>
                <w:szCs w:val="22"/>
                <w:lang w:eastAsia="en-CA"/>
              </w:rPr>
              <w:t>Contributory Leaves</w:t>
            </w:r>
            <w:r>
              <w:rPr>
                <w:rFonts w:asciiTheme="minorHAnsi" w:hAnsiTheme="minorHAnsi"/>
                <w:color w:val="auto"/>
                <w:sz w:val="22"/>
                <w:szCs w:val="22"/>
                <w:lang w:eastAsia="en-CA"/>
              </w:rPr>
              <w:t xml:space="preserve"> (Remittance)</w:t>
            </w:r>
          </w:p>
          <w:p w14:paraId="6522AFE3" w14:textId="77777777" w:rsidR="00A967B7" w:rsidRDefault="00A967B7" w:rsidP="006E1E0E">
            <w:pPr>
              <w:ind w:left="1440"/>
              <w:rPr>
                <w:rFonts w:asciiTheme="minorHAnsi" w:hAnsiTheme="minorHAnsi"/>
                <w:sz w:val="22"/>
                <w:szCs w:val="22"/>
                <w:lang w:eastAsia="en-CA"/>
              </w:rPr>
            </w:pPr>
            <w:r>
              <w:rPr>
                <w:rFonts w:asciiTheme="minorHAnsi" w:hAnsiTheme="minorHAnsi"/>
                <w:sz w:val="22"/>
                <w:szCs w:val="22"/>
                <w:lang w:eastAsia="en-CA"/>
              </w:rPr>
              <w:t>FileDerived.Service.TargetDate &lt; MergerEffectiveDate</w:t>
            </w:r>
            <w:r w:rsidRPr="00BE4953">
              <w:rPr>
                <w:rFonts w:asciiTheme="minorHAnsi" w:hAnsiTheme="minorHAnsi"/>
                <w:sz w:val="22"/>
                <w:szCs w:val="22"/>
                <w:vertAlign w:val="superscript"/>
                <w:lang w:eastAsia="en-CA"/>
              </w:rPr>
              <w:t>1</w:t>
            </w:r>
          </w:p>
          <w:p w14:paraId="7EC282FC" w14:textId="77777777" w:rsidR="00A967B7" w:rsidRDefault="00A967B7" w:rsidP="006E1E0E">
            <w:pPr>
              <w:ind w:left="1440"/>
              <w:rPr>
                <w:rFonts w:asciiTheme="minorHAnsi" w:hAnsiTheme="minorHAnsi"/>
                <w:sz w:val="22"/>
                <w:szCs w:val="22"/>
                <w:lang w:eastAsia="en-CA"/>
              </w:rPr>
            </w:pPr>
            <w:r>
              <w:rPr>
                <w:rFonts w:asciiTheme="minorHAnsi" w:hAnsiTheme="minorHAnsi"/>
                <w:sz w:val="22"/>
                <w:szCs w:val="22"/>
                <w:lang w:eastAsia="en-CA"/>
              </w:rPr>
              <w:t>Or</w:t>
            </w:r>
          </w:p>
          <w:p w14:paraId="0727F07E" w14:textId="77777777" w:rsidR="00A967B7" w:rsidRDefault="00A967B7" w:rsidP="006E1E0E">
            <w:pPr>
              <w:ind w:left="1440"/>
              <w:rPr>
                <w:rFonts w:ascii="Calibri" w:hAnsi="Calibri"/>
              </w:rPr>
            </w:pPr>
            <w:r w:rsidRPr="00586E3E">
              <w:rPr>
                <w:rFonts w:asciiTheme="minorHAnsi" w:hAnsiTheme="minorHAnsi"/>
                <w:sz w:val="22"/>
                <w:szCs w:val="22"/>
                <w:lang w:eastAsia="en-CA"/>
              </w:rPr>
              <w:t>FileDerived.C</w:t>
            </w:r>
            <w:r>
              <w:rPr>
                <w:rFonts w:asciiTheme="minorHAnsi" w:hAnsiTheme="minorHAnsi"/>
                <w:sz w:val="22"/>
                <w:szCs w:val="22"/>
                <w:lang w:eastAsia="en-CA"/>
              </w:rPr>
              <w:t>ontribution.TargetDate &lt; MergerEffectiveDate</w:t>
            </w:r>
            <w:r w:rsidRPr="00BE4953">
              <w:rPr>
                <w:rFonts w:asciiTheme="minorHAnsi" w:hAnsiTheme="minorHAnsi"/>
                <w:sz w:val="22"/>
                <w:szCs w:val="22"/>
                <w:vertAlign w:val="superscript"/>
                <w:lang w:eastAsia="en-CA"/>
              </w:rPr>
              <w:t>1</w:t>
            </w:r>
          </w:p>
          <w:p w14:paraId="2241B777" w14:textId="77777777" w:rsidR="00A967B7" w:rsidRPr="00586E3E" w:rsidRDefault="00A967B7" w:rsidP="006E1E0E">
            <w:pPr>
              <w:pStyle w:val="ListParagraph"/>
              <w:ind w:left="1080"/>
              <w:rPr>
                <w:rFonts w:asciiTheme="minorHAnsi" w:hAnsiTheme="minorHAnsi"/>
                <w:sz w:val="22"/>
                <w:szCs w:val="22"/>
                <w:lang w:eastAsia="en-CA"/>
              </w:rPr>
            </w:pPr>
          </w:p>
          <w:p w14:paraId="4E2811B8" w14:textId="77777777" w:rsidR="00A967B7" w:rsidRPr="00586E3E" w:rsidRDefault="00A967B7" w:rsidP="006E1E0E">
            <w:pPr>
              <w:pStyle w:val="ListParagraph"/>
              <w:numPr>
                <w:ilvl w:val="0"/>
                <w:numId w:val="98"/>
              </w:numPr>
              <w:rPr>
                <w:rFonts w:asciiTheme="minorHAnsi" w:hAnsiTheme="minorHAnsi"/>
                <w:sz w:val="22"/>
                <w:szCs w:val="22"/>
                <w:lang w:eastAsia="en-CA"/>
              </w:rPr>
            </w:pPr>
            <w:r>
              <w:rPr>
                <w:rFonts w:asciiTheme="minorHAnsi" w:hAnsiTheme="minorHAnsi"/>
                <w:color w:val="auto"/>
                <w:sz w:val="22"/>
                <w:szCs w:val="22"/>
                <w:lang w:eastAsia="en-CA"/>
              </w:rPr>
              <w:t>Previous Year Adjustments</w:t>
            </w:r>
          </w:p>
          <w:p w14:paraId="723C903D" w14:textId="77777777" w:rsidR="00A967B7" w:rsidRDefault="00A967B7" w:rsidP="006E1E0E">
            <w:pPr>
              <w:ind w:left="1440"/>
              <w:rPr>
                <w:rFonts w:asciiTheme="minorHAnsi" w:hAnsiTheme="minorHAnsi"/>
                <w:sz w:val="22"/>
                <w:szCs w:val="22"/>
                <w:lang w:eastAsia="en-CA"/>
              </w:rPr>
            </w:pPr>
            <w:r>
              <w:rPr>
                <w:rFonts w:asciiTheme="minorHAnsi" w:hAnsiTheme="minorHAnsi"/>
                <w:sz w:val="22"/>
                <w:szCs w:val="22"/>
                <w:lang w:eastAsia="en-CA"/>
              </w:rPr>
              <w:t>FileDerived.Service.TargetDate &lt; MergerEffectiveDate</w:t>
            </w:r>
            <w:r w:rsidRPr="00BE4953">
              <w:rPr>
                <w:rFonts w:asciiTheme="minorHAnsi" w:hAnsiTheme="minorHAnsi"/>
                <w:sz w:val="22"/>
                <w:szCs w:val="22"/>
                <w:vertAlign w:val="superscript"/>
                <w:lang w:eastAsia="en-CA"/>
              </w:rPr>
              <w:t>1</w:t>
            </w:r>
          </w:p>
          <w:p w14:paraId="1876708B" w14:textId="77777777" w:rsidR="00A967B7" w:rsidRDefault="00A967B7" w:rsidP="006E1E0E">
            <w:pPr>
              <w:ind w:left="1440"/>
              <w:rPr>
                <w:rFonts w:asciiTheme="minorHAnsi" w:hAnsiTheme="minorHAnsi"/>
                <w:sz w:val="22"/>
                <w:szCs w:val="22"/>
                <w:lang w:eastAsia="en-CA"/>
              </w:rPr>
            </w:pPr>
            <w:r>
              <w:rPr>
                <w:rFonts w:asciiTheme="minorHAnsi" w:hAnsiTheme="minorHAnsi"/>
                <w:sz w:val="22"/>
                <w:szCs w:val="22"/>
                <w:lang w:eastAsia="en-CA"/>
              </w:rPr>
              <w:t>Or</w:t>
            </w:r>
          </w:p>
          <w:p w14:paraId="12C84C0E" w14:textId="77777777" w:rsidR="00A967B7" w:rsidRDefault="00A967B7" w:rsidP="006E1E0E">
            <w:pPr>
              <w:ind w:left="1440"/>
              <w:rPr>
                <w:rFonts w:ascii="Calibri" w:hAnsi="Calibri"/>
              </w:rPr>
            </w:pPr>
            <w:r w:rsidRPr="00586E3E">
              <w:rPr>
                <w:rFonts w:asciiTheme="minorHAnsi" w:hAnsiTheme="minorHAnsi"/>
                <w:sz w:val="22"/>
                <w:szCs w:val="22"/>
                <w:lang w:eastAsia="en-CA"/>
              </w:rPr>
              <w:t>FileDerived.C</w:t>
            </w:r>
            <w:r>
              <w:rPr>
                <w:rFonts w:asciiTheme="minorHAnsi" w:hAnsiTheme="minorHAnsi"/>
                <w:sz w:val="22"/>
                <w:szCs w:val="22"/>
                <w:lang w:eastAsia="en-CA"/>
              </w:rPr>
              <w:t>ontribution.TargetDate &lt; MergerEffectiveDate</w:t>
            </w:r>
            <w:r w:rsidRPr="00BE4953">
              <w:rPr>
                <w:rFonts w:asciiTheme="minorHAnsi" w:hAnsiTheme="minorHAnsi"/>
                <w:sz w:val="22"/>
                <w:szCs w:val="22"/>
                <w:vertAlign w:val="superscript"/>
                <w:lang w:eastAsia="en-CA"/>
              </w:rPr>
              <w:t>1</w:t>
            </w:r>
          </w:p>
          <w:p w14:paraId="291A7A79" w14:textId="77777777" w:rsidR="00A967B7" w:rsidRPr="00586E3E" w:rsidRDefault="00A967B7" w:rsidP="006E1E0E">
            <w:pPr>
              <w:rPr>
                <w:rFonts w:asciiTheme="minorHAnsi" w:hAnsiTheme="minorHAnsi"/>
                <w:sz w:val="22"/>
                <w:szCs w:val="22"/>
                <w:lang w:eastAsia="en-CA"/>
              </w:rPr>
            </w:pPr>
          </w:p>
          <w:p w14:paraId="77D92F13" w14:textId="77777777" w:rsidR="00A967B7" w:rsidRPr="00586E3E" w:rsidRDefault="00A967B7" w:rsidP="006E1E0E">
            <w:pPr>
              <w:pStyle w:val="ListParagraph"/>
              <w:numPr>
                <w:ilvl w:val="0"/>
                <w:numId w:val="98"/>
              </w:numPr>
              <w:rPr>
                <w:rFonts w:asciiTheme="minorHAnsi" w:hAnsiTheme="minorHAnsi"/>
                <w:sz w:val="22"/>
                <w:szCs w:val="22"/>
                <w:lang w:eastAsia="en-CA"/>
              </w:rPr>
            </w:pPr>
            <w:r>
              <w:rPr>
                <w:rFonts w:asciiTheme="minorHAnsi" w:hAnsiTheme="minorHAnsi"/>
                <w:color w:val="auto"/>
                <w:sz w:val="22"/>
                <w:szCs w:val="22"/>
                <w:lang w:eastAsia="en-CA"/>
              </w:rPr>
              <w:t>Retro</w:t>
            </w:r>
          </w:p>
          <w:p w14:paraId="61EFD1CE" w14:textId="77777777" w:rsidR="00A967B7" w:rsidRDefault="00A967B7" w:rsidP="006E1E0E">
            <w:pPr>
              <w:ind w:left="1440"/>
              <w:rPr>
                <w:rFonts w:ascii="Calibri" w:hAnsi="Calibri"/>
              </w:rPr>
            </w:pPr>
            <w:r w:rsidRPr="00586E3E">
              <w:rPr>
                <w:rFonts w:asciiTheme="minorHAnsi" w:hAnsiTheme="minorHAnsi"/>
                <w:sz w:val="22"/>
                <w:szCs w:val="22"/>
                <w:lang w:eastAsia="en-CA"/>
              </w:rPr>
              <w:t>FileDerived.C</w:t>
            </w:r>
            <w:r>
              <w:rPr>
                <w:rFonts w:asciiTheme="minorHAnsi" w:hAnsiTheme="minorHAnsi"/>
                <w:sz w:val="22"/>
                <w:szCs w:val="22"/>
                <w:lang w:eastAsia="en-CA"/>
              </w:rPr>
              <w:t>ontribution.TargetDate &lt; MergerEffectiveDate</w:t>
            </w:r>
            <w:r w:rsidRPr="00BE4953">
              <w:rPr>
                <w:rFonts w:asciiTheme="minorHAnsi" w:hAnsiTheme="minorHAnsi"/>
                <w:sz w:val="22"/>
                <w:szCs w:val="22"/>
                <w:vertAlign w:val="superscript"/>
                <w:lang w:eastAsia="en-CA"/>
              </w:rPr>
              <w:t>1</w:t>
            </w:r>
          </w:p>
          <w:p w14:paraId="4850A6E0" w14:textId="77777777" w:rsidR="00A967B7" w:rsidRPr="00586E3E" w:rsidRDefault="00A967B7" w:rsidP="006E1E0E">
            <w:pPr>
              <w:pStyle w:val="ListParagraph"/>
              <w:ind w:left="1080"/>
              <w:rPr>
                <w:rFonts w:asciiTheme="minorHAnsi" w:hAnsiTheme="minorHAnsi"/>
                <w:sz w:val="22"/>
                <w:szCs w:val="22"/>
                <w:lang w:eastAsia="en-CA"/>
              </w:rPr>
            </w:pPr>
          </w:p>
          <w:p w14:paraId="591EAD73" w14:textId="77777777" w:rsidR="00A967B7" w:rsidRPr="00586E3E" w:rsidRDefault="00A967B7" w:rsidP="006E1E0E">
            <w:pPr>
              <w:pStyle w:val="ListParagraph"/>
              <w:numPr>
                <w:ilvl w:val="0"/>
                <w:numId w:val="98"/>
              </w:numPr>
              <w:rPr>
                <w:rFonts w:asciiTheme="minorHAnsi" w:hAnsiTheme="minorHAnsi"/>
                <w:sz w:val="22"/>
                <w:szCs w:val="22"/>
                <w:lang w:eastAsia="en-CA"/>
              </w:rPr>
            </w:pPr>
            <w:r w:rsidRPr="00586E3E">
              <w:rPr>
                <w:rFonts w:asciiTheme="minorHAnsi" w:hAnsiTheme="minorHAnsi"/>
                <w:color w:val="auto"/>
                <w:sz w:val="22"/>
                <w:szCs w:val="22"/>
                <w:lang w:eastAsia="en-CA"/>
              </w:rPr>
              <w:t>Member Basic Information</w:t>
            </w:r>
          </w:p>
          <w:p w14:paraId="08F0F8F6" w14:textId="77777777" w:rsidR="00A967B7" w:rsidRDefault="00A967B7" w:rsidP="006E1E0E">
            <w:pPr>
              <w:ind w:left="1440"/>
              <w:rPr>
                <w:rFonts w:asciiTheme="minorHAnsi" w:hAnsiTheme="minorHAnsi"/>
                <w:sz w:val="22"/>
                <w:szCs w:val="22"/>
                <w:vertAlign w:val="superscript"/>
                <w:lang w:eastAsia="en-CA"/>
              </w:rPr>
            </w:pPr>
            <w:r>
              <w:rPr>
                <w:rFonts w:asciiTheme="minorHAnsi" w:hAnsiTheme="minorHAnsi"/>
                <w:sz w:val="22"/>
                <w:szCs w:val="22"/>
                <w:lang w:eastAsia="en-CA"/>
              </w:rPr>
              <w:t>File.ContributoryStatusEffective</w:t>
            </w:r>
            <w:r w:rsidRPr="00DD15BE">
              <w:rPr>
                <w:rFonts w:asciiTheme="minorHAnsi" w:hAnsiTheme="minorHAnsi"/>
                <w:sz w:val="22"/>
                <w:szCs w:val="22"/>
                <w:lang w:eastAsia="en-CA"/>
              </w:rPr>
              <w:t>Date</w:t>
            </w:r>
            <w:r>
              <w:rPr>
                <w:rFonts w:asciiTheme="minorHAnsi" w:hAnsiTheme="minorHAnsi"/>
                <w:sz w:val="22"/>
                <w:szCs w:val="22"/>
                <w:lang w:eastAsia="en-CA"/>
              </w:rPr>
              <w:t xml:space="preserve"> &lt; MergerEffectiveDate</w:t>
            </w:r>
            <w:r w:rsidRPr="00BE4953">
              <w:rPr>
                <w:rFonts w:asciiTheme="minorHAnsi" w:hAnsiTheme="minorHAnsi"/>
                <w:sz w:val="22"/>
                <w:szCs w:val="22"/>
                <w:vertAlign w:val="superscript"/>
                <w:lang w:eastAsia="en-CA"/>
              </w:rPr>
              <w:t>1</w:t>
            </w:r>
          </w:p>
          <w:p w14:paraId="1F8BA33A" w14:textId="77777777" w:rsidR="00A967B7" w:rsidRPr="00586E3E" w:rsidRDefault="00A967B7" w:rsidP="006E1E0E">
            <w:pPr>
              <w:pStyle w:val="ListParagraph"/>
              <w:ind w:left="1080"/>
              <w:rPr>
                <w:rFonts w:asciiTheme="minorHAnsi" w:hAnsiTheme="minorHAnsi"/>
                <w:sz w:val="22"/>
                <w:szCs w:val="22"/>
                <w:lang w:eastAsia="en-CA"/>
              </w:rPr>
            </w:pPr>
          </w:p>
          <w:p w14:paraId="4B01A1D7" w14:textId="77777777" w:rsidR="00A967B7" w:rsidRPr="00586E3E" w:rsidRDefault="00A967B7" w:rsidP="006E1E0E">
            <w:pPr>
              <w:pStyle w:val="ListParagraph"/>
              <w:numPr>
                <w:ilvl w:val="0"/>
                <w:numId w:val="98"/>
              </w:numPr>
              <w:rPr>
                <w:rFonts w:asciiTheme="minorHAnsi" w:hAnsiTheme="minorHAnsi"/>
                <w:sz w:val="22"/>
                <w:szCs w:val="22"/>
                <w:lang w:eastAsia="en-CA"/>
              </w:rPr>
            </w:pPr>
            <w:r>
              <w:rPr>
                <w:rFonts w:asciiTheme="minorHAnsi" w:hAnsiTheme="minorHAnsi"/>
                <w:color w:val="auto"/>
                <w:sz w:val="22"/>
                <w:szCs w:val="22"/>
                <w:lang w:eastAsia="en-CA"/>
              </w:rPr>
              <w:t>Retirement Notice</w:t>
            </w:r>
          </w:p>
          <w:p w14:paraId="18AA90AC" w14:textId="77777777" w:rsidR="00A967B7" w:rsidRDefault="00A967B7" w:rsidP="006E1E0E">
            <w:pPr>
              <w:ind w:left="1440"/>
              <w:rPr>
                <w:rFonts w:asciiTheme="minorHAnsi" w:hAnsiTheme="minorHAnsi"/>
                <w:sz w:val="22"/>
                <w:szCs w:val="22"/>
                <w:lang w:eastAsia="en-CA"/>
              </w:rPr>
            </w:pPr>
            <w:r>
              <w:rPr>
                <w:rFonts w:asciiTheme="minorHAnsi" w:hAnsiTheme="minorHAnsi"/>
                <w:sz w:val="22"/>
                <w:szCs w:val="22"/>
                <w:lang w:eastAsia="en-CA"/>
              </w:rPr>
              <w:t>File.</w:t>
            </w:r>
            <w:r w:rsidRPr="00B50314">
              <w:rPr>
                <w:rFonts w:asciiTheme="minorHAnsi" w:hAnsiTheme="minorHAnsi"/>
                <w:sz w:val="22"/>
                <w:szCs w:val="22"/>
                <w:lang w:eastAsia="en-CA"/>
              </w:rPr>
              <w:t>Employment</w:t>
            </w:r>
            <w:r>
              <w:rPr>
                <w:rFonts w:asciiTheme="minorHAnsi" w:hAnsiTheme="minorHAnsi"/>
                <w:sz w:val="22"/>
                <w:szCs w:val="22"/>
                <w:lang w:eastAsia="en-CA"/>
              </w:rPr>
              <w:t>EndDate &lt; MergerEffectiveDate</w:t>
            </w:r>
            <w:r w:rsidRPr="00BE4953">
              <w:rPr>
                <w:rFonts w:asciiTheme="minorHAnsi" w:hAnsiTheme="minorHAnsi"/>
                <w:sz w:val="22"/>
                <w:szCs w:val="22"/>
                <w:vertAlign w:val="superscript"/>
                <w:lang w:eastAsia="en-CA"/>
              </w:rPr>
              <w:t>1</w:t>
            </w:r>
          </w:p>
          <w:p w14:paraId="627CC89C" w14:textId="77777777" w:rsidR="00A967B7" w:rsidRDefault="00A967B7" w:rsidP="006E1E0E">
            <w:pPr>
              <w:ind w:left="720"/>
              <w:rPr>
                <w:rFonts w:asciiTheme="minorHAnsi" w:hAnsiTheme="minorHAnsi"/>
                <w:sz w:val="22"/>
                <w:szCs w:val="22"/>
                <w:lang w:eastAsia="en-CA"/>
              </w:rPr>
            </w:pPr>
            <w:r>
              <w:rPr>
                <w:rFonts w:asciiTheme="minorHAnsi" w:hAnsiTheme="minorHAnsi"/>
                <w:sz w:val="22"/>
                <w:szCs w:val="22"/>
                <w:lang w:eastAsia="en-CA"/>
              </w:rPr>
              <w:t>)</w:t>
            </w:r>
          </w:p>
          <w:p w14:paraId="6828F65D" w14:textId="77777777" w:rsidR="00A967B7" w:rsidRDefault="00A967B7" w:rsidP="006E1E0E">
            <w:pPr>
              <w:ind w:left="0"/>
              <w:rPr>
                <w:rFonts w:asciiTheme="minorHAnsi" w:hAnsiTheme="minorHAnsi"/>
                <w:sz w:val="22"/>
                <w:szCs w:val="22"/>
                <w:lang w:eastAsia="en-CA"/>
              </w:rPr>
            </w:pPr>
            <w:r w:rsidRPr="00BE4953">
              <w:rPr>
                <w:rFonts w:asciiTheme="minorHAnsi" w:hAnsiTheme="minorHAnsi"/>
                <w:sz w:val="22"/>
                <w:szCs w:val="22"/>
                <w:vertAlign w:val="superscript"/>
                <w:lang w:eastAsia="en-CA"/>
              </w:rPr>
              <w:t>1</w:t>
            </w:r>
            <w:r>
              <w:rPr>
                <w:rFonts w:asciiTheme="minorHAnsi" w:hAnsiTheme="minorHAnsi"/>
                <w:sz w:val="22"/>
                <w:szCs w:val="22"/>
                <w:lang w:eastAsia="en-CA"/>
              </w:rPr>
              <w:t>The merger effective date is different for each employer and is determined as follows:</w:t>
            </w:r>
          </w:p>
          <w:tbl>
            <w:tblPr>
              <w:tblStyle w:val="TableGrid"/>
              <w:tblW w:w="0" w:type="auto"/>
              <w:tblLayout w:type="fixed"/>
              <w:tblLook w:val="04A0" w:firstRow="1" w:lastRow="0" w:firstColumn="1" w:lastColumn="0" w:noHBand="0" w:noVBand="1"/>
            </w:tblPr>
            <w:tblGrid>
              <w:gridCol w:w="1446"/>
              <w:gridCol w:w="4536"/>
              <w:gridCol w:w="2235"/>
            </w:tblGrid>
            <w:tr w:rsidR="00A967B7" w14:paraId="5336E16F" w14:textId="77777777" w:rsidTr="006E1E0E">
              <w:tc>
                <w:tcPr>
                  <w:tcW w:w="1446" w:type="dxa"/>
                  <w:shd w:val="pct25" w:color="auto" w:fill="auto"/>
                </w:tcPr>
                <w:p w14:paraId="06804AFF" w14:textId="77777777" w:rsidR="00A967B7" w:rsidRPr="00BE4953" w:rsidRDefault="00A967B7" w:rsidP="006E1E0E">
                  <w:pPr>
                    <w:ind w:left="0"/>
                    <w:rPr>
                      <w:rFonts w:asciiTheme="minorHAnsi" w:hAnsiTheme="minorHAnsi"/>
                      <w:lang w:eastAsia="en-CA"/>
                    </w:rPr>
                  </w:pPr>
                  <w:r w:rsidRPr="00BE4953">
                    <w:rPr>
                      <w:rFonts w:asciiTheme="minorHAnsi" w:hAnsiTheme="minorHAnsi"/>
                      <w:lang w:eastAsia="en-CA"/>
                    </w:rPr>
                    <w:t>Indicator code</w:t>
                  </w:r>
                </w:p>
              </w:tc>
              <w:tc>
                <w:tcPr>
                  <w:tcW w:w="4536" w:type="dxa"/>
                  <w:shd w:val="pct25" w:color="auto" w:fill="auto"/>
                </w:tcPr>
                <w:p w14:paraId="02C9B9C2" w14:textId="77777777" w:rsidR="00A967B7" w:rsidRPr="00BE4953" w:rsidRDefault="00A967B7" w:rsidP="006E1E0E">
                  <w:pPr>
                    <w:ind w:left="0"/>
                    <w:rPr>
                      <w:rFonts w:asciiTheme="minorHAnsi" w:hAnsiTheme="minorHAnsi"/>
                      <w:lang w:eastAsia="en-CA"/>
                    </w:rPr>
                  </w:pPr>
                  <w:r w:rsidRPr="00BE4953">
                    <w:rPr>
                      <w:rFonts w:asciiTheme="minorHAnsi" w:hAnsiTheme="minorHAnsi"/>
                      <w:lang w:eastAsia="en-CA"/>
                    </w:rPr>
                    <w:t>Employer name</w:t>
                  </w:r>
                </w:p>
              </w:tc>
              <w:tc>
                <w:tcPr>
                  <w:tcW w:w="2235" w:type="dxa"/>
                  <w:shd w:val="pct25" w:color="auto" w:fill="auto"/>
                </w:tcPr>
                <w:p w14:paraId="0FE805E5" w14:textId="77777777" w:rsidR="00A967B7" w:rsidRPr="00BE4953" w:rsidRDefault="00A967B7" w:rsidP="006E1E0E">
                  <w:pPr>
                    <w:ind w:left="0"/>
                    <w:rPr>
                      <w:rFonts w:asciiTheme="minorHAnsi" w:hAnsiTheme="minorHAnsi"/>
                      <w:lang w:eastAsia="en-CA"/>
                    </w:rPr>
                  </w:pPr>
                  <w:r w:rsidRPr="00BE4953">
                    <w:rPr>
                      <w:rFonts w:asciiTheme="minorHAnsi" w:hAnsiTheme="minorHAnsi"/>
                      <w:lang w:eastAsia="en-CA"/>
                    </w:rPr>
                    <w:t>MergerEffectiveDate</w:t>
                  </w:r>
                </w:p>
              </w:tc>
            </w:tr>
            <w:tr w:rsidR="00A967B7" w14:paraId="381BAF5B" w14:textId="77777777" w:rsidTr="006E1E0E">
              <w:tc>
                <w:tcPr>
                  <w:tcW w:w="1446" w:type="dxa"/>
                  <w:vAlign w:val="bottom"/>
                </w:tcPr>
                <w:p w14:paraId="7B73357D" w14:textId="77777777" w:rsidR="00A967B7" w:rsidRPr="00BE4953" w:rsidRDefault="00A967B7" w:rsidP="006E1E0E">
                  <w:pPr>
                    <w:ind w:left="0"/>
                    <w:rPr>
                      <w:rFonts w:asciiTheme="minorHAnsi" w:hAnsiTheme="minorHAnsi"/>
                      <w:lang w:eastAsia="en-CA"/>
                    </w:rPr>
                  </w:pPr>
                  <w:r w:rsidRPr="00BE4953">
                    <w:rPr>
                      <w:rFonts w:ascii="Calibri" w:hAnsi="Calibri"/>
                    </w:rPr>
                    <w:t>NHHSIS</w:t>
                  </w:r>
                </w:p>
              </w:tc>
              <w:tc>
                <w:tcPr>
                  <w:tcW w:w="4536" w:type="dxa"/>
                  <w:vAlign w:val="bottom"/>
                </w:tcPr>
                <w:p w14:paraId="0DD7F845" w14:textId="77777777" w:rsidR="00A967B7" w:rsidRPr="00BE4953" w:rsidRDefault="00A967B7" w:rsidP="006E1E0E">
                  <w:pPr>
                    <w:ind w:left="0"/>
                    <w:rPr>
                      <w:rFonts w:asciiTheme="minorHAnsi" w:hAnsiTheme="minorHAnsi"/>
                      <w:lang w:eastAsia="en-CA"/>
                    </w:rPr>
                  </w:pPr>
                  <w:r w:rsidRPr="00BE4953">
                    <w:rPr>
                      <w:rFonts w:ascii="Calibri" w:hAnsi="Calibri"/>
                    </w:rPr>
                    <w:t>Non Hoopp Hospital member - Sisters of St-Joseph</w:t>
                  </w:r>
                </w:p>
              </w:tc>
              <w:tc>
                <w:tcPr>
                  <w:tcW w:w="2235" w:type="dxa"/>
                  <w:vAlign w:val="bottom"/>
                </w:tcPr>
                <w:p w14:paraId="315C2C49" w14:textId="77777777" w:rsidR="00A967B7" w:rsidRPr="00BE4953" w:rsidRDefault="00A967B7" w:rsidP="006E1E0E">
                  <w:pPr>
                    <w:ind w:left="0"/>
                    <w:rPr>
                      <w:rFonts w:asciiTheme="minorHAnsi" w:hAnsiTheme="minorHAnsi"/>
                      <w:lang w:eastAsia="en-CA"/>
                    </w:rPr>
                  </w:pPr>
                  <w:r w:rsidRPr="00BE4953">
                    <w:rPr>
                      <w:rFonts w:ascii="Calibri" w:hAnsi="Calibri"/>
                    </w:rPr>
                    <w:t>2019-01-01</w:t>
                  </w:r>
                </w:p>
              </w:tc>
            </w:tr>
            <w:tr w:rsidR="00A967B7" w14:paraId="426DFD9A" w14:textId="77777777" w:rsidTr="006E1E0E">
              <w:tc>
                <w:tcPr>
                  <w:tcW w:w="1446" w:type="dxa"/>
                  <w:vAlign w:val="bottom"/>
                </w:tcPr>
                <w:p w14:paraId="192310CD" w14:textId="77777777" w:rsidR="00A967B7" w:rsidRPr="00BE4953" w:rsidRDefault="00A967B7" w:rsidP="006E1E0E">
                  <w:pPr>
                    <w:ind w:left="0"/>
                    <w:rPr>
                      <w:rFonts w:asciiTheme="minorHAnsi" w:hAnsiTheme="minorHAnsi"/>
                      <w:lang w:eastAsia="en-CA"/>
                    </w:rPr>
                  </w:pPr>
                  <w:r w:rsidRPr="00BE4953">
                    <w:rPr>
                      <w:rFonts w:ascii="Calibri" w:hAnsi="Calibri"/>
                    </w:rPr>
                    <w:t>NHHSTJ</w:t>
                  </w:r>
                </w:p>
              </w:tc>
              <w:tc>
                <w:tcPr>
                  <w:tcW w:w="4536" w:type="dxa"/>
                  <w:vAlign w:val="bottom"/>
                </w:tcPr>
                <w:p w14:paraId="71483AAC" w14:textId="77777777" w:rsidR="00A967B7" w:rsidRPr="00BE4953" w:rsidRDefault="00A967B7" w:rsidP="006E1E0E">
                  <w:pPr>
                    <w:ind w:left="0"/>
                    <w:rPr>
                      <w:rFonts w:asciiTheme="minorHAnsi" w:hAnsiTheme="minorHAnsi"/>
                      <w:lang w:eastAsia="en-CA"/>
                    </w:rPr>
                  </w:pPr>
                  <w:r w:rsidRPr="00BE4953">
                    <w:rPr>
                      <w:rFonts w:ascii="Calibri" w:hAnsi="Calibri"/>
                    </w:rPr>
                    <w:t>Non Hoopp Hospital member - St-Joseph</w:t>
                  </w:r>
                </w:p>
              </w:tc>
              <w:tc>
                <w:tcPr>
                  <w:tcW w:w="2235" w:type="dxa"/>
                  <w:vAlign w:val="bottom"/>
                </w:tcPr>
                <w:p w14:paraId="7AFFCD25" w14:textId="77777777" w:rsidR="00A967B7" w:rsidRPr="00BE4953" w:rsidRDefault="00A967B7" w:rsidP="006E1E0E">
                  <w:pPr>
                    <w:ind w:left="0"/>
                    <w:rPr>
                      <w:rFonts w:asciiTheme="minorHAnsi" w:hAnsiTheme="minorHAnsi"/>
                      <w:lang w:eastAsia="en-CA"/>
                    </w:rPr>
                  </w:pPr>
                  <w:r w:rsidRPr="00BE4953">
                    <w:rPr>
                      <w:rFonts w:ascii="Calibri" w:hAnsi="Calibri"/>
                    </w:rPr>
                    <w:t>2019-01-01</w:t>
                  </w:r>
                </w:p>
              </w:tc>
            </w:tr>
            <w:tr w:rsidR="00A967B7" w14:paraId="1361B7ED" w14:textId="77777777" w:rsidTr="006E1E0E">
              <w:tc>
                <w:tcPr>
                  <w:tcW w:w="1446" w:type="dxa"/>
                  <w:vAlign w:val="bottom"/>
                </w:tcPr>
                <w:p w14:paraId="10A6CBD9" w14:textId="77777777" w:rsidR="00A967B7" w:rsidRPr="00BE4953" w:rsidRDefault="00A967B7" w:rsidP="006E1E0E">
                  <w:pPr>
                    <w:ind w:left="0"/>
                    <w:rPr>
                      <w:rFonts w:ascii="Calibri" w:hAnsi="Calibri"/>
                    </w:rPr>
                  </w:pPr>
                  <w:r w:rsidRPr="00BE4953">
                    <w:rPr>
                      <w:rFonts w:ascii="Calibri" w:hAnsi="Calibri"/>
                    </w:rPr>
                    <w:t>NHHPRO</w:t>
                  </w:r>
                </w:p>
              </w:tc>
              <w:tc>
                <w:tcPr>
                  <w:tcW w:w="4536" w:type="dxa"/>
                  <w:vAlign w:val="bottom"/>
                </w:tcPr>
                <w:p w14:paraId="69E70192" w14:textId="77777777" w:rsidR="00A967B7" w:rsidRPr="00BE4953" w:rsidRDefault="00A967B7" w:rsidP="006E1E0E">
                  <w:pPr>
                    <w:ind w:left="0"/>
                    <w:rPr>
                      <w:rFonts w:ascii="Calibri" w:hAnsi="Calibri"/>
                    </w:rPr>
                  </w:pPr>
                  <w:r w:rsidRPr="00BE4953">
                    <w:rPr>
                      <w:rFonts w:ascii="Calibri" w:hAnsi="Calibri"/>
                    </w:rPr>
                    <w:t>Non Hoopp Hospital member - Providence</w:t>
                  </w:r>
                </w:p>
              </w:tc>
              <w:tc>
                <w:tcPr>
                  <w:tcW w:w="2235" w:type="dxa"/>
                  <w:vAlign w:val="bottom"/>
                </w:tcPr>
                <w:p w14:paraId="5E3431A7" w14:textId="77777777" w:rsidR="00A967B7" w:rsidRPr="00BE4953" w:rsidRDefault="00A967B7" w:rsidP="006E1E0E">
                  <w:pPr>
                    <w:ind w:left="0"/>
                    <w:rPr>
                      <w:rFonts w:ascii="Calibri" w:hAnsi="Calibri"/>
                    </w:rPr>
                  </w:pPr>
                  <w:r w:rsidRPr="00BE4953">
                    <w:rPr>
                      <w:rFonts w:ascii="Calibri" w:hAnsi="Calibri"/>
                    </w:rPr>
                    <w:t>2019-01-01</w:t>
                  </w:r>
                </w:p>
              </w:tc>
            </w:tr>
            <w:tr w:rsidR="00A967B7" w14:paraId="7A77341E" w14:textId="77777777" w:rsidTr="006E1E0E">
              <w:tc>
                <w:tcPr>
                  <w:tcW w:w="1446" w:type="dxa"/>
                  <w:vAlign w:val="bottom"/>
                </w:tcPr>
                <w:p w14:paraId="26D9B3ED" w14:textId="77777777" w:rsidR="00A967B7" w:rsidRPr="00540DB5" w:rsidRDefault="00A967B7" w:rsidP="006E1E0E">
                  <w:pPr>
                    <w:ind w:left="0"/>
                    <w:rPr>
                      <w:rFonts w:asciiTheme="minorHAnsi" w:hAnsiTheme="minorHAnsi"/>
                      <w:lang w:eastAsia="en-CA"/>
                    </w:rPr>
                  </w:pPr>
                  <w:r w:rsidRPr="00540DB5">
                    <w:rPr>
                      <w:rFonts w:ascii="Calibri" w:hAnsi="Calibri"/>
                    </w:rPr>
                    <w:t>NHHSTM</w:t>
                  </w:r>
                </w:p>
              </w:tc>
              <w:tc>
                <w:tcPr>
                  <w:tcW w:w="4536" w:type="dxa"/>
                  <w:vAlign w:val="bottom"/>
                </w:tcPr>
                <w:p w14:paraId="08D840C0" w14:textId="77777777" w:rsidR="00A967B7" w:rsidRPr="00540DB5" w:rsidRDefault="00A967B7" w:rsidP="006E1E0E">
                  <w:pPr>
                    <w:ind w:left="0"/>
                    <w:rPr>
                      <w:rFonts w:asciiTheme="minorHAnsi" w:hAnsiTheme="minorHAnsi"/>
                      <w:lang w:eastAsia="en-CA"/>
                    </w:rPr>
                  </w:pPr>
                  <w:r w:rsidRPr="00540DB5">
                    <w:rPr>
                      <w:rFonts w:ascii="Calibri" w:hAnsi="Calibri"/>
                    </w:rPr>
                    <w:t>Non Hoopp Hospital member - St-Mikes</w:t>
                  </w:r>
                </w:p>
              </w:tc>
              <w:tc>
                <w:tcPr>
                  <w:tcW w:w="2235" w:type="dxa"/>
                  <w:vAlign w:val="bottom"/>
                </w:tcPr>
                <w:p w14:paraId="6B38BB52" w14:textId="77777777" w:rsidR="00A967B7" w:rsidRPr="00540DB5" w:rsidRDefault="00A967B7" w:rsidP="006E1E0E">
                  <w:pPr>
                    <w:ind w:left="0"/>
                    <w:rPr>
                      <w:rFonts w:asciiTheme="minorHAnsi" w:hAnsiTheme="minorHAnsi"/>
                      <w:lang w:eastAsia="en-CA"/>
                    </w:rPr>
                  </w:pPr>
                  <w:r w:rsidRPr="00540DB5">
                    <w:rPr>
                      <w:rFonts w:asciiTheme="minorHAnsi" w:hAnsiTheme="minorHAnsi"/>
                      <w:lang w:eastAsia="en-CA"/>
                    </w:rPr>
                    <w:t>2019-07-01</w:t>
                  </w:r>
                </w:p>
              </w:tc>
            </w:tr>
            <w:tr w:rsidR="00A967B7" w14:paraId="48606387" w14:textId="77777777" w:rsidTr="006E1E0E">
              <w:tc>
                <w:tcPr>
                  <w:tcW w:w="1446" w:type="dxa"/>
                  <w:vAlign w:val="bottom"/>
                </w:tcPr>
                <w:p w14:paraId="4A176280" w14:textId="77777777" w:rsidR="00A967B7" w:rsidRPr="00540DB5" w:rsidRDefault="00A967B7" w:rsidP="006E1E0E">
                  <w:pPr>
                    <w:ind w:left="0"/>
                    <w:rPr>
                      <w:rFonts w:asciiTheme="minorHAnsi" w:hAnsiTheme="minorHAnsi"/>
                      <w:lang w:eastAsia="en-CA"/>
                    </w:rPr>
                  </w:pPr>
                  <w:r w:rsidRPr="00540DB5">
                    <w:rPr>
                      <w:rFonts w:ascii="Calibri" w:hAnsi="Calibri"/>
                    </w:rPr>
                    <w:t>NHHGR</w:t>
                  </w:r>
                </w:p>
              </w:tc>
              <w:tc>
                <w:tcPr>
                  <w:tcW w:w="4536" w:type="dxa"/>
                  <w:vAlign w:val="bottom"/>
                </w:tcPr>
                <w:p w14:paraId="7E2AAF39" w14:textId="77777777" w:rsidR="00A967B7" w:rsidRPr="00540DB5" w:rsidRDefault="00A967B7" w:rsidP="006E1E0E">
                  <w:pPr>
                    <w:ind w:left="0"/>
                    <w:rPr>
                      <w:rFonts w:asciiTheme="minorHAnsi" w:hAnsiTheme="minorHAnsi"/>
                      <w:lang w:eastAsia="en-CA"/>
                    </w:rPr>
                  </w:pPr>
                  <w:r w:rsidRPr="00540DB5">
                    <w:rPr>
                      <w:rFonts w:ascii="Calibri" w:hAnsi="Calibri"/>
                    </w:rPr>
                    <w:t>Non Hoopp Hospital member - Grand River</w:t>
                  </w:r>
                </w:p>
              </w:tc>
              <w:tc>
                <w:tcPr>
                  <w:tcW w:w="2235" w:type="dxa"/>
                  <w:vAlign w:val="bottom"/>
                </w:tcPr>
                <w:p w14:paraId="46911F08" w14:textId="77777777" w:rsidR="00A967B7" w:rsidRPr="00540DB5" w:rsidRDefault="00A967B7" w:rsidP="006E1E0E">
                  <w:pPr>
                    <w:ind w:left="0"/>
                    <w:rPr>
                      <w:rFonts w:asciiTheme="minorHAnsi" w:hAnsiTheme="minorHAnsi"/>
                      <w:lang w:eastAsia="en-CA"/>
                    </w:rPr>
                  </w:pPr>
                  <w:r w:rsidRPr="00540DB5">
                    <w:rPr>
                      <w:rFonts w:asciiTheme="minorHAnsi" w:hAnsiTheme="minorHAnsi"/>
                      <w:lang w:eastAsia="en-CA"/>
                    </w:rPr>
                    <w:t>2019-06-01</w:t>
                  </w:r>
                </w:p>
              </w:tc>
            </w:tr>
          </w:tbl>
          <w:p w14:paraId="34D701EB" w14:textId="77777777" w:rsidR="00A967B7" w:rsidRDefault="00A967B7" w:rsidP="006E1E0E">
            <w:pPr>
              <w:ind w:left="720"/>
              <w:rPr>
                <w:rFonts w:asciiTheme="minorHAnsi" w:hAnsiTheme="minorHAnsi"/>
                <w:sz w:val="22"/>
                <w:szCs w:val="22"/>
                <w:lang w:eastAsia="en-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730"/>
              <w:gridCol w:w="1090"/>
            </w:tblGrid>
            <w:tr w:rsidR="00A967B7" w14:paraId="0C495C0D" w14:textId="77777777" w:rsidTr="006E1E0E">
              <w:trPr>
                <w:trHeight w:val="300"/>
              </w:trPr>
              <w:tc>
                <w:tcPr>
                  <w:tcW w:w="4730" w:type="dxa"/>
                  <w:tcMar>
                    <w:top w:w="0" w:type="dxa"/>
                    <w:left w:w="45" w:type="dxa"/>
                    <w:bottom w:w="0" w:type="dxa"/>
                    <w:right w:w="45" w:type="dxa"/>
                  </w:tcMar>
                  <w:vAlign w:val="center"/>
                  <w:hideMark/>
                </w:tcPr>
                <w:p w14:paraId="37715FF9" w14:textId="77777777" w:rsidR="00A967B7" w:rsidRPr="004C3DAF" w:rsidRDefault="00A967B7" w:rsidP="006E1E0E">
                  <w:pPr>
                    <w:autoSpaceDE w:val="0"/>
                    <w:autoSpaceDN w:val="0"/>
                    <w:spacing w:after="0" w:line="240" w:lineRule="auto"/>
                    <w:rPr>
                      <w:rFonts w:ascii="Calibri" w:hAnsi="Calibri"/>
                    </w:rPr>
                  </w:pPr>
                  <w:r w:rsidRPr="004C3DAF">
                    <w:rPr>
                      <w:rFonts w:ascii="Calibri" w:hAnsi="Calibri"/>
                    </w:rPr>
                    <w:t>Sisters of St. Joseph's</w:t>
                  </w:r>
                </w:p>
              </w:tc>
              <w:tc>
                <w:tcPr>
                  <w:tcW w:w="1090" w:type="dxa"/>
                  <w:tcMar>
                    <w:top w:w="0" w:type="dxa"/>
                    <w:left w:w="45" w:type="dxa"/>
                    <w:bottom w:w="0" w:type="dxa"/>
                    <w:right w:w="45" w:type="dxa"/>
                  </w:tcMar>
                  <w:vAlign w:val="center"/>
                  <w:hideMark/>
                </w:tcPr>
                <w:p w14:paraId="137BB7DD" w14:textId="77777777" w:rsidR="00A967B7" w:rsidRPr="004C3DAF" w:rsidRDefault="00A967B7" w:rsidP="006E1E0E">
                  <w:pPr>
                    <w:autoSpaceDE w:val="0"/>
                    <w:autoSpaceDN w:val="0"/>
                    <w:spacing w:after="0" w:line="240" w:lineRule="auto"/>
                    <w:rPr>
                      <w:rFonts w:ascii="Calibri" w:hAnsi="Calibri"/>
                    </w:rPr>
                  </w:pPr>
                  <w:r w:rsidRPr="004C3DAF">
                    <w:rPr>
                      <w:rFonts w:ascii="Calibri" w:hAnsi="Calibri"/>
                    </w:rPr>
                    <w:t>0359</w:t>
                  </w:r>
                </w:p>
              </w:tc>
            </w:tr>
            <w:tr w:rsidR="00A967B7" w14:paraId="611CFCD9" w14:textId="77777777" w:rsidTr="006E1E0E">
              <w:trPr>
                <w:trHeight w:val="303"/>
              </w:trPr>
              <w:tc>
                <w:tcPr>
                  <w:tcW w:w="4730" w:type="dxa"/>
                  <w:tcMar>
                    <w:top w:w="0" w:type="dxa"/>
                    <w:left w:w="45" w:type="dxa"/>
                    <w:bottom w:w="0" w:type="dxa"/>
                    <w:right w:w="45" w:type="dxa"/>
                  </w:tcMar>
                  <w:vAlign w:val="center"/>
                  <w:hideMark/>
                </w:tcPr>
                <w:p w14:paraId="755D0C20" w14:textId="77777777" w:rsidR="00A967B7" w:rsidRPr="004C3DAF" w:rsidRDefault="00A967B7" w:rsidP="006E1E0E">
                  <w:pPr>
                    <w:autoSpaceDE w:val="0"/>
                    <w:autoSpaceDN w:val="0"/>
                    <w:spacing w:after="0" w:line="240" w:lineRule="auto"/>
                    <w:rPr>
                      <w:rFonts w:ascii="Calibri" w:hAnsi="Calibri"/>
                    </w:rPr>
                  </w:pPr>
                  <w:r w:rsidRPr="004C3DAF">
                    <w:rPr>
                      <w:rFonts w:ascii="Calibri" w:hAnsi="Calibri"/>
                    </w:rPr>
                    <w:t>Providence</w:t>
                  </w:r>
                </w:p>
              </w:tc>
              <w:tc>
                <w:tcPr>
                  <w:tcW w:w="1090" w:type="dxa"/>
                  <w:tcMar>
                    <w:top w:w="0" w:type="dxa"/>
                    <w:left w:w="45" w:type="dxa"/>
                    <w:bottom w:w="0" w:type="dxa"/>
                    <w:right w:w="45" w:type="dxa"/>
                  </w:tcMar>
                  <w:vAlign w:val="center"/>
                  <w:hideMark/>
                </w:tcPr>
                <w:p w14:paraId="0DA72AAE" w14:textId="77777777" w:rsidR="00A967B7" w:rsidRPr="004C3DAF" w:rsidRDefault="00A967B7" w:rsidP="006E1E0E">
                  <w:pPr>
                    <w:autoSpaceDE w:val="0"/>
                    <w:autoSpaceDN w:val="0"/>
                    <w:spacing w:after="0" w:line="240" w:lineRule="auto"/>
                    <w:rPr>
                      <w:rFonts w:ascii="Calibri" w:hAnsi="Calibri"/>
                    </w:rPr>
                  </w:pPr>
                  <w:r w:rsidRPr="004C3DAF">
                    <w:rPr>
                      <w:rFonts w:ascii="Calibri" w:hAnsi="Calibri"/>
                    </w:rPr>
                    <w:t>0235</w:t>
                  </w:r>
                </w:p>
              </w:tc>
            </w:tr>
            <w:tr w:rsidR="00A967B7" w14:paraId="4A7E6700" w14:textId="77777777" w:rsidTr="006E1E0E">
              <w:trPr>
                <w:trHeight w:val="300"/>
              </w:trPr>
              <w:tc>
                <w:tcPr>
                  <w:tcW w:w="4730" w:type="dxa"/>
                  <w:tcMar>
                    <w:top w:w="0" w:type="dxa"/>
                    <w:left w:w="45" w:type="dxa"/>
                    <w:bottom w:w="0" w:type="dxa"/>
                    <w:right w:w="45" w:type="dxa"/>
                  </w:tcMar>
                  <w:vAlign w:val="center"/>
                  <w:hideMark/>
                </w:tcPr>
                <w:p w14:paraId="301CEE0B" w14:textId="77777777" w:rsidR="00A967B7" w:rsidRPr="004C3DAF" w:rsidRDefault="00A967B7" w:rsidP="006E1E0E">
                  <w:pPr>
                    <w:autoSpaceDE w:val="0"/>
                    <w:autoSpaceDN w:val="0"/>
                    <w:spacing w:after="0" w:line="240" w:lineRule="auto"/>
                    <w:rPr>
                      <w:rFonts w:ascii="Calibri" w:hAnsi="Calibri"/>
                    </w:rPr>
                  </w:pPr>
                  <w:r w:rsidRPr="004C3DAF">
                    <w:rPr>
                      <w:rFonts w:ascii="Calibri" w:hAnsi="Calibri"/>
                    </w:rPr>
                    <w:t>Grand River</w:t>
                  </w:r>
                </w:p>
              </w:tc>
              <w:tc>
                <w:tcPr>
                  <w:tcW w:w="1090" w:type="dxa"/>
                  <w:tcMar>
                    <w:top w:w="0" w:type="dxa"/>
                    <w:left w:w="45" w:type="dxa"/>
                    <w:bottom w:w="0" w:type="dxa"/>
                    <w:right w:w="45" w:type="dxa"/>
                  </w:tcMar>
                  <w:vAlign w:val="center"/>
                  <w:hideMark/>
                </w:tcPr>
                <w:p w14:paraId="60E4F456" w14:textId="77777777" w:rsidR="00A967B7" w:rsidRPr="004C3DAF" w:rsidRDefault="00A967B7" w:rsidP="006E1E0E">
                  <w:pPr>
                    <w:autoSpaceDE w:val="0"/>
                    <w:autoSpaceDN w:val="0"/>
                    <w:spacing w:after="0" w:line="240" w:lineRule="auto"/>
                    <w:rPr>
                      <w:rFonts w:ascii="Calibri" w:hAnsi="Calibri"/>
                    </w:rPr>
                  </w:pPr>
                  <w:r w:rsidRPr="004C3DAF">
                    <w:rPr>
                      <w:rFonts w:ascii="Calibri" w:hAnsi="Calibri"/>
                    </w:rPr>
                    <w:t>0135</w:t>
                  </w:r>
                </w:p>
              </w:tc>
            </w:tr>
            <w:tr w:rsidR="00A967B7" w14:paraId="0B594908" w14:textId="77777777" w:rsidTr="006E1E0E">
              <w:trPr>
                <w:trHeight w:val="303"/>
              </w:trPr>
              <w:tc>
                <w:tcPr>
                  <w:tcW w:w="4730" w:type="dxa"/>
                  <w:tcMar>
                    <w:top w:w="0" w:type="dxa"/>
                    <w:left w:w="45" w:type="dxa"/>
                    <w:bottom w:w="0" w:type="dxa"/>
                    <w:right w:w="45" w:type="dxa"/>
                  </w:tcMar>
                  <w:vAlign w:val="center"/>
                  <w:hideMark/>
                </w:tcPr>
                <w:p w14:paraId="6E424A15" w14:textId="77777777" w:rsidR="00A967B7" w:rsidRPr="004C3DAF" w:rsidRDefault="00A967B7" w:rsidP="006E1E0E">
                  <w:pPr>
                    <w:autoSpaceDE w:val="0"/>
                    <w:autoSpaceDN w:val="0"/>
                    <w:spacing w:after="0" w:line="240" w:lineRule="auto"/>
                    <w:rPr>
                      <w:rFonts w:ascii="Calibri" w:hAnsi="Calibri"/>
                    </w:rPr>
                  </w:pPr>
                  <w:r w:rsidRPr="004C3DAF">
                    <w:rPr>
                      <w:rFonts w:ascii="Calibri" w:hAnsi="Calibri"/>
                    </w:rPr>
                    <w:t>St. Joseph’s</w:t>
                  </w:r>
                </w:p>
              </w:tc>
              <w:tc>
                <w:tcPr>
                  <w:tcW w:w="1090" w:type="dxa"/>
                  <w:tcMar>
                    <w:top w:w="0" w:type="dxa"/>
                    <w:left w:w="45" w:type="dxa"/>
                    <w:bottom w:w="0" w:type="dxa"/>
                    <w:right w:w="45" w:type="dxa"/>
                  </w:tcMar>
                  <w:vAlign w:val="center"/>
                  <w:hideMark/>
                </w:tcPr>
                <w:p w14:paraId="0020F4BB" w14:textId="77777777" w:rsidR="00A967B7" w:rsidRPr="004C3DAF" w:rsidRDefault="00A967B7" w:rsidP="006E1E0E">
                  <w:pPr>
                    <w:autoSpaceDE w:val="0"/>
                    <w:autoSpaceDN w:val="0"/>
                    <w:spacing w:after="0" w:line="240" w:lineRule="auto"/>
                    <w:rPr>
                      <w:rFonts w:ascii="Calibri" w:hAnsi="Calibri"/>
                    </w:rPr>
                  </w:pPr>
                  <w:r w:rsidRPr="004C3DAF">
                    <w:rPr>
                      <w:rFonts w:ascii="Calibri" w:hAnsi="Calibri"/>
                    </w:rPr>
                    <w:t>0235</w:t>
                  </w:r>
                </w:p>
              </w:tc>
            </w:tr>
            <w:tr w:rsidR="00A967B7" w14:paraId="4A836ABB" w14:textId="77777777" w:rsidTr="006E1E0E">
              <w:trPr>
                <w:trHeight w:val="300"/>
              </w:trPr>
              <w:tc>
                <w:tcPr>
                  <w:tcW w:w="4730" w:type="dxa"/>
                  <w:tcMar>
                    <w:top w:w="0" w:type="dxa"/>
                    <w:left w:w="45" w:type="dxa"/>
                    <w:bottom w:w="0" w:type="dxa"/>
                    <w:right w:w="45" w:type="dxa"/>
                  </w:tcMar>
                  <w:vAlign w:val="center"/>
                  <w:hideMark/>
                </w:tcPr>
                <w:p w14:paraId="7B5379FE" w14:textId="77777777" w:rsidR="00A967B7" w:rsidRPr="004C3DAF" w:rsidRDefault="00A967B7" w:rsidP="006E1E0E">
                  <w:pPr>
                    <w:autoSpaceDE w:val="0"/>
                    <w:autoSpaceDN w:val="0"/>
                    <w:spacing w:after="0" w:line="240" w:lineRule="auto"/>
                    <w:rPr>
                      <w:rFonts w:ascii="Calibri" w:hAnsi="Calibri"/>
                    </w:rPr>
                  </w:pPr>
                  <w:r w:rsidRPr="004C3DAF">
                    <w:rPr>
                      <w:rFonts w:ascii="Calibri" w:hAnsi="Calibri"/>
                    </w:rPr>
                    <w:t>St. Michael’s Healthcare</w:t>
                  </w:r>
                </w:p>
              </w:tc>
              <w:tc>
                <w:tcPr>
                  <w:tcW w:w="1090" w:type="dxa"/>
                  <w:tcMar>
                    <w:top w:w="0" w:type="dxa"/>
                    <w:left w:w="45" w:type="dxa"/>
                    <w:bottom w:w="0" w:type="dxa"/>
                    <w:right w:w="45" w:type="dxa"/>
                  </w:tcMar>
                  <w:vAlign w:val="center"/>
                  <w:hideMark/>
                </w:tcPr>
                <w:p w14:paraId="4C7BF56E" w14:textId="77777777" w:rsidR="00A967B7" w:rsidRPr="004C3DAF" w:rsidRDefault="00A967B7" w:rsidP="006E1E0E">
                  <w:pPr>
                    <w:autoSpaceDE w:val="0"/>
                    <w:autoSpaceDN w:val="0"/>
                    <w:spacing w:after="0" w:line="240" w:lineRule="auto"/>
                    <w:rPr>
                      <w:rFonts w:ascii="Calibri" w:hAnsi="Calibri"/>
                    </w:rPr>
                  </w:pPr>
                  <w:r w:rsidRPr="004C3DAF">
                    <w:rPr>
                      <w:rFonts w:ascii="Calibri" w:hAnsi="Calibri"/>
                    </w:rPr>
                    <w:t>0235</w:t>
                  </w:r>
                </w:p>
              </w:tc>
            </w:tr>
          </w:tbl>
          <w:p w14:paraId="2EA265BF" w14:textId="77777777" w:rsidR="00A967B7" w:rsidRPr="004C3DAF" w:rsidRDefault="00A967B7" w:rsidP="006E1E0E">
            <w:pPr>
              <w:autoSpaceDE w:val="0"/>
              <w:autoSpaceDN w:val="0"/>
              <w:spacing w:after="0" w:line="240" w:lineRule="auto"/>
              <w:rPr>
                <w:rFonts w:ascii="Calibri" w:hAnsi="Calibri" w:cs="Calibri"/>
                <w:sz w:val="22"/>
                <w:szCs w:val="22"/>
              </w:rPr>
            </w:pPr>
            <w:r>
              <w:rPr>
                <w:sz w:val="19"/>
                <w:szCs w:val="19"/>
              </w:rPr>
              <w:t> </w:t>
            </w:r>
          </w:p>
          <w:p w14:paraId="272613C0" w14:textId="77777777" w:rsidR="00A967B7" w:rsidRPr="0078068E" w:rsidRDefault="00A967B7" w:rsidP="006E1E0E">
            <w:pPr>
              <w:ind w:left="0"/>
              <w:rPr>
                <w:rFonts w:asciiTheme="minorHAnsi" w:hAnsiTheme="minorHAnsi"/>
                <w:sz w:val="22"/>
                <w:szCs w:val="22"/>
                <w:lang w:eastAsia="en-CA"/>
              </w:rPr>
            </w:pPr>
          </w:p>
        </w:tc>
      </w:tr>
      <w:tr w:rsidR="00A967B7" w:rsidRPr="00A61AB1" w14:paraId="01409B3A"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8BA6F37"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134961FB" w14:textId="77777777" w:rsidR="00A967B7" w:rsidRPr="00A762CE" w:rsidRDefault="00A967B7" w:rsidP="006E1E0E">
            <w:pPr>
              <w:pStyle w:val="NormalWeb"/>
              <w:spacing w:line="276" w:lineRule="auto"/>
              <w:rPr>
                <w:rFonts w:asciiTheme="minorHAnsi" w:hAnsiTheme="minorHAnsi"/>
                <w:color w:val="000000"/>
                <w:sz w:val="22"/>
                <w:szCs w:val="22"/>
                <w:lang w:val="en-CA"/>
              </w:rPr>
            </w:pPr>
            <w:r>
              <w:rPr>
                <w:rFonts w:asciiTheme="minorHAnsi" w:hAnsiTheme="minorHAnsi"/>
                <w:color w:val="000000"/>
                <w:sz w:val="22"/>
                <w:szCs w:val="22"/>
                <w:lang w:val="en-CA"/>
              </w:rPr>
              <w:t>N/A</w:t>
            </w:r>
          </w:p>
        </w:tc>
      </w:tr>
      <w:tr w:rsidR="00A967B7" w:rsidRPr="00A61AB1" w14:paraId="4E5BC81A"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268FA6A9"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tc>
        <w:tc>
          <w:tcPr>
            <w:tcW w:w="8448" w:type="dxa"/>
            <w:tcBorders>
              <w:top w:val="single" w:sz="4" w:space="0" w:color="auto"/>
              <w:left w:val="single" w:sz="4" w:space="0" w:color="auto"/>
              <w:bottom w:val="single" w:sz="4" w:space="0" w:color="auto"/>
              <w:right w:val="single" w:sz="4" w:space="0" w:color="auto"/>
            </w:tcBorders>
            <w:vAlign w:val="center"/>
          </w:tcPr>
          <w:p w14:paraId="6FF969C6" w14:textId="77777777" w:rsidR="00A967B7" w:rsidRPr="001D1230" w:rsidRDefault="00A967B7" w:rsidP="006E1E0E">
            <w:pPr>
              <w:spacing w:before="60" w:after="60"/>
              <w:ind w:left="0"/>
            </w:pPr>
            <w:r w:rsidRPr="006B46DF">
              <w:rPr>
                <w:rFonts w:asciiTheme="minorHAnsi" w:hAnsiTheme="minorHAnsi"/>
                <w:sz w:val="22"/>
                <w:szCs w:val="22"/>
                <w:lang w:eastAsia="en-CA"/>
              </w:rPr>
              <w:t xml:space="preserve">This event cannot be submitted via </w:t>
            </w:r>
            <w:r w:rsidRPr="005271FA">
              <w:rPr>
                <w:rFonts w:asciiTheme="minorHAnsi" w:hAnsiTheme="minorHAnsi"/>
                <w:sz w:val="22"/>
                <w:szCs w:val="22"/>
                <w:lang w:eastAsia="en-CA"/>
              </w:rPr>
              <w:t>HOOPP Insight</w:t>
            </w:r>
            <w:r w:rsidRPr="006B46DF">
              <w:rPr>
                <w:rFonts w:asciiTheme="minorHAnsi" w:hAnsiTheme="minorHAnsi"/>
                <w:sz w:val="22"/>
                <w:szCs w:val="22"/>
                <w:lang w:eastAsia="en-CA"/>
              </w:rPr>
              <w:t>. Please contact HOOPP for assistance.</w:t>
            </w:r>
          </w:p>
        </w:tc>
      </w:tr>
      <w:tr w:rsidR="00A967B7" w:rsidRPr="00A61AB1" w14:paraId="15EBD1E0"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21876B9"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F8F528C"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685EBFAA" w14:textId="77777777" w:rsidR="00A967B7" w:rsidRPr="002C34DD" w:rsidRDefault="00A967B7" w:rsidP="006E1E0E">
            <w:pPr>
              <w:spacing w:before="60" w:after="60"/>
              <w:ind w:left="0"/>
            </w:pPr>
            <w:r w:rsidRPr="00EB0219">
              <w:rPr>
                <w:rFonts w:asciiTheme="minorHAnsi" w:hAnsiTheme="minorHAnsi"/>
                <w:sz w:val="22"/>
                <w:szCs w:val="22"/>
                <w:lang w:eastAsia="en-CA"/>
              </w:rPr>
              <w:t xml:space="preserve">This event cannot be submitted via </w:t>
            </w:r>
            <w:r>
              <w:rPr>
                <w:rFonts w:asciiTheme="minorHAnsi" w:hAnsiTheme="minorHAnsi"/>
                <w:sz w:val="22"/>
                <w:szCs w:val="22"/>
                <w:lang w:eastAsia="en-CA"/>
              </w:rPr>
              <w:t>HOOPP Insight</w:t>
            </w:r>
            <w:r w:rsidRPr="00EB0219">
              <w:rPr>
                <w:rFonts w:asciiTheme="minorHAnsi" w:hAnsiTheme="minorHAnsi"/>
                <w:sz w:val="22"/>
                <w:szCs w:val="22"/>
                <w:lang w:eastAsia="en-CA"/>
              </w:rPr>
              <w:t>. Please contact HOOPP for assistance.</w:t>
            </w:r>
          </w:p>
        </w:tc>
      </w:tr>
      <w:tr w:rsidR="00A967B7" w:rsidRPr="0085712F" w14:paraId="470C5E65"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12DF2E2F" w14:textId="77777777" w:rsidR="00A967B7" w:rsidRPr="0085712F" w:rsidRDefault="00A967B7" w:rsidP="006E1E0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16FB7035" w14:textId="77777777" w:rsidR="00A967B7" w:rsidRPr="009C43D2" w:rsidRDefault="00A967B7" w:rsidP="006E1E0E">
            <w:pPr>
              <w:ind w:left="0"/>
              <w:rPr>
                <w:rFonts w:asciiTheme="minorHAnsi" w:hAnsiTheme="minorHAnsi" w:cs="Calibri"/>
                <w:color w:val="auto"/>
                <w:sz w:val="22"/>
                <w:szCs w:val="22"/>
              </w:rPr>
            </w:pPr>
            <w:r>
              <w:rPr>
                <w:rFonts w:asciiTheme="minorHAnsi" w:hAnsiTheme="minorHAnsi"/>
                <w:sz w:val="22"/>
                <w:szCs w:val="22"/>
                <w:lang w:eastAsia="en-CA"/>
              </w:rPr>
              <w:t>N/A</w:t>
            </w:r>
          </w:p>
        </w:tc>
      </w:tr>
      <w:tr w:rsidR="00A967B7" w:rsidRPr="0085712F" w14:paraId="1F326569"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08E2AEC" w14:textId="77777777" w:rsidR="00A967B7" w:rsidRPr="0085712F" w:rsidRDefault="00A967B7" w:rsidP="006E1E0E">
            <w:pPr>
              <w:spacing w:before="60" w:after="60" w:line="240" w:lineRule="auto"/>
              <w:ind w:left="0"/>
              <w:rPr>
                <w:rFonts w:asciiTheme="minorHAnsi" w:eastAsia="Times New Roman" w:hAnsiTheme="minorHAnsi" w:cs="Calibri"/>
                <w:b/>
                <w:color w:val="FFFFFF"/>
                <w:sz w:val="22"/>
                <w:szCs w:val="22"/>
                <w:lang w:eastAsia="en-CA"/>
              </w:rPr>
            </w:pPr>
            <w:r w:rsidRPr="0076742A">
              <w:rPr>
                <w:rFonts w:asciiTheme="minorHAnsi" w:eastAsia="Times New Roman" w:hAnsiTheme="minorHAnsi" w:cs="Calibri"/>
                <w:b/>
                <w:color w:val="FFFFFF"/>
                <w:sz w:val="22"/>
                <w:szCs w:val="22"/>
                <w:lang w:eastAsia="en-CA"/>
              </w:rPr>
              <w:t xml:space="preserve">Warning Override </w:t>
            </w:r>
            <w:r>
              <w:rPr>
                <w:rFonts w:asciiTheme="minorHAnsi" w:eastAsia="Times New Roman" w:hAnsiTheme="minorHAnsi" w:cs="Calibri"/>
                <w:b/>
                <w:color w:val="FFFFFF"/>
                <w:sz w:val="22"/>
                <w:szCs w:val="22"/>
                <w:lang w:eastAsia="en-CA"/>
              </w:rPr>
              <w:t>Reasons</w:t>
            </w:r>
          </w:p>
        </w:tc>
        <w:tc>
          <w:tcPr>
            <w:tcW w:w="8448" w:type="dxa"/>
            <w:tcBorders>
              <w:top w:val="single" w:sz="4" w:space="0" w:color="auto"/>
              <w:left w:val="single" w:sz="4" w:space="0" w:color="auto"/>
              <w:bottom w:val="single" w:sz="4" w:space="0" w:color="auto"/>
              <w:right w:val="single" w:sz="4" w:space="0" w:color="auto"/>
            </w:tcBorders>
            <w:vAlign w:val="center"/>
          </w:tcPr>
          <w:p w14:paraId="29117E98" w14:textId="77777777" w:rsidR="00A967B7" w:rsidRPr="006100CE" w:rsidRDefault="00A967B7" w:rsidP="006E1E0E">
            <w:pPr>
              <w:spacing w:before="60" w:after="60" w:line="240" w:lineRule="auto"/>
              <w:ind w:left="0"/>
              <w:rPr>
                <w:rFonts w:asciiTheme="minorHAnsi" w:hAnsiTheme="minorHAnsi"/>
                <w:sz w:val="22"/>
                <w:szCs w:val="22"/>
                <w:lang w:eastAsia="en-CA"/>
              </w:rPr>
            </w:pPr>
            <w:r>
              <w:rPr>
                <w:rFonts w:asciiTheme="minorHAnsi" w:hAnsiTheme="minorHAnsi"/>
                <w:sz w:val="22"/>
                <w:szCs w:val="22"/>
              </w:rPr>
              <w:t>N/A</w:t>
            </w:r>
          </w:p>
        </w:tc>
      </w:tr>
      <w:tr w:rsidR="00A967B7" w:rsidRPr="0085712F" w14:paraId="1F81D8B3"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B693EF7"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3FA1710F" w14:textId="77777777" w:rsidR="00A967B7" w:rsidRDefault="00A967B7" w:rsidP="006E1E0E">
            <w:pPr>
              <w:spacing w:before="60" w:after="60" w:line="240" w:lineRule="auto"/>
              <w:ind w:left="0"/>
              <w:rPr>
                <w:rFonts w:asciiTheme="minorHAnsi" w:hAnsiTheme="minorHAnsi"/>
                <w:sz w:val="22"/>
                <w:szCs w:val="22"/>
                <w:lang w:eastAsia="en-CA"/>
              </w:rPr>
            </w:pPr>
            <w:r w:rsidRPr="006B46DF">
              <w:rPr>
                <w:rFonts w:asciiTheme="minorHAnsi" w:hAnsiTheme="minorHAnsi"/>
                <w:sz w:val="22"/>
                <w:szCs w:val="22"/>
                <w:lang w:eastAsia="en-CA"/>
              </w:rPr>
              <w:t>This would include anything submitted via a member event (retirement/termination/pre-retirement) or data feed/ data collection/file import.</w:t>
            </w:r>
          </w:p>
          <w:p w14:paraId="2F7B1282" w14:textId="77777777" w:rsidR="00A967B7" w:rsidRPr="006100CE" w:rsidRDefault="00A967B7" w:rsidP="006E1E0E">
            <w:pPr>
              <w:spacing w:before="60" w:after="60" w:line="240" w:lineRule="auto"/>
              <w:ind w:left="0"/>
              <w:rPr>
                <w:rFonts w:asciiTheme="minorHAnsi" w:hAnsiTheme="minorHAnsi"/>
                <w:sz w:val="22"/>
                <w:szCs w:val="22"/>
                <w:lang w:eastAsia="en-CA"/>
              </w:rPr>
            </w:pPr>
          </w:p>
        </w:tc>
      </w:tr>
      <w:tr w:rsidR="00A967B7" w:rsidRPr="0085712F" w14:paraId="3546221E" w14:textId="77777777" w:rsidTr="006E1E0E">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3630BD7" w14:textId="77777777" w:rsidR="00A967B7" w:rsidRDefault="00A967B7" w:rsidP="006E1E0E">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19CA1585" w14:textId="77777777" w:rsidR="00A967B7" w:rsidRPr="0085712F" w:rsidRDefault="00A967B7" w:rsidP="006E1E0E">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06A79783" w14:textId="1F117157" w:rsidR="00696CE1" w:rsidRDefault="00696CE1" w:rsidP="00696CE1">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 xml:space="preserve">YKN 20190503: </w:t>
            </w:r>
          </w:p>
          <w:p w14:paraId="7B35E1AE" w14:textId="0291E9E7" w:rsidR="00696CE1" w:rsidRPr="00696CE1" w:rsidRDefault="00696CE1" w:rsidP="00696CE1">
            <w:pPr>
              <w:pStyle w:val="ListParagraph"/>
              <w:numPr>
                <w:ilvl w:val="0"/>
                <w:numId w:val="8"/>
              </w:numPr>
              <w:spacing w:before="60" w:after="60" w:line="240" w:lineRule="auto"/>
              <w:rPr>
                <w:rFonts w:asciiTheme="minorHAnsi" w:hAnsiTheme="minorHAnsi"/>
                <w:sz w:val="22"/>
                <w:szCs w:val="22"/>
                <w:lang w:eastAsia="en-CA"/>
              </w:rPr>
            </w:pPr>
            <w:r>
              <w:rPr>
                <w:rFonts w:asciiTheme="minorHAnsi" w:hAnsiTheme="minorHAnsi"/>
                <w:sz w:val="22"/>
                <w:szCs w:val="22"/>
                <w:lang w:eastAsia="en-CA"/>
              </w:rPr>
              <w:t>Added new validation ID</w:t>
            </w:r>
          </w:p>
          <w:p w14:paraId="4D01BCD8" w14:textId="46D0A641" w:rsidR="00A967B7" w:rsidRDefault="00A967B7" w:rsidP="006E1E0E">
            <w:pPr>
              <w:spacing w:before="60" w:after="60" w:line="240" w:lineRule="auto"/>
              <w:ind w:left="0"/>
              <w:rPr>
                <w:rFonts w:asciiTheme="minorHAnsi" w:hAnsiTheme="minorHAnsi"/>
                <w:sz w:val="22"/>
                <w:szCs w:val="22"/>
                <w:lang w:eastAsia="en-CA"/>
              </w:rPr>
            </w:pPr>
            <w:r>
              <w:rPr>
                <w:rFonts w:asciiTheme="minorHAnsi" w:hAnsiTheme="minorHAnsi"/>
                <w:sz w:val="22"/>
                <w:szCs w:val="22"/>
                <w:lang w:eastAsia="en-CA"/>
              </w:rPr>
              <w:t>YKN 20190319:</w:t>
            </w:r>
          </w:p>
          <w:p w14:paraId="56B69384" w14:textId="1CB2CD71" w:rsidR="00A967B7" w:rsidRPr="00696CE1" w:rsidRDefault="00A967B7" w:rsidP="00696CE1">
            <w:pPr>
              <w:pStyle w:val="ListParagraph"/>
              <w:numPr>
                <w:ilvl w:val="0"/>
                <w:numId w:val="8"/>
              </w:numPr>
              <w:spacing w:before="60" w:after="60" w:line="240" w:lineRule="auto"/>
              <w:rPr>
                <w:rFonts w:asciiTheme="minorHAnsi" w:hAnsiTheme="minorHAnsi"/>
                <w:sz w:val="22"/>
                <w:szCs w:val="22"/>
                <w:lang w:eastAsia="en-CA"/>
              </w:rPr>
            </w:pPr>
            <w:r w:rsidRPr="00696CE1">
              <w:rPr>
                <w:rFonts w:asciiTheme="minorHAnsi" w:hAnsiTheme="minorHAnsi"/>
                <w:sz w:val="22"/>
                <w:szCs w:val="22"/>
                <w:lang w:eastAsia="en-CA"/>
              </w:rPr>
              <w:t>New validation for R19-1.</w:t>
            </w:r>
          </w:p>
        </w:tc>
      </w:tr>
    </w:tbl>
    <w:p w14:paraId="20C72A46" w14:textId="77777777" w:rsidR="003D6144" w:rsidRPr="006D100D" w:rsidRDefault="003D6144" w:rsidP="003D6144">
      <w:pPr>
        <w:rPr>
          <w:sz w:val="18"/>
          <w:szCs w:val="18"/>
        </w:rPr>
      </w:pPr>
    </w:p>
    <w:p w14:paraId="5357F9E0" w14:textId="2664D8EB" w:rsidR="005A250D" w:rsidRDefault="005A250D">
      <w:pPr>
        <w:spacing w:before="0" w:after="0" w:line="240" w:lineRule="auto"/>
        <w:ind w:left="0"/>
      </w:pPr>
      <w:r>
        <w:br w:type="page"/>
      </w:r>
    </w:p>
    <w:p w14:paraId="0B1441A6" w14:textId="55FF5122" w:rsidR="00514660" w:rsidRDefault="00514660" w:rsidP="00514660">
      <w:pPr>
        <w:pStyle w:val="Heading3"/>
        <w:rPr>
          <w:lang w:val="en-US"/>
        </w:rPr>
      </w:pPr>
      <w:r w:rsidRPr="006B06A8">
        <w:t xml:space="preserve">Validation – </w:t>
      </w:r>
      <w:r>
        <w:t>B224</w:t>
      </w:r>
    </w:p>
    <w:p w14:paraId="232723F8" w14:textId="77777777" w:rsidR="00514660" w:rsidRPr="007A2338" w:rsidRDefault="00514660" w:rsidP="00514660">
      <w:pPr>
        <w:rPr>
          <w:lang w:val="en-US"/>
        </w:rPr>
      </w:pPr>
    </w:p>
    <w:tbl>
      <w:tblPr>
        <w:tblW w:w="10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8448"/>
      </w:tblGrid>
      <w:tr w:rsidR="00514660" w14:paraId="04EBDCD6"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F9BB072"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Label</w:t>
            </w:r>
          </w:p>
        </w:tc>
        <w:tc>
          <w:tcPr>
            <w:tcW w:w="8448" w:type="dxa"/>
            <w:tcBorders>
              <w:top w:val="single" w:sz="4" w:space="0" w:color="auto"/>
              <w:left w:val="single" w:sz="4" w:space="0" w:color="auto"/>
              <w:bottom w:val="single" w:sz="4" w:space="0" w:color="auto"/>
              <w:right w:val="single" w:sz="4" w:space="0" w:color="auto"/>
            </w:tcBorders>
            <w:vAlign w:val="center"/>
          </w:tcPr>
          <w:p w14:paraId="02CCC69B" w14:textId="30EF8785" w:rsidR="00514660" w:rsidRPr="007E257A" w:rsidRDefault="00514660" w:rsidP="00514660">
            <w:pPr>
              <w:pStyle w:val="Heading1"/>
              <w:rPr>
                <w:rFonts w:cs="Calibri"/>
                <w:color w:val="auto"/>
              </w:rPr>
            </w:pPr>
            <w:bookmarkStart w:id="799" w:name="_Toc43372973"/>
            <w:r w:rsidRPr="00BE1995">
              <w:rPr>
                <w:lang w:val="en-US"/>
              </w:rPr>
              <w:t>B</w:t>
            </w:r>
            <w:r>
              <w:rPr>
                <w:lang w:val="en-US"/>
              </w:rPr>
              <w:t>224</w:t>
            </w:r>
            <w:r w:rsidRPr="00BE1995">
              <w:rPr>
                <w:lang w:val="en-US"/>
              </w:rPr>
              <w:t>_</w:t>
            </w:r>
            <w:bookmarkEnd w:id="799"/>
          </w:p>
        </w:tc>
      </w:tr>
      <w:tr w:rsidR="00514660" w14:paraId="76C70DA6"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6783BDE2"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Message ID</w:t>
            </w:r>
          </w:p>
        </w:tc>
        <w:tc>
          <w:tcPr>
            <w:tcW w:w="8448" w:type="dxa"/>
            <w:tcBorders>
              <w:top w:val="single" w:sz="4" w:space="0" w:color="auto"/>
              <w:left w:val="single" w:sz="4" w:space="0" w:color="auto"/>
              <w:bottom w:val="single" w:sz="4" w:space="0" w:color="auto"/>
              <w:right w:val="single" w:sz="4" w:space="0" w:color="auto"/>
            </w:tcBorders>
            <w:vAlign w:val="center"/>
          </w:tcPr>
          <w:p w14:paraId="44186427" w14:textId="4C1AB653" w:rsidR="00514660" w:rsidRDefault="00514660" w:rsidP="002A2ADB">
            <w:pPr>
              <w:spacing w:before="60" w:after="60" w:line="240" w:lineRule="auto"/>
              <w:ind w:left="0"/>
              <w:rPr>
                <w:rFonts w:asciiTheme="minorHAnsi" w:hAnsiTheme="minorHAnsi" w:cs="Calibri"/>
                <w:color w:val="auto"/>
                <w:sz w:val="22"/>
                <w:szCs w:val="22"/>
              </w:rPr>
            </w:pPr>
            <w:r>
              <w:t>3001</w:t>
            </w:r>
          </w:p>
        </w:tc>
      </w:tr>
      <w:tr w:rsidR="00514660" w14:paraId="00CFDE53"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D637F35"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Tool</w:t>
            </w:r>
          </w:p>
        </w:tc>
        <w:tc>
          <w:tcPr>
            <w:tcW w:w="8448" w:type="dxa"/>
            <w:tcBorders>
              <w:top w:val="single" w:sz="4" w:space="0" w:color="auto"/>
              <w:left w:val="single" w:sz="4" w:space="0" w:color="auto"/>
              <w:bottom w:val="single" w:sz="4" w:space="0" w:color="auto"/>
              <w:right w:val="single" w:sz="4" w:space="0" w:color="auto"/>
            </w:tcBorders>
            <w:vAlign w:val="center"/>
          </w:tcPr>
          <w:p w14:paraId="7D13EF4A" w14:textId="77777777" w:rsidR="00514660" w:rsidRDefault="00514660" w:rsidP="002A2ADB">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Standard Validation Module</w:t>
            </w:r>
          </w:p>
        </w:tc>
      </w:tr>
      <w:tr w:rsidR="00514660" w14:paraId="17FFAD72"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190D41E"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Level</w:t>
            </w:r>
          </w:p>
        </w:tc>
        <w:tc>
          <w:tcPr>
            <w:tcW w:w="8448" w:type="dxa"/>
            <w:tcBorders>
              <w:top w:val="single" w:sz="4" w:space="0" w:color="auto"/>
              <w:left w:val="single" w:sz="4" w:space="0" w:color="auto"/>
              <w:bottom w:val="single" w:sz="4" w:space="0" w:color="auto"/>
              <w:right w:val="single" w:sz="4" w:space="0" w:color="auto"/>
            </w:tcBorders>
            <w:vAlign w:val="center"/>
          </w:tcPr>
          <w:p w14:paraId="6C26650E" w14:textId="77777777" w:rsidR="00514660" w:rsidRDefault="00514660" w:rsidP="002A2ADB">
            <w:pPr>
              <w:spacing w:before="60" w:after="60" w:line="240" w:lineRule="auto"/>
              <w:ind w:left="0"/>
              <w:rPr>
                <w:rFonts w:asciiTheme="minorHAnsi" w:hAnsiTheme="minorHAnsi" w:cs="Calibri"/>
                <w:color w:val="auto"/>
                <w:sz w:val="22"/>
                <w:szCs w:val="22"/>
              </w:rPr>
            </w:pPr>
            <w:r>
              <w:rPr>
                <w:rFonts w:asciiTheme="minorHAnsi" w:hAnsiTheme="minorHAnsi" w:cs="Calibri"/>
                <w:color w:val="auto"/>
                <w:sz w:val="22"/>
                <w:szCs w:val="22"/>
              </w:rPr>
              <w:t>2</w:t>
            </w:r>
            <w:r w:rsidRPr="00197612">
              <w:rPr>
                <w:rFonts w:asciiTheme="minorHAnsi" w:hAnsiTheme="minorHAnsi" w:cs="Calibri"/>
                <w:color w:val="auto"/>
                <w:sz w:val="22"/>
                <w:szCs w:val="22"/>
                <w:vertAlign w:val="superscript"/>
              </w:rPr>
              <w:t>nd</w:t>
            </w:r>
            <w:r>
              <w:rPr>
                <w:rFonts w:asciiTheme="minorHAnsi" w:hAnsiTheme="minorHAnsi" w:cs="Calibri"/>
                <w:color w:val="auto"/>
                <w:sz w:val="22"/>
                <w:szCs w:val="22"/>
              </w:rPr>
              <w:t xml:space="preserve"> level validation</w:t>
            </w:r>
          </w:p>
        </w:tc>
      </w:tr>
      <w:tr w:rsidR="00514660" w14:paraId="3DFC34C3"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6AD9C7F"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Section</w:t>
            </w:r>
          </w:p>
        </w:tc>
        <w:tc>
          <w:tcPr>
            <w:tcW w:w="8448" w:type="dxa"/>
            <w:tcBorders>
              <w:top w:val="single" w:sz="4" w:space="0" w:color="auto"/>
              <w:left w:val="single" w:sz="4" w:space="0" w:color="auto"/>
              <w:bottom w:val="single" w:sz="4" w:space="0" w:color="auto"/>
              <w:right w:val="single" w:sz="4" w:space="0" w:color="auto"/>
            </w:tcBorders>
            <w:vAlign w:val="center"/>
          </w:tcPr>
          <w:p w14:paraId="0D5982D1" w14:textId="19E7BBEA" w:rsidR="00514660" w:rsidRPr="007E257A" w:rsidRDefault="00430916" w:rsidP="002A2ADB">
            <w:pPr>
              <w:spacing w:before="60" w:after="60" w:line="240" w:lineRule="auto"/>
              <w:ind w:left="0"/>
              <w:rPr>
                <w:rFonts w:asciiTheme="minorHAnsi" w:hAnsiTheme="minorHAnsi" w:cs="Calibri"/>
                <w:color w:val="auto"/>
                <w:sz w:val="22"/>
                <w:szCs w:val="22"/>
              </w:rPr>
            </w:pPr>
            <w:r>
              <w:rPr>
                <w:rFonts w:asciiTheme="minorHAnsi" w:hAnsiTheme="minorHAnsi"/>
                <w:color w:val="auto"/>
                <w:sz w:val="22"/>
                <w:szCs w:val="22"/>
                <w:lang w:eastAsia="en-CA"/>
              </w:rPr>
              <w:t xml:space="preserve">Enrolments, Member Basic Info, Core Data, </w:t>
            </w:r>
            <w:r>
              <w:rPr>
                <w:rFonts w:asciiTheme="minorHAnsi" w:eastAsia="Times New Roman" w:hAnsiTheme="minorHAnsi" w:cs="Calibri"/>
                <w:color w:val="auto"/>
                <w:sz w:val="22"/>
                <w:szCs w:val="22"/>
                <w:lang w:eastAsia="en-CA"/>
              </w:rPr>
              <w:t>Contributory Leaves, Close Leaves, Events (Final Data), Non-Contributory Leaves, Retirement Notice</w:t>
            </w:r>
          </w:p>
        </w:tc>
      </w:tr>
      <w:tr w:rsidR="00514660" w14:paraId="5F3373D1"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F80F675"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Severity</w:t>
            </w:r>
          </w:p>
        </w:tc>
        <w:tc>
          <w:tcPr>
            <w:tcW w:w="8448" w:type="dxa"/>
            <w:tcBorders>
              <w:top w:val="single" w:sz="4" w:space="0" w:color="auto"/>
              <w:left w:val="single" w:sz="4" w:space="0" w:color="auto"/>
              <w:bottom w:val="single" w:sz="4" w:space="0" w:color="auto"/>
              <w:right w:val="single" w:sz="4" w:space="0" w:color="auto"/>
            </w:tcBorders>
            <w:vAlign w:val="center"/>
          </w:tcPr>
          <w:p w14:paraId="617BA345" w14:textId="77777777" w:rsidR="00514660" w:rsidRPr="00B464B9" w:rsidRDefault="00514660" w:rsidP="002A2ADB">
            <w:pPr>
              <w:spacing w:before="60" w:after="60" w:line="240" w:lineRule="auto"/>
              <w:ind w:left="0"/>
              <w:rPr>
                <w:rFonts w:asciiTheme="minorHAnsi" w:eastAsia="Times New Roman" w:hAnsiTheme="minorHAnsi" w:cs="Calibri"/>
                <w:color w:val="auto"/>
                <w:sz w:val="22"/>
                <w:szCs w:val="22"/>
                <w:lang w:eastAsia="en-CA"/>
              </w:rPr>
            </w:pPr>
            <w:r>
              <w:rPr>
                <w:rFonts w:asciiTheme="minorHAnsi" w:hAnsiTheme="minorHAnsi"/>
                <w:sz w:val="22"/>
                <w:szCs w:val="22"/>
                <w:lang w:eastAsia="en-CA"/>
              </w:rPr>
              <w:t xml:space="preserve">Complete Member </w:t>
            </w:r>
            <w:r w:rsidRPr="00B464B9">
              <w:rPr>
                <w:rFonts w:asciiTheme="minorHAnsi" w:hAnsiTheme="minorHAnsi"/>
                <w:sz w:val="22"/>
                <w:szCs w:val="22"/>
                <w:lang w:eastAsia="en-CA"/>
              </w:rPr>
              <w:t>Error</w:t>
            </w:r>
          </w:p>
        </w:tc>
      </w:tr>
      <w:tr w:rsidR="00514660" w14:paraId="6BF9535E"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53EF0C64"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Visibility</w:t>
            </w:r>
          </w:p>
        </w:tc>
        <w:tc>
          <w:tcPr>
            <w:tcW w:w="8448" w:type="dxa"/>
            <w:tcBorders>
              <w:top w:val="single" w:sz="4" w:space="0" w:color="auto"/>
              <w:left w:val="single" w:sz="4" w:space="0" w:color="auto"/>
              <w:bottom w:val="single" w:sz="4" w:space="0" w:color="auto"/>
              <w:right w:val="single" w:sz="4" w:space="0" w:color="auto"/>
            </w:tcBorders>
            <w:vAlign w:val="center"/>
          </w:tcPr>
          <w:p w14:paraId="14BB2EA6" w14:textId="77777777" w:rsidR="00514660" w:rsidRPr="00B464B9" w:rsidRDefault="00514660" w:rsidP="002A2ADB">
            <w:pPr>
              <w:spacing w:before="60" w:after="60" w:line="240" w:lineRule="auto"/>
              <w:ind w:left="0"/>
              <w:rPr>
                <w:rFonts w:asciiTheme="minorHAnsi" w:eastAsia="Times New Roman" w:hAnsiTheme="minorHAnsi" w:cs="Calibri"/>
                <w:color w:val="auto"/>
                <w:sz w:val="22"/>
                <w:szCs w:val="22"/>
                <w:lang w:eastAsia="en-CA"/>
              </w:rPr>
            </w:pPr>
            <w:r w:rsidRPr="00B464B9">
              <w:rPr>
                <w:rFonts w:asciiTheme="minorHAnsi" w:hAnsiTheme="minorHAnsi"/>
                <w:sz w:val="22"/>
                <w:szCs w:val="22"/>
                <w:lang w:eastAsia="en-CA"/>
              </w:rPr>
              <w:t>Public</w:t>
            </w:r>
          </w:p>
        </w:tc>
      </w:tr>
      <w:tr w:rsidR="00514660" w:rsidRPr="00A61AB1" w14:paraId="1D8185FF"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57003EC6"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w:t>
            </w:r>
          </w:p>
          <w:p w14:paraId="3F75150F"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Rule</w:t>
            </w:r>
          </w:p>
        </w:tc>
        <w:tc>
          <w:tcPr>
            <w:tcW w:w="8448" w:type="dxa"/>
            <w:tcBorders>
              <w:top w:val="single" w:sz="4" w:space="0" w:color="auto"/>
              <w:left w:val="single" w:sz="4" w:space="0" w:color="auto"/>
              <w:bottom w:val="single" w:sz="4" w:space="0" w:color="auto"/>
              <w:right w:val="single" w:sz="4" w:space="0" w:color="auto"/>
            </w:tcBorders>
            <w:vAlign w:val="center"/>
          </w:tcPr>
          <w:p w14:paraId="09B5C635" w14:textId="12D90296" w:rsidR="00514660" w:rsidRPr="007A2338" w:rsidRDefault="00514660" w:rsidP="002A2ADB">
            <w:pPr>
              <w:ind w:left="0"/>
              <w:rPr>
                <w:rFonts w:asciiTheme="minorHAnsi" w:hAnsiTheme="minorHAnsi"/>
                <w:sz w:val="22"/>
                <w:szCs w:val="22"/>
                <w:lang w:eastAsia="en-CA"/>
              </w:rPr>
            </w:pPr>
            <w:r>
              <w:rPr>
                <w:rFonts w:asciiTheme="minorHAnsi" w:hAnsiTheme="minorHAnsi"/>
                <w:sz w:val="22"/>
                <w:szCs w:val="22"/>
                <w:lang w:eastAsia="en-CA"/>
              </w:rPr>
              <w:t xml:space="preserve">Standard </w:t>
            </w:r>
            <w:r w:rsidRPr="00514660">
              <w:rPr>
                <w:rFonts w:asciiTheme="minorHAnsi" w:hAnsiTheme="minorHAnsi"/>
                <w:sz w:val="22"/>
                <w:szCs w:val="22"/>
                <w:lang w:eastAsia="en-CA"/>
              </w:rPr>
              <w:t>validation to verify If member is already actively enrolled at this employer.</w:t>
            </w:r>
          </w:p>
        </w:tc>
      </w:tr>
      <w:tr w:rsidR="00514660" w:rsidRPr="00575A54" w14:paraId="2F3751A3"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0CFE3798"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Validation Logic</w:t>
            </w:r>
          </w:p>
        </w:tc>
        <w:tc>
          <w:tcPr>
            <w:tcW w:w="8448" w:type="dxa"/>
            <w:tcBorders>
              <w:top w:val="single" w:sz="4" w:space="0" w:color="auto"/>
              <w:left w:val="single" w:sz="4" w:space="0" w:color="auto"/>
              <w:bottom w:val="single" w:sz="4" w:space="0" w:color="auto"/>
              <w:right w:val="single" w:sz="4" w:space="0" w:color="auto"/>
            </w:tcBorders>
            <w:vAlign w:val="center"/>
          </w:tcPr>
          <w:p w14:paraId="0FA77F4A" w14:textId="77777777" w:rsidR="00514660" w:rsidRDefault="00514660" w:rsidP="002A2ADB">
            <w:pPr>
              <w:ind w:left="0"/>
              <w:rPr>
                <w:rFonts w:asciiTheme="minorHAnsi" w:hAnsiTheme="minorHAnsi"/>
                <w:color w:val="auto"/>
                <w:sz w:val="22"/>
                <w:szCs w:val="22"/>
                <w:lang w:eastAsia="en-CA"/>
              </w:rPr>
            </w:pPr>
            <w:r w:rsidRPr="00CA5776">
              <w:rPr>
                <w:rFonts w:asciiTheme="minorHAnsi" w:hAnsiTheme="minorHAnsi"/>
                <w:color w:val="auto"/>
                <w:sz w:val="22"/>
                <w:szCs w:val="22"/>
                <w:lang w:eastAsia="en-CA"/>
              </w:rPr>
              <w:t xml:space="preserve">This </w:t>
            </w:r>
            <w:r>
              <w:rPr>
                <w:rFonts w:asciiTheme="minorHAnsi" w:hAnsiTheme="minorHAnsi"/>
                <w:color w:val="auto"/>
                <w:sz w:val="22"/>
                <w:szCs w:val="22"/>
                <w:lang w:eastAsia="en-CA"/>
              </w:rPr>
              <w:t>validation will be triggered if:</w:t>
            </w:r>
          </w:p>
          <w:p w14:paraId="27CAEEC9" w14:textId="63FC96B1" w:rsidR="00514660" w:rsidRPr="00C83D1F" w:rsidRDefault="00514660" w:rsidP="00430916">
            <w:pPr>
              <w:ind w:left="0"/>
              <w:rPr>
                <w:rFonts w:asciiTheme="minorHAnsi" w:hAnsiTheme="minorHAnsi"/>
                <w:sz w:val="22"/>
                <w:szCs w:val="22"/>
                <w:lang w:eastAsia="en-CA"/>
              </w:rPr>
            </w:pPr>
            <w:r>
              <w:rPr>
                <w:rFonts w:asciiTheme="minorHAnsi" w:hAnsiTheme="minorHAnsi"/>
                <w:color w:val="auto"/>
                <w:sz w:val="22"/>
                <w:szCs w:val="22"/>
                <w:lang w:eastAsia="en-CA"/>
              </w:rPr>
              <w:t xml:space="preserve">A </w:t>
            </w:r>
            <w:r w:rsidRPr="00CA5776">
              <w:rPr>
                <w:rFonts w:asciiTheme="minorHAnsi" w:hAnsiTheme="minorHAnsi"/>
                <w:color w:val="auto"/>
                <w:sz w:val="22"/>
                <w:szCs w:val="22"/>
                <w:lang w:eastAsia="en-CA"/>
              </w:rPr>
              <w:t>Member</w:t>
            </w:r>
            <w:r w:rsidR="00430916">
              <w:rPr>
                <w:rFonts w:asciiTheme="minorHAnsi" w:hAnsiTheme="minorHAnsi"/>
                <w:color w:val="auto"/>
                <w:sz w:val="22"/>
                <w:szCs w:val="22"/>
                <w:lang w:eastAsia="en-CA"/>
              </w:rPr>
              <w:t xml:space="preserve"> has </w:t>
            </w:r>
            <w:r w:rsidR="00430916" w:rsidRPr="00430916">
              <w:rPr>
                <w:rFonts w:asciiTheme="minorHAnsi" w:hAnsiTheme="minorHAnsi"/>
                <w:color w:val="auto"/>
                <w:sz w:val="22"/>
                <w:szCs w:val="22"/>
                <w:lang w:eastAsia="en-CA"/>
              </w:rPr>
              <w:t>concurrent Active employments at the same employer during a same period of time.</w:t>
            </w:r>
          </w:p>
        </w:tc>
      </w:tr>
      <w:tr w:rsidR="00514660" w:rsidRPr="00A61AB1" w14:paraId="39F016E5"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843B207"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Tolerance</w:t>
            </w:r>
          </w:p>
        </w:tc>
        <w:tc>
          <w:tcPr>
            <w:tcW w:w="8448" w:type="dxa"/>
            <w:tcBorders>
              <w:top w:val="single" w:sz="4" w:space="0" w:color="auto"/>
              <w:left w:val="single" w:sz="4" w:space="0" w:color="auto"/>
              <w:bottom w:val="single" w:sz="4" w:space="0" w:color="auto"/>
              <w:right w:val="single" w:sz="4" w:space="0" w:color="auto"/>
            </w:tcBorders>
            <w:vAlign w:val="center"/>
          </w:tcPr>
          <w:p w14:paraId="5811B240" w14:textId="77777777" w:rsidR="00514660" w:rsidRDefault="00514660" w:rsidP="002A2ADB">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514660" w:rsidRPr="00A61AB1" w14:paraId="2B7190D0"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AAB1A45"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DataImport Message</w:t>
            </w:r>
          </w:p>
          <w:p w14:paraId="211BA30F"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p>
        </w:tc>
        <w:tc>
          <w:tcPr>
            <w:tcW w:w="8448" w:type="dxa"/>
            <w:tcBorders>
              <w:top w:val="single" w:sz="4" w:space="0" w:color="auto"/>
              <w:left w:val="single" w:sz="4" w:space="0" w:color="auto"/>
              <w:bottom w:val="single" w:sz="4" w:space="0" w:color="auto"/>
              <w:right w:val="single" w:sz="4" w:space="0" w:color="auto"/>
            </w:tcBorders>
            <w:vAlign w:val="center"/>
          </w:tcPr>
          <w:p w14:paraId="3C4B2FB2" w14:textId="31C1B617" w:rsidR="00514660" w:rsidRPr="00B464B9" w:rsidRDefault="00514660" w:rsidP="002A2ADB">
            <w:pPr>
              <w:spacing w:before="60" w:after="60"/>
              <w:ind w:left="0"/>
              <w:rPr>
                <w:rFonts w:asciiTheme="minorHAnsi" w:hAnsiTheme="minorHAnsi"/>
                <w:sz w:val="22"/>
                <w:szCs w:val="22"/>
                <w:lang w:eastAsia="en-CA"/>
              </w:rPr>
            </w:pPr>
            <w:r w:rsidRPr="00514660">
              <w:rPr>
                <w:rFonts w:asciiTheme="minorHAnsi" w:hAnsiTheme="minorHAnsi"/>
                <w:sz w:val="22"/>
                <w:szCs w:val="22"/>
                <w:lang w:eastAsia="en-CA"/>
              </w:rPr>
              <w:t>Member is already enrolled with HOOPP at your organization.</w:t>
            </w:r>
          </w:p>
        </w:tc>
      </w:tr>
      <w:tr w:rsidR="00514660" w:rsidRPr="00A61AB1" w14:paraId="5493F136"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3ECD4A8A"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Portal Message</w:t>
            </w:r>
          </w:p>
          <w:p w14:paraId="64B154D7"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(without parameters)</w:t>
            </w:r>
          </w:p>
        </w:tc>
        <w:tc>
          <w:tcPr>
            <w:tcW w:w="8448" w:type="dxa"/>
            <w:tcBorders>
              <w:top w:val="single" w:sz="4" w:space="0" w:color="auto"/>
              <w:left w:val="single" w:sz="4" w:space="0" w:color="auto"/>
              <w:bottom w:val="single" w:sz="4" w:space="0" w:color="auto"/>
              <w:right w:val="single" w:sz="4" w:space="0" w:color="auto"/>
            </w:tcBorders>
            <w:vAlign w:val="center"/>
          </w:tcPr>
          <w:p w14:paraId="0210AB9A" w14:textId="522876B6" w:rsidR="00514660" w:rsidRPr="009F4786" w:rsidRDefault="00514660" w:rsidP="002A2ADB">
            <w:pPr>
              <w:spacing w:before="60" w:after="60"/>
              <w:ind w:left="0"/>
              <w:rPr>
                <w:rFonts w:asciiTheme="minorHAnsi" w:hAnsiTheme="minorHAnsi"/>
                <w:color w:val="FF0000"/>
                <w:sz w:val="22"/>
                <w:szCs w:val="22"/>
                <w:lang w:eastAsia="en-CA"/>
              </w:rPr>
            </w:pPr>
            <w:r w:rsidRPr="00514660">
              <w:rPr>
                <w:rFonts w:asciiTheme="minorHAnsi" w:hAnsiTheme="minorHAnsi"/>
                <w:sz w:val="22"/>
                <w:szCs w:val="22"/>
                <w:lang w:eastAsia="en-CA"/>
              </w:rPr>
              <w:t>Member is already enrolled with HOOPP at your organization.</w:t>
            </w:r>
          </w:p>
        </w:tc>
      </w:tr>
      <w:tr w:rsidR="00514660" w:rsidRPr="0085712F" w14:paraId="6278B134"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4A997C49" w14:textId="77777777" w:rsidR="00514660" w:rsidRPr="0085712F" w:rsidRDefault="00514660" w:rsidP="002A2ADB">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 xml:space="preserve">Message </w:t>
            </w:r>
            <w:r w:rsidRPr="0085712F">
              <w:rPr>
                <w:rFonts w:asciiTheme="minorHAnsi" w:eastAsia="Times New Roman" w:hAnsiTheme="minorHAnsi" w:cs="Calibri"/>
                <w:b/>
                <w:color w:val="FFFFFF"/>
                <w:sz w:val="22"/>
                <w:szCs w:val="22"/>
                <w:lang w:eastAsia="en-CA"/>
              </w:rPr>
              <w:t>Parameters</w:t>
            </w:r>
          </w:p>
        </w:tc>
        <w:tc>
          <w:tcPr>
            <w:tcW w:w="8448" w:type="dxa"/>
            <w:tcBorders>
              <w:top w:val="single" w:sz="4" w:space="0" w:color="auto"/>
              <w:left w:val="single" w:sz="4" w:space="0" w:color="auto"/>
              <w:bottom w:val="single" w:sz="4" w:space="0" w:color="auto"/>
              <w:right w:val="single" w:sz="4" w:space="0" w:color="auto"/>
            </w:tcBorders>
            <w:vAlign w:val="center"/>
          </w:tcPr>
          <w:p w14:paraId="7D41DAED" w14:textId="77777777" w:rsidR="00514660" w:rsidRPr="00D55E54" w:rsidRDefault="00514660" w:rsidP="002A2ADB">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514660" w:rsidRPr="0085712F" w14:paraId="7C6D0F34"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hideMark/>
          </w:tcPr>
          <w:p w14:paraId="4B330283" w14:textId="77777777" w:rsidR="00514660" w:rsidRPr="0085712F" w:rsidRDefault="00514660" w:rsidP="002A2ADB">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Warning Override Reasons</w:t>
            </w:r>
          </w:p>
        </w:tc>
        <w:tc>
          <w:tcPr>
            <w:tcW w:w="8448" w:type="dxa"/>
            <w:tcBorders>
              <w:top w:val="single" w:sz="4" w:space="0" w:color="auto"/>
              <w:left w:val="single" w:sz="4" w:space="0" w:color="auto"/>
              <w:bottom w:val="single" w:sz="4" w:space="0" w:color="auto"/>
              <w:right w:val="single" w:sz="4" w:space="0" w:color="auto"/>
            </w:tcBorders>
            <w:vAlign w:val="center"/>
          </w:tcPr>
          <w:p w14:paraId="7EF447A2" w14:textId="77777777" w:rsidR="00514660" w:rsidRPr="00D55E54" w:rsidRDefault="00514660" w:rsidP="002A2ADB">
            <w:pPr>
              <w:spacing w:before="60" w:after="60"/>
              <w:ind w:left="0"/>
              <w:rPr>
                <w:rFonts w:asciiTheme="minorHAnsi" w:hAnsiTheme="minorHAnsi"/>
                <w:sz w:val="22"/>
                <w:szCs w:val="22"/>
                <w:lang w:eastAsia="en-CA"/>
              </w:rPr>
            </w:pPr>
            <w:r>
              <w:rPr>
                <w:rFonts w:asciiTheme="minorHAnsi" w:hAnsiTheme="minorHAnsi"/>
                <w:sz w:val="22"/>
                <w:szCs w:val="22"/>
                <w:lang w:eastAsia="en-CA"/>
              </w:rPr>
              <w:t>N/A</w:t>
            </w:r>
          </w:p>
        </w:tc>
      </w:tr>
      <w:tr w:rsidR="00514660" w:rsidRPr="0085712F" w14:paraId="74E8E800"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7EED39BE"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HOOPP Additional Info</w:t>
            </w:r>
          </w:p>
        </w:tc>
        <w:tc>
          <w:tcPr>
            <w:tcW w:w="8448" w:type="dxa"/>
            <w:tcBorders>
              <w:top w:val="single" w:sz="4" w:space="0" w:color="auto"/>
              <w:left w:val="single" w:sz="4" w:space="0" w:color="auto"/>
              <w:bottom w:val="single" w:sz="4" w:space="0" w:color="auto"/>
              <w:right w:val="single" w:sz="4" w:space="0" w:color="auto"/>
            </w:tcBorders>
            <w:vAlign w:val="center"/>
          </w:tcPr>
          <w:p w14:paraId="6DCD37F7" w14:textId="77777777" w:rsidR="00514660" w:rsidRDefault="00514660" w:rsidP="002A2ADB">
            <w:pPr>
              <w:pStyle w:val="NormalWeb"/>
              <w:rPr>
                <w:rFonts w:asciiTheme="minorHAnsi" w:hAnsiTheme="minorHAnsi"/>
                <w:sz w:val="22"/>
                <w:szCs w:val="22"/>
                <w:lang w:val="en-US" w:eastAsia="en-CA"/>
              </w:rPr>
            </w:pPr>
          </w:p>
        </w:tc>
      </w:tr>
      <w:tr w:rsidR="00514660" w:rsidRPr="0085712F" w14:paraId="7C1D6877" w14:textId="77777777" w:rsidTr="002A2ADB">
        <w:tc>
          <w:tcPr>
            <w:tcW w:w="2352" w:type="dxa"/>
            <w:tcBorders>
              <w:top w:val="single" w:sz="4" w:space="0" w:color="auto"/>
              <w:left w:val="single" w:sz="4" w:space="0" w:color="auto"/>
              <w:bottom w:val="single" w:sz="4" w:space="0" w:color="auto"/>
              <w:right w:val="single" w:sz="4" w:space="0" w:color="auto"/>
            </w:tcBorders>
            <w:shd w:val="clear" w:color="auto" w:fill="00565F"/>
            <w:vAlign w:val="center"/>
          </w:tcPr>
          <w:p w14:paraId="26195026" w14:textId="77777777" w:rsidR="00514660" w:rsidRDefault="00514660" w:rsidP="002A2ADB">
            <w:pPr>
              <w:spacing w:before="60" w:after="60" w:line="240" w:lineRule="auto"/>
              <w:ind w:left="0"/>
              <w:rPr>
                <w:rFonts w:asciiTheme="minorHAnsi" w:eastAsia="Times New Roman" w:hAnsiTheme="minorHAnsi" w:cs="Calibri"/>
                <w:b/>
                <w:color w:val="FFFFFF"/>
                <w:sz w:val="22"/>
                <w:szCs w:val="22"/>
                <w:lang w:eastAsia="en-CA"/>
              </w:rPr>
            </w:pPr>
            <w:r>
              <w:rPr>
                <w:rFonts w:asciiTheme="minorHAnsi" w:eastAsia="Times New Roman" w:hAnsiTheme="minorHAnsi" w:cs="Calibri"/>
                <w:b/>
                <w:color w:val="FFFFFF"/>
                <w:sz w:val="22"/>
                <w:szCs w:val="22"/>
                <w:lang w:eastAsia="en-CA"/>
              </w:rPr>
              <w:t>Updates</w:t>
            </w:r>
          </w:p>
          <w:p w14:paraId="342476EE" w14:textId="77777777" w:rsidR="00514660" w:rsidRPr="0085712F" w:rsidRDefault="00514660" w:rsidP="002A2ADB">
            <w:pPr>
              <w:spacing w:before="60" w:after="60" w:line="240" w:lineRule="auto"/>
              <w:ind w:left="0"/>
              <w:rPr>
                <w:rFonts w:asciiTheme="minorHAnsi" w:hAnsiTheme="minorHAnsi"/>
                <w:sz w:val="22"/>
                <w:szCs w:val="22"/>
                <w:lang w:eastAsia="en-CA"/>
              </w:rPr>
            </w:pPr>
            <w:r>
              <w:rPr>
                <w:rFonts w:asciiTheme="minorHAnsi" w:eastAsia="Times New Roman" w:hAnsiTheme="minorHAnsi" w:cs="Calibri"/>
                <w:b/>
                <w:color w:val="FFFFFF"/>
                <w:sz w:val="22"/>
                <w:szCs w:val="22"/>
                <w:lang w:eastAsia="en-CA"/>
              </w:rPr>
              <w:t>(History to be maintained)</w:t>
            </w:r>
          </w:p>
        </w:tc>
        <w:tc>
          <w:tcPr>
            <w:tcW w:w="8448" w:type="dxa"/>
            <w:tcBorders>
              <w:top w:val="single" w:sz="4" w:space="0" w:color="auto"/>
              <w:left w:val="single" w:sz="4" w:space="0" w:color="auto"/>
              <w:bottom w:val="single" w:sz="4" w:space="0" w:color="auto"/>
              <w:right w:val="single" w:sz="4" w:space="0" w:color="auto"/>
            </w:tcBorders>
            <w:vAlign w:val="center"/>
          </w:tcPr>
          <w:p w14:paraId="75F359FB" w14:textId="500C1475" w:rsidR="00514660" w:rsidRDefault="00514660" w:rsidP="002A2ADB">
            <w:pPr>
              <w:spacing w:before="60" w:after="60" w:line="240" w:lineRule="auto"/>
              <w:ind w:left="0"/>
              <w:rPr>
                <w:rFonts w:asciiTheme="minorHAnsi" w:hAnsiTheme="minorHAnsi"/>
                <w:sz w:val="22"/>
                <w:szCs w:val="22"/>
                <w:lang w:val="en-US" w:eastAsia="en-CA"/>
              </w:rPr>
            </w:pPr>
            <w:r>
              <w:rPr>
                <w:rFonts w:asciiTheme="minorHAnsi" w:hAnsiTheme="minorHAnsi"/>
                <w:sz w:val="22"/>
                <w:szCs w:val="22"/>
                <w:lang w:val="en-US" w:eastAsia="en-CA"/>
              </w:rPr>
              <w:t>YK 20190509:</w:t>
            </w:r>
          </w:p>
          <w:p w14:paraId="296AAA8B" w14:textId="564086E5" w:rsidR="00514660" w:rsidRPr="00514660" w:rsidRDefault="00514660" w:rsidP="00430916">
            <w:pPr>
              <w:pStyle w:val="ListParagraph"/>
              <w:numPr>
                <w:ilvl w:val="0"/>
                <w:numId w:val="25"/>
              </w:numPr>
              <w:spacing w:before="60" w:after="60" w:line="240" w:lineRule="auto"/>
              <w:rPr>
                <w:rFonts w:asciiTheme="minorHAnsi" w:hAnsiTheme="minorHAnsi"/>
                <w:sz w:val="22"/>
                <w:szCs w:val="22"/>
                <w:lang w:val="en-US" w:eastAsia="en-CA"/>
              </w:rPr>
            </w:pPr>
            <w:r>
              <w:rPr>
                <w:rFonts w:asciiTheme="minorHAnsi" w:hAnsiTheme="minorHAnsi"/>
                <w:sz w:val="22"/>
                <w:szCs w:val="22"/>
                <w:lang w:val="en-US" w:eastAsia="en-CA"/>
              </w:rPr>
              <w:t xml:space="preserve">Brought this into FO Spec following discussing with HOOPP </w:t>
            </w:r>
            <w:r w:rsidR="00430916">
              <w:rPr>
                <w:rFonts w:asciiTheme="minorHAnsi" w:hAnsiTheme="minorHAnsi"/>
                <w:sz w:val="22"/>
                <w:szCs w:val="22"/>
                <w:lang w:val="en-US" w:eastAsia="en-CA"/>
              </w:rPr>
              <w:t xml:space="preserve">(Alias) on TFS </w:t>
            </w:r>
            <w:r w:rsidR="00430916" w:rsidRPr="00430916">
              <w:rPr>
                <w:rFonts w:asciiTheme="minorHAnsi" w:hAnsiTheme="minorHAnsi"/>
                <w:sz w:val="22"/>
                <w:szCs w:val="22"/>
                <w:lang w:val="en-US" w:eastAsia="en-CA"/>
              </w:rPr>
              <w:t>33995</w:t>
            </w:r>
            <w:r>
              <w:rPr>
                <w:rFonts w:asciiTheme="minorHAnsi" w:hAnsiTheme="minorHAnsi"/>
                <w:sz w:val="22"/>
                <w:szCs w:val="22"/>
                <w:lang w:val="en-US" w:eastAsia="en-CA"/>
              </w:rPr>
              <w:t xml:space="preserve"> </w:t>
            </w:r>
          </w:p>
        </w:tc>
      </w:tr>
    </w:tbl>
    <w:p w14:paraId="05E2700A" w14:textId="77777777" w:rsidR="00514660" w:rsidRDefault="00514660">
      <w:pPr>
        <w:spacing w:before="0" w:after="0" w:line="240" w:lineRule="auto"/>
        <w:ind w:left="0"/>
      </w:pPr>
    </w:p>
    <w:p w14:paraId="0C110AE5" w14:textId="1772AC17" w:rsidR="00C8657F" w:rsidRDefault="00C8657F" w:rsidP="00C8657F">
      <w:pPr>
        <w:spacing w:before="0" w:after="0" w:line="240" w:lineRule="auto"/>
        <w:ind w:left="0"/>
        <w:rPr>
          <w:rFonts w:asciiTheme="minorHAnsi" w:hAnsiTheme="minorHAnsi"/>
          <w:b/>
          <w:smallCaps/>
          <w:sz w:val="28"/>
          <w:szCs w:val="28"/>
          <w:lang w:val="en-US"/>
        </w:rPr>
      </w:pPr>
    </w:p>
    <w:p w14:paraId="2540AB33" w14:textId="410037FA" w:rsidR="00805D05" w:rsidRDefault="00805D05" w:rsidP="00C8657F">
      <w:pPr>
        <w:spacing w:before="0" w:after="0" w:line="240" w:lineRule="auto"/>
        <w:ind w:left="0"/>
        <w:rPr>
          <w:rFonts w:asciiTheme="minorHAnsi" w:hAnsiTheme="minorHAnsi"/>
          <w:b/>
          <w:smallCaps/>
          <w:sz w:val="28"/>
          <w:szCs w:val="28"/>
          <w:lang w:val="en-US"/>
        </w:rPr>
      </w:pPr>
    </w:p>
    <w:p w14:paraId="40703D46" w14:textId="0988969B" w:rsidR="00805D05" w:rsidRDefault="00805D05" w:rsidP="00C8657F">
      <w:pPr>
        <w:spacing w:before="0" w:after="0" w:line="240" w:lineRule="auto"/>
        <w:ind w:left="0"/>
        <w:rPr>
          <w:rFonts w:asciiTheme="minorHAnsi" w:hAnsiTheme="minorHAnsi"/>
          <w:b/>
          <w:smallCaps/>
          <w:sz w:val="28"/>
          <w:szCs w:val="28"/>
          <w:lang w:val="en-US"/>
        </w:rPr>
      </w:pPr>
    </w:p>
    <w:p w14:paraId="580672D4" w14:textId="29B08663" w:rsidR="00805D05" w:rsidRDefault="00805D05" w:rsidP="00C8657F">
      <w:pPr>
        <w:spacing w:before="0" w:after="0" w:line="240" w:lineRule="auto"/>
        <w:ind w:left="0"/>
        <w:rPr>
          <w:rFonts w:asciiTheme="minorHAnsi" w:hAnsiTheme="minorHAnsi"/>
          <w:b/>
          <w:smallCaps/>
          <w:sz w:val="28"/>
          <w:szCs w:val="28"/>
          <w:lang w:val="en-US"/>
        </w:rPr>
      </w:pPr>
    </w:p>
    <w:p w14:paraId="74205329" w14:textId="766F3ED1" w:rsidR="00805D05" w:rsidRDefault="00805D05" w:rsidP="00C8657F">
      <w:pPr>
        <w:spacing w:before="0" w:after="0" w:line="240" w:lineRule="auto"/>
        <w:ind w:left="0"/>
        <w:rPr>
          <w:rFonts w:asciiTheme="minorHAnsi" w:hAnsiTheme="minorHAnsi"/>
          <w:b/>
          <w:smallCaps/>
          <w:sz w:val="28"/>
          <w:szCs w:val="28"/>
          <w:lang w:val="en-US"/>
        </w:rPr>
      </w:pPr>
    </w:p>
    <w:p w14:paraId="24C9C03A" w14:textId="77777777" w:rsidR="00805D05" w:rsidRDefault="00805D05" w:rsidP="00C8657F">
      <w:pPr>
        <w:spacing w:before="0" w:after="0" w:line="240" w:lineRule="auto"/>
        <w:ind w:left="0"/>
        <w:rPr>
          <w:rFonts w:asciiTheme="minorHAnsi" w:hAnsiTheme="minorHAnsi"/>
          <w:b/>
          <w:smallCaps/>
          <w:sz w:val="28"/>
          <w:szCs w:val="28"/>
          <w:lang w:val="en-US"/>
        </w:rPr>
      </w:pPr>
    </w:p>
    <w:p w14:paraId="7E127E80" w14:textId="77777777" w:rsidR="00D15688" w:rsidRPr="00E423A0" w:rsidRDefault="00D15688" w:rsidP="00D15688">
      <w:pPr>
        <w:pStyle w:val="Heading3"/>
      </w:pPr>
      <w:r w:rsidRPr="00E423A0">
        <w:t>Test matrix</w:t>
      </w:r>
      <w:r>
        <w:t xml:space="preserve"> </w:t>
      </w:r>
    </w:p>
    <w:tbl>
      <w:tblPr>
        <w:tblpPr w:leftFromText="180" w:rightFromText="180" w:vertAnchor="text" w:horzAnchor="page" w:tblpX="958" w:tblpY="287"/>
        <w:tblW w:w="10638" w:type="dxa"/>
        <w:tblLook w:val="04A0" w:firstRow="1" w:lastRow="0" w:firstColumn="1" w:lastColumn="0" w:noHBand="0" w:noVBand="1"/>
      </w:tblPr>
      <w:tblGrid>
        <w:gridCol w:w="1130"/>
        <w:gridCol w:w="5858"/>
        <w:gridCol w:w="1130"/>
        <w:gridCol w:w="1390"/>
        <w:gridCol w:w="1130"/>
      </w:tblGrid>
      <w:tr w:rsidR="00D15688" w:rsidRPr="002B3C53" w14:paraId="412F30B2" w14:textId="77777777" w:rsidTr="0037071C">
        <w:trPr>
          <w:trHeight w:val="315"/>
        </w:trPr>
        <w:tc>
          <w:tcPr>
            <w:tcW w:w="1130" w:type="dxa"/>
            <w:tcBorders>
              <w:top w:val="single" w:sz="4" w:space="0" w:color="auto"/>
              <w:left w:val="single" w:sz="4" w:space="0" w:color="auto"/>
              <w:bottom w:val="single" w:sz="4" w:space="0" w:color="auto"/>
              <w:right w:val="single" w:sz="4" w:space="0" w:color="auto"/>
            </w:tcBorders>
            <w:shd w:val="clear" w:color="000000" w:fill="D9D9D9"/>
          </w:tcPr>
          <w:p w14:paraId="268C01E4" w14:textId="77777777" w:rsidR="00D15688" w:rsidRPr="002B3C53" w:rsidRDefault="00D15688" w:rsidP="0037071C">
            <w:pPr>
              <w:spacing w:before="0" w:after="0" w:line="240" w:lineRule="auto"/>
              <w:ind w:left="0"/>
              <w:rPr>
                <w:rFonts w:ascii="Calibri" w:eastAsia="Times New Roman" w:hAnsi="Calibri"/>
                <w:sz w:val="22"/>
                <w:szCs w:val="22"/>
                <w:lang w:eastAsia="en-CA"/>
              </w:rPr>
            </w:pPr>
            <w:r>
              <w:rPr>
                <w:rFonts w:ascii="Calibri" w:eastAsia="Times New Roman" w:hAnsi="Calibri"/>
                <w:sz w:val="22"/>
                <w:szCs w:val="22"/>
                <w:lang w:eastAsia="en-CA"/>
              </w:rPr>
              <w:t>Test Number</w:t>
            </w:r>
          </w:p>
        </w:tc>
        <w:tc>
          <w:tcPr>
            <w:tcW w:w="6988" w:type="dxa"/>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4315860"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Test Scenario</w:t>
            </w:r>
          </w:p>
        </w:tc>
        <w:tc>
          <w:tcPr>
            <w:tcW w:w="2520"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54183ED4" w14:textId="77777777" w:rsidR="00D15688" w:rsidRPr="002B3C53" w:rsidRDefault="00D15688" w:rsidP="0037071C">
            <w:pPr>
              <w:spacing w:before="0" w:after="0" w:line="240" w:lineRule="auto"/>
              <w:ind w:left="0"/>
              <w:rPr>
                <w:rFonts w:ascii="Calibri" w:eastAsia="Times New Roman" w:hAnsi="Calibri"/>
                <w:sz w:val="22"/>
                <w:szCs w:val="22"/>
                <w:lang w:eastAsia="en-CA"/>
              </w:rPr>
            </w:pPr>
            <w:r>
              <w:rPr>
                <w:rFonts w:ascii="Calibri" w:eastAsia="Times New Roman" w:hAnsi="Calibri"/>
                <w:sz w:val="22"/>
                <w:szCs w:val="22"/>
                <w:lang w:eastAsia="en-CA"/>
              </w:rPr>
              <w:t>Validation</w:t>
            </w:r>
            <w:r w:rsidRPr="002B3C53">
              <w:rPr>
                <w:rFonts w:ascii="Calibri" w:eastAsia="Times New Roman" w:hAnsi="Calibri"/>
                <w:sz w:val="22"/>
                <w:szCs w:val="22"/>
                <w:lang w:eastAsia="en-CA"/>
              </w:rPr>
              <w:t xml:space="preserve"> </w:t>
            </w:r>
            <w:r>
              <w:rPr>
                <w:rFonts w:ascii="Calibri" w:eastAsia="Times New Roman" w:hAnsi="Calibri"/>
                <w:sz w:val="22"/>
                <w:szCs w:val="22"/>
                <w:lang w:eastAsia="en-CA"/>
              </w:rPr>
              <w:t>Triggered</w:t>
            </w:r>
          </w:p>
        </w:tc>
      </w:tr>
      <w:tr w:rsidR="00D15688" w:rsidRPr="002B3C53" w14:paraId="77CA6ECA" w14:textId="77777777" w:rsidTr="0037071C">
        <w:trPr>
          <w:trHeight w:val="315"/>
        </w:trPr>
        <w:tc>
          <w:tcPr>
            <w:tcW w:w="1130" w:type="dxa"/>
            <w:tcBorders>
              <w:top w:val="nil"/>
              <w:left w:val="single" w:sz="4" w:space="0" w:color="auto"/>
              <w:bottom w:val="single" w:sz="4" w:space="0" w:color="auto"/>
              <w:right w:val="single" w:sz="4" w:space="0" w:color="auto"/>
            </w:tcBorders>
          </w:tcPr>
          <w:p w14:paraId="4A6BE2CC" w14:textId="77777777" w:rsidR="00D15688" w:rsidRPr="001C0952"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27E8868D" w14:textId="77777777" w:rsidR="00D15688" w:rsidRPr="001C0952" w:rsidRDefault="00D15688" w:rsidP="0037071C">
            <w:pPr>
              <w:spacing w:before="0" w:after="0" w:line="240" w:lineRule="auto"/>
              <w:ind w:left="0"/>
              <w:rPr>
                <w:rFonts w:ascii="Calibri" w:eastAsia="Times New Roman" w:hAnsi="Calibri"/>
                <w:sz w:val="22"/>
                <w:szCs w:val="22"/>
                <w:lang w:eastAsia="en-CA"/>
              </w:rPr>
            </w:pPr>
            <w:r w:rsidRPr="001C0952">
              <w:rPr>
                <w:rFonts w:ascii="Calibri" w:eastAsia="Times New Roman" w:hAnsi="Calibri"/>
                <w:sz w:val="22"/>
                <w:szCs w:val="22"/>
                <w:lang w:eastAsia="en-CA"/>
              </w:rPr>
              <w:t>Header Name Incorrect for a mandatory field/column (at end)</w:t>
            </w:r>
          </w:p>
        </w:tc>
        <w:tc>
          <w:tcPr>
            <w:tcW w:w="2520" w:type="dxa"/>
            <w:gridSpan w:val="2"/>
            <w:tcBorders>
              <w:top w:val="nil"/>
              <w:left w:val="nil"/>
              <w:bottom w:val="single" w:sz="4" w:space="0" w:color="auto"/>
              <w:right w:val="single" w:sz="4" w:space="0" w:color="auto"/>
            </w:tcBorders>
            <w:noWrap/>
            <w:vAlign w:val="bottom"/>
            <w:hideMark/>
          </w:tcPr>
          <w:p w14:paraId="1E7E8BEB" w14:textId="77777777" w:rsidR="00D15688" w:rsidRPr="001C0952" w:rsidRDefault="00D15688" w:rsidP="0037071C">
            <w:pPr>
              <w:spacing w:before="0" w:after="0" w:line="240" w:lineRule="auto"/>
              <w:ind w:left="0"/>
              <w:rPr>
                <w:rFonts w:ascii="Calibri" w:eastAsia="Times New Roman" w:hAnsi="Calibri"/>
                <w:sz w:val="22"/>
                <w:szCs w:val="22"/>
                <w:lang w:eastAsia="en-CA"/>
              </w:rPr>
            </w:pPr>
            <w:r w:rsidRPr="001C0952">
              <w:rPr>
                <w:rFonts w:ascii="Calibri" w:eastAsia="Times New Roman" w:hAnsi="Calibri"/>
                <w:sz w:val="22"/>
                <w:szCs w:val="22"/>
                <w:lang w:eastAsia="en-CA"/>
              </w:rPr>
              <w:t>ID 4887, 130 and 8233</w:t>
            </w:r>
          </w:p>
        </w:tc>
      </w:tr>
      <w:tr w:rsidR="00D15688" w:rsidRPr="002B3C53" w14:paraId="12428E5D" w14:textId="77777777" w:rsidTr="0037071C">
        <w:trPr>
          <w:trHeight w:val="315"/>
        </w:trPr>
        <w:tc>
          <w:tcPr>
            <w:tcW w:w="1130" w:type="dxa"/>
            <w:tcBorders>
              <w:top w:val="nil"/>
              <w:left w:val="single" w:sz="4" w:space="0" w:color="auto"/>
              <w:bottom w:val="single" w:sz="4" w:space="0" w:color="auto"/>
              <w:right w:val="single" w:sz="4" w:space="0" w:color="auto"/>
            </w:tcBorders>
          </w:tcPr>
          <w:p w14:paraId="2C0932F8" w14:textId="77777777" w:rsidR="00D15688" w:rsidRPr="001C0952"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tcPr>
          <w:p w14:paraId="77F52A09" w14:textId="77777777" w:rsidR="00D15688" w:rsidRPr="001C0952" w:rsidRDefault="00D15688" w:rsidP="0037071C">
            <w:pPr>
              <w:spacing w:before="0" w:after="0" w:line="240" w:lineRule="auto"/>
              <w:ind w:left="0"/>
              <w:rPr>
                <w:rFonts w:ascii="Calibri" w:eastAsia="Times New Roman" w:hAnsi="Calibri"/>
                <w:sz w:val="22"/>
                <w:szCs w:val="22"/>
                <w:lang w:eastAsia="en-CA"/>
              </w:rPr>
            </w:pPr>
            <w:r w:rsidRPr="001C0952">
              <w:rPr>
                <w:rFonts w:ascii="Calibri" w:eastAsia="Times New Roman" w:hAnsi="Calibri"/>
                <w:sz w:val="22"/>
                <w:szCs w:val="22"/>
                <w:lang w:eastAsia="en-CA"/>
              </w:rPr>
              <w:t>Header Name Incorrect for a mandatory field/column (in the middle)</w:t>
            </w:r>
          </w:p>
        </w:tc>
        <w:tc>
          <w:tcPr>
            <w:tcW w:w="2520" w:type="dxa"/>
            <w:gridSpan w:val="2"/>
            <w:tcBorders>
              <w:top w:val="nil"/>
              <w:left w:val="nil"/>
              <w:bottom w:val="single" w:sz="4" w:space="0" w:color="auto"/>
              <w:right w:val="single" w:sz="4" w:space="0" w:color="auto"/>
            </w:tcBorders>
            <w:noWrap/>
            <w:vAlign w:val="bottom"/>
          </w:tcPr>
          <w:p w14:paraId="135A8239" w14:textId="77777777" w:rsidR="00D15688" w:rsidRPr="001C0952" w:rsidRDefault="00D15688" w:rsidP="0037071C">
            <w:pPr>
              <w:spacing w:before="0" w:after="0" w:line="240" w:lineRule="auto"/>
              <w:ind w:left="0"/>
              <w:rPr>
                <w:rFonts w:ascii="Calibri" w:eastAsia="Times New Roman" w:hAnsi="Calibri"/>
                <w:sz w:val="22"/>
                <w:szCs w:val="22"/>
                <w:lang w:eastAsia="en-CA"/>
              </w:rPr>
            </w:pPr>
            <w:r w:rsidRPr="001C0952">
              <w:rPr>
                <w:rFonts w:ascii="Calibri" w:eastAsia="Times New Roman" w:hAnsi="Calibri"/>
                <w:sz w:val="22"/>
                <w:szCs w:val="22"/>
                <w:lang w:eastAsia="en-CA"/>
              </w:rPr>
              <w:t>ID 4887, 130 and 8233</w:t>
            </w:r>
          </w:p>
        </w:tc>
      </w:tr>
      <w:tr w:rsidR="00D15688" w:rsidRPr="002B3C53" w14:paraId="764C5B4A" w14:textId="77777777" w:rsidTr="0037071C">
        <w:trPr>
          <w:trHeight w:val="315"/>
        </w:trPr>
        <w:tc>
          <w:tcPr>
            <w:tcW w:w="1130" w:type="dxa"/>
            <w:tcBorders>
              <w:top w:val="nil"/>
              <w:left w:val="single" w:sz="4" w:space="0" w:color="auto"/>
              <w:bottom w:val="single" w:sz="4" w:space="0" w:color="auto"/>
              <w:right w:val="single" w:sz="4" w:space="0" w:color="auto"/>
            </w:tcBorders>
          </w:tcPr>
          <w:p w14:paraId="1E5C4E78" w14:textId="77777777" w:rsidR="00D15688" w:rsidRPr="001C0952"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563B0C69" w14:textId="77777777" w:rsidR="00D15688" w:rsidRPr="001C0952" w:rsidRDefault="00D15688" w:rsidP="0037071C">
            <w:pPr>
              <w:spacing w:before="0" w:after="0" w:line="240" w:lineRule="auto"/>
              <w:ind w:left="0"/>
              <w:rPr>
                <w:rFonts w:ascii="Calibri" w:eastAsia="Times New Roman" w:hAnsi="Calibri"/>
                <w:sz w:val="22"/>
                <w:szCs w:val="22"/>
                <w:lang w:eastAsia="en-CA"/>
              </w:rPr>
            </w:pPr>
            <w:r w:rsidRPr="001C0952">
              <w:rPr>
                <w:rFonts w:ascii="Calibri" w:eastAsia="Times New Roman" w:hAnsi="Calibri"/>
                <w:sz w:val="22"/>
                <w:szCs w:val="22"/>
                <w:lang w:eastAsia="en-CA"/>
              </w:rPr>
              <w:t>Header Name Incorrect for a non-mandatory field/column (at the end)</w:t>
            </w:r>
          </w:p>
        </w:tc>
        <w:tc>
          <w:tcPr>
            <w:tcW w:w="2520" w:type="dxa"/>
            <w:gridSpan w:val="2"/>
            <w:tcBorders>
              <w:top w:val="nil"/>
              <w:left w:val="nil"/>
              <w:bottom w:val="single" w:sz="4" w:space="0" w:color="auto"/>
              <w:right w:val="single" w:sz="4" w:space="0" w:color="auto"/>
            </w:tcBorders>
            <w:noWrap/>
            <w:vAlign w:val="bottom"/>
            <w:hideMark/>
          </w:tcPr>
          <w:p w14:paraId="3258088A" w14:textId="77777777" w:rsidR="00D15688" w:rsidRPr="001C0952" w:rsidRDefault="00D15688" w:rsidP="0037071C">
            <w:pPr>
              <w:spacing w:before="0" w:after="0" w:line="240" w:lineRule="auto"/>
              <w:ind w:left="0"/>
              <w:rPr>
                <w:rFonts w:ascii="Calibri" w:eastAsia="Times New Roman" w:hAnsi="Calibri"/>
                <w:sz w:val="22"/>
                <w:szCs w:val="22"/>
                <w:lang w:eastAsia="en-CA"/>
              </w:rPr>
            </w:pPr>
            <w:r w:rsidRPr="001C0952">
              <w:rPr>
                <w:rFonts w:ascii="Calibri" w:eastAsia="Times New Roman" w:hAnsi="Calibri"/>
                <w:sz w:val="22"/>
                <w:szCs w:val="22"/>
                <w:lang w:eastAsia="en-CA"/>
              </w:rPr>
              <w:t>ID 4887</w:t>
            </w:r>
            <w:r>
              <w:rPr>
                <w:rFonts w:ascii="Calibri" w:eastAsia="Times New Roman" w:hAnsi="Calibri"/>
                <w:sz w:val="22"/>
                <w:szCs w:val="22"/>
                <w:lang w:eastAsia="en-CA"/>
              </w:rPr>
              <w:t xml:space="preserve"> and </w:t>
            </w:r>
            <w:r w:rsidRPr="001C0952">
              <w:rPr>
                <w:rFonts w:ascii="Calibri" w:eastAsia="Times New Roman" w:hAnsi="Calibri"/>
                <w:sz w:val="22"/>
                <w:szCs w:val="22"/>
                <w:lang w:eastAsia="en-CA"/>
              </w:rPr>
              <w:t>130</w:t>
            </w:r>
          </w:p>
        </w:tc>
      </w:tr>
      <w:tr w:rsidR="00D15688" w:rsidRPr="002B3C53" w14:paraId="008D89ED" w14:textId="77777777" w:rsidTr="0037071C">
        <w:trPr>
          <w:trHeight w:val="315"/>
        </w:trPr>
        <w:tc>
          <w:tcPr>
            <w:tcW w:w="1130" w:type="dxa"/>
            <w:tcBorders>
              <w:top w:val="nil"/>
              <w:left w:val="single" w:sz="4" w:space="0" w:color="auto"/>
              <w:bottom w:val="single" w:sz="4" w:space="0" w:color="auto"/>
              <w:right w:val="single" w:sz="4" w:space="0" w:color="auto"/>
            </w:tcBorders>
          </w:tcPr>
          <w:p w14:paraId="6A5718D2" w14:textId="77777777" w:rsidR="00D15688" w:rsidRPr="001C0952"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tcPr>
          <w:p w14:paraId="2A6022B5" w14:textId="77777777" w:rsidR="00D15688" w:rsidRPr="001C0952" w:rsidRDefault="00D15688" w:rsidP="0037071C">
            <w:pPr>
              <w:spacing w:before="0" w:after="0" w:line="240" w:lineRule="auto"/>
              <w:ind w:left="0"/>
              <w:rPr>
                <w:rFonts w:ascii="Calibri" w:eastAsia="Times New Roman" w:hAnsi="Calibri"/>
                <w:sz w:val="22"/>
                <w:szCs w:val="22"/>
                <w:lang w:eastAsia="en-CA"/>
              </w:rPr>
            </w:pPr>
            <w:r w:rsidRPr="001C0952">
              <w:rPr>
                <w:rFonts w:ascii="Calibri" w:eastAsia="Times New Roman" w:hAnsi="Calibri"/>
                <w:sz w:val="22"/>
                <w:szCs w:val="22"/>
                <w:lang w:eastAsia="en-CA"/>
              </w:rPr>
              <w:t>Header Name Incorrect for a non-mandatory field/column (in the middle)</w:t>
            </w:r>
          </w:p>
        </w:tc>
        <w:tc>
          <w:tcPr>
            <w:tcW w:w="2520" w:type="dxa"/>
            <w:gridSpan w:val="2"/>
            <w:tcBorders>
              <w:top w:val="nil"/>
              <w:left w:val="nil"/>
              <w:bottom w:val="single" w:sz="4" w:space="0" w:color="auto"/>
              <w:right w:val="single" w:sz="4" w:space="0" w:color="auto"/>
            </w:tcBorders>
            <w:noWrap/>
            <w:vAlign w:val="bottom"/>
          </w:tcPr>
          <w:p w14:paraId="45203B3E" w14:textId="77777777" w:rsidR="00D15688" w:rsidRPr="001C0952" w:rsidRDefault="00D15688" w:rsidP="0037071C">
            <w:pPr>
              <w:spacing w:before="0" w:after="0" w:line="240" w:lineRule="auto"/>
              <w:ind w:left="0"/>
              <w:rPr>
                <w:rFonts w:ascii="Calibri" w:eastAsia="Times New Roman" w:hAnsi="Calibri"/>
                <w:color w:val="auto"/>
                <w:sz w:val="22"/>
                <w:szCs w:val="22"/>
                <w:lang w:eastAsia="en-CA"/>
              </w:rPr>
            </w:pPr>
            <w:r w:rsidRPr="001C0952">
              <w:rPr>
                <w:rFonts w:ascii="Calibri" w:eastAsia="Times New Roman" w:hAnsi="Calibri"/>
                <w:sz w:val="22"/>
                <w:szCs w:val="22"/>
                <w:lang w:eastAsia="en-CA"/>
              </w:rPr>
              <w:t>ID 4887</w:t>
            </w:r>
            <w:r>
              <w:rPr>
                <w:rFonts w:ascii="Calibri" w:eastAsia="Times New Roman" w:hAnsi="Calibri"/>
                <w:sz w:val="22"/>
                <w:szCs w:val="22"/>
                <w:lang w:eastAsia="en-CA"/>
              </w:rPr>
              <w:t xml:space="preserve"> and 130</w:t>
            </w:r>
          </w:p>
        </w:tc>
      </w:tr>
      <w:tr w:rsidR="00D15688" w:rsidRPr="002B3C53" w14:paraId="1AE1D459" w14:textId="77777777" w:rsidTr="0037071C">
        <w:trPr>
          <w:trHeight w:val="315"/>
        </w:trPr>
        <w:tc>
          <w:tcPr>
            <w:tcW w:w="1130" w:type="dxa"/>
            <w:tcBorders>
              <w:top w:val="nil"/>
              <w:left w:val="single" w:sz="4" w:space="0" w:color="auto"/>
              <w:bottom w:val="single" w:sz="4" w:space="0" w:color="auto"/>
              <w:right w:val="single" w:sz="4" w:space="0" w:color="auto"/>
            </w:tcBorders>
          </w:tcPr>
          <w:p w14:paraId="50F0F8C0" w14:textId="77777777" w:rsidR="00D15688" w:rsidRPr="00007979"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4783CBAC"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Missing mandatory column</w:t>
            </w:r>
          </w:p>
        </w:tc>
        <w:tc>
          <w:tcPr>
            <w:tcW w:w="2520" w:type="dxa"/>
            <w:gridSpan w:val="2"/>
            <w:tcBorders>
              <w:top w:val="nil"/>
              <w:left w:val="nil"/>
              <w:bottom w:val="single" w:sz="4" w:space="0" w:color="auto"/>
              <w:right w:val="single" w:sz="4" w:space="0" w:color="auto"/>
            </w:tcBorders>
            <w:noWrap/>
            <w:vAlign w:val="bottom"/>
            <w:hideMark/>
          </w:tcPr>
          <w:p w14:paraId="26295655" w14:textId="77777777" w:rsidR="00D15688" w:rsidRPr="002B3C53" w:rsidRDefault="00D15688" w:rsidP="0037071C">
            <w:pPr>
              <w:spacing w:before="0" w:after="0" w:line="240" w:lineRule="auto"/>
              <w:ind w:left="0"/>
              <w:rPr>
                <w:rFonts w:ascii="Calibri" w:eastAsia="Times New Roman" w:hAnsi="Calibri"/>
                <w:color w:val="auto"/>
                <w:sz w:val="22"/>
                <w:szCs w:val="22"/>
                <w:lang w:eastAsia="en-CA"/>
              </w:rPr>
            </w:pPr>
            <w:r w:rsidRPr="002B3C53">
              <w:rPr>
                <w:rFonts w:ascii="Calibri" w:eastAsia="Times New Roman" w:hAnsi="Calibri"/>
                <w:color w:val="auto"/>
                <w:sz w:val="22"/>
                <w:szCs w:val="22"/>
                <w:lang w:eastAsia="en-CA"/>
              </w:rPr>
              <w:t>ID 8233</w:t>
            </w:r>
          </w:p>
        </w:tc>
      </w:tr>
      <w:tr w:rsidR="00D15688" w:rsidRPr="002B3C53" w14:paraId="0124CC13" w14:textId="77777777" w:rsidTr="0037071C">
        <w:trPr>
          <w:trHeight w:val="315"/>
        </w:trPr>
        <w:tc>
          <w:tcPr>
            <w:tcW w:w="1130" w:type="dxa"/>
            <w:tcBorders>
              <w:top w:val="nil"/>
              <w:left w:val="single" w:sz="4" w:space="0" w:color="auto"/>
              <w:bottom w:val="single" w:sz="4" w:space="0" w:color="auto"/>
              <w:right w:val="single" w:sz="4" w:space="0" w:color="auto"/>
            </w:tcBorders>
          </w:tcPr>
          <w:p w14:paraId="649C0929" w14:textId="77777777" w:rsidR="00D15688" w:rsidRPr="00007979"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511857E3"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Missing non-mandatory column</w:t>
            </w:r>
          </w:p>
        </w:tc>
        <w:tc>
          <w:tcPr>
            <w:tcW w:w="2520" w:type="dxa"/>
            <w:gridSpan w:val="2"/>
            <w:tcBorders>
              <w:top w:val="nil"/>
              <w:left w:val="nil"/>
              <w:bottom w:val="single" w:sz="4" w:space="0" w:color="auto"/>
              <w:right w:val="single" w:sz="4" w:space="0" w:color="auto"/>
            </w:tcBorders>
            <w:noWrap/>
            <w:vAlign w:val="bottom"/>
            <w:hideMark/>
          </w:tcPr>
          <w:p w14:paraId="2DF0922E" w14:textId="77777777" w:rsidR="00D15688" w:rsidRPr="002B3C53" w:rsidRDefault="00D15688" w:rsidP="0037071C">
            <w:pPr>
              <w:spacing w:before="0" w:after="0" w:line="240" w:lineRule="auto"/>
              <w:ind w:left="0"/>
              <w:rPr>
                <w:rFonts w:ascii="Calibri" w:eastAsia="Times New Roman" w:hAnsi="Calibri"/>
                <w:color w:val="auto"/>
                <w:sz w:val="22"/>
                <w:szCs w:val="22"/>
                <w:lang w:eastAsia="en-CA"/>
              </w:rPr>
            </w:pPr>
            <w:r w:rsidRPr="002B3C53">
              <w:rPr>
                <w:rFonts w:ascii="Calibri" w:eastAsia="Times New Roman" w:hAnsi="Calibri"/>
                <w:color w:val="auto"/>
                <w:sz w:val="22"/>
                <w:szCs w:val="22"/>
                <w:lang w:eastAsia="en-CA"/>
              </w:rPr>
              <w:t>none</w:t>
            </w:r>
          </w:p>
        </w:tc>
      </w:tr>
      <w:tr w:rsidR="00D15688" w:rsidRPr="002B3C53" w14:paraId="2DA9274E" w14:textId="77777777" w:rsidTr="0037071C">
        <w:trPr>
          <w:trHeight w:val="315"/>
        </w:trPr>
        <w:tc>
          <w:tcPr>
            <w:tcW w:w="1130" w:type="dxa"/>
            <w:tcBorders>
              <w:top w:val="nil"/>
              <w:left w:val="single" w:sz="4" w:space="0" w:color="auto"/>
              <w:bottom w:val="single" w:sz="4" w:space="0" w:color="auto"/>
              <w:right w:val="single" w:sz="4" w:space="0" w:color="auto"/>
            </w:tcBorders>
          </w:tcPr>
          <w:p w14:paraId="7BB5B4D0" w14:textId="77777777" w:rsidR="00D15688" w:rsidRPr="00007979"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04E68D72"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Extra column in header (in the middle)</w:t>
            </w:r>
          </w:p>
        </w:tc>
        <w:tc>
          <w:tcPr>
            <w:tcW w:w="2520" w:type="dxa"/>
            <w:gridSpan w:val="2"/>
            <w:tcBorders>
              <w:top w:val="nil"/>
              <w:left w:val="nil"/>
              <w:bottom w:val="single" w:sz="4" w:space="0" w:color="auto"/>
              <w:right w:val="single" w:sz="4" w:space="0" w:color="auto"/>
            </w:tcBorders>
            <w:noWrap/>
            <w:vAlign w:val="bottom"/>
            <w:hideMark/>
          </w:tcPr>
          <w:p w14:paraId="1BCD136D" w14:textId="77777777" w:rsidR="00D15688"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ID 4887</w:t>
            </w:r>
            <w:r>
              <w:rPr>
                <w:rFonts w:ascii="Calibri" w:eastAsia="Times New Roman" w:hAnsi="Calibri"/>
                <w:sz w:val="22"/>
                <w:szCs w:val="22"/>
                <w:lang w:eastAsia="en-CA"/>
              </w:rPr>
              <w:t xml:space="preserve">, </w:t>
            </w:r>
            <w:r w:rsidRPr="002B3C53">
              <w:rPr>
                <w:rFonts w:ascii="Calibri" w:eastAsia="Times New Roman" w:hAnsi="Calibri"/>
                <w:sz w:val="22"/>
                <w:szCs w:val="22"/>
                <w:lang w:eastAsia="en-CA"/>
              </w:rPr>
              <w:t>8233</w:t>
            </w:r>
          </w:p>
          <w:p w14:paraId="256EFB3D" w14:textId="77777777" w:rsidR="00D15688" w:rsidRPr="002B3C53" w:rsidRDefault="00D15688" w:rsidP="0037071C">
            <w:pPr>
              <w:spacing w:before="0" w:after="0" w:line="240" w:lineRule="auto"/>
              <w:ind w:left="0"/>
              <w:rPr>
                <w:rFonts w:ascii="Calibri" w:eastAsia="Times New Roman" w:hAnsi="Calibri"/>
                <w:sz w:val="22"/>
                <w:szCs w:val="22"/>
                <w:lang w:eastAsia="en-CA"/>
              </w:rPr>
            </w:pPr>
            <w:r>
              <w:rPr>
                <w:rFonts w:ascii="Calibri" w:eastAsia="Times New Roman" w:hAnsi="Calibri"/>
                <w:lang w:eastAsia="en-CA"/>
              </w:rPr>
              <w:t xml:space="preserve"> and invalid format messages such as </w:t>
            </w:r>
            <w:r w:rsidRPr="004773EA">
              <w:rPr>
                <w:rFonts w:ascii="Calibri" w:eastAsia="Times New Roman" w:hAnsi="Calibri"/>
                <w:lang w:eastAsia="en-CA"/>
              </w:rPr>
              <w:t>5131, 3692, 8034, 825 and 9519</w:t>
            </w:r>
          </w:p>
        </w:tc>
      </w:tr>
      <w:tr w:rsidR="00D15688" w:rsidRPr="002B3C53" w14:paraId="20CD1BA8" w14:textId="77777777" w:rsidTr="0037071C">
        <w:trPr>
          <w:trHeight w:val="315"/>
        </w:trPr>
        <w:tc>
          <w:tcPr>
            <w:tcW w:w="1130" w:type="dxa"/>
            <w:tcBorders>
              <w:top w:val="nil"/>
              <w:left w:val="single" w:sz="4" w:space="0" w:color="auto"/>
              <w:bottom w:val="single" w:sz="4" w:space="0" w:color="auto"/>
              <w:right w:val="single" w:sz="4" w:space="0" w:color="auto"/>
            </w:tcBorders>
          </w:tcPr>
          <w:p w14:paraId="4D55B480" w14:textId="77777777" w:rsidR="00D15688" w:rsidRPr="00007979"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6BFA722E"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Extra column in transaction record (in the middle)</w:t>
            </w:r>
          </w:p>
        </w:tc>
        <w:tc>
          <w:tcPr>
            <w:tcW w:w="2520" w:type="dxa"/>
            <w:gridSpan w:val="2"/>
            <w:tcBorders>
              <w:top w:val="nil"/>
              <w:left w:val="nil"/>
              <w:bottom w:val="single" w:sz="4" w:space="0" w:color="auto"/>
              <w:right w:val="single" w:sz="4" w:space="0" w:color="auto"/>
            </w:tcBorders>
            <w:noWrap/>
            <w:vAlign w:val="bottom"/>
            <w:hideMark/>
          </w:tcPr>
          <w:p w14:paraId="01FB4D32"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 xml:space="preserve">ID 130, 8233 and </w:t>
            </w:r>
            <w:r>
              <w:rPr>
                <w:rFonts w:ascii="Calibri" w:eastAsia="Times New Roman" w:hAnsi="Calibri"/>
                <w:lang w:eastAsia="en-CA"/>
              </w:rPr>
              <w:t xml:space="preserve"> invalid format messages such as </w:t>
            </w:r>
            <w:r w:rsidRPr="004773EA">
              <w:rPr>
                <w:rFonts w:ascii="Calibri" w:eastAsia="Times New Roman" w:hAnsi="Calibri"/>
                <w:lang w:eastAsia="en-CA"/>
              </w:rPr>
              <w:t>5131, 3692, 8034, 825 and 9519</w:t>
            </w:r>
            <w:r>
              <w:rPr>
                <w:rFonts w:ascii="Calibri" w:eastAsia="Times New Roman" w:hAnsi="Calibri"/>
                <w:lang w:eastAsia="en-CA"/>
              </w:rPr>
              <w:t>.</w:t>
            </w:r>
          </w:p>
        </w:tc>
      </w:tr>
      <w:tr w:rsidR="00D15688" w:rsidRPr="002B3C53" w14:paraId="0B44D54D" w14:textId="77777777" w:rsidTr="0037071C">
        <w:trPr>
          <w:trHeight w:val="315"/>
        </w:trPr>
        <w:tc>
          <w:tcPr>
            <w:tcW w:w="1130" w:type="dxa"/>
            <w:tcBorders>
              <w:top w:val="nil"/>
              <w:left w:val="single" w:sz="4" w:space="0" w:color="auto"/>
              <w:bottom w:val="single" w:sz="4" w:space="0" w:color="auto"/>
              <w:right w:val="single" w:sz="4" w:space="0" w:color="auto"/>
            </w:tcBorders>
          </w:tcPr>
          <w:p w14:paraId="77AAC11D" w14:textId="77777777" w:rsidR="00D15688" w:rsidRPr="00007979"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6CBF7882"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Extra column in both header and transaction record (in the middle)</w:t>
            </w:r>
          </w:p>
        </w:tc>
        <w:tc>
          <w:tcPr>
            <w:tcW w:w="2520" w:type="dxa"/>
            <w:gridSpan w:val="2"/>
            <w:tcBorders>
              <w:top w:val="nil"/>
              <w:left w:val="nil"/>
              <w:bottom w:val="single" w:sz="4" w:space="0" w:color="auto"/>
              <w:right w:val="single" w:sz="4" w:space="0" w:color="auto"/>
            </w:tcBorders>
            <w:noWrap/>
            <w:vAlign w:val="bottom"/>
            <w:hideMark/>
          </w:tcPr>
          <w:p w14:paraId="087F008D"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ID 4887 and 130</w:t>
            </w:r>
          </w:p>
        </w:tc>
      </w:tr>
      <w:tr w:rsidR="00D15688" w:rsidRPr="002B3C53" w14:paraId="7200B4C9" w14:textId="77777777" w:rsidTr="0037071C">
        <w:trPr>
          <w:trHeight w:val="315"/>
        </w:trPr>
        <w:tc>
          <w:tcPr>
            <w:tcW w:w="1130" w:type="dxa"/>
            <w:tcBorders>
              <w:top w:val="nil"/>
              <w:left w:val="single" w:sz="4" w:space="0" w:color="auto"/>
              <w:bottom w:val="single" w:sz="4" w:space="0" w:color="auto"/>
              <w:right w:val="single" w:sz="4" w:space="0" w:color="auto"/>
            </w:tcBorders>
          </w:tcPr>
          <w:p w14:paraId="6AB7A7AA" w14:textId="77777777" w:rsidR="00D15688" w:rsidRPr="00007979"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22A8038B"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Extra column in header (at end)</w:t>
            </w:r>
          </w:p>
        </w:tc>
        <w:tc>
          <w:tcPr>
            <w:tcW w:w="2520" w:type="dxa"/>
            <w:gridSpan w:val="2"/>
            <w:tcBorders>
              <w:top w:val="nil"/>
              <w:left w:val="nil"/>
              <w:bottom w:val="single" w:sz="4" w:space="0" w:color="auto"/>
              <w:right w:val="single" w:sz="4" w:space="0" w:color="auto"/>
            </w:tcBorders>
            <w:noWrap/>
            <w:vAlign w:val="bottom"/>
            <w:hideMark/>
          </w:tcPr>
          <w:p w14:paraId="229CBCB8"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ID 4887</w:t>
            </w:r>
          </w:p>
        </w:tc>
      </w:tr>
      <w:tr w:rsidR="00D15688" w:rsidRPr="002B3C53" w14:paraId="376C7C4A" w14:textId="77777777" w:rsidTr="0037071C">
        <w:trPr>
          <w:trHeight w:val="315"/>
        </w:trPr>
        <w:tc>
          <w:tcPr>
            <w:tcW w:w="1130" w:type="dxa"/>
            <w:tcBorders>
              <w:top w:val="nil"/>
              <w:left w:val="single" w:sz="4" w:space="0" w:color="auto"/>
              <w:bottom w:val="single" w:sz="4" w:space="0" w:color="auto"/>
              <w:right w:val="single" w:sz="4" w:space="0" w:color="auto"/>
            </w:tcBorders>
          </w:tcPr>
          <w:p w14:paraId="202469F9" w14:textId="77777777" w:rsidR="00D15688" w:rsidRPr="00007979"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30023F1D"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Extra column in transaction record (at end)</w:t>
            </w:r>
          </w:p>
        </w:tc>
        <w:tc>
          <w:tcPr>
            <w:tcW w:w="2520" w:type="dxa"/>
            <w:gridSpan w:val="2"/>
            <w:tcBorders>
              <w:top w:val="nil"/>
              <w:left w:val="nil"/>
              <w:bottom w:val="single" w:sz="4" w:space="0" w:color="auto"/>
              <w:right w:val="single" w:sz="4" w:space="0" w:color="auto"/>
            </w:tcBorders>
            <w:noWrap/>
            <w:vAlign w:val="bottom"/>
            <w:hideMark/>
          </w:tcPr>
          <w:p w14:paraId="613C0437" w14:textId="77777777" w:rsidR="00D15688"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ID 130</w:t>
            </w:r>
            <w:r>
              <w:rPr>
                <w:rFonts w:ascii="Calibri" w:eastAsia="Times New Roman" w:hAnsi="Calibri"/>
                <w:sz w:val="22"/>
                <w:szCs w:val="22"/>
                <w:lang w:eastAsia="en-CA"/>
              </w:rPr>
              <w:t xml:space="preserve"> </w:t>
            </w:r>
            <w:r>
              <w:rPr>
                <w:rFonts w:ascii="Calibri" w:eastAsia="Times New Roman" w:hAnsi="Calibri"/>
                <w:lang w:eastAsia="en-CA"/>
              </w:rPr>
              <w:t xml:space="preserve"> and</w:t>
            </w:r>
          </w:p>
          <w:p w14:paraId="567A9329"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4773EA">
              <w:rPr>
                <w:rFonts w:ascii="Calibri" w:eastAsia="Times New Roman" w:hAnsi="Calibri"/>
                <w:lang w:eastAsia="en-CA"/>
              </w:rPr>
              <w:t>Invalid format messages such as 5131, 3692, 8034, 825 and 9519</w:t>
            </w:r>
            <w:r>
              <w:rPr>
                <w:rFonts w:ascii="Calibri" w:eastAsia="Times New Roman" w:hAnsi="Calibri"/>
                <w:lang w:eastAsia="en-CA"/>
              </w:rPr>
              <w:t>.</w:t>
            </w:r>
          </w:p>
        </w:tc>
      </w:tr>
      <w:tr w:rsidR="00D15688" w:rsidRPr="002B3C53" w14:paraId="7D5F3B3F" w14:textId="77777777" w:rsidTr="0037071C">
        <w:trPr>
          <w:trHeight w:val="315"/>
        </w:trPr>
        <w:tc>
          <w:tcPr>
            <w:tcW w:w="1130" w:type="dxa"/>
            <w:tcBorders>
              <w:top w:val="nil"/>
              <w:left w:val="single" w:sz="4" w:space="0" w:color="auto"/>
              <w:bottom w:val="single" w:sz="4" w:space="0" w:color="auto"/>
              <w:right w:val="single" w:sz="4" w:space="0" w:color="auto"/>
            </w:tcBorders>
          </w:tcPr>
          <w:p w14:paraId="57E8E80A" w14:textId="77777777" w:rsidR="00D15688" w:rsidRPr="00007979"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1D1ABA93"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Extra column in both header and transaction record (at end)</w:t>
            </w:r>
          </w:p>
        </w:tc>
        <w:tc>
          <w:tcPr>
            <w:tcW w:w="2520" w:type="dxa"/>
            <w:gridSpan w:val="2"/>
            <w:tcBorders>
              <w:top w:val="nil"/>
              <w:left w:val="nil"/>
              <w:bottom w:val="single" w:sz="4" w:space="0" w:color="auto"/>
              <w:right w:val="single" w:sz="4" w:space="0" w:color="auto"/>
            </w:tcBorders>
            <w:noWrap/>
            <w:vAlign w:val="bottom"/>
            <w:hideMark/>
          </w:tcPr>
          <w:p w14:paraId="2574654F"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ID 4887 and 130</w:t>
            </w:r>
          </w:p>
        </w:tc>
      </w:tr>
      <w:tr w:rsidR="00D15688" w:rsidRPr="002B3C53" w14:paraId="74E9FAB1" w14:textId="77777777" w:rsidTr="0037071C">
        <w:trPr>
          <w:trHeight w:val="315"/>
        </w:trPr>
        <w:tc>
          <w:tcPr>
            <w:tcW w:w="1130" w:type="dxa"/>
            <w:tcBorders>
              <w:top w:val="nil"/>
              <w:left w:val="single" w:sz="4" w:space="0" w:color="auto"/>
              <w:bottom w:val="single" w:sz="4" w:space="0" w:color="auto"/>
              <w:right w:val="single" w:sz="4" w:space="0" w:color="auto"/>
            </w:tcBorders>
          </w:tcPr>
          <w:p w14:paraId="4970DEE4" w14:textId="77777777" w:rsidR="00D15688" w:rsidRPr="00007979"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0A23A62D"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Duplicate mandatory column at the end of file</w:t>
            </w:r>
          </w:p>
        </w:tc>
        <w:tc>
          <w:tcPr>
            <w:tcW w:w="2520" w:type="dxa"/>
            <w:gridSpan w:val="2"/>
            <w:tcBorders>
              <w:top w:val="nil"/>
              <w:left w:val="nil"/>
              <w:bottom w:val="single" w:sz="4" w:space="0" w:color="auto"/>
              <w:right w:val="single" w:sz="4" w:space="0" w:color="auto"/>
            </w:tcBorders>
            <w:noWrap/>
            <w:vAlign w:val="bottom"/>
            <w:hideMark/>
          </w:tcPr>
          <w:p w14:paraId="14AABB8E"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ID 6926</w:t>
            </w:r>
          </w:p>
        </w:tc>
      </w:tr>
      <w:tr w:rsidR="00D15688" w:rsidRPr="002B3C53" w14:paraId="39F399AE" w14:textId="77777777" w:rsidTr="0037071C">
        <w:trPr>
          <w:trHeight w:val="315"/>
        </w:trPr>
        <w:tc>
          <w:tcPr>
            <w:tcW w:w="1130" w:type="dxa"/>
            <w:tcBorders>
              <w:top w:val="nil"/>
              <w:left w:val="single" w:sz="4" w:space="0" w:color="auto"/>
              <w:bottom w:val="single" w:sz="4" w:space="0" w:color="auto"/>
              <w:right w:val="single" w:sz="4" w:space="0" w:color="auto"/>
            </w:tcBorders>
          </w:tcPr>
          <w:p w14:paraId="4F435CC6" w14:textId="77777777" w:rsidR="00D15688" w:rsidRPr="00007979"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664AF729"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Duplicate mandatory column in the middle of file</w:t>
            </w:r>
          </w:p>
        </w:tc>
        <w:tc>
          <w:tcPr>
            <w:tcW w:w="2520" w:type="dxa"/>
            <w:gridSpan w:val="2"/>
            <w:tcBorders>
              <w:top w:val="nil"/>
              <w:left w:val="nil"/>
              <w:bottom w:val="single" w:sz="4" w:space="0" w:color="auto"/>
              <w:right w:val="single" w:sz="4" w:space="0" w:color="auto"/>
            </w:tcBorders>
            <w:noWrap/>
            <w:vAlign w:val="bottom"/>
            <w:hideMark/>
          </w:tcPr>
          <w:p w14:paraId="64F8DAED"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ID 6926</w:t>
            </w:r>
          </w:p>
        </w:tc>
      </w:tr>
      <w:tr w:rsidR="00D15688" w:rsidRPr="002B3C53" w14:paraId="42C3BF9B" w14:textId="77777777" w:rsidTr="0037071C">
        <w:trPr>
          <w:trHeight w:val="315"/>
        </w:trPr>
        <w:tc>
          <w:tcPr>
            <w:tcW w:w="1130" w:type="dxa"/>
            <w:tcBorders>
              <w:top w:val="nil"/>
              <w:left w:val="single" w:sz="4" w:space="0" w:color="auto"/>
              <w:bottom w:val="single" w:sz="4" w:space="0" w:color="auto"/>
              <w:right w:val="single" w:sz="4" w:space="0" w:color="auto"/>
            </w:tcBorders>
          </w:tcPr>
          <w:p w14:paraId="515B6B0C" w14:textId="77777777" w:rsidR="00D15688" w:rsidRPr="00007979"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3B268619"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Duplicate non mandatory column at the end of file</w:t>
            </w:r>
          </w:p>
        </w:tc>
        <w:tc>
          <w:tcPr>
            <w:tcW w:w="2520" w:type="dxa"/>
            <w:gridSpan w:val="2"/>
            <w:tcBorders>
              <w:top w:val="nil"/>
              <w:left w:val="nil"/>
              <w:bottom w:val="single" w:sz="4" w:space="0" w:color="auto"/>
              <w:right w:val="single" w:sz="4" w:space="0" w:color="auto"/>
            </w:tcBorders>
            <w:noWrap/>
            <w:vAlign w:val="bottom"/>
            <w:hideMark/>
          </w:tcPr>
          <w:p w14:paraId="4FF345A6" w14:textId="77777777" w:rsidR="00D15688" w:rsidRPr="002B3C53" w:rsidRDefault="00D15688" w:rsidP="0037071C">
            <w:pPr>
              <w:spacing w:before="0" w:after="0" w:line="240" w:lineRule="auto"/>
              <w:ind w:left="0"/>
              <w:rPr>
                <w:rFonts w:ascii="Calibri" w:eastAsia="Times New Roman" w:hAnsi="Calibri"/>
                <w:color w:val="auto"/>
                <w:sz w:val="22"/>
                <w:szCs w:val="22"/>
                <w:lang w:eastAsia="en-CA"/>
              </w:rPr>
            </w:pPr>
            <w:r w:rsidRPr="002B3C53">
              <w:rPr>
                <w:rFonts w:ascii="Calibri" w:eastAsia="Times New Roman" w:hAnsi="Calibri"/>
                <w:color w:val="auto"/>
                <w:sz w:val="22"/>
                <w:szCs w:val="22"/>
                <w:lang w:eastAsia="en-CA"/>
              </w:rPr>
              <w:t>ID 6926</w:t>
            </w:r>
          </w:p>
        </w:tc>
      </w:tr>
      <w:tr w:rsidR="00D15688" w:rsidRPr="002B3C53" w14:paraId="5B477C14" w14:textId="77777777" w:rsidTr="0037071C">
        <w:trPr>
          <w:trHeight w:val="315"/>
        </w:trPr>
        <w:tc>
          <w:tcPr>
            <w:tcW w:w="1130" w:type="dxa"/>
            <w:tcBorders>
              <w:top w:val="nil"/>
              <w:left w:val="single" w:sz="4" w:space="0" w:color="auto"/>
              <w:bottom w:val="single" w:sz="4" w:space="0" w:color="auto"/>
              <w:right w:val="single" w:sz="4" w:space="0" w:color="auto"/>
            </w:tcBorders>
          </w:tcPr>
          <w:p w14:paraId="6A9A7007" w14:textId="77777777" w:rsidR="00D15688" w:rsidRPr="00007979" w:rsidRDefault="00D15688" w:rsidP="0037071C">
            <w:pPr>
              <w:pStyle w:val="ListParagraph"/>
              <w:numPr>
                <w:ilvl w:val="0"/>
                <w:numId w:val="26"/>
              </w:numPr>
              <w:spacing w:before="0" w:after="0" w:line="240" w:lineRule="auto"/>
              <w:rPr>
                <w:rFonts w:ascii="Calibri" w:eastAsia="Times New Roman" w:hAnsi="Calibri"/>
                <w:sz w:val="22"/>
                <w:szCs w:val="22"/>
                <w:lang w:eastAsia="en-CA"/>
              </w:rPr>
            </w:pPr>
          </w:p>
        </w:tc>
        <w:tc>
          <w:tcPr>
            <w:tcW w:w="6988" w:type="dxa"/>
            <w:gridSpan w:val="2"/>
            <w:tcBorders>
              <w:top w:val="nil"/>
              <w:left w:val="single" w:sz="4" w:space="0" w:color="auto"/>
              <w:bottom w:val="single" w:sz="4" w:space="0" w:color="auto"/>
              <w:right w:val="single" w:sz="4" w:space="0" w:color="auto"/>
            </w:tcBorders>
            <w:noWrap/>
            <w:vAlign w:val="bottom"/>
            <w:hideMark/>
          </w:tcPr>
          <w:p w14:paraId="41C8AAC3"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Duplicate non mandatory column in the middle of file</w:t>
            </w:r>
          </w:p>
        </w:tc>
        <w:tc>
          <w:tcPr>
            <w:tcW w:w="2520" w:type="dxa"/>
            <w:gridSpan w:val="2"/>
            <w:tcBorders>
              <w:top w:val="nil"/>
              <w:left w:val="nil"/>
              <w:bottom w:val="single" w:sz="4" w:space="0" w:color="auto"/>
              <w:right w:val="single" w:sz="4" w:space="0" w:color="auto"/>
            </w:tcBorders>
            <w:noWrap/>
            <w:vAlign w:val="bottom"/>
            <w:hideMark/>
          </w:tcPr>
          <w:p w14:paraId="4A4BDC19"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ID 6926</w:t>
            </w:r>
          </w:p>
        </w:tc>
      </w:tr>
      <w:tr w:rsidR="00D15688" w:rsidRPr="002B3C53" w14:paraId="118F81D5" w14:textId="77777777" w:rsidTr="0037071C">
        <w:trPr>
          <w:trHeight w:val="315"/>
        </w:trPr>
        <w:tc>
          <w:tcPr>
            <w:tcW w:w="1130" w:type="dxa"/>
            <w:tcBorders>
              <w:top w:val="nil"/>
              <w:left w:val="nil"/>
              <w:bottom w:val="nil"/>
              <w:right w:val="nil"/>
            </w:tcBorders>
          </w:tcPr>
          <w:p w14:paraId="606FF2AA" w14:textId="77777777" w:rsidR="00D15688" w:rsidRPr="002B3C53" w:rsidRDefault="00D15688" w:rsidP="0037071C">
            <w:pPr>
              <w:spacing w:before="0" w:after="0" w:line="240" w:lineRule="auto"/>
              <w:ind w:left="0"/>
              <w:rPr>
                <w:rFonts w:ascii="Calibri" w:eastAsia="Times New Roman" w:hAnsi="Calibri"/>
                <w:sz w:val="22"/>
                <w:szCs w:val="22"/>
                <w:lang w:eastAsia="en-CA"/>
              </w:rPr>
            </w:pPr>
          </w:p>
        </w:tc>
        <w:tc>
          <w:tcPr>
            <w:tcW w:w="6988" w:type="dxa"/>
            <w:gridSpan w:val="2"/>
            <w:tcBorders>
              <w:top w:val="nil"/>
              <w:left w:val="nil"/>
              <w:bottom w:val="nil"/>
              <w:right w:val="nil"/>
            </w:tcBorders>
            <w:noWrap/>
            <w:vAlign w:val="bottom"/>
            <w:hideMark/>
          </w:tcPr>
          <w:p w14:paraId="41BD5713" w14:textId="77777777" w:rsidR="00D15688" w:rsidRPr="002B3C53" w:rsidRDefault="00D15688" w:rsidP="0037071C">
            <w:pPr>
              <w:spacing w:before="0" w:after="0" w:line="240" w:lineRule="auto"/>
              <w:ind w:left="0"/>
              <w:rPr>
                <w:rFonts w:ascii="Calibri" w:eastAsia="Times New Roman" w:hAnsi="Calibri"/>
                <w:sz w:val="22"/>
                <w:szCs w:val="22"/>
                <w:lang w:eastAsia="en-CA"/>
              </w:rPr>
            </w:pPr>
          </w:p>
        </w:tc>
        <w:tc>
          <w:tcPr>
            <w:tcW w:w="2520" w:type="dxa"/>
            <w:gridSpan w:val="2"/>
            <w:tcBorders>
              <w:top w:val="nil"/>
              <w:left w:val="nil"/>
              <w:bottom w:val="nil"/>
              <w:right w:val="nil"/>
            </w:tcBorders>
            <w:noWrap/>
            <w:vAlign w:val="bottom"/>
            <w:hideMark/>
          </w:tcPr>
          <w:p w14:paraId="17C23C49" w14:textId="77777777" w:rsidR="00D15688" w:rsidRPr="002B3C53" w:rsidRDefault="00D15688" w:rsidP="0037071C">
            <w:pPr>
              <w:spacing w:before="0" w:after="0" w:line="240" w:lineRule="auto"/>
              <w:ind w:left="0"/>
              <w:rPr>
                <w:rFonts w:ascii="Calibri" w:eastAsia="Times New Roman" w:hAnsi="Calibri"/>
                <w:sz w:val="22"/>
                <w:szCs w:val="22"/>
                <w:lang w:eastAsia="en-CA"/>
              </w:rPr>
            </w:pPr>
          </w:p>
        </w:tc>
      </w:tr>
      <w:tr w:rsidR="00D15688" w:rsidRPr="002B3C53" w14:paraId="119933D8" w14:textId="77777777" w:rsidTr="0037071C">
        <w:trPr>
          <w:gridAfter w:val="1"/>
          <w:wAfter w:w="1130" w:type="dxa"/>
          <w:trHeight w:val="315"/>
        </w:trPr>
        <w:tc>
          <w:tcPr>
            <w:tcW w:w="6988" w:type="dxa"/>
            <w:gridSpan w:val="2"/>
            <w:tcBorders>
              <w:top w:val="nil"/>
              <w:left w:val="nil"/>
              <w:bottom w:val="nil"/>
              <w:right w:val="nil"/>
            </w:tcBorders>
            <w:noWrap/>
            <w:vAlign w:val="bottom"/>
            <w:hideMark/>
          </w:tcPr>
          <w:p w14:paraId="49747C87"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where:</w:t>
            </w:r>
          </w:p>
        </w:tc>
        <w:tc>
          <w:tcPr>
            <w:tcW w:w="2520" w:type="dxa"/>
            <w:gridSpan w:val="2"/>
            <w:tcBorders>
              <w:top w:val="nil"/>
              <w:left w:val="nil"/>
              <w:bottom w:val="nil"/>
              <w:right w:val="nil"/>
            </w:tcBorders>
            <w:noWrap/>
            <w:vAlign w:val="bottom"/>
            <w:hideMark/>
          </w:tcPr>
          <w:p w14:paraId="14DA3112" w14:textId="77777777" w:rsidR="00D15688" w:rsidRPr="002B3C53" w:rsidRDefault="00D15688" w:rsidP="0037071C">
            <w:pPr>
              <w:spacing w:before="0" w:after="0" w:line="240" w:lineRule="auto"/>
              <w:ind w:left="0"/>
              <w:rPr>
                <w:rFonts w:ascii="Calibri" w:eastAsia="Times New Roman" w:hAnsi="Calibri"/>
                <w:sz w:val="22"/>
                <w:szCs w:val="22"/>
                <w:lang w:eastAsia="en-CA"/>
              </w:rPr>
            </w:pPr>
          </w:p>
        </w:tc>
      </w:tr>
      <w:tr w:rsidR="00D15688" w:rsidRPr="002B3C53" w14:paraId="3E99CCE9" w14:textId="77777777" w:rsidTr="0037071C">
        <w:trPr>
          <w:gridAfter w:val="1"/>
          <w:wAfter w:w="1130" w:type="dxa"/>
          <w:trHeight w:val="315"/>
        </w:trPr>
        <w:tc>
          <w:tcPr>
            <w:tcW w:w="6988" w:type="dxa"/>
            <w:gridSpan w:val="2"/>
            <w:tcBorders>
              <w:top w:val="nil"/>
              <w:left w:val="nil"/>
              <w:bottom w:val="nil"/>
              <w:right w:val="nil"/>
            </w:tcBorders>
            <w:noWrap/>
            <w:vAlign w:val="bottom"/>
            <w:hideMark/>
          </w:tcPr>
          <w:p w14:paraId="3D6690B4" w14:textId="77777777" w:rsidR="00D15688" w:rsidRPr="002B3C53" w:rsidRDefault="00D15688" w:rsidP="0037071C">
            <w:pPr>
              <w:spacing w:before="0" w:after="0" w:line="240" w:lineRule="auto"/>
              <w:ind w:left="0"/>
              <w:rPr>
                <w:rFonts w:ascii="Calibri" w:eastAsia="Times New Roman" w:hAnsi="Calibri"/>
                <w:color w:val="auto"/>
                <w:sz w:val="22"/>
                <w:szCs w:val="22"/>
                <w:lang w:eastAsia="en-CA"/>
              </w:rPr>
            </w:pPr>
            <w:r w:rsidRPr="002B3C53">
              <w:rPr>
                <w:rFonts w:ascii="Calibri" w:eastAsia="Times New Roman" w:hAnsi="Calibri"/>
                <w:color w:val="auto"/>
                <w:sz w:val="22"/>
                <w:szCs w:val="22"/>
                <w:lang w:eastAsia="en-CA"/>
              </w:rPr>
              <w:t>ID 8233 = {0} is a required field.</w:t>
            </w:r>
          </w:p>
        </w:tc>
        <w:tc>
          <w:tcPr>
            <w:tcW w:w="2520" w:type="dxa"/>
            <w:gridSpan w:val="2"/>
            <w:tcBorders>
              <w:top w:val="nil"/>
              <w:left w:val="nil"/>
              <w:bottom w:val="nil"/>
              <w:right w:val="nil"/>
            </w:tcBorders>
            <w:noWrap/>
            <w:vAlign w:val="bottom"/>
            <w:hideMark/>
          </w:tcPr>
          <w:p w14:paraId="22CA1BD0" w14:textId="77777777" w:rsidR="00D15688" w:rsidRPr="002B3C53" w:rsidRDefault="00D15688" w:rsidP="0037071C">
            <w:pPr>
              <w:spacing w:before="0" w:after="0" w:line="240" w:lineRule="auto"/>
              <w:ind w:left="0"/>
              <w:rPr>
                <w:rFonts w:ascii="Calibri" w:eastAsia="Times New Roman" w:hAnsi="Calibri"/>
                <w:sz w:val="22"/>
                <w:szCs w:val="22"/>
                <w:lang w:eastAsia="en-CA"/>
              </w:rPr>
            </w:pPr>
          </w:p>
        </w:tc>
      </w:tr>
      <w:tr w:rsidR="00D15688" w:rsidRPr="002B3C53" w14:paraId="76C3FFAD" w14:textId="77777777" w:rsidTr="0037071C">
        <w:trPr>
          <w:gridAfter w:val="1"/>
          <w:wAfter w:w="1130" w:type="dxa"/>
          <w:trHeight w:val="315"/>
        </w:trPr>
        <w:tc>
          <w:tcPr>
            <w:tcW w:w="9508" w:type="dxa"/>
            <w:gridSpan w:val="4"/>
            <w:tcBorders>
              <w:top w:val="nil"/>
              <w:left w:val="nil"/>
              <w:bottom w:val="nil"/>
              <w:right w:val="nil"/>
            </w:tcBorders>
            <w:noWrap/>
            <w:vAlign w:val="bottom"/>
            <w:hideMark/>
          </w:tcPr>
          <w:p w14:paraId="2D56D206" w14:textId="77777777" w:rsidR="00D15688" w:rsidRPr="002B3C53" w:rsidRDefault="00D15688" w:rsidP="0037071C">
            <w:pPr>
              <w:spacing w:before="0" w:after="0" w:line="240" w:lineRule="auto"/>
              <w:ind w:left="0"/>
              <w:rPr>
                <w:rFonts w:ascii="Calibri" w:eastAsia="Times New Roman" w:hAnsi="Calibri"/>
                <w:color w:val="auto"/>
                <w:sz w:val="22"/>
                <w:szCs w:val="22"/>
                <w:lang w:eastAsia="en-CA"/>
              </w:rPr>
            </w:pPr>
            <w:r w:rsidRPr="002B3C53">
              <w:rPr>
                <w:rFonts w:ascii="Calibri" w:eastAsia="Times New Roman" w:hAnsi="Calibri"/>
                <w:color w:val="auto"/>
                <w:sz w:val="22"/>
                <w:szCs w:val="22"/>
                <w:lang w:eastAsia="en-CA"/>
              </w:rPr>
              <w:t xml:space="preserve">ID 130 </w:t>
            </w:r>
            <w:r>
              <w:rPr>
                <w:rFonts w:ascii="Calibri" w:eastAsia="Times New Roman" w:hAnsi="Calibri"/>
                <w:color w:val="auto"/>
                <w:sz w:val="22"/>
                <w:szCs w:val="22"/>
                <w:lang w:eastAsia="en-CA"/>
              </w:rPr>
              <w:t xml:space="preserve">(I50) </w:t>
            </w:r>
            <w:r w:rsidRPr="002B3C53">
              <w:rPr>
                <w:rFonts w:ascii="Calibri" w:eastAsia="Times New Roman" w:hAnsi="Calibri"/>
                <w:color w:val="auto"/>
                <w:sz w:val="22"/>
                <w:szCs w:val="22"/>
                <w:lang w:eastAsia="en-CA"/>
              </w:rPr>
              <w:t>= The values starting from the position {0} were ignored since there is no name associated to them (line number x)</w:t>
            </w:r>
            <w:r>
              <w:rPr>
                <w:rFonts w:ascii="Calibri" w:eastAsia="Times New Roman" w:hAnsi="Calibri"/>
                <w:color w:val="auto"/>
                <w:sz w:val="22"/>
                <w:szCs w:val="22"/>
                <w:lang w:eastAsia="en-CA"/>
              </w:rPr>
              <w:t xml:space="preserve"> – (this was the MS original wording)</w:t>
            </w:r>
          </w:p>
        </w:tc>
      </w:tr>
      <w:tr w:rsidR="00D15688" w:rsidRPr="002B3C53" w14:paraId="71EC06E3" w14:textId="77777777" w:rsidTr="0037071C">
        <w:trPr>
          <w:gridAfter w:val="1"/>
          <w:wAfter w:w="1130" w:type="dxa"/>
          <w:trHeight w:val="315"/>
        </w:trPr>
        <w:tc>
          <w:tcPr>
            <w:tcW w:w="9508" w:type="dxa"/>
            <w:gridSpan w:val="4"/>
            <w:tcBorders>
              <w:top w:val="nil"/>
              <w:left w:val="nil"/>
              <w:bottom w:val="nil"/>
              <w:right w:val="nil"/>
            </w:tcBorders>
            <w:noWrap/>
            <w:vAlign w:val="bottom"/>
            <w:hideMark/>
          </w:tcPr>
          <w:p w14:paraId="58348556"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ID 4887</w:t>
            </w:r>
            <w:r>
              <w:rPr>
                <w:rFonts w:ascii="Calibri" w:eastAsia="Times New Roman" w:hAnsi="Calibri"/>
                <w:sz w:val="22"/>
                <w:szCs w:val="22"/>
                <w:lang w:eastAsia="en-CA"/>
              </w:rPr>
              <w:t xml:space="preserve"> (I51)</w:t>
            </w:r>
            <w:r w:rsidRPr="002B3C53">
              <w:rPr>
                <w:rFonts w:ascii="Calibri" w:eastAsia="Times New Roman" w:hAnsi="Calibri"/>
                <w:sz w:val="22"/>
                <w:szCs w:val="22"/>
                <w:lang w:eastAsia="en-CA"/>
              </w:rPr>
              <w:t xml:space="preserve"> = The name </w:t>
            </w:r>
            <w:r>
              <w:rPr>
                <w:rFonts w:ascii="Calibri" w:eastAsia="Times New Roman" w:hAnsi="Calibri"/>
                <w:sz w:val="22"/>
                <w:szCs w:val="22"/>
                <w:lang w:eastAsia="en-CA"/>
              </w:rPr>
              <w:t>{0}</w:t>
            </w:r>
            <w:r w:rsidRPr="002B3C53">
              <w:rPr>
                <w:rFonts w:ascii="Calibri" w:eastAsia="Times New Roman" w:hAnsi="Calibri"/>
                <w:sz w:val="22"/>
                <w:szCs w:val="22"/>
                <w:lang w:eastAsia="en-CA"/>
              </w:rPr>
              <w:t xml:space="preserve"> is invalid because no definition is associated to it.</w:t>
            </w:r>
            <w:r>
              <w:rPr>
                <w:rFonts w:ascii="Calibri" w:eastAsia="Times New Roman" w:hAnsi="Calibri"/>
                <w:sz w:val="22"/>
                <w:szCs w:val="22"/>
                <w:lang w:eastAsia="en-CA"/>
              </w:rPr>
              <w:t xml:space="preserve"> </w:t>
            </w:r>
            <w:r>
              <w:rPr>
                <w:rFonts w:ascii="Calibri" w:eastAsia="Times New Roman" w:hAnsi="Calibri"/>
                <w:color w:val="auto"/>
                <w:sz w:val="22"/>
                <w:szCs w:val="22"/>
                <w:lang w:eastAsia="en-CA"/>
              </w:rPr>
              <w:t>– (this was the MS original wording)</w:t>
            </w:r>
            <w:r w:rsidRPr="002B3C53">
              <w:rPr>
                <w:rFonts w:ascii="Calibri" w:eastAsia="Times New Roman" w:hAnsi="Calibri"/>
                <w:sz w:val="22"/>
                <w:szCs w:val="22"/>
                <w:lang w:eastAsia="en-CA"/>
              </w:rPr>
              <w:t xml:space="preserve"> Please validate and correct the information if necessary.</w:t>
            </w:r>
          </w:p>
        </w:tc>
      </w:tr>
      <w:tr w:rsidR="00D15688" w:rsidRPr="002B3C53" w14:paraId="1ED46703" w14:textId="77777777" w:rsidTr="0037071C">
        <w:trPr>
          <w:gridAfter w:val="1"/>
          <w:wAfter w:w="1130" w:type="dxa"/>
          <w:trHeight w:val="315"/>
        </w:trPr>
        <w:tc>
          <w:tcPr>
            <w:tcW w:w="9508" w:type="dxa"/>
            <w:gridSpan w:val="4"/>
            <w:tcBorders>
              <w:top w:val="nil"/>
              <w:left w:val="nil"/>
              <w:bottom w:val="nil"/>
              <w:right w:val="nil"/>
            </w:tcBorders>
            <w:noWrap/>
            <w:vAlign w:val="bottom"/>
            <w:hideMark/>
          </w:tcPr>
          <w:p w14:paraId="06D119B8" w14:textId="77777777" w:rsidR="00D15688" w:rsidRPr="002B3C53" w:rsidRDefault="00D15688" w:rsidP="0037071C">
            <w:pPr>
              <w:spacing w:before="0" w:after="0" w:line="240" w:lineRule="auto"/>
              <w:ind w:left="0"/>
              <w:rPr>
                <w:rFonts w:ascii="Calibri" w:eastAsia="Times New Roman" w:hAnsi="Calibri"/>
                <w:color w:val="auto"/>
                <w:sz w:val="22"/>
                <w:szCs w:val="22"/>
                <w:lang w:eastAsia="en-CA"/>
              </w:rPr>
            </w:pPr>
            <w:r w:rsidRPr="002B3C53">
              <w:rPr>
                <w:rFonts w:ascii="Calibri" w:eastAsia="Times New Roman" w:hAnsi="Calibri"/>
                <w:color w:val="auto"/>
                <w:sz w:val="22"/>
                <w:szCs w:val="22"/>
                <w:lang w:eastAsia="en-CA"/>
              </w:rPr>
              <w:t>ID 825 = The date value {0} is invalid. Please validate and correct the information if necessary.</w:t>
            </w:r>
          </w:p>
        </w:tc>
      </w:tr>
      <w:tr w:rsidR="00D15688" w:rsidRPr="002B3C53" w14:paraId="41125133" w14:textId="77777777" w:rsidTr="0037071C">
        <w:trPr>
          <w:gridAfter w:val="1"/>
          <w:wAfter w:w="1130" w:type="dxa"/>
          <w:trHeight w:val="315"/>
        </w:trPr>
        <w:tc>
          <w:tcPr>
            <w:tcW w:w="9508" w:type="dxa"/>
            <w:gridSpan w:val="4"/>
            <w:tcBorders>
              <w:top w:val="nil"/>
              <w:left w:val="nil"/>
              <w:bottom w:val="nil"/>
              <w:right w:val="nil"/>
            </w:tcBorders>
            <w:noWrap/>
            <w:vAlign w:val="bottom"/>
            <w:hideMark/>
          </w:tcPr>
          <w:p w14:paraId="55809649" w14:textId="77777777" w:rsidR="00D15688" w:rsidRPr="002B3C53" w:rsidRDefault="00D15688" w:rsidP="0037071C">
            <w:pPr>
              <w:spacing w:before="0" w:after="0" w:line="240" w:lineRule="auto"/>
              <w:ind w:left="0"/>
              <w:rPr>
                <w:rFonts w:ascii="Calibri" w:eastAsia="Times New Roman" w:hAnsi="Calibri"/>
                <w:sz w:val="22"/>
                <w:szCs w:val="22"/>
                <w:lang w:eastAsia="en-CA"/>
              </w:rPr>
            </w:pPr>
            <w:r w:rsidRPr="002B3C53">
              <w:rPr>
                <w:rFonts w:ascii="Calibri" w:eastAsia="Times New Roman" w:hAnsi="Calibri"/>
                <w:sz w:val="22"/>
                <w:szCs w:val="22"/>
                <w:lang w:eastAsia="en-CA"/>
              </w:rPr>
              <w:t>ID 6926 = The system was not able to properly process the input file. Please verify the file format and data.</w:t>
            </w:r>
          </w:p>
        </w:tc>
      </w:tr>
    </w:tbl>
    <w:p w14:paraId="76C1F3D5" w14:textId="77777777" w:rsidR="00D15688" w:rsidRDefault="00D15688" w:rsidP="00D15688">
      <w:pPr>
        <w:pStyle w:val="Heading3"/>
        <w:rPr>
          <w:lang w:val="en-US"/>
        </w:rPr>
      </w:pPr>
      <w:r>
        <w:rPr>
          <w:lang w:val="en-US"/>
        </w:rPr>
        <w:br w:type="page"/>
      </w:r>
    </w:p>
    <w:p w14:paraId="09B41836" w14:textId="77777777" w:rsidR="00D15688" w:rsidRDefault="00D15688" w:rsidP="00D15688">
      <w:pPr>
        <w:rPr>
          <w:lang w:val="en-US"/>
        </w:rPr>
      </w:pPr>
    </w:p>
    <w:p w14:paraId="6D9597C0" w14:textId="74BB07A3" w:rsidR="006632AD" w:rsidRPr="0012238E" w:rsidRDefault="00845FE3" w:rsidP="0012238E">
      <w:pPr>
        <w:pStyle w:val="Heading1"/>
        <w:rPr>
          <w:sz w:val="28"/>
          <w:szCs w:val="28"/>
          <w:lang w:val="en-US"/>
        </w:rPr>
      </w:pPr>
      <w:bookmarkStart w:id="800" w:name="_Toc43372974"/>
      <w:r>
        <w:rPr>
          <w:sz w:val="28"/>
          <w:szCs w:val="28"/>
          <w:lang w:val="en-US"/>
        </w:rPr>
        <w:t xml:space="preserve">R14 </w:t>
      </w:r>
      <w:r w:rsidR="0012238E" w:rsidRPr="0012238E">
        <w:rPr>
          <w:sz w:val="28"/>
          <w:szCs w:val="28"/>
          <w:lang w:val="en-US"/>
        </w:rPr>
        <w:t>Tracking of</w:t>
      </w:r>
      <w:r w:rsidR="0012238E">
        <w:rPr>
          <w:sz w:val="28"/>
          <w:szCs w:val="28"/>
          <w:lang w:val="en-US"/>
        </w:rPr>
        <w:t xml:space="preserve"> S</w:t>
      </w:r>
      <w:r w:rsidR="006632AD" w:rsidRPr="0012238E">
        <w:rPr>
          <w:sz w:val="28"/>
          <w:szCs w:val="28"/>
          <w:lang w:val="en-US"/>
        </w:rPr>
        <w:t>ign-Off</w:t>
      </w:r>
      <w:r w:rsidR="0012238E">
        <w:rPr>
          <w:sz w:val="28"/>
          <w:szCs w:val="28"/>
          <w:lang w:val="en-US"/>
        </w:rPr>
        <w:t xml:space="preserve"> Per Validation</w:t>
      </w:r>
      <w:bookmarkEnd w:id="787"/>
      <w:bookmarkEnd w:id="800"/>
    </w:p>
    <w:p w14:paraId="1EEBA30D" w14:textId="77777777" w:rsidR="006632AD" w:rsidRPr="006D100D" w:rsidRDefault="006632AD">
      <w:pPr>
        <w:spacing w:before="0" w:after="0" w:line="240" w:lineRule="auto"/>
        <w:ind w:left="0"/>
        <w:rPr>
          <w:sz w:val="18"/>
          <w:szCs w:val="18"/>
        </w:rPr>
      </w:pPr>
    </w:p>
    <w:tbl>
      <w:tblPr>
        <w:tblW w:w="9938" w:type="dxa"/>
        <w:tblInd w:w="93" w:type="dxa"/>
        <w:tblLook w:val="04A0" w:firstRow="1" w:lastRow="0" w:firstColumn="1" w:lastColumn="0" w:noHBand="0" w:noVBand="1"/>
      </w:tblPr>
      <w:tblGrid>
        <w:gridCol w:w="1127"/>
        <w:gridCol w:w="831"/>
        <w:gridCol w:w="1123"/>
        <w:gridCol w:w="1107"/>
        <w:gridCol w:w="1098"/>
        <w:gridCol w:w="1249"/>
        <w:gridCol w:w="3403"/>
      </w:tblGrid>
      <w:tr w:rsidR="006D100D" w:rsidRPr="006D100D" w14:paraId="7692DD80" w14:textId="77777777" w:rsidTr="00A330FA">
        <w:trPr>
          <w:trHeight w:val="300"/>
        </w:trPr>
        <w:tc>
          <w:tcPr>
            <w:tcW w:w="1127" w:type="dxa"/>
            <w:tcBorders>
              <w:top w:val="single" w:sz="4" w:space="0" w:color="auto"/>
              <w:left w:val="single" w:sz="4" w:space="0" w:color="auto"/>
              <w:bottom w:val="single" w:sz="4" w:space="0" w:color="auto"/>
              <w:right w:val="single" w:sz="4" w:space="0" w:color="auto"/>
            </w:tcBorders>
            <w:vAlign w:val="bottom"/>
            <w:hideMark/>
          </w:tcPr>
          <w:p w14:paraId="50DAFEC4" w14:textId="77777777" w:rsidR="005C1C8F" w:rsidRPr="006D100D" w:rsidRDefault="005C1C8F" w:rsidP="006D100D">
            <w:pPr>
              <w:spacing w:before="0" w:after="0" w:line="240" w:lineRule="auto"/>
              <w:ind w:left="0"/>
              <w:rPr>
                <w:rFonts w:ascii="Calibri" w:eastAsia="Times New Roman" w:hAnsi="Calibri"/>
                <w:b/>
                <w:bCs/>
                <w:sz w:val="18"/>
                <w:szCs w:val="18"/>
                <w:lang w:val="en-US"/>
              </w:rPr>
            </w:pPr>
            <w:r w:rsidRPr="006D100D">
              <w:rPr>
                <w:rFonts w:ascii="Calibri" w:eastAsia="Times New Roman" w:hAnsi="Calibri"/>
                <w:b/>
                <w:bCs/>
                <w:sz w:val="18"/>
                <w:szCs w:val="18"/>
                <w:lang w:val="en-US"/>
              </w:rPr>
              <w:t>Master</w:t>
            </w:r>
          </w:p>
          <w:p w14:paraId="7C6C8542" w14:textId="77777777" w:rsidR="005C1C8F" w:rsidRPr="006D100D" w:rsidRDefault="005C1C8F" w:rsidP="006D100D">
            <w:pPr>
              <w:spacing w:before="0" w:after="0" w:line="240" w:lineRule="auto"/>
              <w:ind w:left="0"/>
              <w:rPr>
                <w:rFonts w:ascii="Calibri" w:eastAsia="Times New Roman" w:hAnsi="Calibri"/>
                <w:b/>
                <w:bCs/>
                <w:sz w:val="18"/>
                <w:szCs w:val="18"/>
                <w:lang w:val="en-US"/>
              </w:rPr>
            </w:pPr>
            <w:r w:rsidRPr="006D100D">
              <w:rPr>
                <w:rFonts w:ascii="Calibri" w:eastAsia="Times New Roman" w:hAnsi="Calibri"/>
                <w:b/>
                <w:bCs/>
                <w:sz w:val="18"/>
                <w:szCs w:val="18"/>
                <w:lang w:val="en-US"/>
              </w:rPr>
              <w:t>Val #</w:t>
            </w:r>
          </w:p>
        </w:tc>
        <w:tc>
          <w:tcPr>
            <w:tcW w:w="831" w:type="dxa"/>
            <w:tcBorders>
              <w:top w:val="single" w:sz="4" w:space="0" w:color="auto"/>
              <w:left w:val="nil"/>
              <w:bottom w:val="single" w:sz="4" w:space="0" w:color="auto"/>
              <w:right w:val="single" w:sz="4" w:space="0" w:color="auto"/>
            </w:tcBorders>
          </w:tcPr>
          <w:p w14:paraId="6A412FEE" w14:textId="77777777" w:rsidR="006D100D" w:rsidRPr="006D100D" w:rsidRDefault="005C1C8F" w:rsidP="006D100D">
            <w:pPr>
              <w:spacing w:before="0" w:after="0" w:line="240" w:lineRule="auto"/>
              <w:ind w:left="0"/>
              <w:jc w:val="center"/>
              <w:rPr>
                <w:rFonts w:ascii="Calibri" w:eastAsia="Times New Roman" w:hAnsi="Calibri"/>
                <w:b/>
                <w:bCs/>
                <w:sz w:val="18"/>
                <w:szCs w:val="18"/>
                <w:lang w:val="en-US"/>
              </w:rPr>
            </w:pPr>
            <w:r w:rsidRPr="006D100D">
              <w:rPr>
                <w:rFonts w:ascii="Calibri" w:eastAsia="Times New Roman" w:hAnsi="Calibri"/>
                <w:b/>
                <w:bCs/>
                <w:sz w:val="18"/>
                <w:szCs w:val="18"/>
                <w:lang w:val="en-US"/>
              </w:rPr>
              <w:t>Work</w:t>
            </w:r>
          </w:p>
          <w:p w14:paraId="61D8C082" w14:textId="77777777" w:rsidR="005C1C8F" w:rsidRPr="006D100D" w:rsidRDefault="005C1C8F" w:rsidP="006D100D">
            <w:pPr>
              <w:spacing w:before="0" w:after="0" w:line="240" w:lineRule="auto"/>
              <w:ind w:left="0"/>
              <w:jc w:val="center"/>
              <w:rPr>
                <w:rFonts w:ascii="Calibri" w:eastAsia="Times New Roman" w:hAnsi="Calibri"/>
                <w:b/>
                <w:bCs/>
                <w:sz w:val="18"/>
                <w:szCs w:val="18"/>
                <w:lang w:val="en-US"/>
              </w:rPr>
            </w:pPr>
            <w:r w:rsidRPr="006D100D">
              <w:rPr>
                <w:rFonts w:ascii="Calibri" w:eastAsia="Times New Roman" w:hAnsi="Calibri"/>
                <w:b/>
                <w:bCs/>
                <w:sz w:val="18"/>
                <w:szCs w:val="18"/>
                <w:lang w:val="en-US"/>
              </w:rPr>
              <w:t>Shop #</w:t>
            </w:r>
          </w:p>
        </w:tc>
        <w:tc>
          <w:tcPr>
            <w:tcW w:w="1123" w:type="dxa"/>
            <w:tcBorders>
              <w:top w:val="single" w:sz="4" w:space="0" w:color="auto"/>
              <w:left w:val="single" w:sz="4" w:space="0" w:color="auto"/>
              <w:bottom w:val="single" w:sz="4" w:space="0" w:color="auto"/>
              <w:right w:val="single" w:sz="4" w:space="0" w:color="auto"/>
            </w:tcBorders>
            <w:vAlign w:val="bottom"/>
            <w:hideMark/>
          </w:tcPr>
          <w:p w14:paraId="535E2F84" w14:textId="77777777" w:rsidR="005C1C8F" w:rsidRPr="006D100D" w:rsidRDefault="005C1C8F" w:rsidP="006D100D">
            <w:pPr>
              <w:spacing w:before="0" w:after="0" w:line="240" w:lineRule="auto"/>
              <w:ind w:left="0"/>
              <w:rPr>
                <w:rFonts w:ascii="Calibri" w:eastAsia="Times New Roman" w:hAnsi="Calibri"/>
                <w:b/>
                <w:bCs/>
                <w:sz w:val="18"/>
                <w:szCs w:val="18"/>
                <w:lang w:val="en-US"/>
              </w:rPr>
            </w:pPr>
            <w:r w:rsidRPr="006D100D">
              <w:rPr>
                <w:rFonts w:ascii="Calibri" w:eastAsia="Times New Roman" w:hAnsi="Calibri"/>
                <w:b/>
                <w:bCs/>
                <w:sz w:val="18"/>
                <w:szCs w:val="18"/>
                <w:lang w:val="en-US"/>
              </w:rPr>
              <w:t>Workshop Date</w:t>
            </w:r>
          </w:p>
        </w:tc>
        <w:tc>
          <w:tcPr>
            <w:tcW w:w="1107" w:type="dxa"/>
            <w:tcBorders>
              <w:top w:val="single" w:sz="4" w:space="0" w:color="auto"/>
              <w:left w:val="nil"/>
              <w:bottom w:val="single" w:sz="4" w:space="0" w:color="auto"/>
              <w:right w:val="single" w:sz="4" w:space="0" w:color="auto"/>
            </w:tcBorders>
            <w:vAlign w:val="bottom"/>
            <w:hideMark/>
          </w:tcPr>
          <w:p w14:paraId="5F51B132" w14:textId="77777777" w:rsidR="005C1C8F" w:rsidRPr="006D100D" w:rsidRDefault="005C1C8F" w:rsidP="006D100D">
            <w:pPr>
              <w:spacing w:before="0" w:after="0" w:line="240" w:lineRule="auto"/>
              <w:ind w:left="0"/>
              <w:rPr>
                <w:rFonts w:ascii="Calibri" w:eastAsia="Times New Roman" w:hAnsi="Calibri"/>
                <w:b/>
                <w:bCs/>
                <w:sz w:val="18"/>
                <w:szCs w:val="18"/>
                <w:lang w:val="en-US"/>
              </w:rPr>
            </w:pPr>
            <w:r w:rsidRPr="006D100D">
              <w:rPr>
                <w:rFonts w:ascii="Calibri" w:eastAsia="Times New Roman" w:hAnsi="Calibri"/>
                <w:b/>
                <w:bCs/>
                <w:sz w:val="18"/>
                <w:szCs w:val="18"/>
                <w:lang w:val="en-US"/>
              </w:rPr>
              <w:t>Joint Review</w:t>
            </w:r>
          </w:p>
        </w:tc>
        <w:tc>
          <w:tcPr>
            <w:tcW w:w="1098" w:type="dxa"/>
            <w:tcBorders>
              <w:top w:val="single" w:sz="4" w:space="0" w:color="auto"/>
              <w:left w:val="nil"/>
              <w:bottom w:val="single" w:sz="4" w:space="0" w:color="auto"/>
              <w:right w:val="single" w:sz="4" w:space="0" w:color="auto"/>
            </w:tcBorders>
            <w:vAlign w:val="bottom"/>
            <w:hideMark/>
          </w:tcPr>
          <w:p w14:paraId="5C07A7A0" w14:textId="77777777" w:rsidR="005C1C8F" w:rsidRPr="006D100D" w:rsidRDefault="005C1C8F" w:rsidP="006D100D">
            <w:pPr>
              <w:spacing w:before="0" w:after="0" w:line="240" w:lineRule="auto"/>
              <w:ind w:left="0"/>
              <w:rPr>
                <w:rFonts w:ascii="Calibri" w:eastAsia="Times New Roman" w:hAnsi="Calibri"/>
                <w:b/>
                <w:bCs/>
                <w:sz w:val="18"/>
                <w:szCs w:val="18"/>
                <w:lang w:val="en-US"/>
              </w:rPr>
            </w:pPr>
            <w:r w:rsidRPr="006D100D">
              <w:rPr>
                <w:rFonts w:ascii="Calibri" w:eastAsia="Times New Roman" w:hAnsi="Calibri"/>
                <w:b/>
                <w:bCs/>
                <w:sz w:val="18"/>
                <w:szCs w:val="18"/>
                <w:lang w:val="en-US"/>
              </w:rPr>
              <w:t>Sign-Off Date</w:t>
            </w:r>
          </w:p>
        </w:tc>
        <w:tc>
          <w:tcPr>
            <w:tcW w:w="1249" w:type="dxa"/>
            <w:tcBorders>
              <w:top w:val="single" w:sz="4" w:space="0" w:color="auto"/>
              <w:left w:val="nil"/>
              <w:bottom w:val="single" w:sz="4" w:space="0" w:color="auto"/>
              <w:right w:val="single" w:sz="4" w:space="0" w:color="auto"/>
            </w:tcBorders>
            <w:vAlign w:val="bottom"/>
            <w:hideMark/>
          </w:tcPr>
          <w:p w14:paraId="710651D4" w14:textId="206192DD" w:rsidR="005C1C8F" w:rsidRPr="006D100D" w:rsidRDefault="005C1C8F" w:rsidP="006D100D">
            <w:pPr>
              <w:spacing w:before="0" w:after="0" w:line="240" w:lineRule="auto"/>
              <w:ind w:left="0"/>
              <w:rPr>
                <w:rFonts w:ascii="Calibri" w:eastAsia="Times New Roman" w:hAnsi="Calibri"/>
                <w:b/>
                <w:bCs/>
                <w:sz w:val="18"/>
                <w:szCs w:val="18"/>
                <w:lang w:val="en-US"/>
              </w:rPr>
            </w:pPr>
            <w:r w:rsidRPr="006D100D">
              <w:rPr>
                <w:rFonts w:ascii="Calibri" w:eastAsia="Times New Roman" w:hAnsi="Calibri"/>
                <w:b/>
                <w:bCs/>
                <w:sz w:val="18"/>
                <w:szCs w:val="18"/>
                <w:lang w:val="en-US"/>
              </w:rPr>
              <w:t>Status At Sign-Off</w:t>
            </w:r>
          </w:p>
        </w:tc>
        <w:tc>
          <w:tcPr>
            <w:tcW w:w="3403" w:type="dxa"/>
            <w:tcBorders>
              <w:top w:val="single" w:sz="4" w:space="0" w:color="auto"/>
              <w:left w:val="nil"/>
              <w:bottom w:val="single" w:sz="4" w:space="0" w:color="auto"/>
              <w:right w:val="single" w:sz="4" w:space="0" w:color="auto"/>
            </w:tcBorders>
            <w:vAlign w:val="bottom"/>
            <w:hideMark/>
          </w:tcPr>
          <w:p w14:paraId="1A7E33B8" w14:textId="77777777" w:rsidR="005C1C8F" w:rsidRPr="006D100D" w:rsidRDefault="005C1C8F" w:rsidP="006D100D">
            <w:pPr>
              <w:spacing w:before="0" w:after="0" w:line="240" w:lineRule="auto"/>
              <w:ind w:left="0"/>
              <w:rPr>
                <w:rFonts w:ascii="Calibri" w:eastAsia="Times New Roman" w:hAnsi="Calibri"/>
                <w:b/>
                <w:bCs/>
                <w:sz w:val="18"/>
                <w:szCs w:val="18"/>
                <w:lang w:val="en-US"/>
              </w:rPr>
            </w:pPr>
            <w:r w:rsidRPr="006D100D">
              <w:rPr>
                <w:rFonts w:ascii="Calibri" w:eastAsia="Times New Roman" w:hAnsi="Calibri"/>
                <w:b/>
                <w:bCs/>
                <w:sz w:val="18"/>
                <w:szCs w:val="18"/>
                <w:lang w:val="en-US"/>
              </w:rPr>
              <w:t>Comments</w:t>
            </w:r>
          </w:p>
        </w:tc>
      </w:tr>
      <w:tr w:rsidR="006D100D" w:rsidRPr="006D100D" w14:paraId="6855266E" w14:textId="77777777" w:rsidTr="00E10AC3">
        <w:trPr>
          <w:trHeight w:val="300"/>
        </w:trPr>
        <w:tc>
          <w:tcPr>
            <w:tcW w:w="1127" w:type="dxa"/>
            <w:tcBorders>
              <w:top w:val="nil"/>
              <w:left w:val="single" w:sz="4" w:space="0" w:color="auto"/>
              <w:bottom w:val="single" w:sz="4" w:space="0" w:color="auto"/>
              <w:right w:val="single" w:sz="4" w:space="0" w:color="auto"/>
            </w:tcBorders>
            <w:hideMark/>
          </w:tcPr>
          <w:p w14:paraId="7B487886"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w:t>
            </w:r>
          </w:p>
        </w:tc>
        <w:tc>
          <w:tcPr>
            <w:tcW w:w="831" w:type="dxa"/>
            <w:tcBorders>
              <w:top w:val="single" w:sz="4" w:space="0" w:color="auto"/>
              <w:left w:val="nil"/>
              <w:bottom w:val="single" w:sz="4" w:space="0" w:color="auto"/>
              <w:right w:val="single" w:sz="4" w:space="0" w:color="auto"/>
            </w:tcBorders>
          </w:tcPr>
          <w:p w14:paraId="2644A4CB"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p>
        </w:tc>
        <w:tc>
          <w:tcPr>
            <w:tcW w:w="1123" w:type="dxa"/>
            <w:tcBorders>
              <w:top w:val="nil"/>
              <w:left w:val="single" w:sz="4" w:space="0" w:color="auto"/>
              <w:bottom w:val="single" w:sz="4" w:space="0" w:color="auto"/>
              <w:right w:val="single" w:sz="4" w:space="0" w:color="auto"/>
            </w:tcBorders>
            <w:hideMark/>
          </w:tcPr>
          <w:p w14:paraId="3272B9D1"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2017-03-20</w:t>
            </w:r>
          </w:p>
        </w:tc>
        <w:tc>
          <w:tcPr>
            <w:tcW w:w="1107" w:type="dxa"/>
            <w:tcBorders>
              <w:top w:val="nil"/>
              <w:left w:val="nil"/>
              <w:bottom w:val="single" w:sz="4" w:space="0" w:color="auto"/>
              <w:right w:val="single" w:sz="4" w:space="0" w:color="auto"/>
            </w:tcBorders>
            <w:hideMark/>
          </w:tcPr>
          <w:p w14:paraId="764F57FF"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2017-03-22</w:t>
            </w:r>
          </w:p>
        </w:tc>
        <w:tc>
          <w:tcPr>
            <w:tcW w:w="1098" w:type="dxa"/>
            <w:tcBorders>
              <w:top w:val="nil"/>
              <w:left w:val="nil"/>
              <w:bottom w:val="single" w:sz="4" w:space="0" w:color="auto"/>
              <w:right w:val="single" w:sz="4" w:space="0" w:color="auto"/>
            </w:tcBorders>
            <w:hideMark/>
          </w:tcPr>
          <w:p w14:paraId="5CEFC001"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w:t>
            </w:r>
            <w:r w:rsidR="006D100D" w:rsidRPr="006905A9">
              <w:rPr>
                <w:rFonts w:asciiTheme="minorHAnsi" w:eastAsia="Times New Roman" w:hAnsiTheme="minorHAnsi"/>
                <w:sz w:val="18"/>
                <w:szCs w:val="18"/>
                <w:lang w:val="en-US"/>
              </w:rPr>
              <w:t>5</w:t>
            </w:r>
          </w:p>
        </w:tc>
        <w:tc>
          <w:tcPr>
            <w:tcW w:w="1249" w:type="dxa"/>
            <w:tcBorders>
              <w:top w:val="nil"/>
              <w:left w:val="nil"/>
              <w:bottom w:val="single" w:sz="4" w:space="0" w:color="auto"/>
              <w:right w:val="single" w:sz="4" w:space="0" w:color="auto"/>
            </w:tcBorders>
            <w:hideMark/>
          </w:tcPr>
          <w:p w14:paraId="74A5D5A1"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Removed</w:t>
            </w:r>
          </w:p>
        </w:tc>
        <w:tc>
          <w:tcPr>
            <w:tcW w:w="3403" w:type="dxa"/>
            <w:tcBorders>
              <w:top w:val="nil"/>
              <w:left w:val="nil"/>
              <w:bottom w:val="single" w:sz="4" w:space="0" w:color="auto"/>
              <w:right w:val="single" w:sz="4" w:space="0" w:color="auto"/>
            </w:tcBorders>
          </w:tcPr>
          <w:p w14:paraId="19017794" w14:textId="2C7E06C1"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204DEBEC"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25B0369C"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B79</w:t>
            </w:r>
          </w:p>
        </w:tc>
        <w:tc>
          <w:tcPr>
            <w:tcW w:w="831" w:type="dxa"/>
            <w:tcBorders>
              <w:top w:val="single" w:sz="4" w:space="0" w:color="auto"/>
              <w:left w:val="nil"/>
              <w:bottom w:val="single" w:sz="4" w:space="0" w:color="auto"/>
              <w:right w:val="single" w:sz="4" w:space="0" w:color="auto"/>
            </w:tcBorders>
          </w:tcPr>
          <w:p w14:paraId="742BC0AE"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p>
        </w:tc>
        <w:tc>
          <w:tcPr>
            <w:tcW w:w="1123" w:type="dxa"/>
            <w:tcBorders>
              <w:top w:val="nil"/>
              <w:left w:val="single" w:sz="4" w:space="0" w:color="auto"/>
              <w:bottom w:val="single" w:sz="4" w:space="0" w:color="auto"/>
              <w:right w:val="single" w:sz="4" w:space="0" w:color="auto"/>
            </w:tcBorders>
            <w:hideMark/>
          </w:tcPr>
          <w:p w14:paraId="4D8BD463"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2017-03-20</w:t>
            </w:r>
          </w:p>
        </w:tc>
        <w:tc>
          <w:tcPr>
            <w:tcW w:w="1107" w:type="dxa"/>
            <w:tcBorders>
              <w:top w:val="nil"/>
              <w:left w:val="nil"/>
              <w:bottom w:val="single" w:sz="4" w:space="0" w:color="auto"/>
              <w:right w:val="single" w:sz="4" w:space="0" w:color="auto"/>
            </w:tcBorders>
            <w:hideMark/>
          </w:tcPr>
          <w:p w14:paraId="085FB981"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2017-03-22</w:t>
            </w:r>
          </w:p>
        </w:tc>
        <w:tc>
          <w:tcPr>
            <w:tcW w:w="1098" w:type="dxa"/>
            <w:tcBorders>
              <w:top w:val="nil"/>
              <w:left w:val="nil"/>
              <w:bottom w:val="single" w:sz="4" w:space="0" w:color="auto"/>
              <w:right w:val="single" w:sz="4" w:space="0" w:color="auto"/>
            </w:tcBorders>
            <w:hideMark/>
          </w:tcPr>
          <w:p w14:paraId="5B5C2DAD"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w:t>
            </w:r>
            <w:r w:rsidR="006D100D" w:rsidRPr="006905A9">
              <w:rPr>
                <w:rFonts w:asciiTheme="minorHAnsi" w:eastAsia="Times New Roman" w:hAnsiTheme="minorHAnsi"/>
                <w:sz w:val="18"/>
                <w:szCs w:val="18"/>
                <w:lang w:val="en-US"/>
              </w:rPr>
              <w:t>5</w:t>
            </w:r>
          </w:p>
        </w:tc>
        <w:tc>
          <w:tcPr>
            <w:tcW w:w="1249" w:type="dxa"/>
            <w:tcBorders>
              <w:top w:val="nil"/>
              <w:left w:val="nil"/>
              <w:bottom w:val="single" w:sz="4" w:space="0" w:color="auto"/>
              <w:right w:val="single" w:sz="4" w:space="0" w:color="auto"/>
            </w:tcBorders>
            <w:hideMark/>
          </w:tcPr>
          <w:p w14:paraId="7A513F4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19F67E09"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4822129E" w14:textId="77777777" w:rsidTr="00E10AC3">
        <w:trPr>
          <w:trHeight w:val="300"/>
        </w:trPr>
        <w:tc>
          <w:tcPr>
            <w:tcW w:w="1127" w:type="dxa"/>
            <w:tcBorders>
              <w:top w:val="nil"/>
              <w:left w:val="single" w:sz="4" w:space="0" w:color="auto"/>
              <w:bottom w:val="single" w:sz="4" w:space="0" w:color="auto"/>
              <w:right w:val="single" w:sz="4" w:space="0" w:color="auto"/>
            </w:tcBorders>
            <w:hideMark/>
          </w:tcPr>
          <w:p w14:paraId="68608F9A"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B80</w:t>
            </w:r>
          </w:p>
        </w:tc>
        <w:tc>
          <w:tcPr>
            <w:tcW w:w="831" w:type="dxa"/>
            <w:tcBorders>
              <w:top w:val="single" w:sz="4" w:space="0" w:color="auto"/>
              <w:left w:val="nil"/>
              <w:bottom w:val="single" w:sz="4" w:space="0" w:color="auto"/>
              <w:right w:val="single" w:sz="4" w:space="0" w:color="auto"/>
            </w:tcBorders>
          </w:tcPr>
          <w:p w14:paraId="5B72031A"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p>
        </w:tc>
        <w:tc>
          <w:tcPr>
            <w:tcW w:w="1123" w:type="dxa"/>
            <w:tcBorders>
              <w:top w:val="nil"/>
              <w:left w:val="single" w:sz="4" w:space="0" w:color="auto"/>
              <w:bottom w:val="single" w:sz="4" w:space="0" w:color="auto"/>
              <w:right w:val="single" w:sz="4" w:space="0" w:color="auto"/>
            </w:tcBorders>
            <w:hideMark/>
          </w:tcPr>
          <w:p w14:paraId="3FEDD576"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2017-03-20</w:t>
            </w:r>
          </w:p>
        </w:tc>
        <w:tc>
          <w:tcPr>
            <w:tcW w:w="1107" w:type="dxa"/>
            <w:tcBorders>
              <w:top w:val="nil"/>
              <w:left w:val="nil"/>
              <w:bottom w:val="single" w:sz="4" w:space="0" w:color="auto"/>
              <w:right w:val="single" w:sz="4" w:space="0" w:color="auto"/>
            </w:tcBorders>
            <w:hideMark/>
          </w:tcPr>
          <w:p w14:paraId="2222E19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2017-03-22</w:t>
            </w:r>
          </w:p>
        </w:tc>
        <w:tc>
          <w:tcPr>
            <w:tcW w:w="1098" w:type="dxa"/>
            <w:tcBorders>
              <w:top w:val="nil"/>
              <w:left w:val="nil"/>
              <w:bottom w:val="single" w:sz="4" w:space="0" w:color="auto"/>
              <w:right w:val="single" w:sz="4" w:space="0" w:color="auto"/>
            </w:tcBorders>
            <w:hideMark/>
          </w:tcPr>
          <w:p w14:paraId="2F362465"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w:t>
            </w:r>
            <w:r w:rsidR="006D100D" w:rsidRPr="006905A9">
              <w:rPr>
                <w:rFonts w:asciiTheme="minorHAnsi" w:eastAsia="Times New Roman" w:hAnsiTheme="minorHAnsi"/>
                <w:sz w:val="18"/>
                <w:szCs w:val="18"/>
                <w:lang w:val="en-US"/>
              </w:rPr>
              <w:t>5</w:t>
            </w:r>
          </w:p>
        </w:tc>
        <w:tc>
          <w:tcPr>
            <w:tcW w:w="1249" w:type="dxa"/>
            <w:tcBorders>
              <w:top w:val="nil"/>
              <w:left w:val="nil"/>
              <w:bottom w:val="single" w:sz="4" w:space="0" w:color="auto"/>
              <w:right w:val="single" w:sz="4" w:space="0" w:color="auto"/>
            </w:tcBorders>
            <w:hideMark/>
          </w:tcPr>
          <w:p w14:paraId="4B1F00CC"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Removed</w:t>
            </w:r>
          </w:p>
        </w:tc>
        <w:tc>
          <w:tcPr>
            <w:tcW w:w="3403" w:type="dxa"/>
            <w:tcBorders>
              <w:top w:val="nil"/>
              <w:left w:val="nil"/>
              <w:bottom w:val="single" w:sz="4" w:space="0" w:color="auto"/>
              <w:right w:val="single" w:sz="4" w:space="0" w:color="auto"/>
            </w:tcBorders>
          </w:tcPr>
          <w:p w14:paraId="7F6E5E3C" w14:textId="79D5D66D"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54C2D440" w14:textId="77777777" w:rsidTr="00E10AC3">
        <w:trPr>
          <w:trHeight w:val="300"/>
        </w:trPr>
        <w:tc>
          <w:tcPr>
            <w:tcW w:w="1127" w:type="dxa"/>
            <w:tcBorders>
              <w:top w:val="nil"/>
              <w:left w:val="single" w:sz="4" w:space="0" w:color="auto"/>
              <w:bottom w:val="single" w:sz="4" w:space="0" w:color="auto"/>
              <w:right w:val="single" w:sz="4" w:space="0" w:color="auto"/>
            </w:tcBorders>
            <w:hideMark/>
          </w:tcPr>
          <w:p w14:paraId="5E3103C0"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B84</w:t>
            </w:r>
          </w:p>
        </w:tc>
        <w:tc>
          <w:tcPr>
            <w:tcW w:w="831" w:type="dxa"/>
            <w:tcBorders>
              <w:top w:val="single" w:sz="4" w:space="0" w:color="auto"/>
              <w:left w:val="nil"/>
              <w:bottom w:val="single" w:sz="4" w:space="0" w:color="auto"/>
              <w:right w:val="single" w:sz="4" w:space="0" w:color="auto"/>
            </w:tcBorders>
          </w:tcPr>
          <w:p w14:paraId="1969BA1D"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p>
        </w:tc>
        <w:tc>
          <w:tcPr>
            <w:tcW w:w="1123" w:type="dxa"/>
            <w:tcBorders>
              <w:top w:val="nil"/>
              <w:left w:val="single" w:sz="4" w:space="0" w:color="auto"/>
              <w:bottom w:val="single" w:sz="4" w:space="0" w:color="auto"/>
              <w:right w:val="single" w:sz="4" w:space="0" w:color="auto"/>
            </w:tcBorders>
            <w:hideMark/>
          </w:tcPr>
          <w:p w14:paraId="0815AA74"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2017-03-20</w:t>
            </w:r>
          </w:p>
        </w:tc>
        <w:tc>
          <w:tcPr>
            <w:tcW w:w="1107" w:type="dxa"/>
            <w:tcBorders>
              <w:top w:val="nil"/>
              <w:left w:val="nil"/>
              <w:bottom w:val="single" w:sz="4" w:space="0" w:color="auto"/>
              <w:right w:val="single" w:sz="4" w:space="0" w:color="auto"/>
            </w:tcBorders>
            <w:hideMark/>
          </w:tcPr>
          <w:p w14:paraId="4238D54B"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2017-03-22</w:t>
            </w:r>
          </w:p>
        </w:tc>
        <w:tc>
          <w:tcPr>
            <w:tcW w:w="1098" w:type="dxa"/>
            <w:tcBorders>
              <w:top w:val="nil"/>
              <w:left w:val="nil"/>
              <w:bottom w:val="single" w:sz="4" w:space="0" w:color="auto"/>
              <w:right w:val="single" w:sz="4" w:space="0" w:color="auto"/>
            </w:tcBorders>
            <w:hideMark/>
          </w:tcPr>
          <w:p w14:paraId="195B7E15"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w:t>
            </w:r>
            <w:r w:rsidR="006D100D" w:rsidRPr="006905A9">
              <w:rPr>
                <w:rFonts w:asciiTheme="minorHAnsi" w:eastAsia="Times New Roman" w:hAnsiTheme="minorHAnsi"/>
                <w:sz w:val="18"/>
                <w:szCs w:val="18"/>
                <w:lang w:val="en-US"/>
              </w:rPr>
              <w:t>5</w:t>
            </w:r>
          </w:p>
        </w:tc>
        <w:tc>
          <w:tcPr>
            <w:tcW w:w="1249" w:type="dxa"/>
            <w:tcBorders>
              <w:top w:val="nil"/>
              <w:left w:val="nil"/>
              <w:bottom w:val="single" w:sz="4" w:space="0" w:color="auto"/>
              <w:right w:val="single" w:sz="4" w:space="0" w:color="auto"/>
            </w:tcBorders>
            <w:hideMark/>
          </w:tcPr>
          <w:p w14:paraId="6600AB51"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Removed</w:t>
            </w:r>
          </w:p>
        </w:tc>
        <w:tc>
          <w:tcPr>
            <w:tcW w:w="3403" w:type="dxa"/>
            <w:tcBorders>
              <w:top w:val="nil"/>
              <w:left w:val="nil"/>
              <w:bottom w:val="single" w:sz="4" w:space="0" w:color="auto"/>
              <w:right w:val="single" w:sz="4" w:space="0" w:color="auto"/>
            </w:tcBorders>
          </w:tcPr>
          <w:p w14:paraId="42B92B67" w14:textId="1B901C45"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04A4D9EA" w14:textId="77777777" w:rsidTr="00E10AC3">
        <w:trPr>
          <w:trHeight w:val="300"/>
        </w:trPr>
        <w:tc>
          <w:tcPr>
            <w:tcW w:w="1127" w:type="dxa"/>
            <w:tcBorders>
              <w:top w:val="nil"/>
              <w:left w:val="single" w:sz="4" w:space="0" w:color="auto"/>
              <w:bottom w:val="single" w:sz="4" w:space="0" w:color="auto"/>
              <w:right w:val="single" w:sz="4" w:space="0" w:color="auto"/>
            </w:tcBorders>
            <w:hideMark/>
          </w:tcPr>
          <w:p w14:paraId="5155802D"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B87</w:t>
            </w:r>
          </w:p>
        </w:tc>
        <w:tc>
          <w:tcPr>
            <w:tcW w:w="831" w:type="dxa"/>
            <w:tcBorders>
              <w:top w:val="single" w:sz="4" w:space="0" w:color="auto"/>
              <w:left w:val="nil"/>
              <w:bottom w:val="single" w:sz="4" w:space="0" w:color="auto"/>
              <w:right w:val="single" w:sz="4" w:space="0" w:color="auto"/>
            </w:tcBorders>
          </w:tcPr>
          <w:p w14:paraId="582331E3"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p>
        </w:tc>
        <w:tc>
          <w:tcPr>
            <w:tcW w:w="1123" w:type="dxa"/>
            <w:tcBorders>
              <w:top w:val="nil"/>
              <w:left w:val="single" w:sz="4" w:space="0" w:color="auto"/>
              <w:bottom w:val="single" w:sz="4" w:space="0" w:color="auto"/>
              <w:right w:val="single" w:sz="4" w:space="0" w:color="auto"/>
            </w:tcBorders>
            <w:hideMark/>
          </w:tcPr>
          <w:p w14:paraId="593DAEC0"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2017-03-20</w:t>
            </w:r>
          </w:p>
        </w:tc>
        <w:tc>
          <w:tcPr>
            <w:tcW w:w="1107" w:type="dxa"/>
            <w:tcBorders>
              <w:top w:val="nil"/>
              <w:left w:val="nil"/>
              <w:bottom w:val="single" w:sz="4" w:space="0" w:color="auto"/>
              <w:right w:val="single" w:sz="4" w:space="0" w:color="auto"/>
            </w:tcBorders>
            <w:hideMark/>
          </w:tcPr>
          <w:p w14:paraId="2E65DB0F"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2017-03-22</w:t>
            </w:r>
          </w:p>
        </w:tc>
        <w:tc>
          <w:tcPr>
            <w:tcW w:w="1098" w:type="dxa"/>
            <w:tcBorders>
              <w:top w:val="nil"/>
              <w:left w:val="nil"/>
              <w:bottom w:val="single" w:sz="4" w:space="0" w:color="auto"/>
              <w:right w:val="single" w:sz="4" w:space="0" w:color="auto"/>
            </w:tcBorders>
            <w:hideMark/>
          </w:tcPr>
          <w:p w14:paraId="1491AA17"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w:t>
            </w:r>
            <w:r w:rsidR="006D100D" w:rsidRPr="006905A9">
              <w:rPr>
                <w:rFonts w:asciiTheme="minorHAnsi" w:eastAsia="Times New Roman" w:hAnsiTheme="minorHAnsi"/>
                <w:sz w:val="18"/>
                <w:szCs w:val="18"/>
                <w:lang w:val="en-US"/>
              </w:rPr>
              <w:t>5</w:t>
            </w:r>
          </w:p>
        </w:tc>
        <w:tc>
          <w:tcPr>
            <w:tcW w:w="1249" w:type="dxa"/>
            <w:tcBorders>
              <w:top w:val="nil"/>
              <w:left w:val="nil"/>
              <w:bottom w:val="single" w:sz="4" w:space="0" w:color="auto"/>
              <w:right w:val="single" w:sz="4" w:space="0" w:color="auto"/>
            </w:tcBorders>
            <w:hideMark/>
          </w:tcPr>
          <w:p w14:paraId="3336ED74"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Removed</w:t>
            </w:r>
          </w:p>
        </w:tc>
        <w:tc>
          <w:tcPr>
            <w:tcW w:w="3403" w:type="dxa"/>
            <w:tcBorders>
              <w:top w:val="nil"/>
              <w:left w:val="nil"/>
              <w:bottom w:val="single" w:sz="4" w:space="0" w:color="auto"/>
              <w:right w:val="single" w:sz="4" w:space="0" w:color="auto"/>
            </w:tcBorders>
          </w:tcPr>
          <w:p w14:paraId="5D403E5A" w14:textId="02994289"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61BAA3BC" w14:textId="77777777" w:rsidTr="00A330FA">
        <w:trPr>
          <w:trHeight w:val="300"/>
        </w:trPr>
        <w:tc>
          <w:tcPr>
            <w:tcW w:w="1127" w:type="dxa"/>
            <w:tcBorders>
              <w:top w:val="nil"/>
              <w:left w:val="single" w:sz="4" w:space="0" w:color="auto"/>
              <w:bottom w:val="single" w:sz="4" w:space="0" w:color="auto"/>
              <w:right w:val="single" w:sz="4" w:space="0" w:color="auto"/>
            </w:tcBorders>
          </w:tcPr>
          <w:p w14:paraId="4348A9F8"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B189</w:t>
            </w:r>
          </w:p>
        </w:tc>
        <w:tc>
          <w:tcPr>
            <w:tcW w:w="831" w:type="dxa"/>
            <w:tcBorders>
              <w:top w:val="single" w:sz="4" w:space="0" w:color="auto"/>
              <w:left w:val="nil"/>
              <w:bottom w:val="single" w:sz="4" w:space="0" w:color="auto"/>
              <w:right w:val="single" w:sz="4" w:space="0" w:color="auto"/>
            </w:tcBorders>
          </w:tcPr>
          <w:p w14:paraId="55AD5F44"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p>
        </w:tc>
        <w:tc>
          <w:tcPr>
            <w:tcW w:w="1123" w:type="dxa"/>
            <w:tcBorders>
              <w:top w:val="nil"/>
              <w:left w:val="single" w:sz="4" w:space="0" w:color="auto"/>
              <w:bottom w:val="single" w:sz="4" w:space="0" w:color="auto"/>
              <w:right w:val="single" w:sz="4" w:space="0" w:color="auto"/>
            </w:tcBorders>
          </w:tcPr>
          <w:p w14:paraId="772C9B2D"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2017-03-20</w:t>
            </w:r>
          </w:p>
        </w:tc>
        <w:tc>
          <w:tcPr>
            <w:tcW w:w="1107" w:type="dxa"/>
            <w:tcBorders>
              <w:top w:val="nil"/>
              <w:left w:val="nil"/>
              <w:bottom w:val="single" w:sz="4" w:space="0" w:color="auto"/>
              <w:right w:val="single" w:sz="4" w:space="0" w:color="auto"/>
            </w:tcBorders>
          </w:tcPr>
          <w:p w14:paraId="054A07A2"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2017-03-23</w:t>
            </w:r>
          </w:p>
        </w:tc>
        <w:tc>
          <w:tcPr>
            <w:tcW w:w="1098" w:type="dxa"/>
            <w:tcBorders>
              <w:top w:val="nil"/>
              <w:left w:val="nil"/>
              <w:bottom w:val="single" w:sz="4" w:space="0" w:color="auto"/>
              <w:right w:val="single" w:sz="4" w:space="0" w:color="auto"/>
            </w:tcBorders>
          </w:tcPr>
          <w:p w14:paraId="0413961D"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w:t>
            </w:r>
            <w:r w:rsidR="006D100D" w:rsidRPr="006905A9">
              <w:rPr>
                <w:rFonts w:asciiTheme="minorHAnsi" w:eastAsia="Times New Roman" w:hAnsiTheme="minorHAnsi"/>
                <w:sz w:val="18"/>
                <w:szCs w:val="18"/>
                <w:lang w:val="en-US"/>
              </w:rPr>
              <w:t>5</w:t>
            </w:r>
          </w:p>
        </w:tc>
        <w:tc>
          <w:tcPr>
            <w:tcW w:w="1249" w:type="dxa"/>
            <w:tcBorders>
              <w:top w:val="nil"/>
              <w:left w:val="nil"/>
              <w:bottom w:val="single" w:sz="4" w:space="0" w:color="auto"/>
              <w:right w:val="single" w:sz="4" w:space="0" w:color="auto"/>
            </w:tcBorders>
          </w:tcPr>
          <w:p w14:paraId="7E729C37"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tcPr>
          <w:p w14:paraId="0DDFE757" w14:textId="25EBEC66"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5781215B"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502846CD"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B22</w:t>
            </w:r>
          </w:p>
        </w:tc>
        <w:tc>
          <w:tcPr>
            <w:tcW w:w="831" w:type="dxa"/>
            <w:tcBorders>
              <w:top w:val="single" w:sz="4" w:space="0" w:color="auto"/>
              <w:left w:val="nil"/>
              <w:bottom w:val="single" w:sz="4" w:space="0" w:color="auto"/>
              <w:right w:val="single" w:sz="4" w:space="0" w:color="auto"/>
            </w:tcBorders>
          </w:tcPr>
          <w:p w14:paraId="343108B4"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p>
        </w:tc>
        <w:tc>
          <w:tcPr>
            <w:tcW w:w="1123" w:type="dxa"/>
            <w:tcBorders>
              <w:top w:val="nil"/>
              <w:left w:val="single" w:sz="4" w:space="0" w:color="auto"/>
              <w:bottom w:val="single" w:sz="4" w:space="0" w:color="auto"/>
              <w:right w:val="single" w:sz="4" w:space="0" w:color="auto"/>
            </w:tcBorders>
            <w:hideMark/>
          </w:tcPr>
          <w:p w14:paraId="5827C040"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2017-03-20</w:t>
            </w:r>
          </w:p>
        </w:tc>
        <w:tc>
          <w:tcPr>
            <w:tcW w:w="1107" w:type="dxa"/>
            <w:tcBorders>
              <w:top w:val="nil"/>
              <w:left w:val="nil"/>
              <w:bottom w:val="single" w:sz="4" w:space="0" w:color="auto"/>
              <w:right w:val="single" w:sz="4" w:space="0" w:color="auto"/>
            </w:tcBorders>
            <w:hideMark/>
          </w:tcPr>
          <w:p w14:paraId="08072F72"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2017-03-22</w:t>
            </w:r>
          </w:p>
        </w:tc>
        <w:tc>
          <w:tcPr>
            <w:tcW w:w="1098" w:type="dxa"/>
            <w:tcBorders>
              <w:top w:val="nil"/>
              <w:left w:val="nil"/>
              <w:bottom w:val="single" w:sz="4" w:space="0" w:color="auto"/>
              <w:right w:val="single" w:sz="4" w:space="0" w:color="auto"/>
            </w:tcBorders>
            <w:hideMark/>
          </w:tcPr>
          <w:p w14:paraId="16B3D3E0"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w:t>
            </w:r>
            <w:r w:rsidR="006D100D" w:rsidRPr="006905A9">
              <w:rPr>
                <w:rFonts w:asciiTheme="minorHAnsi" w:eastAsia="Times New Roman" w:hAnsiTheme="minorHAnsi"/>
                <w:sz w:val="18"/>
                <w:szCs w:val="18"/>
                <w:lang w:val="en-US"/>
              </w:rPr>
              <w:t>5</w:t>
            </w:r>
          </w:p>
        </w:tc>
        <w:tc>
          <w:tcPr>
            <w:tcW w:w="1249" w:type="dxa"/>
            <w:tcBorders>
              <w:top w:val="nil"/>
              <w:left w:val="nil"/>
              <w:bottom w:val="single" w:sz="4" w:space="0" w:color="auto"/>
              <w:right w:val="single" w:sz="4" w:space="0" w:color="auto"/>
            </w:tcBorders>
            <w:hideMark/>
          </w:tcPr>
          <w:p w14:paraId="0BD3F957"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hideMark/>
          </w:tcPr>
          <w:p w14:paraId="5E114496" w14:textId="66D8DBE5" w:rsidR="005C1C8F" w:rsidRPr="006905A9" w:rsidRDefault="005C1C8F" w:rsidP="00E10AC3">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0D6A86CB"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0FE98B5C"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B184a</w:t>
            </w:r>
          </w:p>
        </w:tc>
        <w:tc>
          <w:tcPr>
            <w:tcW w:w="831" w:type="dxa"/>
            <w:tcBorders>
              <w:top w:val="single" w:sz="4" w:space="0" w:color="auto"/>
              <w:left w:val="nil"/>
              <w:bottom w:val="single" w:sz="4" w:space="0" w:color="auto"/>
              <w:right w:val="single" w:sz="4" w:space="0" w:color="auto"/>
            </w:tcBorders>
          </w:tcPr>
          <w:p w14:paraId="0D940019"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p>
        </w:tc>
        <w:tc>
          <w:tcPr>
            <w:tcW w:w="1123" w:type="dxa"/>
            <w:tcBorders>
              <w:top w:val="nil"/>
              <w:left w:val="single" w:sz="4" w:space="0" w:color="auto"/>
              <w:bottom w:val="single" w:sz="4" w:space="0" w:color="auto"/>
              <w:right w:val="single" w:sz="4" w:space="0" w:color="auto"/>
            </w:tcBorders>
            <w:hideMark/>
          </w:tcPr>
          <w:p w14:paraId="01D470FD"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2017-03-20</w:t>
            </w:r>
          </w:p>
        </w:tc>
        <w:tc>
          <w:tcPr>
            <w:tcW w:w="1107" w:type="dxa"/>
            <w:tcBorders>
              <w:top w:val="nil"/>
              <w:left w:val="nil"/>
              <w:bottom w:val="single" w:sz="4" w:space="0" w:color="auto"/>
              <w:right w:val="single" w:sz="4" w:space="0" w:color="auto"/>
            </w:tcBorders>
            <w:hideMark/>
          </w:tcPr>
          <w:p w14:paraId="4DFF4C56"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2017-03-22</w:t>
            </w:r>
          </w:p>
        </w:tc>
        <w:tc>
          <w:tcPr>
            <w:tcW w:w="1098" w:type="dxa"/>
            <w:tcBorders>
              <w:top w:val="nil"/>
              <w:left w:val="nil"/>
              <w:bottom w:val="single" w:sz="4" w:space="0" w:color="auto"/>
              <w:right w:val="single" w:sz="4" w:space="0" w:color="auto"/>
            </w:tcBorders>
            <w:hideMark/>
          </w:tcPr>
          <w:p w14:paraId="56206273"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w:t>
            </w:r>
            <w:r w:rsidR="006D100D" w:rsidRPr="006905A9">
              <w:rPr>
                <w:rFonts w:asciiTheme="minorHAnsi" w:eastAsia="Times New Roman" w:hAnsiTheme="minorHAnsi"/>
                <w:sz w:val="18"/>
                <w:szCs w:val="18"/>
                <w:lang w:val="en-US"/>
              </w:rPr>
              <w:t>5</w:t>
            </w:r>
          </w:p>
        </w:tc>
        <w:tc>
          <w:tcPr>
            <w:tcW w:w="1249" w:type="dxa"/>
            <w:tcBorders>
              <w:top w:val="nil"/>
              <w:left w:val="nil"/>
              <w:bottom w:val="single" w:sz="4" w:space="0" w:color="auto"/>
              <w:right w:val="single" w:sz="4" w:space="0" w:color="auto"/>
            </w:tcBorders>
            <w:hideMark/>
          </w:tcPr>
          <w:p w14:paraId="336DB324"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hideMark/>
          </w:tcPr>
          <w:p w14:paraId="127E2BFF" w14:textId="2878CE0A" w:rsidR="005C1C8F" w:rsidRPr="006905A9" w:rsidRDefault="005C1C8F" w:rsidP="00E10AC3">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7C90A400"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4AC1D337"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B184b</w:t>
            </w:r>
          </w:p>
        </w:tc>
        <w:tc>
          <w:tcPr>
            <w:tcW w:w="831" w:type="dxa"/>
            <w:tcBorders>
              <w:top w:val="single" w:sz="4" w:space="0" w:color="auto"/>
              <w:left w:val="nil"/>
              <w:bottom w:val="single" w:sz="4" w:space="0" w:color="auto"/>
              <w:right w:val="single" w:sz="4" w:space="0" w:color="auto"/>
            </w:tcBorders>
          </w:tcPr>
          <w:p w14:paraId="08D0CB09"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p>
        </w:tc>
        <w:tc>
          <w:tcPr>
            <w:tcW w:w="1123" w:type="dxa"/>
            <w:tcBorders>
              <w:top w:val="nil"/>
              <w:left w:val="single" w:sz="4" w:space="0" w:color="auto"/>
              <w:bottom w:val="single" w:sz="4" w:space="0" w:color="auto"/>
              <w:right w:val="single" w:sz="4" w:space="0" w:color="auto"/>
            </w:tcBorders>
            <w:hideMark/>
          </w:tcPr>
          <w:p w14:paraId="4D09DAE1"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2017-03-20</w:t>
            </w:r>
          </w:p>
        </w:tc>
        <w:tc>
          <w:tcPr>
            <w:tcW w:w="1107" w:type="dxa"/>
            <w:tcBorders>
              <w:top w:val="nil"/>
              <w:left w:val="nil"/>
              <w:bottom w:val="single" w:sz="4" w:space="0" w:color="auto"/>
              <w:right w:val="single" w:sz="4" w:space="0" w:color="auto"/>
            </w:tcBorders>
            <w:hideMark/>
          </w:tcPr>
          <w:p w14:paraId="0E1ED5F0"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2017-03-22</w:t>
            </w:r>
          </w:p>
        </w:tc>
        <w:tc>
          <w:tcPr>
            <w:tcW w:w="1098" w:type="dxa"/>
            <w:tcBorders>
              <w:top w:val="nil"/>
              <w:left w:val="nil"/>
              <w:bottom w:val="single" w:sz="4" w:space="0" w:color="auto"/>
              <w:right w:val="single" w:sz="4" w:space="0" w:color="auto"/>
            </w:tcBorders>
            <w:hideMark/>
          </w:tcPr>
          <w:p w14:paraId="500216C1"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w:t>
            </w:r>
            <w:r w:rsidR="006D100D" w:rsidRPr="006905A9">
              <w:rPr>
                <w:rFonts w:asciiTheme="minorHAnsi" w:eastAsia="Times New Roman" w:hAnsiTheme="minorHAnsi"/>
                <w:sz w:val="18"/>
                <w:szCs w:val="18"/>
                <w:lang w:val="en-US"/>
              </w:rPr>
              <w:t>5</w:t>
            </w:r>
          </w:p>
        </w:tc>
        <w:tc>
          <w:tcPr>
            <w:tcW w:w="1249" w:type="dxa"/>
            <w:tcBorders>
              <w:top w:val="nil"/>
              <w:left w:val="nil"/>
              <w:bottom w:val="single" w:sz="4" w:space="0" w:color="auto"/>
              <w:right w:val="single" w:sz="4" w:space="0" w:color="auto"/>
            </w:tcBorders>
            <w:hideMark/>
          </w:tcPr>
          <w:p w14:paraId="7B2FB749"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hideMark/>
          </w:tcPr>
          <w:p w14:paraId="70976F2A" w14:textId="3D85140C" w:rsidR="005C1C8F" w:rsidRPr="006905A9" w:rsidRDefault="005C1C8F" w:rsidP="00E10AC3">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5943AA88"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53F09D0B"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B184c</w:t>
            </w:r>
          </w:p>
        </w:tc>
        <w:tc>
          <w:tcPr>
            <w:tcW w:w="831" w:type="dxa"/>
            <w:tcBorders>
              <w:top w:val="single" w:sz="4" w:space="0" w:color="auto"/>
              <w:left w:val="nil"/>
              <w:bottom w:val="single" w:sz="4" w:space="0" w:color="auto"/>
              <w:right w:val="single" w:sz="4" w:space="0" w:color="auto"/>
            </w:tcBorders>
          </w:tcPr>
          <w:p w14:paraId="50C59160"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p>
        </w:tc>
        <w:tc>
          <w:tcPr>
            <w:tcW w:w="1123" w:type="dxa"/>
            <w:tcBorders>
              <w:top w:val="nil"/>
              <w:left w:val="single" w:sz="4" w:space="0" w:color="auto"/>
              <w:bottom w:val="single" w:sz="4" w:space="0" w:color="auto"/>
              <w:right w:val="single" w:sz="4" w:space="0" w:color="auto"/>
            </w:tcBorders>
            <w:hideMark/>
          </w:tcPr>
          <w:p w14:paraId="4666FCAC"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2017-03-20</w:t>
            </w:r>
          </w:p>
        </w:tc>
        <w:tc>
          <w:tcPr>
            <w:tcW w:w="1107" w:type="dxa"/>
            <w:tcBorders>
              <w:top w:val="nil"/>
              <w:left w:val="nil"/>
              <w:bottom w:val="single" w:sz="4" w:space="0" w:color="auto"/>
              <w:right w:val="single" w:sz="4" w:space="0" w:color="auto"/>
            </w:tcBorders>
            <w:hideMark/>
          </w:tcPr>
          <w:p w14:paraId="77F8226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2017-03-22</w:t>
            </w:r>
          </w:p>
        </w:tc>
        <w:tc>
          <w:tcPr>
            <w:tcW w:w="1098" w:type="dxa"/>
            <w:tcBorders>
              <w:top w:val="nil"/>
              <w:left w:val="nil"/>
              <w:bottom w:val="single" w:sz="4" w:space="0" w:color="auto"/>
              <w:right w:val="single" w:sz="4" w:space="0" w:color="auto"/>
            </w:tcBorders>
            <w:hideMark/>
          </w:tcPr>
          <w:p w14:paraId="054DCEE6"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w:t>
            </w:r>
            <w:r w:rsidR="006D100D" w:rsidRPr="006905A9">
              <w:rPr>
                <w:rFonts w:asciiTheme="minorHAnsi" w:eastAsia="Times New Roman" w:hAnsiTheme="minorHAnsi"/>
                <w:sz w:val="18"/>
                <w:szCs w:val="18"/>
                <w:lang w:val="en-US"/>
              </w:rPr>
              <w:t>5</w:t>
            </w:r>
          </w:p>
        </w:tc>
        <w:tc>
          <w:tcPr>
            <w:tcW w:w="1249" w:type="dxa"/>
            <w:tcBorders>
              <w:top w:val="nil"/>
              <w:left w:val="nil"/>
              <w:bottom w:val="single" w:sz="4" w:space="0" w:color="auto"/>
              <w:right w:val="single" w:sz="4" w:space="0" w:color="auto"/>
            </w:tcBorders>
            <w:hideMark/>
          </w:tcPr>
          <w:p w14:paraId="150707A1"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hideMark/>
          </w:tcPr>
          <w:p w14:paraId="49BC5632" w14:textId="355EF5F7" w:rsidR="005C1C8F" w:rsidRPr="006905A9" w:rsidRDefault="005C1C8F" w:rsidP="00E10AC3">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70E3E7A8"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13F2129A"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B83</w:t>
            </w:r>
          </w:p>
        </w:tc>
        <w:tc>
          <w:tcPr>
            <w:tcW w:w="831" w:type="dxa"/>
            <w:tcBorders>
              <w:top w:val="single" w:sz="4" w:space="0" w:color="auto"/>
              <w:left w:val="nil"/>
              <w:bottom w:val="single" w:sz="4" w:space="0" w:color="auto"/>
              <w:right w:val="single" w:sz="4" w:space="0" w:color="auto"/>
            </w:tcBorders>
          </w:tcPr>
          <w:p w14:paraId="48C066B3"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w:t>
            </w:r>
          </w:p>
        </w:tc>
        <w:tc>
          <w:tcPr>
            <w:tcW w:w="1123" w:type="dxa"/>
            <w:tcBorders>
              <w:top w:val="nil"/>
              <w:left w:val="single" w:sz="4" w:space="0" w:color="auto"/>
              <w:bottom w:val="single" w:sz="4" w:space="0" w:color="auto"/>
              <w:right w:val="single" w:sz="4" w:space="0" w:color="auto"/>
            </w:tcBorders>
            <w:hideMark/>
          </w:tcPr>
          <w:p w14:paraId="1830C92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2017-03-27</w:t>
            </w:r>
          </w:p>
        </w:tc>
        <w:tc>
          <w:tcPr>
            <w:tcW w:w="1107" w:type="dxa"/>
            <w:tcBorders>
              <w:top w:val="nil"/>
              <w:left w:val="nil"/>
              <w:bottom w:val="single" w:sz="4" w:space="0" w:color="auto"/>
              <w:right w:val="single" w:sz="4" w:space="0" w:color="auto"/>
            </w:tcBorders>
            <w:hideMark/>
          </w:tcPr>
          <w:p w14:paraId="22A2AF9F"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56382C4B"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w:t>
            </w:r>
            <w:r w:rsidR="00CD413C" w:rsidRPr="006905A9">
              <w:rPr>
                <w:rFonts w:asciiTheme="minorHAnsi" w:eastAsia="Times New Roman" w:hAnsiTheme="minorHAnsi"/>
                <w:sz w:val="18"/>
                <w:szCs w:val="18"/>
                <w:lang w:val="en-US"/>
              </w:rPr>
              <w:t>04-03</w:t>
            </w:r>
          </w:p>
        </w:tc>
        <w:tc>
          <w:tcPr>
            <w:tcW w:w="1249" w:type="dxa"/>
            <w:tcBorders>
              <w:top w:val="nil"/>
              <w:left w:val="nil"/>
              <w:bottom w:val="single" w:sz="4" w:space="0" w:color="auto"/>
              <w:right w:val="single" w:sz="4" w:space="0" w:color="auto"/>
            </w:tcBorders>
            <w:hideMark/>
          </w:tcPr>
          <w:p w14:paraId="440828AA"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080CDF6C"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5F4B6589"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723B056C"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B103</w:t>
            </w:r>
          </w:p>
        </w:tc>
        <w:tc>
          <w:tcPr>
            <w:tcW w:w="831" w:type="dxa"/>
            <w:tcBorders>
              <w:top w:val="single" w:sz="4" w:space="0" w:color="auto"/>
              <w:left w:val="nil"/>
              <w:bottom w:val="single" w:sz="4" w:space="0" w:color="auto"/>
              <w:right w:val="single" w:sz="4" w:space="0" w:color="auto"/>
            </w:tcBorders>
          </w:tcPr>
          <w:p w14:paraId="5D4C07EE"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w:t>
            </w:r>
          </w:p>
        </w:tc>
        <w:tc>
          <w:tcPr>
            <w:tcW w:w="1123" w:type="dxa"/>
            <w:tcBorders>
              <w:top w:val="nil"/>
              <w:left w:val="single" w:sz="4" w:space="0" w:color="auto"/>
              <w:bottom w:val="single" w:sz="4" w:space="0" w:color="auto"/>
              <w:right w:val="single" w:sz="4" w:space="0" w:color="auto"/>
            </w:tcBorders>
            <w:hideMark/>
          </w:tcPr>
          <w:p w14:paraId="48D90D80"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2017-03-27</w:t>
            </w:r>
          </w:p>
        </w:tc>
        <w:tc>
          <w:tcPr>
            <w:tcW w:w="1107" w:type="dxa"/>
            <w:tcBorders>
              <w:top w:val="nil"/>
              <w:left w:val="nil"/>
              <w:bottom w:val="single" w:sz="4" w:space="0" w:color="auto"/>
              <w:right w:val="single" w:sz="4" w:space="0" w:color="auto"/>
            </w:tcBorders>
            <w:hideMark/>
          </w:tcPr>
          <w:p w14:paraId="49E7D1BF"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5D667BF4"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249" w:type="dxa"/>
            <w:tcBorders>
              <w:top w:val="nil"/>
              <w:left w:val="nil"/>
              <w:bottom w:val="single" w:sz="4" w:space="0" w:color="auto"/>
              <w:right w:val="single" w:sz="4" w:space="0" w:color="auto"/>
            </w:tcBorders>
            <w:hideMark/>
          </w:tcPr>
          <w:p w14:paraId="3FAE2B3D"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Removed</w:t>
            </w:r>
          </w:p>
        </w:tc>
        <w:tc>
          <w:tcPr>
            <w:tcW w:w="3403" w:type="dxa"/>
            <w:tcBorders>
              <w:top w:val="nil"/>
              <w:left w:val="nil"/>
              <w:bottom w:val="single" w:sz="4" w:space="0" w:color="auto"/>
              <w:right w:val="single" w:sz="4" w:space="0" w:color="auto"/>
            </w:tcBorders>
            <w:hideMark/>
          </w:tcPr>
          <w:p w14:paraId="17BD96B5" w14:textId="170EC3E6" w:rsidR="005C1C8F" w:rsidRPr="006905A9" w:rsidRDefault="005C1C8F" w:rsidP="00E10AC3">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15CCE5BF"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6A83130E"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B105</w:t>
            </w:r>
          </w:p>
        </w:tc>
        <w:tc>
          <w:tcPr>
            <w:tcW w:w="831" w:type="dxa"/>
            <w:tcBorders>
              <w:top w:val="single" w:sz="4" w:space="0" w:color="auto"/>
              <w:left w:val="nil"/>
              <w:bottom w:val="single" w:sz="4" w:space="0" w:color="auto"/>
              <w:right w:val="single" w:sz="4" w:space="0" w:color="auto"/>
            </w:tcBorders>
          </w:tcPr>
          <w:p w14:paraId="417EFB91"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w:t>
            </w:r>
          </w:p>
        </w:tc>
        <w:tc>
          <w:tcPr>
            <w:tcW w:w="1123" w:type="dxa"/>
            <w:tcBorders>
              <w:top w:val="nil"/>
              <w:left w:val="single" w:sz="4" w:space="0" w:color="auto"/>
              <w:bottom w:val="single" w:sz="4" w:space="0" w:color="auto"/>
              <w:right w:val="single" w:sz="4" w:space="0" w:color="auto"/>
            </w:tcBorders>
            <w:hideMark/>
          </w:tcPr>
          <w:p w14:paraId="3F85D0B4"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2017-03-27</w:t>
            </w:r>
          </w:p>
        </w:tc>
        <w:tc>
          <w:tcPr>
            <w:tcW w:w="1107" w:type="dxa"/>
            <w:tcBorders>
              <w:top w:val="nil"/>
              <w:left w:val="nil"/>
              <w:bottom w:val="single" w:sz="4" w:space="0" w:color="auto"/>
              <w:right w:val="single" w:sz="4" w:space="0" w:color="auto"/>
            </w:tcBorders>
            <w:hideMark/>
          </w:tcPr>
          <w:p w14:paraId="0BA459D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3B185046"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249" w:type="dxa"/>
            <w:tcBorders>
              <w:top w:val="nil"/>
              <w:left w:val="nil"/>
              <w:bottom w:val="single" w:sz="4" w:space="0" w:color="auto"/>
              <w:right w:val="single" w:sz="4" w:space="0" w:color="auto"/>
            </w:tcBorders>
            <w:hideMark/>
          </w:tcPr>
          <w:p w14:paraId="2ECC50D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6F471A67"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166B0FF7"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70967B78"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B107</w:t>
            </w:r>
          </w:p>
        </w:tc>
        <w:tc>
          <w:tcPr>
            <w:tcW w:w="831" w:type="dxa"/>
            <w:tcBorders>
              <w:top w:val="single" w:sz="4" w:space="0" w:color="auto"/>
              <w:left w:val="nil"/>
              <w:bottom w:val="single" w:sz="4" w:space="0" w:color="auto"/>
              <w:right w:val="single" w:sz="4" w:space="0" w:color="auto"/>
            </w:tcBorders>
          </w:tcPr>
          <w:p w14:paraId="580B9571"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w:t>
            </w:r>
          </w:p>
        </w:tc>
        <w:tc>
          <w:tcPr>
            <w:tcW w:w="1123" w:type="dxa"/>
            <w:tcBorders>
              <w:top w:val="nil"/>
              <w:left w:val="single" w:sz="4" w:space="0" w:color="auto"/>
              <w:bottom w:val="single" w:sz="4" w:space="0" w:color="auto"/>
              <w:right w:val="single" w:sz="4" w:space="0" w:color="auto"/>
            </w:tcBorders>
            <w:hideMark/>
          </w:tcPr>
          <w:p w14:paraId="4F70EACA"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2017-03-27</w:t>
            </w:r>
          </w:p>
        </w:tc>
        <w:tc>
          <w:tcPr>
            <w:tcW w:w="1107" w:type="dxa"/>
            <w:tcBorders>
              <w:top w:val="nil"/>
              <w:left w:val="nil"/>
              <w:bottom w:val="single" w:sz="4" w:space="0" w:color="auto"/>
              <w:right w:val="single" w:sz="4" w:space="0" w:color="auto"/>
            </w:tcBorders>
            <w:hideMark/>
          </w:tcPr>
          <w:p w14:paraId="39EC1FF3"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32927B94"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249" w:type="dxa"/>
            <w:tcBorders>
              <w:top w:val="nil"/>
              <w:left w:val="nil"/>
              <w:bottom w:val="single" w:sz="4" w:space="0" w:color="auto"/>
              <w:right w:val="single" w:sz="4" w:space="0" w:color="auto"/>
            </w:tcBorders>
            <w:hideMark/>
          </w:tcPr>
          <w:p w14:paraId="389BAF7D"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47A81644"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7E16B3B7"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2450215E"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B108</w:t>
            </w:r>
          </w:p>
        </w:tc>
        <w:tc>
          <w:tcPr>
            <w:tcW w:w="831" w:type="dxa"/>
            <w:tcBorders>
              <w:top w:val="single" w:sz="4" w:space="0" w:color="auto"/>
              <w:left w:val="nil"/>
              <w:bottom w:val="single" w:sz="4" w:space="0" w:color="auto"/>
              <w:right w:val="single" w:sz="4" w:space="0" w:color="auto"/>
            </w:tcBorders>
          </w:tcPr>
          <w:p w14:paraId="311CD430"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w:t>
            </w:r>
          </w:p>
        </w:tc>
        <w:tc>
          <w:tcPr>
            <w:tcW w:w="1123" w:type="dxa"/>
            <w:tcBorders>
              <w:top w:val="nil"/>
              <w:left w:val="single" w:sz="4" w:space="0" w:color="auto"/>
              <w:bottom w:val="single" w:sz="4" w:space="0" w:color="auto"/>
              <w:right w:val="single" w:sz="4" w:space="0" w:color="auto"/>
            </w:tcBorders>
            <w:hideMark/>
          </w:tcPr>
          <w:p w14:paraId="3A050264"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2017-03-27</w:t>
            </w:r>
          </w:p>
        </w:tc>
        <w:tc>
          <w:tcPr>
            <w:tcW w:w="1107" w:type="dxa"/>
            <w:tcBorders>
              <w:top w:val="nil"/>
              <w:left w:val="nil"/>
              <w:bottom w:val="single" w:sz="4" w:space="0" w:color="auto"/>
              <w:right w:val="single" w:sz="4" w:space="0" w:color="auto"/>
            </w:tcBorders>
            <w:hideMark/>
          </w:tcPr>
          <w:p w14:paraId="6D397EB5"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51BED16D"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249" w:type="dxa"/>
            <w:tcBorders>
              <w:top w:val="nil"/>
              <w:left w:val="nil"/>
              <w:bottom w:val="single" w:sz="4" w:space="0" w:color="auto"/>
              <w:right w:val="single" w:sz="4" w:space="0" w:color="auto"/>
            </w:tcBorders>
            <w:hideMark/>
          </w:tcPr>
          <w:p w14:paraId="20751D30"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47ED8511"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05C63B95"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47F96BD1"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B138</w:t>
            </w:r>
          </w:p>
        </w:tc>
        <w:tc>
          <w:tcPr>
            <w:tcW w:w="831" w:type="dxa"/>
            <w:tcBorders>
              <w:top w:val="single" w:sz="4" w:space="0" w:color="auto"/>
              <w:left w:val="nil"/>
              <w:bottom w:val="single" w:sz="4" w:space="0" w:color="auto"/>
              <w:right w:val="single" w:sz="4" w:space="0" w:color="auto"/>
            </w:tcBorders>
          </w:tcPr>
          <w:p w14:paraId="46A9FFFA"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w:t>
            </w:r>
          </w:p>
        </w:tc>
        <w:tc>
          <w:tcPr>
            <w:tcW w:w="1123" w:type="dxa"/>
            <w:tcBorders>
              <w:top w:val="nil"/>
              <w:left w:val="single" w:sz="4" w:space="0" w:color="auto"/>
              <w:bottom w:val="single" w:sz="4" w:space="0" w:color="auto"/>
              <w:right w:val="single" w:sz="4" w:space="0" w:color="auto"/>
            </w:tcBorders>
            <w:hideMark/>
          </w:tcPr>
          <w:p w14:paraId="02CDE580"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2017-03-27</w:t>
            </w:r>
          </w:p>
        </w:tc>
        <w:tc>
          <w:tcPr>
            <w:tcW w:w="1107" w:type="dxa"/>
            <w:tcBorders>
              <w:top w:val="nil"/>
              <w:left w:val="nil"/>
              <w:bottom w:val="single" w:sz="4" w:space="0" w:color="auto"/>
              <w:right w:val="single" w:sz="4" w:space="0" w:color="auto"/>
            </w:tcBorders>
            <w:hideMark/>
          </w:tcPr>
          <w:p w14:paraId="2FEA2483"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4487743B"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249" w:type="dxa"/>
            <w:tcBorders>
              <w:top w:val="nil"/>
              <w:left w:val="nil"/>
              <w:bottom w:val="single" w:sz="4" w:space="0" w:color="auto"/>
              <w:right w:val="single" w:sz="4" w:space="0" w:color="auto"/>
            </w:tcBorders>
            <w:hideMark/>
          </w:tcPr>
          <w:p w14:paraId="1B82E695"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07D4B23B"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60A386F7"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20E874CF"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I50</w:t>
            </w:r>
          </w:p>
        </w:tc>
        <w:tc>
          <w:tcPr>
            <w:tcW w:w="831" w:type="dxa"/>
            <w:tcBorders>
              <w:top w:val="single" w:sz="4" w:space="0" w:color="auto"/>
              <w:left w:val="nil"/>
              <w:bottom w:val="single" w:sz="4" w:space="0" w:color="auto"/>
              <w:right w:val="single" w:sz="4" w:space="0" w:color="auto"/>
            </w:tcBorders>
          </w:tcPr>
          <w:p w14:paraId="10D5ED16"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3</w:t>
            </w:r>
          </w:p>
        </w:tc>
        <w:tc>
          <w:tcPr>
            <w:tcW w:w="1123" w:type="dxa"/>
            <w:tcBorders>
              <w:top w:val="nil"/>
              <w:left w:val="single" w:sz="4" w:space="0" w:color="auto"/>
              <w:bottom w:val="single" w:sz="4" w:space="0" w:color="auto"/>
              <w:right w:val="single" w:sz="4" w:space="0" w:color="auto"/>
            </w:tcBorders>
            <w:hideMark/>
          </w:tcPr>
          <w:p w14:paraId="79F52E32"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107" w:type="dxa"/>
            <w:tcBorders>
              <w:top w:val="nil"/>
              <w:left w:val="nil"/>
              <w:bottom w:val="single" w:sz="4" w:space="0" w:color="auto"/>
              <w:right w:val="single" w:sz="4" w:space="0" w:color="auto"/>
            </w:tcBorders>
            <w:hideMark/>
          </w:tcPr>
          <w:p w14:paraId="4DFA1FC3"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2017-04-05</w:t>
            </w:r>
          </w:p>
        </w:tc>
        <w:tc>
          <w:tcPr>
            <w:tcW w:w="1098" w:type="dxa"/>
            <w:tcBorders>
              <w:top w:val="nil"/>
              <w:left w:val="nil"/>
              <w:bottom w:val="single" w:sz="4" w:space="0" w:color="auto"/>
              <w:right w:val="single" w:sz="4" w:space="0" w:color="auto"/>
            </w:tcBorders>
            <w:hideMark/>
          </w:tcPr>
          <w:p w14:paraId="0FA14F63"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6D100D" w:rsidRPr="006905A9">
              <w:rPr>
                <w:rFonts w:asciiTheme="minorHAnsi" w:eastAsia="Times New Roman" w:hAnsiTheme="minorHAnsi"/>
                <w:sz w:val="18"/>
                <w:szCs w:val="18"/>
                <w:lang w:val="en-US"/>
              </w:rPr>
              <w:t>19</w:t>
            </w:r>
          </w:p>
        </w:tc>
        <w:tc>
          <w:tcPr>
            <w:tcW w:w="1249" w:type="dxa"/>
            <w:tcBorders>
              <w:top w:val="nil"/>
              <w:left w:val="nil"/>
              <w:bottom w:val="single" w:sz="4" w:space="0" w:color="auto"/>
              <w:right w:val="single" w:sz="4" w:space="0" w:color="auto"/>
            </w:tcBorders>
            <w:hideMark/>
          </w:tcPr>
          <w:p w14:paraId="3A6F50BF"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5B7989AD"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080FC1F7"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7C7D98C1"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I51</w:t>
            </w:r>
          </w:p>
        </w:tc>
        <w:tc>
          <w:tcPr>
            <w:tcW w:w="831" w:type="dxa"/>
            <w:tcBorders>
              <w:top w:val="single" w:sz="4" w:space="0" w:color="auto"/>
              <w:left w:val="nil"/>
              <w:bottom w:val="single" w:sz="4" w:space="0" w:color="auto"/>
              <w:right w:val="single" w:sz="4" w:space="0" w:color="auto"/>
            </w:tcBorders>
          </w:tcPr>
          <w:p w14:paraId="795A1AF2"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3</w:t>
            </w:r>
          </w:p>
        </w:tc>
        <w:tc>
          <w:tcPr>
            <w:tcW w:w="1123" w:type="dxa"/>
            <w:tcBorders>
              <w:top w:val="nil"/>
              <w:left w:val="single" w:sz="4" w:space="0" w:color="auto"/>
              <w:bottom w:val="single" w:sz="4" w:space="0" w:color="auto"/>
              <w:right w:val="single" w:sz="4" w:space="0" w:color="auto"/>
            </w:tcBorders>
            <w:hideMark/>
          </w:tcPr>
          <w:p w14:paraId="10C8B96B"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107" w:type="dxa"/>
            <w:tcBorders>
              <w:top w:val="nil"/>
              <w:left w:val="nil"/>
              <w:bottom w:val="single" w:sz="4" w:space="0" w:color="auto"/>
              <w:right w:val="single" w:sz="4" w:space="0" w:color="auto"/>
            </w:tcBorders>
            <w:hideMark/>
          </w:tcPr>
          <w:p w14:paraId="7F7DE8F4"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2017-04-05</w:t>
            </w:r>
          </w:p>
        </w:tc>
        <w:tc>
          <w:tcPr>
            <w:tcW w:w="1098" w:type="dxa"/>
            <w:tcBorders>
              <w:top w:val="nil"/>
              <w:left w:val="nil"/>
              <w:bottom w:val="single" w:sz="4" w:space="0" w:color="auto"/>
              <w:right w:val="single" w:sz="4" w:space="0" w:color="auto"/>
            </w:tcBorders>
            <w:hideMark/>
          </w:tcPr>
          <w:p w14:paraId="1C5EC37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6D100D" w:rsidRPr="006905A9">
              <w:rPr>
                <w:rFonts w:asciiTheme="minorHAnsi" w:eastAsia="Times New Roman" w:hAnsiTheme="minorHAnsi"/>
                <w:sz w:val="18"/>
                <w:szCs w:val="18"/>
                <w:lang w:val="en-US"/>
              </w:rPr>
              <w:t>19</w:t>
            </w:r>
          </w:p>
        </w:tc>
        <w:tc>
          <w:tcPr>
            <w:tcW w:w="1249" w:type="dxa"/>
            <w:tcBorders>
              <w:top w:val="nil"/>
              <w:left w:val="nil"/>
              <w:bottom w:val="single" w:sz="4" w:space="0" w:color="auto"/>
              <w:right w:val="single" w:sz="4" w:space="0" w:color="auto"/>
            </w:tcBorders>
            <w:hideMark/>
          </w:tcPr>
          <w:p w14:paraId="7A7E6D25"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5F2E235E"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5BB11181"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159FA15D"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B140</w:t>
            </w:r>
          </w:p>
        </w:tc>
        <w:tc>
          <w:tcPr>
            <w:tcW w:w="831" w:type="dxa"/>
            <w:tcBorders>
              <w:top w:val="single" w:sz="4" w:space="0" w:color="auto"/>
              <w:left w:val="nil"/>
              <w:bottom w:val="single" w:sz="4" w:space="0" w:color="auto"/>
              <w:right w:val="single" w:sz="4" w:space="0" w:color="auto"/>
            </w:tcBorders>
          </w:tcPr>
          <w:p w14:paraId="27FE19D2"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3</w:t>
            </w:r>
          </w:p>
        </w:tc>
        <w:tc>
          <w:tcPr>
            <w:tcW w:w="1123" w:type="dxa"/>
            <w:tcBorders>
              <w:top w:val="nil"/>
              <w:left w:val="single" w:sz="4" w:space="0" w:color="auto"/>
              <w:bottom w:val="single" w:sz="4" w:space="0" w:color="auto"/>
              <w:right w:val="single" w:sz="4" w:space="0" w:color="auto"/>
            </w:tcBorders>
            <w:hideMark/>
          </w:tcPr>
          <w:p w14:paraId="5A314722"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107" w:type="dxa"/>
            <w:tcBorders>
              <w:top w:val="nil"/>
              <w:left w:val="nil"/>
              <w:bottom w:val="single" w:sz="4" w:space="0" w:color="auto"/>
              <w:right w:val="single" w:sz="4" w:space="0" w:color="auto"/>
            </w:tcBorders>
            <w:hideMark/>
          </w:tcPr>
          <w:p w14:paraId="2F82C5E2"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46EE4379"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6D100D" w:rsidRPr="006905A9">
              <w:rPr>
                <w:rFonts w:asciiTheme="minorHAnsi" w:eastAsia="Times New Roman" w:hAnsiTheme="minorHAnsi"/>
                <w:sz w:val="18"/>
                <w:szCs w:val="18"/>
                <w:lang w:val="en-US"/>
              </w:rPr>
              <w:t>19</w:t>
            </w:r>
          </w:p>
        </w:tc>
        <w:tc>
          <w:tcPr>
            <w:tcW w:w="1249" w:type="dxa"/>
            <w:tcBorders>
              <w:top w:val="nil"/>
              <w:left w:val="nil"/>
              <w:bottom w:val="single" w:sz="4" w:space="0" w:color="auto"/>
              <w:right w:val="single" w:sz="4" w:space="0" w:color="auto"/>
            </w:tcBorders>
            <w:hideMark/>
          </w:tcPr>
          <w:p w14:paraId="3D9F40AA"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21808D15"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4D29C106"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32F96884"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B141</w:t>
            </w:r>
          </w:p>
        </w:tc>
        <w:tc>
          <w:tcPr>
            <w:tcW w:w="831" w:type="dxa"/>
            <w:tcBorders>
              <w:top w:val="single" w:sz="4" w:space="0" w:color="auto"/>
              <w:left w:val="nil"/>
              <w:bottom w:val="single" w:sz="4" w:space="0" w:color="auto"/>
              <w:right w:val="single" w:sz="4" w:space="0" w:color="auto"/>
            </w:tcBorders>
          </w:tcPr>
          <w:p w14:paraId="252B63F3"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3</w:t>
            </w:r>
          </w:p>
        </w:tc>
        <w:tc>
          <w:tcPr>
            <w:tcW w:w="1123" w:type="dxa"/>
            <w:tcBorders>
              <w:top w:val="nil"/>
              <w:left w:val="single" w:sz="4" w:space="0" w:color="auto"/>
              <w:bottom w:val="single" w:sz="4" w:space="0" w:color="auto"/>
              <w:right w:val="single" w:sz="4" w:space="0" w:color="auto"/>
            </w:tcBorders>
            <w:hideMark/>
          </w:tcPr>
          <w:p w14:paraId="0CA62C82"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107" w:type="dxa"/>
            <w:tcBorders>
              <w:top w:val="nil"/>
              <w:left w:val="nil"/>
              <w:bottom w:val="single" w:sz="4" w:space="0" w:color="auto"/>
              <w:right w:val="single" w:sz="4" w:space="0" w:color="auto"/>
            </w:tcBorders>
            <w:hideMark/>
          </w:tcPr>
          <w:p w14:paraId="5E0638CA"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2FBD74C0"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6D100D" w:rsidRPr="006905A9">
              <w:rPr>
                <w:rFonts w:asciiTheme="minorHAnsi" w:eastAsia="Times New Roman" w:hAnsiTheme="minorHAnsi"/>
                <w:sz w:val="18"/>
                <w:szCs w:val="18"/>
                <w:lang w:val="en-US"/>
              </w:rPr>
              <w:t>19</w:t>
            </w:r>
          </w:p>
        </w:tc>
        <w:tc>
          <w:tcPr>
            <w:tcW w:w="1249" w:type="dxa"/>
            <w:tcBorders>
              <w:top w:val="nil"/>
              <w:left w:val="nil"/>
              <w:bottom w:val="single" w:sz="4" w:space="0" w:color="auto"/>
              <w:right w:val="single" w:sz="4" w:space="0" w:color="auto"/>
            </w:tcBorders>
            <w:hideMark/>
          </w:tcPr>
          <w:p w14:paraId="1234BBA6"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Removed</w:t>
            </w:r>
          </w:p>
        </w:tc>
        <w:tc>
          <w:tcPr>
            <w:tcW w:w="3403" w:type="dxa"/>
            <w:tcBorders>
              <w:top w:val="nil"/>
              <w:left w:val="nil"/>
              <w:bottom w:val="single" w:sz="4" w:space="0" w:color="auto"/>
              <w:right w:val="single" w:sz="4" w:space="0" w:color="auto"/>
            </w:tcBorders>
            <w:hideMark/>
          </w:tcPr>
          <w:p w14:paraId="0C0F973D"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4154FE1F" w14:textId="77777777" w:rsidTr="00A330FA">
        <w:trPr>
          <w:trHeight w:val="300"/>
        </w:trPr>
        <w:tc>
          <w:tcPr>
            <w:tcW w:w="1127" w:type="dxa"/>
            <w:tcBorders>
              <w:top w:val="nil"/>
              <w:left w:val="single" w:sz="4" w:space="0" w:color="auto"/>
              <w:bottom w:val="single" w:sz="4" w:space="0" w:color="auto"/>
              <w:right w:val="single" w:sz="4" w:space="0" w:color="auto"/>
            </w:tcBorders>
          </w:tcPr>
          <w:p w14:paraId="55DED00E"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B178</w:t>
            </w:r>
          </w:p>
        </w:tc>
        <w:tc>
          <w:tcPr>
            <w:tcW w:w="831" w:type="dxa"/>
            <w:tcBorders>
              <w:top w:val="single" w:sz="4" w:space="0" w:color="auto"/>
              <w:left w:val="nil"/>
              <w:bottom w:val="single" w:sz="4" w:space="0" w:color="auto"/>
              <w:right w:val="single" w:sz="4" w:space="0" w:color="auto"/>
            </w:tcBorders>
          </w:tcPr>
          <w:p w14:paraId="5FE090DC"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3</w:t>
            </w:r>
          </w:p>
        </w:tc>
        <w:tc>
          <w:tcPr>
            <w:tcW w:w="1123" w:type="dxa"/>
            <w:tcBorders>
              <w:top w:val="nil"/>
              <w:left w:val="single" w:sz="4" w:space="0" w:color="auto"/>
              <w:bottom w:val="single" w:sz="4" w:space="0" w:color="auto"/>
              <w:right w:val="single" w:sz="4" w:space="0" w:color="auto"/>
            </w:tcBorders>
          </w:tcPr>
          <w:p w14:paraId="452237B7"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107" w:type="dxa"/>
            <w:tcBorders>
              <w:top w:val="nil"/>
              <w:left w:val="nil"/>
              <w:bottom w:val="single" w:sz="4" w:space="0" w:color="auto"/>
              <w:right w:val="single" w:sz="4" w:space="0" w:color="auto"/>
            </w:tcBorders>
          </w:tcPr>
          <w:p w14:paraId="4CC0419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06A237F3"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6D100D" w:rsidRPr="006905A9">
              <w:rPr>
                <w:rFonts w:asciiTheme="minorHAnsi" w:eastAsia="Times New Roman" w:hAnsiTheme="minorHAnsi"/>
                <w:sz w:val="18"/>
                <w:szCs w:val="18"/>
                <w:lang w:val="en-US"/>
              </w:rPr>
              <w:t>19</w:t>
            </w:r>
          </w:p>
        </w:tc>
        <w:tc>
          <w:tcPr>
            <w:tcW w:w="1249" w:type="dxa"/>
            <w:tcBorders>
              <w:top w:val="nil"/>
              <w:left w:val="nil"/>
              <w:bottom w:val="single" w:sz="4" w:space="0" w:color="auto"/>
              <w:right w:val="single" w:sz="4" w:space="0" w:color="auto"/>
            </w:tcBorders>
          </w:tcPr>
          <w:p w14:paraId="184907D2"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tcPr>
          <w:p w14:paraId="44BDD303"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7A0DBE67"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74A5B18B"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B179</w:t>
            </w:r>
          </w:p>
        </w:tc>
        <w:tc>
          <w:tcPr>
            <w:tcW w:w="831" w:type="dxa"/>
            <w:tcBorders>
              <w:top w:val="single" w:sz="4" w:space="0" w:color="auto"/>
              <w:left w:val="nil"/>
              <w:bottom w:val="single" w:sz="4" w:space="0" w:color="auto"/>
              <w:right w:val="single" w:sz="4" w:space="0" w:color="auto"/>
            </w:tcBorders>
          </w:tcPr>
          <w:p w14:paraId="139909E0"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3</w:t>
            </w:r>
          </w:p>
        </w:tc>
        <w:tc>
          <w:tcPr>
            <w:tcW w:w="1123" w:type="dxa"/>
            <w:tcBorders>
              <w:top w:val="nil"/>
              <w:left w:val="single" w:sz="4" w:space="0" w:color="auto"/>
              <w:bottom w:val="single" w:sz="4" w:space="0" w:color="auto"/>
              <w:right w:val="single" w:sz="4" w:space="0" w:color="auto"/>
            </w:tcBorders>
            <w:hideMark/>
          </w:tcPr>
          <w:p w14:paraId="711C8AE6"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107" w:type="dxa"/>
            <w:tcBorders>
              <w:top w:val="nil"/>
              <w:left w:val="nil"/>
              <w:bottom w:val="single" w:sz="4" w:space="0" w:color="auto"/>
              <w:right w:val="single" w:sz="4" w:space="0" w:color="auto"/>
            </w:tcBorders>
            <w:hideMark/>
          </w:tcPr>
          <w:p w14:paraId="6F09800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5A828582"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6D100D" w:rsidRPr="006905A9">
              <w:rPr>
                <w:rFonts w:asciiTheme="minorHAnsi" w:eastAsia="Times New Roman" w:hAnsiTheme="minorHAnsi"/>
                <w:sz w:val="18"/>
                <w:szCs w:val="18"/>
                <w:lang w:val="en-US"/>
              </w:rPr>
              <w:t>19</w:t>
            </w:r>
          </w:p>
        </w:tc>
        <w:tc>
          <w:tcPr>
            <w:tcW w:w="1249" w:type="dxa"/>
            <w:tcBorders>
              <w:top w:val="nil"/>
              <w:left w:val="nil"/>
              <w:bottom w:val="single" w:sz="4" w:space="0" w:color="auto"/>
              <w:right w:val="single" w:sz="4" w:space="0" w:color="auto"/>
            </w:tcBorders>
            <w:hideMark/>
          </w:tcPr>
          <w:p w14:paraId="5C489FC5"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692636B5"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58B69933"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7C4E70E5"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B180a</w:t>
            </w:r>
          </w:p>
        </w:tc>
        <w:tc>
          <w:tcPr>
            <w:tcW w:w="831" w:type="dxa"/>
            <w:tcBorders>
              <w:top w:val="single" w:sz="4" w:space="0" w:color="auto"/>
              <w:left w:val="nil"/>
              <w:bottom w:val="single" w:sz="4" w:space="0" w:color="auto"/>
              <w:right w:val="single" w:sz="4" w:space="0" w:color="auto"/>
            </w:tcBorders>
          </w:tcPr>
          <w:p w14:paraId="684E0E94"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3</w:t>
            </w:r>
          </w:p>
        </w:tc>
        <w:tc>
          <w:tcPr>
            <w:tcW w:w="1123" w:type="dxa"/>
            <w:tcBorders>
              <w:top w:val="nil"/>
              <w:left w:val="single" w:sz="4" w:space="0" w:color="auto"/>
              <w:bottom w:val="single" w:sz="4" w:space="0" w:color="auto"/>
              <w:right w:val="single" w:sz="4" w:space="0" w:color="auto"/>
            </w:tcBorders>
            <w:hideMark/>
          </w:tcPr>
          <w:p w14:paraId="15923AA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107" w:type="dxa"/>
            <w:tcBorders>
              <w:top w:val="nil"/>
              <w:left w:val="nil"/>
              <w:bottom w:val="single" w:sz="4" w:space="0" w:color="auto"/>
              <w:right w:val="single" w:sz="4" w:space="0" w:color="auto"/>
            </w:tcBorders>
            <w:hideMark/>
          </w:tcPr>
          <w:p w14:paraId="25E1E2C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2017-04-05</w:t>
            </w:r>
          </w:p>
        </w:tc>
        <w:tc>
          <w:tcPr>
            <w:tcW w:w="1098" w:type="dxa"/>
            <w:tcBorders>
              <w:top w:val="nil"/>
              <w:left w:val="nil"/>
              <w:bottom w:val="single" w:sz="4" w:space="0" w:color="auto"/>
              <w:right w:val="single" w:sz="4" w:space="0" w:color="auto"/>
            </w:tcBorders>
            <w:hideMark/>
          </w:tcPr>
          <w:p w14:paraId="65C6B826" w14:textId="5A1FC3A0"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781EF4" w:rsidRPr="006905A9">
              <w:rPr>
                <w:rFonts w:asciiTheme="minorHAnsi" w:eastAsia="Times New Roman" w:hAnsiTheme="minorHAnsi"/>
                <w:sz w:val="18"/>
                <w:szCs w:val="18"/>
                <w:lang w:val="en-US"/>
              </w:rPr>
              <w:t>24</w:t>
            </w:r>
          </w:p>
        </w:tc>
        <w:tc>
          <w:tcPr>
            <w:tcW w:w="1249" w:type="dxa"/>
            <w:tcBorders>
              <w:top w:val="nil"/>
              <w:left w:val="nil"/>
              <w:bottom w:val="single" w:sz="4" w:space="0" w:color="auto"/>
              <w:right w:val="single" w:sz="4" w:space="0" w:color="auto"/>
            </w:tcBorders>
            <w:hideMark/>
          </w:tcPr>
          <w:p w14:paraId="1393764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1B2E426A" w14:textId="6D726F2B"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09965B1F" w14:textId="77777777" w:rsidTr="00A330FA">
        <w:trPr>
          <w:trHeight w:val="300"/>
        </w:trPr>
        <w:tc>
          <w:tcPr>
            <w:tcW w:w="1127" w:type="dxa"/>
            <w:tcBorders>
              <w:top w:val="nil"/>
              <w:left w:val="single" w:sz="4" w:space="0" w:color="auto"/>
              <w:bottom w:val="single" w:sz="4" w:space="0" w:color="auto"/>
              <w:right w:val="single" w:sz="4" w:space="0" w:color="auto"/>
            </w:tcBorders>
          </w:tcPr>
          <w:p w14:paraId="7020184F"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B180b</w:t>
            </w:r>
          </w:p>
        </w:tc>
        <w:tc>
          <w:tcPr>
            <w:tcW w:w="831" w:type="dxa"/>
            <w:tcBorders>
              <w:top w:val="single" w:sz="4" w:space="0" w:color="auto"/>
              <w:left w:val="nil"/>
              <w:bottom w:val="single" w:sz="4" w:space="0" w:color="auto"/>
              <w:right w:val="single" w:sz="4" w:space="0" w:color="auto"/>
            </w:tcBorders>
          </w:tcPr>
          <w:p w14:paraId="1A51864A"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3</w:t>
            </w:r>
          </w:p>
        </w:tc>
        <w:tc>
          <w:tcPr>
            <w:tcW w:w="1123" w:type="dxa"/>
            <w:tcBorders>
              <w:top w:val="nil"/>
              <w:left w:val="single" w:sz="4" w:space="0" w:color="auto"/>
              <w:bottom w:val="single" w:sz="4" w:space="0" w:color="auto"/>
              <w:right w:val="single" w:sz="4" w:space="0" w:color="auto"/>
            </w:tcBorders>
          </w:tcPr>
          <w:p w14:paraId="44997476"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107" w:type="dxa"/>
            <w:tcBorders>
              <w:top w:val="nil"/>
              <w:left w:val="nil"/>
              <w:bottom w:val="single" w:sz="4" w:space="0" w:color="auto"/>
              <w:right w:val="single" w:sz="4" w:space="0" w:color="auto"/>
            </w:tcBorders>
          </w:tcPr>
          <w:p w14:paraId="4E15B9D1"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2017-04-05</w:t>
            </w:r>
          </w:p>
        </w:tc>
        <w:tc>
          <w:tcPr>
            <w:tcW w:w="1098" w:type="dxa"/>
            <w:tcBorders>
              <w:top w:val="nil"/>
              <w:left w:val="nil"/>
              <w:bottom w:val="single" w:sz="4" w:space="0" w:color="auto"/>
              <w:right w:val="single" w:sz="4" w:space="0" w:color="auto"/>
            </w:tcBorders>
          </w:tcPr>
          <w:p w14:paraId="328676CB"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56536A" w:rsidRPr="006905A9">
              <w:rPr>
                <w:rFonts w:asciiTheme="minorHAnsi" w:eastAsia="Times New Roman" w:hAnsiTheme="minorHAnsi"/>
                <w:sz w:val="18"/>
                <w:szCs w:val="18"/>
                <w:lang w:val="en-US"/>
              </w:rPr>
              <w:t>19</w:t>
            </w:r>
          </w:p>
        </w:tc>
        <w:tc>
          <w:tcPr>
            <w:tcW w:w="1249" w:type="dxa"/>
            <w:tcBorders>
              <w:top w:val="nil"/>
              <w:left w:val="nil"/>
              <w:bottom w:val="single" w:sz="4" w:space="0" w:color="auto"/>
              <w:right w:val="single" w:sz="4" w:space="0" w:color="auto"/>
            </w:tcBorders>
          </w:tcPr>
          <w:p w14:paraId="6B882ADA"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61E0D69E"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5BAFB889" w14:textId="77777777" w:rsidTr="00A330FA">
        <w:trPr>
          <w:trHeight w:val="300"/>
        </w:trPr>
        <w:tc>
          <w:tcPr>
            <w:tcW w:w="1127" w:type="dxa"/>
            <w:tcBorders>
              <w:top w:val="nil"/>
              <w:left w:val="single" w:sz="4" w:space="0" w:color="auto"/>
              <w:bottom w:val="single" w:sz="4" w:space="0" w:color="auto"/>
              <w:right w:val="single" w:sz="4" w:space="0" w:color="auto"/>
            </w:tcBorders>
          </w:tcPr>
          <w:p w14:paraId="68326111"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B180c</w:t>
            </w:r>
          </w:p>
        </w:tc>
        <w:tc>
          <w:tcPr>
            <w:tcW w:w="831" w:type="dxa"/>
            <w:tcBorders>
              <w:top w:val="single" w:sz="4" w:space="0" w:color="auto"/>
              <w:left w:val="nil"/>
              <w:bottom w:val="single" w:sz="4" w:space="0" w:color="auto"/>
              <w:right w:val="single" w:sz="4" w:space="0" w:color="auto"/>
            </w:tcBorders>
          </w:tcPr>
          <w:p w14:paraId="6FC2BAD7"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3</w:t>
            </w:r>
          </w:p>
        </w:tc>
        <w:tc>
          <w:tcPr>
            <w:tcW w:w="1123" w:type="dxa"/>
            <w:tcBorders>
              <w:top w:val="nil"/>
              <w:left w:val="single" w:sz="4" w:space="0" w:color="auto"/>
              <w:bottom w:val="single" w:sz="4" w:space="0" w:color="auto"/>
              <w:right w:val="single" w:sz="4" w:space="0" w:color="auto"/>
            </w:tcBorders>
          </w:tcPr>
          <w:p w14:paraId="1C86B900"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2017-04-03</w:t>
            </w:r>
          </w:p>
        </w:tc>
        <w:tc>
          <w:tcPr>
            <w:tcW w:w="1107" w:type="dxa"/>
            <w:tcBorders>
              <w:top w:val="nil"/>
              <w:left w:val="nil"/>
              <w:bottom w:val="single" w:sz="4" w:space="0" w:color="auto"/>
              <w:right w:val="single" w:sz="4" w:space="0" w:color="auto"/>
            </w:tcBorders>
          </w:tcPr>
          <w:p w14:paraId="7774083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2017-04-05</w:t>
            </w:r>
          </w:p>
        </w:tc>
        <w:tc>
          <w:tcPr>
            <w:tcW w:w="1098" w:type="dxa"/>
            <w:tcBorders>
              <w:top w:val="nil"/>
              <w:left w:val="nil"/>
              <w:bottom w:val="single" w:sz="4" w:space="0" w:color="auto"/>
              <w:right w:val="single" w:sz="4" w:space="0" w:color="auto"/>
            </w:tcBorders>
          </w:tcPr>
          <w:p w14:paraId="396D2B29"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CD413C" w:rsidRPr="006905A9">
              <w:rPr>
                <w:rFonts w:asciiTheme="minorHAnsi" w:eastAsia="Times New Roman" w:hAnsiTheme="minorHAnsi"/>
                <w:sz w:val="18"/>
                <w:szCs w:val="18"/>
                <w:lang w:val="en-US"/>
              </w:rPr>
              <w:t>19</w:t>
            </w:r>
          </w:p>
        </w:tc>
        <w:tc>
          <w:tcPr>
            <w:tcW w:w="1249" w:type="dxa"/>
            <w:tcBorders>
              <w:top w:val="nil"/>
              <w:left w:val="nil"/>
              <w:bottom w:val="single" w:sz="4" w:space="0" w:color="auto"/>
              <w:right w:val="single" w:sz="4" w:space="0" w:color="auto"/>
            </w:tcBorders>
          </w:tcPr>
          <w:p w14:paraId="2C1D8875"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0408ABB4"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6891F61B"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7F4736AF"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I3</w:t>
            </w:r>
          </w:p>
        </w:tc>
        <w:tc>
          <w:tcPr>
            <w:tcW w:w="831" w:type="dxa"/>
            <w:tcBorders>
              <w:top w:val="single" w:sz="4" w:space="0" w:color="auto"/>
              <w:left w:val="nil"/>
              <w:bottom w:val="single" w:sz="4" w:space="0" w:color="auto"/>
              <w:right w:val="single" w:sz="4" w:space="0" w:color="auto"/>
            </w:tcBorders>
          </w:tcPr>
          <w:p w14:paraId="6A09CC63"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4</w:t>
            </w:r>
          </w:p>
        </w:tc>
        <w:tc>
          <w:tcPr>
            <w:tcW w:w="1123" w:type="dxa"/>
            <w:tcBorders>
              <w:top w:val="nil"/>
              <w:left w:val="single" w:sz="4" w:space="0" w:color="auto"/>
              <w:bottom w:val="single" w:sz="4" w:space="0" w:color="auto"/>
              <w:right w:val="single" w:sz="4" w:space="0" w:color="auto"/>
            </w:tcBorders>
            <w:hideMark/>
          </w:tcPr>
          <w:p w14:paraId="14F2D2B3"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2017-04-10</w:t>
            </w:r>
          </w:p>
        </w:tc>
        <w:tc>
          <w:tcPr>
            <w:tcW w:w="1107" w:type="dxa"/>
            <w:tcBorders>
              <w:top w:val="nil"/>
              <w:left w:val="nil"/>
              <w:bottom w:val="single" w:sz="4" w:space="0" w:color="auto"/>
              <w:right w:val="single" w:sz="4" w:space="0" w:color="auto"/>
            </w:tcBorders>
            <w:hideMark/>
          </w:tcPr>
          <w:p w14:paraId="4289E39C"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2017-04-12</w:t>
            </w:r>
          </w:p>
        </w:tc>
        <w:tc>
          <w:tcPr>
            <w:tcW w:w="1098" w:type="dxa"/>
            <w:tcBorders>
              <w:top w:val="nil"/>
              <w:left w:val="nil"/>
              <w:bottom w:val="single" w:sz="4" w:space="0" w:color="auto"/>
              <w:right w:val="single" w:sz="4" w:space="0" w:color="auto"/>
            </w:tcBorders>
            <w:hideMark/>
          </w:tcPr>
          <w:p w14:paraId="3EEDB58F" w14:textId="664676B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F86BBB" w:rsidRPr="006905A9">
              <w:rPr>
                <w:rFonts w:asciiTheme="minorHAnsi" w:eastAsia="Times New Roman" w:hAnsiTheme="minorHAnsi"/>
                <w:sz w:val="18"/>
                <w:szCs w:val="18"/>
                <w:lang w:val="en-US"/>
              </w:rPr>
              <w:t>26</w:t>
            </w:r>
          </w:p>
        </w:tc>
        <w:tc>
          <w:tcPr>
            <w:tcW w:w="1249" w:type="dxa"/>
            <w:tcBorders>
              <w:top w:val="nil"/>
              <w:left w:val="nil"/>
              <w:bottom w:val="single" w:sz="4" w:space="0" w:color="auto"/>
              <w:right w:val="single" w:sz="4" w:space="0" w:color="auto"/>
            </w:tcBorders>
            <w:hideMark/>
          </w:tcPr>
          <w:p w14:paraId="405AF947"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7D19F9D2" w14:textId="26477782" w:rsidR="005C1C8F" w:rsidRPr="006905A9" w:rsidRDefault="005C1C8F" w:rsidP="00F86BBB">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1B226F28"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429B5DB9"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B146</w:t>
            </w:r>
          </w:p>
        </w:tc>
        <w:tc>
          <w:tcPr>
            <w:tcW w:w="831" w:type="dxa"/>
            <w:tcBorders>
              <w:top w:val="single" w:sz="4" w:space="0" w:color="auto"/>
              <w:left w:val="nil"/>
              <w:bottom w:val="single" w:sz="4" w:space="0" w:color="auto"/>
              <w:right w:val="single" w:sz="4" w:space="0" w:color="auto"/>
            </w:tcBorders>
          </w:tcPr>
          <w:p w14:paraId="5D675BF8"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4</w:t>
            </w:r>
          </w:p>
        </w:tc>
        <w:tc>
          <w:tcPr>
            <w:tcW w:w="1123" w:type="dxa"/>
            <w:tcBorders>
              <w:top w:val="nil"/>
              <w:left w:val="single" w:sz="4" w:space="0" w:color="auto"/>
              <w:bottom w:val="single" w:sz="4" w:space="0" w:color="auto"/>
              <w:right w:val="single" w:sz="4" w:space="0" w:color="auto"/>
            </w:tcBorders>
            <w:hideMark/>
          </w:tcPr>
          <w:p w14:paraId="61402A29"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2017-04-10</w:t>
            </w:r>
          </w:p>
        </w:tc>
        <w:tc>
          <w:tcPr>
            <w:tcW w:w="1107" w:type="dxa"/>
            <w:tcBorders>
              <w:top w:val="nil"/>
              <w:left w:val="nil"/>
              <w:bottom w:val="single" w:sz="4" w:space="0" w:color="auto"/>
              <w:right w:val="single" w:sz="4" w:space="0" w:color="auto"/>
            </w:tcBorders>
            <w:hideMark/>
          </w:tcPr>
          <w:p w14:paraId="759E4467"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2017-04-12</w:t>
            </w:r>
          </w:p>
        </w:tc>
        <w:tc>
          <w:tcPr>
            <w:tcW w:w="1098" w:type="dxa"/>
            <w:tcBorders>
              <w:top w:val="nil"/>
              <w:left w:val="nil"/>
              <w:bottom w:val="single" w:sz="4" w:space="0" w:color="auto"/>
              <w:right w:val="single" w:sz="4" w:space="0" w:color="auto"/>
            </w:tcBorders>
            <w:hideMark/>
          </w:tcPr>
          <w:p w14:paraId="53B317A2" w14:textId="50CB613C"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F86BBB" w:rsidRPr="006905A9">
              <w:rPr>
                <w:rFonts w:asciiTheme="minorHAnsi" w:eastAsia="Times New Roman" w:hAnsiTheme="minorHAnsi"/>
                <w:sz w:val="18"/>
                <w:szCs w:val="18"/>
                <w:lang w:val="en-US"/>
              </w:rPr>
              <w:t>26</w:t>
            </w:r>
          </w:p>
        </w:tc>
        <w:tc>
          <w:tcPr>
            <w:tcW w:w="1249" w:type="dxa"/>
            <w:tcBorders>
              <w:top w:val="nil"/>
              <w:left w:val="nil"/>
              <w:bottom w:val="single" w:sz="4" w:space="0" w:color="auto"/>
              <w:right w:val="single" w:sz="4" w:space="0" w:color="auto"/>
            </w:tcBorders>
            <w:hideMark/>
          </w:tcPr>
          <w:p w14:paraId="189E7134"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11699915" w14:textId="2C4EA0D6" w:rsidR="005C1C8F" w:rsidRPr="006905A9" w:rsidRDefault="005C1C8F" w:rsidP="00531BEE">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705CACC6"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130F11AC" w14:textId="7E61E9E3"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B148</w:t>
            </w:r>
          </w:p>
        </w:tc>
        <w:tc>
          <w:tcPr>
            <w:tcW w:w="831" w:type="dxa"/>
            <w:tcBorders>
              <w:top w:val="single" w:sz="4" w:space="0" w:color="auto"/>
              <w:left w:val="nil"/>
              <w:bottom w:val="single" w:sz="4" w:space="0" w:color="auto"/>
              <w:right w:val="single" w:sz="4" w:space="0" w:color="auto"/>
            </w:tcBorders>
          </w:tcPr>
          <w:p w14:paraId="4425B98B"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4</w:t>
            </w:r>
          </w:p>
        </w:tc>
        <w:tc>
          <w:tcPr>
            <w:tcW w:w="1123" w:type="dxa"/>
            <w:tcBorders>
              <w:top w:val="nil"/>
              <w:left w:val="single" w:sz="4" w:space="0" w:color="auto"/>
              <w:bottom w:val="single" w:sz="4" w:space="0" w:color="auto"/>
              <w:right w:val="single" w:sz="4" w:space="0" w:color="auto"/>
            </w:tcBorders>
            <w:hideMark/>
          </w:tcPr>
          <w:p w14:paraId="764BDCF7"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2017-04-10</w:t>
            </w:r>
          </w:p>
        </w:tc>
        <w:tc>
          <w:tcPr>
            <w:tcW w:w="1107" w:type="dxa"/>
            <w:tcBorders>
              <w:top w:val="nil"/>
              <w:left w:val="nil"/>
              <w:bottom w:val="single" w:sz="4" w:space="0" w:color="auto"/>
              <w:right w:val="single" w:sz="4" w:space="0" w:color="auto"/>
            </w:tcBorders>
            <w:hideMark/>
          </w:tcPr>
          <w:p w14:paraId="5768D6E8"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2017-04-12</w:t>
            </w:r>
          </w:p>
        </w:tc>
        <w:tc>
          <w:tcPr>
            <w:tcW w:w="1098" w:type="dxa"/>
            <w:tcBorders>
              <w:top w:val="nil"/>
              <w:left w:val="nil"/>
              <w:bottom w:val="single" w:sz="4" w:space="0" w:color="auto"/>
              <w:right w:val="single" w:sz="4" w:space="0" w:color="auto"/>
            </w:tcBorders>
            <w:hideMark/>
          </w:tcPr>
          <w:p w14:paraId="6C0960C3" w14:textId="0FA0A679"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781EF4" w:rsidRPr="006905A9">
              <w:rPr>
                <w:rFonts w:asciiTheme="minorHAnsi" w:eastAsia="Times New Roman" w:hAnsiTheme="minorHAnsi"/>
                <w:sz w:val="18"/>
                <w:szCs w:val="18"/>
                <w:lang w:val="en-US"/>
              </w:rPr>
              <w:t>24</w:t>
            </w:r>
          </w:p>
        </w:tc>
        <w:tc>
          <w:tcPr>
            <w:tcW w:w="1249" w:type="dxa"/>
            <w:tcBorders>
              <w:top w:val="nil"/>
              <w:left w:val="nil"/>
              <w:bottom w:val="single" w:sz="4" w:space="0" w:color="auto"/>
              <w:right w:val="single" w:sz="4" w:space="0" w:color="auto"/>
            </w:tcBorders>
            <w:hideMark/>
          </w:tcPr>
          <w:p w14:paraId="3ED21AEA"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1D5F6970" w14:textId="5E6D8AC1"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19385288"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2E5D25E3"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B149a</w:t>
            </w:r>
          </w:p>
        </w:tc>
        <w:tc>
          <w:tcPr>
            <w:tcW w:w="831" w:type="dxa"/>
            <w:tcBorders>
              <w:top w:val="single" w:sz="4" w:space="0" w:color="auto"/>
              <w:left w:val="nil"/>
              <w:bottom w:val="single" w:sz="4" w:space="0" w:color="auto"/>
              <w:right w:val="single" w:sz="4" w:space="0" w:color="auto"/>
            </w:tcBorders>
          </w:tcPr>
          <w:p w14:paraId="468335FA"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4</w:t>
            </w:r>
          </w:p>
        </w:tc>
        <w:tc>
          <w:tcPr>
            <w:tcW w:w="1123" w:type="dxa"/>
            <w:tcBorders>
              <w:top w:val="nil"/>
              <w:left w:val="single" w:sz="4" w:space="0" w:color="auto"/>
              <w:bottom w:val="single" w:sz="4" w:space="0" w:color="auto"/>
              <w:right w:val="single" w:sz="4" w:space="0" w:color="auto"/>
            </w:tcBorders>
            <w:hideMark/>
          </w:tcPr>
          <w:p w14:paraId="32BAA0B9"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2017-04-10</w:t>
            </w:r>
          </w:p>
        </w:tc>
        <w:tc>
          <w:tcPr>
            <w:tcW w:w="1107" w:type="dxa"/>
            <w:tcBorders>
              <w:top w:val="nil"/>
              <w:left w:val="nil"/>
              <w:bottom w:val="single" w:sz="4" w:space="0" w:color="auto"/>
              <w:right w:val="single" w:sz="4" w:space="0" w:color="auto"/>
            </w:tcBorders>
            <w:hideMark/>
          </w:tcPr>
          <w:p w14:paraId="3CB49813"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2017-04-12</w:t>
            </w:r>
          </w:p>
        </w:tc>
        <w:tc>
          <w:tcPr>
            <w:tcW w:w="1098" w:type="dxa"/>
            <w:tcBorders>
              <w:top w:val="nil"/>
              <w:left w:val="nil"/>
              <w:bottom w:val="single" w:sz="4" w:space="0" w:color="auto"/>
              <w:right w:val="single" w:sz="4" w:space="0" w:color="auto"/>
            </w:tcBorders>
            <w:hideMark/>
          </w:tcPr>
          <w:p w14:paraId="773AD396" w14:textId="211F1F2A"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781EF4" w:rsidRPr="006905A9">
              <w:rPr>
                <w:rFonts w:asciiTheme="minorHAnsi" w:eastAsia="Times New Roman" w:hAnsiTheme="minorHAnsi"/>
                <w:sz w:val="18"/>
                <w:szCs w:val="18"/>
                <w:lang w:val="en-US"/>
              </w:rPr>
              <w:t>24</w:t>
            </w:r>
          </w:p>
        </w:tc>
        <w:tc>
          <w:tcPr>
            <w:tcW w:w="1249" w:type="dxa"/>
            <w:tcBorders>
              <w:top w:val="nil"/>
              <w:left w:val="nil"/>
              <w:bottom w:val="single" w:sz="4" w:space="0" w:color="auto"/>
              <w:right w:val="single" w:sz="4" w:space="0" w:color="auto"/>
            </w:tcBorders>
            <w:hideMark/>
          </w:tcPr>
          <w:p w14:paraId="26D414A9"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312951EA" w14:textId="563DE44F"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2958340E" w14:textId="77777777" w:rsidTr="00A330FA">
        <w:trPr>
          <w:trHeight w:val="300"/>
        </w:trPr>
        <w:tc>
          <w:tcPr>
            <w:tcW w:w="1127" w:type="dxa"/>
            <w:tcBorders>
              <w:top w:val="nil"/>
              <w:left w:val="single" w:sz="4" w:space="0" w:color="auto"/>
              <w:bottom w:val="single" w:sz="4" w:space="0" w:color="auto"/>
              <w:right w:val="single" w:sz="4" w:space="0" w:color="auto"/>
            </w:tcBorders>
          </w:tcPr>
          <w:p w14:paraId="20C2DAB0"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B149b</w:t>
            </w:r>
          </w:p>
        </w:tc>
        <w:tc>
          <w:tcPr>
            <w:tcW w:w="831" w:type="dxa"/>
            <w:tcBorders>
              <w:top w:val="single" w:sz="4" w:space="0" w:color="auto"/>
              <w:left w:val="nil"/>
              <w:bottom w:val="single" w:sz="4" w:space="0" w:color="auto"/>
              <w:right w:val="single" w:sz="4" w:space="0" w:color="auto"/>
            </w:tcBorders>
          </w:tcPr>
          <w:p w14:paraId="6E4C5D03"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4</w:t>
            </w:r>
          </w:p>
        </w:tc>
        <w:tc>
          <w:tcPr>
            <w:tcW w:w="1123" w:type="dxa"/>
            <w:tcBorders>
              <w:top w:val="nil"/>
              <w:left w:val="single" w:sz="4" w:space="0" w:color="auto"/>
              <w:bottom w:val="single" w:sz="4" w:space="0" w:color="auto"/>
              <w:right w:val="single" w:sz="4" w:space="0" w:color="auto"/>
            </w:tcBorders>
          </w:tcPr>
          <w:p w14:paraId="02993C72"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2017-04-12</w:t>
            </w:r>
          </w:p>
        </w:tc>
        <w:tc>
          <w:tcPr>
            <w:tcW w:w="1107" w:type="dxa"/>
            <w:tcBorders>
              <w:top w:val="nil"/>
              <w:left w:val="nil"/>
              <w:bottom w:val="single" w:sz="4" w:space="0" w:color="auto"/>
              <w:right w:val="single" w:sz="4" w:space="0" w:color="auto"/>
            </w:tcBorders>
          </w:tcPr>
          <w:p w14:paraId="4BB09ABC"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2017-04-12</w:t>
            </w:r>
          </w:p>
        </w:tc>
        <w:tc>
          <w:tcPr>
            <w:tcW w:w="1098" w:type="dxa"/>
            <w:tcBorders>
              <w:top w:val="nil"/>
              <w:left w:val="nil"/>
              <w:bottom w:val="single" w:sz="4" w:space="0" w:color="auto"/>
              <w:right w:val="single" w:sz="4" w:space="0" w:color="auto"/>
            </w:tcBorders>
          </w:tcPr>
          <w:p w14:paraId="512CF66A" w14:textId="41FB525E"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781EF4" w:rsidRPr="006905A9">
              <w:rPr>
                <w:rFonts w:asciiTheme="minorHAnsi" w:eastAsia="Times New Roman" w:hAnsiTheme="minorHAnsi"/>
                <w:sz w:val="18"/>
                <w:szCs w:val="18"/>
                <w:lang w:val="en-US"/>
              </w:rPr>
              <w:t>24</w:t>
            </w:r>
          </w:p>
        </w:tc>
        <w:tc>
          <w:tcPr>
            <w:tcW w:w="1249" w:type="dxa"/>
            <w:tcBorders>
              <w:top w:val="nil"/>
              <w:left w:val="nil"/>
              <w:bottom w:val="single" w:sz="4" w:space="0" w:color="auto"/>
              <w:right w:val="single" w:sz="4" w:space="0" w:color="auto"/>
            </w:tcBorders>
          </w:tcPr>
          <w:p w14:paraId="44F6225D"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31912C2B" w14:textId="1F6C8BF5" w:rsidR="005C1C8F" w:rsidRPr="006905A9" w:rsidRDefault="00CD413C" w:rsidP="00CD413C">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xml:space="preserve"> </w:t>
            </w:r>
          </w:p>
        </w:tc>
      </w:tr>
      <w:tr w:rsidR="006D100D" w:rsidRPr="006D100D" w14:paraId="552B31E3"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37D1CD09"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B150</w:t>
            </w:r>
          </w:p>
        </w:tc>
        <w:tc>
          <w:tcPr>
            <w:tcW w:w="831" w:type="dxa"/>
            <w:tcBorders>
              <w:top w:val="single" w:sz="4" w:space="0" w:color="auto"/>
              <w:left w:val="nil"/>
              <w:bottom w:val="single" w:sz="4" w:space="0" w:color="auto"/>
              <w:right w:val="single" w:sz="4" w:space="0" w:color="auto"/>
            </w:tcBorders>
          </w:tcPr>
          <w:p w14:paraId="06B3A4D8"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4</w:t>
            </w:r>
          </w:p>
        </w:tc>
        <w:tc>
          <w:tcPr>
            <w:tcW w:w="1123" w:type="dxa"/>
            <w:tcBorders>
              <w:top w:val="nil"/>
              <w:left w:val="single" w:sz="4" w:space="0" w:color="auto"/>
              <w:bottom w:val="single" w:sz="4" w:space="0" w:color="auto"/>
              <w:right w:val="single" w:sz="4" w:space="0" w:color="auto"/>
            </w:tcBorders>
            <w:hideMark/>
          </w:tcPr>
          <w:p w14:paraId="34C7AC64"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2017-04-10</w:t>
            </w:r>
          </w:p>
        </w:tc>
        <w:tc>
          <w:tcPr>
            <w:tcW w:w="1107" w:type="dxa"/>
            <w:tcBorders>
              <w:top w:val="nil"/>
              <w:left w:val="nil"/>
              <w:bottom w:val="single" w:sz="4" w:space="0" w:color="auto"/>
              <w:right w:val="single" w:sz="4" w:space="0" w:color="auto"/>
            </w:tcBorders>
            <w:hideMark/>
          </w:tcPr>
          <w:p w14:paraId="6B2D3B76"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2017-04-12</w:t>
            </w:r>
          </w:p>
        </w:tc>
        <w:tc>
          <w:tcPr>
            <w:tcW w:w="1098" w:type="dxa"/>
            <w:tcBorders>
              <w:top w:val="nil"/>
              <w:left w:val="nil"/>
              <w:bottom w:val="single" w:sz="4" w:space="0" w:color="auto"/>
              <w:right w:val="single" w:sz="4" w:space="0" w:color="auto"/>
            </w:tcBorders>
            <w:hideMark/>
          </w:tcPr>
          <w:p w14:paraId="414F147B" w14:textId="6193BE42"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781EF4" w:rsidRPr="006905A9">
              <w:rPr>
                <w:rFonts w:asciiTheme="minorHAnsi" w:eastAsia="Times New Roman" w:hAnsiTheme="minorHAnsi"/>
                <w:sz w:val="18"/>
                <w:szCs w:val="18"/>
                <w:lang w:val="en-US"/>
              </w:rPr>
              <w:t>24</w:t>
            </w:r>
          </w:p>
        </w:tc>
        <w:tc>
          <w:tcPr>
            <w:tcW w:w="1249" w:type="dxa"/>
            <w:tcBorders>
              <w:top w:val="nil"/>
              <w:left w:val="nil"/>
              <w:bottom w:val="single" w:sz="4" w:space="0" w:color="auto"/>
              <w:right w:val="single" w:sz="4" w:space="0" w:color="auto"/>
            </w:tcBorders>
            <w:hideMark/>
          </w:tcPr>
          <w:p w14:paraId="11D17AD8"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2C6260E0" w14:textId="22420701"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60E29F04"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7525BA5D"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B151</w:t>
            </w:r>
          </w:p>
        </w:tc>
        <w:tc>
          <w:tcPr>
            <w:tcW w:w="831" w:type="dxa"/>
            <w:tcBorders>
              <w:top w:val="single" w:sz="4" w:space="0" w:color="auto"/>
              <w:left w:val="nil"/>
              <w:bottom w:val="single" w:sz="4" w:space="0" w:color="auto"/>
              <w:right w:val="single" w:sz="4" w:space="0" w:color="auto"/>
            </w:tcBorders>
          </w:tcPr>
          <w:p w14:paraId="436B6703"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4</w:t>
            </w:r>
          </w:p>
        </w:tc>
        <w:tc>
          <w:tcPr>
            <w:tcW w:w="1123" w:type="dxa"/>
            <w:tcBorders>
              <w:top w:val="nil"/>
              <w:left w:val="single" w:sz="4" w:space="0" w:color="auto"/>
              <w:bottom w:val="single" w:sz="4" w:space="0" w:color="auto"/>
              <w:right w:val="single" w:sz="4" w:space="0" w:color="auto"/>
            </w:tcBorders>
            <w:hideMark/>
          </w:tcPr>
          <w:p w14:paraId="0A5BC738"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2017-04-10</w:t>
            </w:r>
          </w:p>
        </w:tc>
        <w:tc>
          <w:tcPr>
            <w:tcW w:w="1107" w:type="dxa"/>
            <w:tcBorders>
              <w:top w:val="nil"/>
              <w:left w:val="nil"/>
              <w:bottom w:val="single" w:sz="4" w:space="0" w:color="auto"/>
              <w:right w:val="single" w:sz="4" w:space="0" w:color="auto"/>
            </w:tcBorders>
            <w:hideMark/>
          </w:tcPr>
          <w:p w14:paraId="7DF65CBF"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2017-04-12</w:t>
            </w:r>
          </w:p>
        </w:tc>
        <w:tc>
          <w:tcPr>
            <w:tcW w:w="1098" w:type="dxa"/>
            <w:tcBorders>
              <w:top w:val="nil"/>
              <w:left w:val="nil"/>
              <w:bottom w:val="single" w:sz="4" w:space="0" w:color="auto"/>
              <w:right w:val="single" w:sz="4" w:space="0" w:color="auto"/>
            </w:tcBorders>
            <w:hideMark/>
          </w:tcPr>
          <w:p w14:paraId="6F510E6F" w14:textId="38452C90"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F86BBB" w:rsidRPr="006905A9">
              <w:rPr>
                <w:rFonts w:asciiTheme="minorHAnsi" w:eastAsia="Times New Roman" w:hAnsiTheme="minorHAnsi"/>
                <w:sz w:val="18"/>
                <w:szCs w:val="18"/>
                <w:lang w:val="en-US"/>
              </w:rPr>
              <w:t>26</w:t>
            </w:r>
          </w:p>
        </w:tc>
        <w:tc>
          <w:tcPr>
            <w:tcW w:w="1249" w:type="dxa"/>
            <w:tcBorders>
              <w:top w:val="nil"/>
              <w:left w:val="nil"/>
              <w:bottom w:val="single" w:sz="4" w:space="0" w:color="auto"/>
              <w:right w:val="single" w:sz="4" w:space="0" w:color="auto"/>
            </w:tcBorders>
            <w:hideMark/>
          </w:tcPr>
          <w:p w14:paraId="13A3ACB1"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0924B93A" w14:textId="59B78CA0" w:rsidR="005C1C8F" w:rsidRPr="006905A9" w:rsidRDefault="005C1C8F" w:rsidP="00F86BBB">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6DB259E4"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70FB3816"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I46</w:t>
            </w:r>
          </w:p>
        </w:tc>
        <w:tc>
          <w:tcPr>
            <w:tcW w:w="831" w:type="dxa"/>
            <w:tcBorders>
              <w:top w:val="single" w:sz="4" w:space="0" w:color="auto"/>
              <w:left w:val="nil"/>
              <w:bottom w:val="single" w:sz="4" w:space="0" w:color="auto"/>
              <w:right w:val="single" w:sz="4" w:space="0" w:color="auto"/>
            </w:tcBorders>
          </w:tcPr>
          <w:p w14:paraId="70A3A9D0"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5</w:t>
            </w:r>
          </w:p>
        </w:tc>
        <w:tc>
          <w:tcPr>
            <w:tcW w:w="1123" w:type="dxa"/>
            <w:tcBorders>
              <w:top w:val="nil"/>
              <w:left w:val="single" w:sz="4" w:space="0" w:color="auto"/>
              <w:bottom w:val="single" w:sz="4" w:space="0" w:color="auto"/>
              <w:right w:val="single" w:sz="4" w:space="0" w:color="auto"/>
            </w:tcBorders>
            <w:hideMark/>
          </w:tcPr>
          <w:p w14:paraId="51B67A49"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2017-04-19</w:t>
            </w:r>
          </w:p>
        </w:tc>
        <w:tc>
          <w:tcPr>
            <w:tcW w:w="1107" w:type="dxa"/>
            <w:tcBorders>
              <w:top w:val="nil"/>
              <w:left w:val="nil"/>
              <w:bottom w:val="single" w:sz="4" w:space="0" w:color="auto"/>
              <w:right w:val="single" w:sz="4" w:space="0" w:color="auto"/>
            </w:tcBorders>
            <w:hideMark/>
          </w:tcPr>
          <w:p w14:paraId="607E27BF"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62C7B36F" w14:textId="7BF6C935"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781EF4" w:rsidRPr="006905A9">
              <w:rPr>
                <w:rFonts w:asciiTheme="minorHAnsi" w:eastAsia="Times New Roman" w:hAnsiTheme="minorHAnsi"/>
                <w:sz w:val="18"/>
                <w:szCs w:val="18"/>
                <w:lang w:val="en-US"/>
              </w:rPr>
              <w:t>24</w:t>
            </w:r>
          </w:p>
        </w:tc>
        <w:tc>
          <w:tcPr>
            <w:tcW w:w="1249" w:type="dxa"/>
            <w:tcBorders>
              <w:top w:val="nil"/>
              <w:left w:val="nil"/>
              <w:bottom w:val="single" w:sz="4" w:space="0" w:color="auto"/>
              <w:right w:val="single" w:sz="4" w:space="0" w:color="auto"/>
            </w:tcBorders>
            <w:hideMark/>
          </w:tcPr>
          <w:p w14:paraId="223B9C7E"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63EF4837" w14:textId="3718A65F"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4BD83C5B"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6E2F7FF4" w14:textId="21877573" w:rsidR="005C1C8F" w:rsidRPr="006905A9" w:rsidRDefault="008A243C" w:rsidP="006D100D">
            <w:pPr>
              <w:spacing w:before="0" w:after="0" w:line="240" w:lineRule="auto"/>
              <w:ind w:left="0"/>
              <w:rPr>
                <w:rFonts w:asciiTheme="minorHAnsi" w:eastAsia="Times New Roman" w:hAnsiTheme="minorHAnsi" w:cs="Arial"/>
                <w:color w:val="auto"/>
                <w:sz w:val="18"/>
                <w:szCs w:val="18"/>
                <w:lang w:val="en-US"/>
              </w:rPr>
            </w:pPr>
            <w:r>
              <w:rPr>
                <w:rFonts w:asciiTheme="minorHAnsi" w:eastAsia="Times New Roman" w:hAnsiTheme="minorHAnsi" w:cs="Arial"/>
                <w:color w:val="auto"/>
                <w:sz w:val="18"/>
                <w:szCs w:val="18"/>
                <w:lang w:val="en-US"/>
              </w:rPr>
              <w:t>B197</w:t>
            </w:r>
          </w:p>
        </w:tc>
        <w:tc>
          <w:tcPr>
            <w:tcW w:w="831" w:type="dxa"/>
            <w:tcBorders>
              <w:top w:val="single" w:sz="4" w:space="0" w:color="auto"/>
              <w:left w:val="nil"/>
              <w:bottom w:val="single" w:sz="4" w:space="0" w:color="auto"/>
              <w:right w:val="single" w:sz="4" w:space="0" w:color="auto"/>
            </w:tcBorders>
          </w:tcPr>
          <w:p w14:paraId="2F4CA4DC"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5</w:t>
            </w:r>
          </w:p>
        </w:tc>
        <w:tc>
          <w:tcPr>
            <w:tcW w:w="1123" w:type="dxa"/>
            <w:tcBorders>
              <w:top w:val="nil"/>
              <w:left w:val="single" w:sz="4" w:space="0" w:color="auto"/>
              <w:bottom w:val="single" w:sz="4" w:space="0" w:color="auto"/>
              <w:right w:val="single" w:sz="4" w:space="0" w:color="auto"/>
            </w:tcBorders>
            <w:hideMark/>
          </w:tcPr>
          <w:p w14:paraId="2A5D5115" w14:textId="77777777" w:rsidR="005C1C8F" w:rsidRPr="006905A9" w:rsidRDefault="005C1C8F" w:rsidP="00CD413C">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CD413C" w:rsidRPr="006905A9">
              <w:rPr>
                <w:rFonts w:asciiTheme="minorHAnsi" w:eastAsia="Times New Roman" w:hAnsiTheme="minorHAnsi"/>
                <w:sz w:val="18"/>
                <w:szCs w:val="18"/>
                <w:lang w:val="en-US"/>
              </w:rPr>
              <w:t>19</w:t>
            </w:r>
          </w:p>
        </w:tc>
        <w:tc>
          <w:tcPr>
            <w:tcW w:w="1107" w:type="dxa"/>
            <w:tcBorders>
              <w:top w:val="nil"/>
              <w:left w:val="nil"/>
              <w:bottom w:val="single" w:sz="4" w:space="0" w:color="auto"/>
              <w:right w:val="single" w:sz="4" w:space="0" w:color="auto"/>
            </w:tcBorders>
            <w:hideMark/>
          </w:tcPr>
          <w:p w14:paraId="58FC5F34"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64DD4028" w14:textId="4591F149" w:rsidR="005C1C8F" w:rsidRPr="006905A9" w:rsidRDefault="005C1C8F" w:rsidP="00823755">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781EF4" w:rsidRPr="006905A9">
              <w:rPr>
                <w:rFonts w:asciiTheme="minorHAnsi" w:eastAsia="Times New Roman" w:hAnsiTheme="minorHAnsi"/>
                <w:sz w:val="18"/>
                <w:szCs w:val="18"/>
                <w:lang w:val="en-US"/>
              </w:rPr>
              <w:t>24</w:t>
            </w:r>
          </w:p>
        </w:tc>
        <w:tc>
          <w:tcPr>
            <w:tcW w:w="1249" w:type="dxa"/>
            <w:tcBorders>
              <w:top w:val="nil"/>
              <w:left w:val="nil"/>
              <w:bottom w:val="single" w:sz="4" w:space="0" w:color="auto"/>
              <w:right w:val="single" w:sz="4" w:space="0" w:color="auto"/>
            </w:tcBorders>
            <w:hideMark/>
          </w:tcPr>
          <w:p w14:paraId="16F31873"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06FDA60F" w14:textId="414C207A" w:rsidR="005C1C8F" w:rsidRPr="006905A9" w:rsidRDefault="008A243C" w:rsidP="006D100D">
            <w:pPr>
              <w:spacing w:before="0" w:after="0" w:line="240" w:lineRule="auto"/>
              <w:ind w:left="0"/>
              <w:rPr>
                <w:rFonts w:asciiTheme="minorHAnsi" w:eastAsia="Times New Roman" w:hAnsiTheme="minorHAnsi" w:cs="Arial"/>
                <w:color w:val="auto"/>
                <w:sz w:val="18"/>
                <w:szCs w:val="18"/>
                <w:lang w:val="en-US"/>
              </w:rPr>
            </w:pPr>
            <w:r>
              <w:rPr>
                <w:rFonts w:asciiTheme="minorHAnsi" w:eastAsia="Times New Roman" w:hAnsiTheme="minorHAnsi" w:cs="Arial"/>
                <w:color w:val="auto"/>
                <w:sz w:val="18"/>
                <w:szCs w:val="18"/>
                <w:lang w:val="en-US"/>
              </w:rPr>
              <w:t>Previously known as I47.</w:t>
            </w:r>
          </w:p>
        </w:tc>
      </w:tr>
      <w:tr w:rsidR="006D100D" w:rsidRPr="006D100D" w14:paraId="0F15CFD0"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41903DA9"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B157</w:t>
            </w:r>
          </w:p>
        </w:tc>
        <w:tc>
          <w:tcPr>
            <w:tcW w:w="831" w:type="dxa"/>
            <w:tcBorders>
              <w:top w:val="single" w:sz="4" w:space="0" w:color="auto"/>
              <w:left w:val="nil"/>
              <w:bottom w:val="single" w:sz="4" w:space="0" w:color="auto"/>
              <w:right w:val="single" w:sz="4" w:space="0" w:color="auto"/>
            </w:tcBorders>
          </w:tcPr>
          <w:p w14:paraId="559A44A0"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5</w:t>
            </w:r>
          </w:p>
        </w:tc>
        <w:tc>
          <w:tcPr>
            <w:tcW w:w="1123" w:type="dxa"/>
            <w:tcBorders>
              <w:top w:val="nil"/>
              <w:left w:val="single" w:sz="4" w:space="0" w:color="auto"/>
              <w:bottom w:val="single" w:sz="4" w:space="0" w:color="auto"/>
              <w:right w:val="single" w:sz="4" w:space="0" w:color="auto"/>
            </w:tcBorders>
            <w:hideMark/>
          </w:tcPr>
          <w:p w14:paraId="1A478BDD"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2017-04-19</w:t>
            </w:r>
          </w:p>
        </w:tc>
        <w:tc>
          <w:tcPr>
            <w:tcW w:w="1107" w:type="dxa"/>
            <w:tcBorders>
              <w:top w:val="nil"/>
              <w:left w:val="nil"/>
              <w:bottom w:val="single" w:sz="4" w:space="0" w:color="auto"/>
              <w:right w:val="single" w:sz="4" w:space="0" w:color="auto"/>
            </w:tcBorders>
            <w:hideMark/>
          </w:tcPr>
          <w:p w14:paraId="45CD59AD"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71F62B1F" w14:textId="0AE2611A" w:rsidR="005C1C8F" w:rsidRPr="006905A9" w:rsidRDefault="005C1C8F" w:rsidP="00823755">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781EF4" w:rsidRPr="006905A9">
              <w:rPr>
                <w:rFonts w:asciiTheme="minorHAnsi" w:eastAsia="Times New Roman" w:hAnsiTheme="minorHAnsi"/>
                <w:sz w:val="18"/>
                <w:szCs w:val="18"/>
                <w:lang w:val="en-US"/>
              </w:rPr>
              <w:t>24</w:t>
            </w:r>
          </w:p>
        </w:tc>
        <w:tc>
          <w:tcPr>
            <w:tcW w:w="1249" w:type="dxa"/>
            <w:tcBorders>
              <w:top w:val="nil"/>
              <w:left w:val="nil"/>
              <w:bottom w:val="single" w:sz="4" w:space="0" w:color="auto"/>
              <w:right w:val="single" w:sz="4" w:space="0" w:color="auto"/>
            </w:tcBorders>
            <w:hideMark/>
          </w:tcPr>
          <w:p w14:paraId="0BE125F9"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577A6F89" w14:textId="457FE080"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7BA3739F"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52D20766"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B158</w:t>
            </w:r>
          </w:p>
        </w:tc>
        <w:tc>
          <w:tcPr>
            <w:tcW w:w="831" w:type="dxa"/>
            <w:tcBorders>
              <w:top w:val="single" w:sz="4" w:space="0" w:color="auto"/>
              <w:left w:val="nil"/>
              <w:bottom w:val="single" w:sz="4" w:space="0" w:color="auto"/>
              <w:right w:val="single" w:sz="4" w:space="0" w:color="auto"/>
            </w:tcBorders>
          </w:tcPr>
          <w:p w14:paraId="5E72ADAB"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5</w:t>
            </w:r>
          </w:p>
        </w:tc>
        <w:tc>
          <w:tcPr>
            <w:tcW w:w="1123" w:type="dxa"/>
            <w:tcBorders>
              <w:top w:val="nil"/>
              <w:left w:val="single" w:sz="4" w:space="0" w:color="auto"/>
              <w:bottom w:val="single" w:sz="4" w:space="0" w:color="auto"/>
              <w:right w:val="single" w:sz="4" w:space="0" w:color="auto"/>
            </w:tcBorders>
            <w:hideMark/>
          </w:tcPr>
          <w:p w14:paraId="707D5C40"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2017-04-19</w:t>
            </w:r>
          </w:p>
        </w:tc>
        <w:tc>
          <w:tcPr>
            <w:tcW w:w="1107" w:type="dxa"/>
            <w:tcBorders>
              <w:top w:val="nil"/>
              <w:left w:val="nil"/>
              <w:bottom w:val="single" w:sz="4" w:space="0" w:color="auto"/>
              <w:right w:val="single" w:sz="4" w:space="0" w:color="auto"/>
            </w:tcBorders>
            <w:hideMark/>
          </w:tcPr>
          <w:p w14:paraId="1448E901"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4C1F989D" w14:textId="29B3E548" w:rsidR="005C1C8F" w:rsidRPr="006905A9" w:rsidRDefault="005C1C8F" w:rsidP="00823755">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781EF4" w:rsidRPr="006905A9">
              <w:rPr>
                <w:rFonts w:asciiTheme="minorHAnsi" w:eastAsia="Times New Roman" w:hAnsiTheme="minorHAnsi"/>
                <w:sz w:val="18"/>
                <w:szCs w:val="18"/>
                <w:lang w:val="en-US"/>
              </w:rPr>
              <w:t>24</w:t>
            </w:r>
          </w:p>
        </w:tc>
        <w:tc>
          <w:tcPr>
            <w:tcW w:w="1249" w:type="dxa"/>
            <w:tcBorders>
              <w:top w:val="nil"/>
              <w:left w:val="nil"/>
              <w:bottom w:val="single" w:sz="4" w:space="0" w:color="auto"/>
              <w:right w:val="single" w:sz="4" w:space="0" w:color="auto"/>
            </w:tcBorders>
            <w:hideMark/>
          </w:tcPr>
          <w:p w14:paraId="732EA349"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5F3B2912" w14:textId="55D46903"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6D100D" w14:paraId="295C871A"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4897A408"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B159</w:t>
            </w:r>
          </w:p>
        </w:tc>
        <w:tc>
          <w:tcPr>
            <w:tcW w:w="831" w:type="dxa"/>
            <w:tcBorders>
              <w:top w:val="single" w:sz="4" w:space="0" w:color="auto"/>
              <w:left w:val="nil"/>
              <w:bottom w:val="single" w:sz="4" w:space="0" w:color="auto"/>
              <w:right w:val="single" w:sz="4" w:space="0" w:color="auto"/>
            </w:tcBorders>
          </w:tcPr>
          <w:p w14:paraId="7C7C97C0"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5</w:t>
            </w:r>
          </w:p>
        </w:tc>
        <w:tc>
          <w:tcPr>
            <w:tcW w:w="1123" w:type="dxa"/>
            <w:tcBorders>
              <w:top w:val="nil"/>
              <w:left w:val="single" w:sz="4" w:space="0" w:color="auto"/>
              <w:bottom w:val="single" w:sz="4" w:space="0" w:color="auto"/>
              <w:right w:val="single" w:sz="4" w:space="0" w:color="auto"/>
            </w:tcBorders>
            <w:hideMark/>
          </w:tcPr>
          <w:p w14:paraId="52D6A094"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2017-04-19</w:t>
            </w:r>
          </w:p>
        </w:tc>
        <w:tc>
          <w:tcPr>
            <w:tcW w:w="1107" w:type="dxa"/>
            <w:tcBorders>
              <w:top w:val="nil"/>
              <w:left w:val="nil"/>
              <w:bottom w:val="single" w:sz="4" w:space="0" w:color="auto"/>
              <w:right w:val="single" w:sz="4" w:space="0" w:color="auto"/>
            </w:tcBorders>
            <w:hideMark/>
          </w:tcPr>
          <w:p w14:paraId="0EDB231D"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hideMark/>
          </w:tcPr>
          <w:p w14:paraId="07DEBEBE" w14:textId="756FD5E4" w:rsidR="005C1C8F" w:rsidRPr="006905A9" w:rsidRDefault="005C1C8F" w:rsidP="00823755">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w:t>
            </w:r>
            <w:r w:rsidR="00781EF4" w:rsidRPr="006905A9">
              <w:rPr>
                <w:rFonts w:asciiTheme="minorHAnsi" w:eastAsia="Times New Roman" w:hAnsiTheme="minorHAnsi"/>
                <w:sz w:val="18"/>
                <w:szCs w:val="18"/>
                <w:lang w:val="en-US"/>
              </w:rPr>
              <w:t>24</w:t>
            </w:r>
          </w:p>
        </w:tc>
        <w:tc>
          <w:tcPr>
            <w:tcW w:w="1249" w:type="dxa"/>
            <w:tcBorders>
              <w:top w:val="nil"/>
              <w:left w:val="nil"/>
              <w:bottom w:val="single" w:sz="4" w:space="0" w:color="auto"/>
              <w:right w:val="single" w:sz="4" w:space="0" w:color="auto"/>
            </w:tcBorders>
            <w:hideMark/>
          </w:tcPr>
          <w:p w14:paraId="07484323" w14:textId="77777777" w:rsidR="005C1C8F" w:rsidRPr="006905A9" w:rsidRDefault="00CD413C"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7A444D75" w14:textId="50CD821D"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 </w:t>
            </w:r>
          </w:p>
        </w:tc>
      </w:tr>
      <w:tr w:rsidR="006D100D" w:rsidRPr="00FF352D" w14:paraId="1DB7CA54"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6B68CCFC" w14:textId="78845ED0" w:rsidR="005C1C8F" w:rsidRPr="006905A9" w:rsidRDefault="00A605D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B194a</w:t>
            </w:r>
          </w:p>
        </w:tc>
        <w:tc>
          <w:tcPr>
            <w:tcW w:w="831" w:type="dxa"/>
            <w:tcBorders>
              <w:top w:val="single" w:sz="4" w:space="0" w:color="auto"/>
              <w:left w:val="nil"/>
              <w:bottom w:val="single" w:sz="4" w:space="0" w:color="auto"/>
              <w:right w:val="single" w:sz="4" w:space="0" w:color="auto"/>
            </w:tcBorders>
          </w:tcPr>
          <w:p w14:paraId="2E8CE226"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6</w:t>
            </w:r>
          </w:p>
        </w:tc>
        <w:tc>
          <w:tcPr>
            <w:tcW w:w="1123" w:type="dxa"/>
            <w:tcBorders>
              <w:top w:val="nil"/>
              <w:left w:val="single" w:sz="4" w:space="0" w:color="auto"/>
              <w:bottom w:val="single" w:sz="4" w:space="0" w:color="auto"/>
              <w:right w:val="single" w:sz="4" w:space="0" w:color="auto"/>
            </w:tcBorders>
            <w:hideMark/>
          </w:tcPr>
          <w:p w14:paraId="6DCC965B" w14:textId="7115E8E5"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w:t>
            </w:r>
            <w:r w:rsidR="00823755" w:rsidRPr="006905A9">
              <w:rPr>
                <w:rFonts w:asciiTheme="minorHAnsi" w:eastAsia="Times New Roman" w:hAnsiTheme="minorHAnsi"/>
                <w:sz w:val="18"/>
                <w:szCs w:val="18"/>
                <w:lang w:val="en-US"/>
              </w:rPr>
              <w:t>5</w:t>
            </w:r>
          </w:p>
        </w:tc>
        <w:tc>
          <w:tcPr>
            <w:tcW w:w="1107" w:type="dxa"/>
            <w:tcBorders>
              <w:top w:val="nil"/>
              <w:left w:val="nil"/>
              <w:bottom w:val="single" w:sz="4" w:space="0" w:color="auto"/>
              <w:right w:val="single" w:sz="4" w:space="0" w:color="auto"/>
            </w:tcBorders>
            <w:hideMark/>
          </w:tcPr>
          <w:p w14:paraId="5CB116FF"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2017-04-26</w:t>
            </w:r>
          </w:p>
        </w:tc>
        <w:tc>
          <w:tcPr>
            <w:tcW w:w="1098" w:type="dxa"/>
            <w:tcBorders>
              <w:top w:val="nil"/>
              <w:left w:val="nil"/>
              <w:bottom w:val="single" w:sz="4" w:space="0" w:color="auto"/>
              <w:right w:val="single" w:sz="4" w:space="0" w:color="auto"/>
            </w:tcBorders>
            <w:hideMark/>
          </w:tcPr>
          <w:p w14:paraId="10CC0AE2" w14:textId="5FC30B04"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w:t>
            </w:r>
            <w:r w:rsidR="00B12397" w:rsidRPr="006905A9">
              <w:rPr>
                <w:rFonts w:asciiTheme="minorHAnsi" w:eastAsia="Times New Roman" w:hAnsiTheme="minorHAnsi"/>
                <w:sz w:val="18"/>
                <w:szCs w:val="18"/>
                <w:lang w:val="en-US"/>
              </w:rPr>
              <w:t>05-06</w:t>
            </w:r>
          </w:p>
        </w:tc>
        <w:tc>
          <w:tcPr>
            <w:tcW w:w="1249" w:type="dxa"/>
            <w:tcBorders>
              <w:top w:val="nil"/>
              <w:left w:val="nil"/>
              <w:bottom w:val="single" w:sz="4" w:space="0" w:color="auto"/>
              <w:right w:val="single" w:sz="4" w:space="0" w:color="auto"/>
            </w:tcBorders>
            <w:hideMark/>
          </w:tcPr>
          <w:p w14:paraId="7ECA3632" w14:textId="3DF63A0E" w:rsidR="005C1C8F" w:rsidRPr="006905A9" w:rsidRDefault="007D5665" w:rsidP="006D100D">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2E8E21EA" w14:textId="516E88C9"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16988213"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2ED9B476" w14:textId="60709998"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I49</w:t>
            </w:r>
            <w:r w:rsidR="00A527B1" w:rsidRPr="006905A9">
              <w:rPr>
                <w:rFonts w:asciiTheme="minorHAnsi" w:eastAsia="Times New Roman" w:hAnsiTheme="minorHAnsi" w:cs="Arial"/>
                <w:color w:val="auto"/>
                <w:sz w:val="18"/>
                <w:szCs w:val="18"/>
                <w:lang w:val="en-US"/>
              </w:rPr>
              <w:t>a</w:t>
            </w:r>
          </w:p>
        </w:tc>
        <w:tc>
          <w:tcPr>
            <w:tcW w:w="831" w:type="dxa"/>
            <w:tcBorders>
              <w:top w:val="single" w:sz="4" w:space="0" w:color="auto"/>
              <w:left w:val="nil"/>
              <w:bottom w:val="single" w:sz="4" w:space="0" w:color="auto"/>
              <w:right w:val="single" w:sz="4" w:space="0" w:color="auto"/>
            </w:tcBorders>
          </w:tcPr>
          <w:p w14:paraId="70ECD254"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6</w:t>
            </w:r>
          </w:p>
        </w:tc>
        <w:tc>
          <w:tcPr>
            <w:tcW w:w="1123" w:type="dxa"/>
            <w:tcBorders>
              <w:top w:val="nil"/>
              <w:left w:val="single" w:sz="4" w:space="0" w:color="auto"/>
              <w:bottom w:val="single" w:sz="4" w:space="0" w:color="auto"/>
              <w:right w:val="single" w:sz="4" w:space="0" w:color="auto"/>
            </w:tcBorders>
            <w:hideMark/>
          </w:tcPr>
          <w:p w14:paraId="484DDAF3" w14:textId="0DAB6203"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w:t>
            </w:r>
            <w:r w:rsidR="00823755" w:rsidRPr="006905A9">
              <w:rPr>
                <w:rFonts w:asciiTheme="minorHAnsi" w:eastAsia="Times New Roman" w:hAnsiTheme="minorHAnsi"/>
                <w:sz w:val="18"/>
                <w:szCs w:val="18"/>
                <w:lang w:val="en-US"/>
              </w:rPr>
              <w:t>5</w:t>
            </w:r>
          </w:p>
        </w:tc>
        <w:tc>
          <w:tcPr>
            <w:tcW w:w="1107" w:type="dxa"/>
            <w:tcBorders>
              <w:top w:val="nil"/>
              <w:left w:val="nil"/>
              <w:bottom w:val="single" w:sz="4" w:space="0" w:color="auto"/>
              <w:right w:val="single" w:sz="4" w:space="0" w:color="auto"/>
            </w:tcBorders>
            <w:hideMark/>
          </w:tcPr>
          <w:p w14:paraId="6DD56E9F"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2017-04-26</w:t>
            </w:r>
          </w:p>
        </w:tc>
        <w:tc>
          <w:tcPr>
            <w:tcW w:w="1098" w:type="dxa"/>
            <w:tcBorders>
              <w:top w:val="nil"/>
              <w:left w:val="nil"/>
              <w:bottom w:val="single" w:sz="4" w:space="0" w:color="auto"/>
              <w:right w:val="single" w:sz="4" w:space="0" w:color="auto"/>
            </w:tcBorders>
            <w:hideMark/>
          </w:tcPr>
          <w:p w14:paraId="3001BB81" w14:textId="2CEFD022" w:rsidR="005C1C8F" w:rsidRPr="006905A9" w:rsidRDefault="00B12397"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w:t>
            </w:r>
            <w:r w:rsidR="005C1C8F" w:rsidRPr="006905A9">
              <w:rPr>
                <w:rFonts w:asciiTheme="minorHAnsi" w:eastAsia="Times New Roman" w:hAnsiTheme="minorHAnsi"/>
                <w:sz w:val="18"/>
                <w:szCs w:val="18"/>
                <w:lang w:val="en-US"/>
              </w:rPr>
              <w:t>-</w:t>
            </w:r>
            <w:r w:rsidRPr="006905A9">
              <w:rPr>
                <w:rFonts w:asciiTheme="minorHAnsi" w:eastAsia="Times New Roman" w:hAnsiTheme="minorHAnsi"/>
                <w:sz w:val="18"/>
                <w:szCs w:val="18"/>
                <w:lang w:val="en-US"/>
              </w:rPr>
              <w:t>06</w:t>
            </w:r>
          </w:p>
        </w:tc>
        <w:tc>
          <w:tcPr>
            <w:tcW w:w="1249" w:type="dxa"/>
            <w:tcBorders>
              <w:top w:val="nil"/>
              <w:left w:val="nil"/>
              <w:bottom w:val="single" w:sz="4" w:space="0" w:color="auto"/>
              <w:right w:val="single" w:sz="4" w:space="0" w:color="auto"/>
            </w:tcBorders>
            <w:hideMark/>
          </w:tcPr>
          <w:p w14:paraId="4D831383" w14:textId="0DE7B69E" w:rsidR="005C1C8F" w:rsidRPr="006905A9" w:rsidRDefault="00A527B1"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389065A7" w14:textId="61426D52"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A527B1" w:rsidRPr="006D100D" w14:paraId="14F6F062" w14:textId="77777777" w:rsidTr="00A330FA">
        <w:trPr>
          <w:trHeight w:val="300"/>
        </w:trPr>
        <w:tc>
          <w:tcPr>
            <w:tcW w:w="1127" w:type="dxa"/>
            <w:tcBorders>
              <w:top w:val="nil"/>
              <w:left w:val="single" w:sz="4" w:space="0" w:color="auto"/>
              <w:bottom w:val="single" w:sz="4" w:space="0" w:color="auto"/>
              <w:right w:val="single" w:sz="4" w:space="0" w:color="auto"/>
            </w:tcBorders>
          </w:tcPr>
          <w:p w14:paraId="3A43D262" w14:textId="44A7C811" w:rsidR="00A527B1" w:rsidRPr="006905A9" w:rsidRDefault="00A527B1"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I49b</w:t>
            </w:r>
          </w:p>
        </w:tc>
        <w:tc>
          <w:tcPr>
            <w:tcW w:w="831" w:type="dxa"/>
            <w:tcBorders>
              <w:top w:val="single" w:sz="4" w:space="0" w:color="auto"/>
              <w:left w:val="nil"/>
              <w:bottom w:val="single" w:sz="4" w:space="0" w:color="auto"/>
              <w:right w:val="single" w:sz="4" w:space="0" w:color="auto"/>
            </w:tcBorders>
          </w:tcPr>
          <w:p w14:paraId="56EACCB2" w14:textId="73B2FCA1" w:rsidR="00A527B1" w:rsidRPr="006905A9" w:rsidRDefault="00A527B1"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6</w:t>
            </w:r>
          </w:p>
        </w:tc>
        <w:tc>
          <w:tcPr>
            <w:tcW w:w="1123" w:type="dxa"/>
            <w:tcBorders>
              <w:top w:val="nil"/>
              <w:left w:val="single" w:sz="4" w:space="0" w:color="auto"/>
              <w:bottom w:val="single" w:sz="4" w:space="0" w:color="auto"/>
              <w:right w:val="single" w:sz="4" w:space="0" w:color="auto"/>
            </w:tcBorders>
          </w:tcPr>
          <w:p w14:paraId="08BBB35E" w14:textId="3BC2F2A3" w:rsidR="00A527B1" w:rsidRPr="006905A9" w:rsidRDefault="00A527B1"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2017-04-25</w:t>
            </w:r>
          </w:p>
        </w:tc>
        <w:tc>
          <w:tcPr>
            <w:tcW w:w="1107" w:type="dxa"/>
            <w:tcBorders>
              <w:top w:val="nil"/>
              <w:left w:val="nil"/>
              <w:bottom w:val="single" w:sz="4" w:space="0" w:color="auto"/>
              <w:right w:val="single" w:sz="4" w:space="0" w:color="auto"/>
            </w:tcBorders>
          </w:tcPr>
          <w:p w14:paraId="23DCC370" w14:textId="29A8213C" w:rsidR="00A527B1" w:rsidRPr="006905A9" w:rsidRDefault="00A527B1"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2017-04-26</w:t>
            </w:r>
          </w:p>
        </w:tc>
        <w:tc>
          <w:tcPr>
            <w:tcW w:w="1098" w:type="dxa"/>
            <w:tcBorders>
              <w:top w:val="nil"/>
              <w:left w:val="nil"/>
              <w:bottom w:val="single" w:sz="4" w:space="0" w:color="auto"/>
              <w:right w:val="single" w:sz="4" w:space="0" w:color="auto"/>
            </w:tcBorders>
          </w:tcPr>
          <w:p w14:paraId="6742728E" w14:textId="0C16C9A5" w:rsidR="00A527B1" w:rsidRPr="006905A9" w:rsidRDefault="00A527B1"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w:t>
            </w:r>
            <w:r w:rsidR="00B12397" w:rsidRPr="006905A9">
              <w:rPr>
                <w:rFonts w:asciiTheme="minorHAnsi" w:eastAsia="Times New Roman" w:hAnsiTheme="minorHAnsi"/>
                <w:sz w:val="18"/>
                <w:szCs w:val="18"/>
                <w:lang w:val="en-US"/>
              </w:rPr>
              <w:t>5-06</w:t>
            </w:r>
          </w:p>
        </w:tc>
        <w:tc>
          <w:tcPr>
            <w:tcW w:w="1249" w:type="dxa"/>
            <w:tcBorders>
              <w:top w:val="nil"/>
              <w:left w:val="nil"/>
              <w:bottom w:val="single" w:sz="4" w:space="0" w:color="auto"/>
              <w:right w:val="single" w:sz="4" w:space="0" w:color="auto"/>
            </w:tcBorders>
          </w:tcPr>
          <w:p w14:paraId="7B31ADBD" w14:textId="2F94E4D8" w:rsidR="00A527B1" w:rsidRPr="006905A9" w:rsidRDefault="00A527B1"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3BE32B0A" w14:textId="4C68CD56" w:rsidR="00A527B1" w:rsidRPr="006905A9" w:rsidRDefault="00A527B1"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55EDCB84"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414ED529"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B161</w:t>
            </w:r>
          </w:p>
        </w:tc>
        <w:tc>
          <w:tcPr>
            <w:tcW w:w="831" w:type="dxa"/>
            <w:tcBorders>
              <w:top w:val="single" w:sz="4" w:space="0" w:color="auto"/>
              <w:left w:val="nil"/>
              <w:bottom w:val="single" w:sz="4" w:space="0" w:color="auto"/>
              <w:right w:val="single" w:sz="4" w:space="0" w:color="auto"/>
            </w:tcBorders>
          </w:tcPr>
          <w:p w14:paraId="08545506"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6</w:t>
            </w:r>
          </w:p>
        </w:tc>
        <w:tc>
          <w:tcPr>
            <w:tcW w:w="1123" w:type="dxa"/>
            <w:tcBorders>
              <w:top w:val="nil"/>
              <w:left w:val="single" w:sz="4" w:space="0" w:color="auto"/>
              <w:bottom w:val="single" w:sz="4" w:space="0" w:color="auto"/>
              <w:right w:val="single" w:sz="4" w:space="0" w:color="auto"/>
            </w:tcBorders>
            <w:hideMark/>
          </w:tcPr>
          <w:p w14:paraId="264E7377" w14:textId="46CFE5CF"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w:t>
            </w:r>
            <w:r w:rsidR="00823755" w:rsidRPr="006905A9">
              <w:rPr>
                <w:rFonts w:asciiTheme="minorHAnsi" w:eastAsia="Times New Roman" w:hAnsiTheme="minorHAnsi"/>
                <w:sz w:val="18"/>
                <w:szCs w:val="18"/>
                <w:lang w:val="en-US"/>
              </w:rPr>
              <w:t>5</w:t>
            </w:r>
          </w:p>
        </w:tc>
        <w:tc>
          <w:tcPr>
            <w:tcW w:w="1107" w:type="dxa"/>
            <w:tcBorders>
              <w:top w:val="nil"/>
              <w:left w:val="nil"/>
              <w:bottom w:val="single" w:sz="4" w:space="0" w:color="auto"/>
              <w:right w:val="single" w:sz="4" w:space="0" w:color="auto"/>
            </w:tcBorders>
            <w:hideMark/>
          </w:tcPr>
          <w:p w14:paraId="2AB05D1F"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2017-04-26</w:t>
            </w:r>
          </w:p>
        </w:tc>
        <w:tc>
          <w:tcPr>
            <w:tcW w:w="1098" w:type="dxa"/>
            <w:tcBorders>
              <w:top w:val="nil"/>
              <w:left w:val="nil"/>
              <w:bottom w:val="single" w:sz="4" w:space="0" w:color="auto"/>
              <w:right w:val="single" w:sz="4" w:space="0" w:color="auto"/>
            </w:tcBorders>
            <w:hideMark/>
          </w:tcPr>
          <w:p w14:paraId="4AF12D47" w14:textId="1A21D564"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w:t>
            </w:r>
            <w:r w:rsidR="00B12397" w:rsidRPr="006905A9">
              <w:rPr>
                <w:rFonts w:asciiTheme="minorHAnsi" w:eastAsia="Times New Roman" w:hAnsiTheme="minorHAnsi"/>
                <w:sz w:val="18"/>
                <w:szCs w:val="18"/>
                <w:lang w:val="en-US"/>
              </w:rPr>
              <w:t>5-06</w:t>
            </w:r>
          </w:p>
        </w:tc>
        <w:tc>
          <w:tcPr>
            <w:tcW w:w="1249" w:type="dxa"/>
            <w:tcBorders>
              <w:top w:val="nil"/>
              <w:left w:val="nil"/>
              <w:bottom w:val="single" w:sz="4" w:space="0" w:color="auto"/>
              <w:right w:val="single" w:sz="4" w:space="0" w:color="auto"/>
            </w:tcBorders>
            <w:hideMark/>
          </w:tcPr>
          <w:p w14:paraId="2162CD6B" w14:textId="40D9949A" w:rsidR="005C1C8F" w:rsidRPr="006905A9" w:rsidRDefault="000B3468"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Removed</w:t>
            </w:r>
          </w:p>
        </w:tc>
        <w:tc>
          <w:tcPr>
            <w:tcW w:w="3403" w:type="dxa"/>
            <w:tcBorders>
              <w:top w:val="nil"/>
              <w:left w:val="nil"/>
              <w:bottom w:val="single" w:sz="4" w:space="0" w:color="auto"/>
              <w:right w:val="single" w:sz="4" w:space="0" w:color="auto"/>
            </w:tcBorders>
            <w:hideMark/>
          </w:tcPr>
          <w:p w14:paraId="666F466E" w14:textId="6B9A4151"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486D5587"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1EA573D4"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B162</w:t>
            </w:r>
          </w:p>
        </w:tc>
        <w:tc>
          <w:tcPr>
            <w:tcW w:w="831" w:type="dxa"/>
            <w:tcBorders>
              <w:top w:val="single" w:sz="4" w:space="0" w:color="auto"/>
              <w:left w:val="nil"/>
              <w:bottom w:val="single" w:sz="4" w:space="0" w:color="auto"/>
              <w:right w:val="single" w:sz="4" w:space="0" w:color="auto"/>
            </w:tcBorders>
          </w:tcPr>
          <w:p w14:paraId="4C593C92"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6</w:t>
            </w:r>
          </w:p>
        </w:tc>
        <w:tc>
          <w:tcPr>
            <w:tcW w:w="1123" w:type="dxa"/>
            <w:tcBorders>
              <w:top w:val="nil"/>
              <w:left w:val="single" w:sz="4" w:space="0" w:color="auto"/>
              <w:bottom w:val="single" w:sz="4" w:space="0" w:color="auto"/>
              <w:right w:val="single" w:sz="4" w:space="0" w:color="auto"/>
            </w:tcBorders>
            <w:hideMark/>
          </w:tcPr>
          <w:p w14:paraId="16757B7E" w14:textId="6D41B9DB"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w:t>
            </w:r>
            <w:r w:rsidR="00823755" w:rsidRPr="006905A9">
              <w:rPr>
                <w:rFonts w:asciiTheme="minorHAnsi" w:eastAsia="Times New Roman" w:hAnsiTheme="minorHAnsi"/>
                <w:sz w:val="18"/>
                <w:szCs w:val="18"/>
                <w:lang w:val="en-US"/>
              </w:rPr>
              <w:t>5</w:t>
            </w:r>
          </w:p>
        </w:tc>
        <w:tc>
          <w:tcPr>
            <w:tcW w:w="1107" w:type="dxa"/>
            <w:tcBorders>
              <w:top w:val="nil"/>
              <w:left w:val="nil"/>
              <w:bottom w:val="single" w:sz="4" w:space="0" w:color="auto"/>
              <w:right w:val="single" w:sz="4" w:space="0" w:color="auto"/>
            </w:tcBorders>
            <w:hideMark/>
          </w:tcPr>
          <w:p w14:paraId="340F4B12"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2017-04-26</w:t>
            </w:r>
          </w:p>
        </w:tc>
        <w:tc>
          <w:tcPr>
            <w:tcW w:w="1098" w:type="dxa"/>
            <w:tcBorders>
              <w:top w:val="nil"/>
              <w:left w:val="nil"/>
              <w:bottom w:val="single" w:sz="4" w:space="0" w:color="auto"/>
              <w:right w:val="single" w:sz="4" w:space="0" w:color="auto"/>
            </w:tcBorders>
            <w:hideMark/>
          </w:tcPr>
          <w:p w14:paraId="49BFB127" w14:textId="3C1A6CBD" w:rsidR="005C1C8F" w:rsidRPr="006905A9" w:rsidRDefault="00B12397"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2017-05-06</w:t>
            </w:r>
          </w:p>
        </w:tc>
        <w:tc>
          <w:tcPr>
            <w:tcW w:w="1249" w:type="dxa"/>
            <w:tcBorders>
              <w:top w:val="nil"/>
              <w:left w:val="nil"/>
              <w:bottom w:val="single" w:sz="4" w:space="0" w:color="auto"/>
              <w:right w:val="single" w:sz="4" w:space="0" w:color="auto"/>
            </w:tcBorders>
            <w:hideMark/>
          </w:tcPr>
          <w:p w14:paraId="59FC072C" w14:textId="2286F958" w:rsidR="005C1C8F" w:rsidRPr="006905A9" w:rsidRDefault="00A527B1"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34AC134E" w14:textId="792DAEB6"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0B3468" w:rsidRPr="006D100D" w14:paraId="1EC14733" w14:textId="77777777" w:rsidTr="00A330FA">
        <w:trPr>
          <w:trHeight w:val="300"/>
        </w:trPr>
        <w:tc>
          <w:tcPr>
            <w:tcW w:w="1127" w:type="dxa"/>
            <w:tcBorders>
              <w:top w:val="nil"/>
              <w:left w:val="single" w:sz="4" w:space="0" w:color="auto"/>
              <w:bottom w:val="single" w:sz="4" w:space="0" w:color="auto"/>
              <w:right w:val="single" w:sz="4" w:space="0" w:color="auto"/>
            </w:tcBorders>
          </w:tcPr>
          <w:p w14:paraId="02CB7103" w14:textId="77777777" w:rsidR="000B3468" w:rsidRPr="006905A9" w:rsidRDefault="000B3468" w:rsidP="002C6986">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B163</w:t>
            </w:r>
          </w:p>
        </w:tc>
        <w:tc>
          <w:tcPr>
            <w:tcW w:w="831" w:type="dxa"/>
            <w:tcBorders>
              <w:top w:val="single" w:sz="4" w:space="0" w:color="auto"/>
              <w:left w:val="nil"/>
              <w:bottom w:val="single" w:sz="4" w:space="0" w:color="auto"/>
              <w:right w:val="single" w:sz="4" w:space="0" w:color="auto"/>
            </w:tcBorders>
          </w:tcPr>
          <w:p w14:paraId="51BB42DA" w14:textId="77777777" w:rsidR="000B3468" w:rsidRPr="006905A9" w:rsidRDefault="000B3468" w:rsidP="002C6986">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6</w:t>
            </w:r>
          </w:p>
        </w:tc>
        <w:tc>
          <w:tcPr>
            <w:tcW w:w="1123" w:type="dxa"/>
            <w:tcBorders>
              <w:top w:val="nil"/>
              <w:left w:val="single" w:sz="4" w:space="0" w:color="auto"/>
              <w:bottom w:val="single" w:sz="4" w:space="0" w:color="auto"/>
              <w:right w:val="single" w:sz="4" w:space="0" w:color="auto"/>
            </w:tcBorders>
          </w:tcPr>
          <w:p w14:paraId="180078F8" w14:textId="77777777" w:rsidR="000B3468" w:rsidRPr="006905A9" w:rsidRDefault="000B3468" w:rsidP="002C6986">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2017-04-25</w:t>
            </w:r>
          </w:p>
        </w:tc>
        <w:tc>
          <w:tcPr>
            <w:tcW w:w="1107" w:type="dxa"/>
            <w:tcBorders>
              <w:top w:val="nil"/>
              <w:left w:val="nil"/>
              <w:bottom w:val="single" w:sz="4" w:space="0" w:color="auto"/>
              <w:right w:val="single" w:sz="4" w:space="0" w:color="auto"/>
            </w:tcBorders>
          </w:tcPr>
          <w:p w14:paraId="652D8F6B" w14:textId="77777777" w:rsidR="000B3468" w:rsidRPr="006905A9" w:rsidRDefault="000B3468" w:rsidP="002C6986">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2017-04-26</w:t>
            </w:r>
          </w:p>
        </w:tc>
        <w:tc>
          <w:tcPr>
            <w:tcW w:w="1098" w:type="dxa"/>
            <w:tcBorders>
              <w:top w:val="nil"/>
              <w:left w:val="nil"/>
              <w:bottom w:val="single" w:sz="4" w:space="0" w:color="auto"/>
              <w:right w:val="single" w:sz="4" w:space="0" w:color="auto"/>
            </w:tcBorders>
          </w:tcPr>
          <w:p w14:paraId="1FE3E719" w14:textId="0ACAFE4D" w:rsidR="000B3468" w:rsidRPr="006905A9" w:rsidRDefault="00B12397" w:rsidP="002C6986">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2017-05-06</w:t>
            </w:r>
          </w:p>
        </w:tc>
        <w:tc>
          <w:tcPr>
            <w:tcW w:w="1249" w:type="dxa"/>
            <w:tcBorders>
              <w:top w:val="nil"/>
              <w:left w:val="nil"/>
              <w:bottom w:val="single" w:sz="4" w:space="0" w:color="auto"/>
              <w:right w:val="single" w:sz="4" w:space="0" w:color="auto"/>
            </w:tcBorders>
          </w:tcPr>
          <w:p w14:paraId="05255ACA" w14:textId="0A57A279" w:rsidR="000B3468" w:rsidRPr="006905A9" w:rsidRDefault="000B3468" w:rsidP="002C6986">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Removed</w:t>
            </w:r>
          </w:p>
        </w:tc>
        <w:tc>
          <w:tcPr>
            <w:tcW w:w="3403" w:type="dxa"/>
            <w:tcBorders>
              <w:top w:val="nil"/>
              <w:left w:val="nil"/>
              <w:bottom w:val="single" w:sz="4" w:space="0" w:color="auto"/>
              <w:right w:val="single" w:sz="4" w:space="0" w:color="auto"/>
            </w:tcBorders>
          </w:tcPr>
          <w:p w14:paraId="0518AD69" w14:textId="4E061FEF" w:rsidR="000B3468" w:rsidRPr="006905A9" w:rsidRDefault="000B3468" w:rsidP="002C6986">
            <w:pPr>
              <w:spacing w:before="0" w:after="0" w:line="240" w:lineRule="auto"/>
              <w:ind w:left="0"/>
              <w:rPr>
                <w:rFonts w:asciiTheme="minorHAnsi" w:eastAsia="Times New Roman" w:hAnsiTheme="minorHAnsi" w:cs="Arial"/>
                <w:color w:val="auto"/>
                <w:sz w:val="18"/>
                <w:szCs w:val="18"/>
                <w:lang w:val="en-US"/>
              </w:rPr>
            </w:pPr>
          </w:p>
        </w:tc>
      </w:tr>
      <w:tr w:rsidR="006D100D" w:rsidRPr="006D100D" w14:paraId="001AAE55"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2576ECBE"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B164</w:t>
            </w:r>
          </w:p>
        </w:tc>
        <w:tc>
          <w:tcPr>
            <w:tcW w:w="831" w:type="dxa"/>
            <w:tcBorders>
              <w:top w:val="single" w:sz="4" w:space="0" w:color="auto"/>
              <w:left w:val="nil"/>
              <w:bottom w:val="single" w:sz="4" w:space="0" w:color="auto"/>
              <w:right w:val="single" w:sz="4" w:space="0" w:color="auto"/>
            </w:tcBorders>
          </w:tcPr>
          <w:p w14:paraId="5E65008D"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6</w:t>
            </w:r>
          </w:p>
        </w:tc>
        <w:tc>
          <w:tcPr>
            <w:tcW w:w="1123" w:type="dxa"/>
            <w:tcBorders>
              <w:top w:val="nil"/>
              <w:left w:val="single" w:sz="4" w:space="0" w:color="auto"/>
              <w:bottom w:val="single" w:sz="4" w:space="0" w:color="auto"/>
              <w:right w:val="single" w:sz="4" w:space="0" w:color="auto"/>
            </w:tcBorders>
            <w:hideMark/>
          </w:tcPr>
          <w:p w14:paraId="63D2FEA8" w14:textId="1D4095CC"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w:t>
            </w:r>
            <w:r w:rsidR="00823755" w:rsidRPr="006905A9">
              <w:rPr>
                <w:rFonts w:asciiTheme="minorHAnsi" w:eastAsia="Times New Roman" w:hAnsiTheme="minorHAnsi"/>
                <w:sz w:val="18"/>
                <w:szCs w:val="18"/>
                <w:lang w:val="en-US"/>
              </w:rPr>
              <w:t>5</w:t>
            </w:r>
          </w:p>
        </w:tc>
        <w:tc>
          <w:tcPr>
            <w:tcW w:w="1107" w:type="dxa"/>
            <w:tcBorders>
              <w:top w:val="nil"/>
              <w:left w:val="nil"/>
              <w:bottom w:val="single" w:sz="4" w:space="0" w:color="auto"/>
              <w:right w:val="single" w:sz="4" w:space="0" w:color="auto"/>
            </w:tcBorders>
            <w:hideMark/>
          </w:tcPr>
          <w:p w14:paraId="30806047"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2017-04-26</w:t>
            </w:r>
          </w:p>
        </w:tc>
        <w:tc>
          <w:tcPr>
            <w:tcW w:w="1098" w:type="dxa"/>
            <w:tcBorders>
              <w:top w:val="nil"/>
              <w:left w:val="nil"/>
              <w:bottom w:val="single" w:sz="4" w:space="0" w:color="auto"/>
              <w:right w:val="single" w:sz="4" w:space="0" w:color="auto"/>
            </w:tcBorders>
            <w:hideMark/>
          </w:tcPr>
          <w:p w14:paraId="47FA5730" w14:textId="06A37BA3" w:rsidR="005C1C8F" w:rsidRPr="006905A9" w:rsidRDefault="00B12397"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2017-05-06</w:t>
            </w:r>
          </w:p>
        </w:tc>
        <w:tc>
          <w:tcPr>
            <w:tcW w:w="1249" w:type="dxa"/>
            <w:tcBorders>
              <w:top w:val="nil"/>
              <w:left w:val="nil"/>
              <w:bottom w:val="single" w:sz="4" w:space="0" w:color="auto"/>
              <w:right w:val="single" w:sz="4" w:space="0" w:color="auto"/>
            </w:tcBorders>
            <w:hideMark/>
          </w:tcPr>
          <w:p w14:paraId="69EFACA5" w14:textId="45C74CF0" w:rsidR="005C1C8F" w:rsidRPr="006905A9" w:rsidRDefault="000B3468"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Removed</w:t>
            </w:r>
          </w:p>
        </w:tc>
        <w:tc>
          <w:tcPr>
            <w:tcW w:w="3403" w:type="dxa"/>
            <w:tcBorders>
              <w:top w:val="nil"/>
              <w:left w:val="nil"/>
              <w:bottom w:val="single" w:sz="4" w:space="0" w:color="auto"/>
              <w:right w:val="single" w:sz="4" w:space="0" w:color="auto"/>
            </w:tcBorders>
            <w:hideMark/>
          </w:tcPr>
          <w:p w14:paraId="2ABF1879" w14:textId="0B01A3B0"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063943A3"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1A9E943A" w14:textId="77D52FE3"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B165</w:t>
            </w:r>
          </w:p>
        </w:tc>
        <w:tc>
          <w:tcPr>
            <w:tcW w:w="831" w:type="dxa"/>
            <w:tcBorders>
              <w:top w:val="single" w:sz="4" w:space="0" w:color="auto"/>
              <w:left w:val="nil"/>
              <w:bottom w:val="single" w:sz="4" w:space="0" w:color="auto"/>
              <w:right w:val="single" w:sz="4" w:space="0" w:color="auto"/>
            </w:tcBorders>
          </w:tcPr>
          <w:p w14:paraId="50A92207"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6</w:t>
            </w:r>
          </w:p>
        </w:tc>
        <w:tc>
          <w:tcPr>
            <w:tcW w:w="1123" w:type="dxa"/>
            <w:tcBorders>
              <w:top w:val="nil"/>
              <w:left w:val="single" w:sz="4" w:space="0" w:color="auto"/>
              <w:bottom w:val="single" w:sz="4" w:space="0" w:color="auto"/>
              <w:right w:val="single" w:sz="4" w:space="0" w:color="auto"/>
            </w:tcBorders>
            <w:hideMark/>
          </w:tcPr>
          <w:p w14:paraId="038B4E27" w14:textId="3B0549AB"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w:t>
            </w:r>
            <w:r w:rsidR="00823755" w:rsidRPr="006905A9">
              <w:rPr>
                <w:rFonts w:asciiTheme="minorHAnsi" w:eastAsia="Times New Roman" w:hAnsiTheme="minorHAnsi"/>
                <w:sz w:val="18"/>
                <w:szCs w:val="18"/>
                <w:lang w:val="en-US"/>
              </w:rPr>
              <w:t>5</w:t>
            </w:r>
          </w:p>
        </w:tc>
        <w:tc>
          <w:tcPr>
            <w:tcW w:w="1107" w:type="dxa"/>
            <w:tcBorders>
              <w:top w:val="nil"/>
              <w:left w:val="nil"/>
              <w:bottom w:val="single" w:sz="4" w:space="0" w:color="auto"/>
              <w:right w:val="single" w:sz="4" w:space="0" w:color="auto"/>
            </w:tcBorders>
            <w:hideMark/>
          </w:tcPr>
          <w:p w14:paraId="1241F188"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2017-04-26</w:t>
            </w:r>
          </w:p>
        </w:tc>
        <w:tc>
          <w:tcPr>
            <w:tcW w:w="1098" w:type="dxa"/>
            <w:tcBorders>
              <w:top w:val="nil"/>
              <w:left w:val="nil"/>
              <w:bottom w:val="single" w:sz="4" w:space="0" w:color="auto"/>
              <w:right w:val="single" w:sz="4" w:space="0" w:color="auto"/>
            </w:tcBorders>
            <w:hideMark/>
          </w:tcPr>
          <w:p w14:paraId="06DBAD33" w14:textId="21ADC4EE" w:rsidR="005C1C8F" w:rsidRPr="006905A9" w:rsidRDefault="00B12397"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2017-05-06</w:t>
            </w:r>
          </w:p>
        </w:tc>
        <w:tc>
          <w:tcPr>
            <w:tcW w:w="1249" w:type="dxa"/>
            <w:tcBorders>
              <w:top w:val="nil"/>
              <w:left w:val="nil"/>
              <w:bottom w:val="single" w:sz="4" w:space="0" w:color="auto"/>
              <w:right w:val="single" w:sz="4" w:space="0" w:color="auto"/>
            </w:tcBorders>
            <w:hideMark/>
          </w:tcPr>
          <w:p w14:paraId="3490393F" w14:textId="57083C6D" w:rsidR="005C1C8F" w:rsidRPr="006905A9" w:rsidRDefault="00A527B1"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1BF0F6D0" w14:textId="64B1865B" w:rsidR="005C1C8F" w:rsidRPr="006905A9" w:rsidRDefault="005C1C8F" w:rsidP="000B3468">
            <w:pPr>
              <w:spacing w:before="0" w:after="0" w:line="240" w:lineRule="auto"/>
              <w:ind w:left="0"/>
              <w:rPr>
                <w:rFonts w:asciiTheme="minorHAnsi" w:eastAsia="Times New Roman" w:hAnsiTheme="minorHAnsi" w:cs="Arial"/>
                <w:color w:val="auto"/>
                <w:sz w:val="18"/>
                <w:szCs w:val="18"/>
                <w:lang w:val="en-US"/>
              </w:rPr>
            </w:pPr>
          </w:p>
        </w:tc>
      </w:tr>
      <w:tr w:rsidR="006D100D" w:rsidRPr="006D100D" w14:paraId="71F395EB"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5DE46EEC"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B166</w:t>
            </w:r>
          </w:p>
        </w:tc>
        <w:tc>
          <w:tcPr>
            <w:tcW w:w="831" w:type="dxa"/>
            <w:tcBorders>
              <w:top w:val="single" w:sz="4" w:space="0" w:color="auto"/>
              <w:left w:val="nil"/>
              <w:bottom w:val="single" w:sz="4" w:space="0" w:color="auto"/>
              <w:right w:val="single" w:sz="4" w:space="0" w:color="auto"/>
            </w:tcBorders>
          </w:tcPr>
          <w:p w14:paraId="1F80421B"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7</w:t>
            </w:r>
          </w:p>
        </w:tc>
        <w:tc>
          <w:tcPr>
            <w:tcW w:w="1123" w:type="dxa"/>
            <w:tcBorders>
              <w:top w:val="nil"/>
              <w:left w:val="single" w:sz="4" w:space="0" w:color="auto"/>
              <w:bottom w:val="single" w:sz="4" w:space="0" w:color="auto"/>
              <w:right w:val="single" w:sz="4" w:space="0" w:color="auto"/>
            </w:tcBorders>
            <w:hideMark/>
          </w:tcPr>
          <w:p w14:paraId="1674CEA4"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2017-05-01</w:t>
            </w:r>
          </w:p>
        </w:tc>
        <w:tc>
          <w:tcPr>
            <w:tcW w:w="1107" w:type="dxa"/>
            <w:tcBorders>
              <w:top w:val="nil"/>
              <w:left w:val="nil"/>
              <w:bottom w:val="single" w:sz="4" w:space="0" w:color="auto"/>
              <w:right w:val="single" w:sz="4" w:space="0" w:color="auto"/>
            </w:tcBorders>
            <w:hideMark/>
          </w:tcPr>
          <w:p w14:paraId="1A283256"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2017-05-03</w:t>
            </w:r>
          </w:p>
        </w:tc>
        <w:tc>
          <w:tcPr>
            <w:tcW w:w="1098" w:type="dxa"/>
            <w:tcBorders>
              <w:top w:val="nil"/>
              <w:left w:val="nil"/>
              <w:bottom w:val="single" w:sz="4" w:space="0" w:color="auto"/>
              <w:right w:val="single" w:sz="4" w:space="0" w:color="auto"/>
            </w:tcBorders>
            <w:hideMark/>
          </w:tcPr>
          <w:p w14:paraId="131FCF08" w14:textId="22689A2E"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w:t>
            </w:r>
            <w:r w:rsidR="00B12397" w:rsidRPr="006905A9">
              <w:rPr>
                <w:rFonts w:asciiTheme="minorHAnsi" w:eastAsia="Times New Roman" w:hAnsiTheme="minorHAnsi"/>
                <w:sz w:val="18"/>
                <w:szCs w:val="18"/>
                <w:lang w:val="en-US"/>
              </w:rPr>
              <w:t>06</w:t>
            </w:r>
          </w:p>
        </w:tc>
        <w:tc>
          <w:tcPr>
            <w:tcW w:w="1249" w:type="dxa"/>
            <w:tcBorders>
              <w:top w:val="nil"/>
              <w:left w:val="nil"/>
              <w:bottom w:val="single" w:sz="4" w:space="0" w:color="auto"/>
              <w:right w:val="single" w:sz="4" w:space="0" w:color="auto"/>
            </w:tcBorders>
            <w:hideMark/>
          </w:tcPr>
          <w:p w14:paraId="46562BD0" w14:textId="3E8106B0" w:rsidR="005C1C8F" w:rsidRPr="006905A9" w:rsidRDefault="00CF455E"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72DBB675" w14:textId="51664A0E"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01B7AEA0"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28CB5C79"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B167</w:t>
            </w:r>
          </w:p>
        </w:tc>
        <w:tc>
          <w:tcPr>
            <w:tcW w:w="831" w:type="dxa"/>
            <w:tcBorders>
              <w:top w:val="single" w:sz="4" w:space="0" w:color="auto"/>
              <w:left w:val="nil"/>
              <w:bottom w:val="single" w:sz="4" w:space="0" w:color="auto"/>
              <w:right w:val="single" w:sz="4" w:space="0" w:color="auto"/>
            </w:tcBorders>
          </w:tcPr>
          <w:p w14:paraId="1CA74A6D"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7</w:t>
            </w:r>
          </w:p>
        </w:tc>
        <w:tc>
          <w:tcPr>
            <w:tcW w:w="1123" w:type="dxa"/>
            <w:tcBorders>
              <w:top w:val="nil"/>
              <w:left w:val="single" w:sz="4" w:space="0" w:color="auto"/>
              <w:bottom w:val="single" w:sz="4" w:space="0" w:color="auto"/>
              <w:right w:val="single" w:sz="4" w:space="0" w:color="auto"/>
            </w:tcBorders>
            <w:hideMark/>
          </w:tcPr>
          <w:p w14:paraId="58DF017A"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2017-05-01</w:t>
            </w:r>
          </w:p>
        </w:tc>
        <w:tc>
          <w:tcPr>
            <w:tcW w:w="1107" w:type="dxa"/>
            <w:tcBorders>
              <w:top w:val="nil"/>
              <w:left w:val="nil"/>
              <w:bottom w:val="single" w:sz="4" w:space="0" w:color="auto"/>
              <w:right w:val="single" w:sz="4" w:space="0" w:color="auto"/>
            </w:tcBorders>
            <w:hideMark/>
          </w:tcPr>
          <w:p w14:paraId="7E4882E7"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2017-05-03</w:t>
            </w:r>
          </w:p>
        </w:tc>
        <w:tc>
          <w:tcPr>
            <w:tcW w:w="1098" w:type="dxa"/>
            <w:tcBorders>
              <w:top w:val="nil"/>
              <w:left w:val="nil"/>
              <w:bottom w:val="single" w:sz="4" w:space="0" w:color="auto"/>
              <w:right w:val="single" w:sz="4" w:space="0" w:color="auto"/>
            </w:tcBorders>
            <w:hideMark/>
          </w:tcPr>
          <w:p w14:paraId="3ED2D31A" w14:textId="21EFA7A3"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w:t>
            </w:r>
            <w:r w:rsidR="00B12397" w:rsidRPr="006905A9">
              <w:rPr>
                <w:rFonts w:asciiTheme="minorHAnsi" w:eastAsia="Times New Roman" w:hAnsiTheme="minorHAnsi"/>
                <w:sz w:val="18"/>
                <w:szCs w:val="18"/>
                <w:lang w:val="en-US"/>
              </w:rPr>
              <w:t>06</w:t>
            </w:r>
          </w:p>
        </w:tc>
        <w:tc>
          <w:tcPr>
            <w:tcW w:w="1249" w:type="dxa"/>
            <w:tcBorders>
              <w:top w:val="nil"/>
              <w:left w:val="nil"/>
              <w:bottom w:val="single" w:sz="4" w:space="0" w:color="auto"/>
              <w:right w:val="single" w:sz="4" w:space="0" w:color="auto"/>
            </w:tcBorders>
            <w:hideMark/>
          </w:tcPr>
          <w:p w14:paraId="38F95799" w14:textId="76EA666D" w:rsidR="005C1C8F" w:rsidRPr="006905A9" w:rsidRDefault="00CF455E"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50A2698A" w14:textId="5C33E0E9"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1EF60ABF"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7EB2DB48" w14:textId="77777777"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B173</w:t>
            </w:r>
          </w:p>
        </w:tc>
        <w:tc>
          <w:tcPr>
            <w:tcW w:w="831" w:type="dxa"/>
            <w:tcBorders>
              <w:top w:val="single" w:sz="4" w:space="0" w:color="auto"/>
              <w:left w:val="nil"/>
              <w:bottom w:val="single" w:sz="4" w:space="0" w:color="auto"/>
              <w:right w:val="single" w:sz="4" w:space="0" w:color="auto"/>
            </w:tcBorders>
          </w:tcPr>
          <w:p w14:paraId="2E934AFA"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7</w:t>
            </w:r>
          </w:p>
        </w:tc>
        <w:tc>
          <w:tcPr>
            <w:tcW w:w="1123" w:type="dxa"/>
            <w:tcBorders>
              <w:top w:val="nil"/>
              <w:left w:val="single" w:sz="4" w:space="0" w:color="auto"/>
              <w:bottom w:val="single" w:sz="4" w:space="0" w:color="auto"/>
              <w:right w:val="single" w:sz="4" w:space="0" w:color="auto"/>
            </w:tcBorders>
            <w:hideMark/>
          </w:tcPr>
          <w:p w14:paraId="63B01FED"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2017-05-01</w:t>
            </w:r>
          </w:p>
        </w:tc>
        <w:tc>
          <w:tcPr>
            <w:tcW w:w="1107" w:type="dxa"/>
            <w:tcBorders>
              <w:top w:val="nil"/>
              <w:left w:val="nil"/>
              <w:bottom w:val="single" w:sz="4" w:space="0" w:color="auto"/>
              <w:right w:val="single" w:sz="4" w:space="0" w:color="auto"/>
            </w:tcBorders>
            <w:hideMark/>
          </w:tcPr>
          <w:p w14:paraId="76C5AF65"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2017-05-03</w:t>
            </w:r>
          </w:p>
        </w:tc>
        <w:tc>
          <w:tcPr>
            <w:tcW w:w="1098" w:type="dxa"/>
            <w:tcBorders>
              <w:top w:val="nil"/>
              <w:left w:val="nil"/>
              <w:bottom w:val="single" w:sz="4" w:space="0" w:color="auto"/>
              <w:right w:val="single" w:sz="4" w:space="0" w:color="auto"/>
            </w:tcBorders>
            <w:hideMark/>
          </w:tcPr>
          <w:p w14:paraId="18E6AFE7" w14:textId="688EE276"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w:t>
            </w:r>
            <w:r w:rsidR="00B12397" w:rsidRPr="006905A9">
              <w:rPr>
                <w:rFonts w:asciiTheme="minorHAnsi" w:eastAsia="Times New Roman" w:hAnsiTheme="minorHAnsi"/>
                <w:sz w:val="18"/>
                <w:szCs w:val="18"/>
                <w:lang w:val="en-US"/>
              </w:rPr>
              <w:t>06</w:t>
            </w:r>
          </w:p>
        </w:tc>
        <w:tc>
          <w:tcPr>
            <w:tcW w:w="1249" w:type="dxa"/>
            <w:tcBorders>
              <w:top w:val="nil"/>
              <w:left w:val="nil"/>
              <w:bottom w:val="single" w:sz="4" w:space="0" w:color="auto"/>
              <w:right w:val="single" w:sz="4" w:space="0" w:color="auto"/>
            </w:tcBorders>
            <w:hideMark/>
          </w:tcPr>
          <w:p w14:paraId="64F6EE48" w14:textId="1968514C" w:rsidR="005C1C8F" w:rsidRPr="006905A9" w:rsidRDefault="00CF455E"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Removed</w:t>
            </w:r>
          </w:p>
        </w:tc>
        <w:tc>
          <w:tcPr>
            <w:tcW w:w="3403" w:type="dxa"/>
            <w:tcBorders>
              <w:top w:val="nil"/>
              <w:left w:val="nil"/>
              <w:bottom w:val="single" w:sz="4" w:space="0" w:color="auto"/>
              <w:right w:val="single" w:sz="4" w:space="0" w:color="auto"/>
            </w:tcBorders>
            <w:hideMark/>
          </w:tcPr>
          <w:p w14:paraId="7020374A" w14:textId="4D484514" w:rsidR="005C1C8F" w:rsidRPr="006905A9" w:rsidRDefault="005C1C8F" w:rsidP="006D100D">
            <w:pPr>
              <w:spacing w:before="0" w:after="0" w:line="240" w:lineRule="auto"/>
              <w:ind w:left="0"/>
              <w:rPr>
                <w:rFonts w:asciiTheme="minorHAnsi" w:eastAsia="Times New Roman" w:hAnsiTheme="minorHAnsi" w:cs="Arial"/>
                <w:color w:val="auto"/>
                <w:sz w:val="18"/>
                <w:szCs w:val="18"/>
                <w:lang w:val="en-US"/>
              </w:rPr>
            </w:pPr>
          </w:p>
        </w:tc>
      </w:tr>
      <w:tr w:rsidR="006D100D" w:rsidRPr="006D100D" w14:paraId="713468FE" w14:textId="77777777" w:rsidTr="00A330FA">
        <w:trPr>
          <w:trHeight w:val="436"/>
        </w:trPr>
        <w:tc>
          <w:tcPr>
            <w:tcW w:w="1127" w:type="dxa"/>
            <w:tcBorders>
              <w:top w:val="nil"/>
              <w:left w:val="single" w:sz="4" w:space="0" w:color="auto"/>
              <w:bottom w:val="single" w:sz="4" w:space="0" w:color="auto"/>
              <w:right w:val="single" w:sz="4" w:space="0" w:color="auto"/>
            </w:tcBorders>
          </w:tcPr>
          <w:p w14:paraId="6006F469" w14:textId="2939D93B" w:rsidR="005C1C8F" w:rsidRPr="006905A9" w:rsidRDefault="00A605D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I54</w:t>
            </w:r>
          </w:p>
        </w:tc>
        <w:tc>
          <w:tcPr>
            <w:tcW w:w="831" w:type="dxa"/>
            <w:tcBorders>
              <w:top w:val="single" w:sz="4" w:space="0" w:color="auto"/>
              <w:left w:val="nil"/>
              <w:bottom w:val="single" w:sz="4" w:space="0" w:color="auto"/>
              <w:right w:val="single" w:sz="4" w:space="0" w:color="auto"/>
            </w:tcBorders>
          </w:tcPr>
          <w:p w14:paraId="05DB54BD" w14:textId="77777777" w:rsidR="005C1C8F" w:rsidRPr="006905A9" w:rsidRDefault="005C1C8F"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7</w:t>
            </w:r>
          </w:p>
        </w:tc>
        <w:tc>
          <w:tcPr>
            <w:tcW w:w="1123" w:type="dxa"/>
            <w:tcBorders>
              <w:top w:val="nil"/>
              <w:left w:val="single" w:sz="4" w:space="0" w:color="auto"/>
              <w:bottom w:val="single" w:sz="4" w:space="0" w:color="auto"/>
              <w:right w:val="single" w:sz="4" w:space="0" w:color="auto"/>
            </w:tcBorders>
          </w:tcPr>
          <w:p w14:paraId="4A4E7C0D"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2017-05-01</w:t>
            </w:r>
          </w:p>
        </w:tc>
        <w:tc>
          <w:tcPr>
            <w:tcW w:w="1107" w:type="dxa"/>
            <w:tcBorders>
              <w:top w:val="nil"/>
              <w:left w:val="nil"/>
              <w:bottom w:val="single" w:sz="4" w:space="0" w:color="auto"/>
              <w:right w:val="single" w:sz="4" w:space="0" w:color="auto"/>
            </w:tcBorders>
          </w:tcPr>
          <w:p w14:paraId="3FF9CAB3" w14:textId="77777777"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2017-05-03</w:t>
            </w:r>
          </w:p>
        </w:tc>
        <w:tc>
          <w:tcPr>
            <w:tcW w:w="1098" w:type="dxa"/>
            <w:tcBorders>
              <w:top w:val="nil"/>
              <w:left w:val="nil"/>
              <w:bottom w:val="single" w:sz="4" w:space="0" w:color="auto"/>
              <w:right w:val="single" w:sz="4" w:space="0" w:color="auto"/>
            </w:tcBorders>
          </w:tcPr>
          <w:p w14:paraId="6CE215E8" w14:textId="4C92ACAC" w:rsidR="005C1C8F" w:rsidRPr="006905A9" w:rsidRDefault="005C1C8F"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w:t>
            </w:r>
            <w:r w:rsidR="00B12397" w:rsidRPr="006905A9">
              <w:rPr>
                <w:rFonts w:asciiTheme="minorHAnsi" w:eastAsia="Times New Roman" w:hAnsiTheme="minorHAnsi"/>
                <w:sz w:val="18"/>
                <w:szCs w:val="18"/>
                <w:lang w:val="en-US"/>
              </w:rPr>
              <w:t>06</w:t>
            </w:r>
          </w:p>
        </w:tc>
        <w:tc>
          <w:tcPr>
            <w:tcW w:w="1249" w:type="dxa"/>
            <w:tcBorders>
              <w:top w:val="nil"/>
              <w:left w:val="nil"/>
              <w:bottom w:val="single" w:sz="4" w:space="0" w:color="auto"/>
              <w:right w:val="single" w:sz="4" w:space="0" w:color="auto"/>
            </w:tcBorders>
          </w:tcPr>
          <w:p w14:paraId="386F602A" w14:textId="52038116" w:rsidR="005C1C8F" w:rsidRPr="006905A9" w:rsidRDefault="00CF455E"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tcPr>
          <w:p w14:paraId="23C900E7" w14:textId="2B3EF81C" w:rsidR="005C1C8F" w:rsidRPr="006905A9" w:rsidRDefault="005C1C8F" w:rsidP="000B3468">
            <w:pPr>
              <w:spacing w:before="0" w:after="0" w:line="240" w:lineRule="auto"/>
              <w:ind w:left="0"/>
              <w:rPr>
                <w:rFonts w:asciiTheme="minorHAnsi" w:eastAsia="Times New Roman" w:hAnsiTheme="minorHAnsi" w:cs="Arial"/>
                <w:color w:val="auto"/>
                <w:sz w:val="18"/>
                <w:szCs w:val="18"/>
                <w:lang w:val="en-US"/>
              </w:rPr>
            </w:pPr>
          </w:p>
        </w:tc>
      </w:tr>
      <w:tr w:rsidR="007557E9" w:rsidRPr="006D100D" w14:paraId="5751AC86" w14:textId="77777777" w:rsidTr="00A330FA">
        <w:trPr>
          <w:trHeight w:val="300"/>
        </w:trPr>
        <w:tc>
          <w:tcPr>
            <w:tcW w:w="1127" w:type="dxa"/>
            <w:tcBorders>
              <w:top w:val="nil"/>
              <w:left w:val="single" w:sz="4" w:space="0" w:color="auto"/>
              <w:bottom w:val="single" w:sz="4" w:space="0" w:color="auto"/>
              <w:right w:val="single" w:sz="4" w:space="0" w:color="auto"/>
            </w:tcBorders>
          </w:tcPr>
          <w:p w14:paraId="1120E886" w14:textId="63A7B338" w:rsidR="007557E9" w:rsidRPr="006905A9" w:rsidRDefault="00A605DF" w:rsidP="006D100D">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B194b</w:t>
            </w:r>
          </w:p>
        </w:tc>
        <w:tc>
          <w:tcPr>
            <w:tcW w:w="831" w:type="dxa"/>
            <w:tcBorders>
              <w:top w:val="single" w:sz="4" w:space="0" w:color="auto"/>
              <w:left w:val="nil"/>
              <w:bottom w:val="single" w:sz="4" w:space="0" w:color="auto"/>
              <w:right w:val="single" w:sz="4" w:space="0" w:color="auto"/>
            </w:tcBorders>
          </w:tcPr>
          <w:p w14:paraId="36851819" w14:textId="24AE4DC4" w:rsidR="007557E9" w:rsidRPr="006905A9" w:rsidRDefault="003C7BC0" w:rsidP="006D100D">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7</w:t>
            </w:r>
          </w:p>
        </w:tc>
        <w:tc>
          <w:tcPr>
            <w:tcW w:w="1123" w:type="dxa"/>
            <w:tcBorders>
              <w:top w:val="nil"/>
              <w:left w:val="single" w:sz="4" w:space="0" w:color="auto"/>
              <w:bottom w:val="single" w:sz="4" w:space="0" w:color="auto"/>
              <w:right w:val="single" w:sz="4" w:space="0" w:color="auto"/>
            </w:tcBorders>
          </w:tcPr>
          <w:p w14:paraId="2AFA527F" w14:textId="7E18184D" w:rsidR="007557E9" w:rsidRPr="006905A9" w:rsidRDefault="003C7BC0"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2017-05-01</w:t>
            </w:r>
          </w:p>
        </w:tc>
        <w:tc>
          <w:tcPr>
            <w:tcW w:w="1107" w:type="dxa"/>
            <w:tcBorders>
              <w:top w:val="nil"/>
              <w:left w:val="nil"/>
              <w:bottom w:val="single" w:sz="4" w:space="0" w:color="auto"/>
              <w:right w:val="single" w:sz="4" w:space="0" w:color="auto"/>
            </w:tcBorders>
          </w:tcPr>
          <w:p w14:paraId="603B9CB0" w14:textId="6144CA45" w:rsidR="007557E9" w:rsidRPr="006905A9" w:rsidRDefault="003C7BC0"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2017-05-03</w:t>
            </w:r>
          </w:p>
        </w:tc>
        <w:tc>
          <w:tcPr>
            <w:tcW w:w="1098" w:type="dxa"/>
            <w:tcBorders>
              <w:top w:val="nil"/>
              <w:left w:val="nil"/>
              <w:bottom w:val="single" w:sz="4" w:space="0" w:color="auto"/>
              <w:right w:val="single" w:sz="4" w:space="0" w:color="auto"/>
            </w:tcBorders>
          </w:tcPr>
          <w:p w14:paraId="69F701DF" w14:textId="31F71A3A" w:rsidR="007557E9" w:rsidRPr="006905A9" w:rsidRDefault="003C7BC0"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w:t>
            </w:r>
            <w:r w:rsidR="00B12397" w:rsidRPr="006905A9">
              <w:rPr>
                <w:rFonts w:asciiTheme="minorHAnsi" w:eastAsia="Times New Roman" w:hAnsiTheme="minorHAnsi"/>
                <w:sz w:val="18"/>
                <w:szCs w:val="18"/>
                <w:lang w:val="en-US"/>
              </w:rPr>
              <w:t>06</w:t>
            </w:r>
          </w:p>
        </w:tc>
        <w:tc>
          <w:tcPr>
            <w:tcW w:w="1249" w:type="dxa"/>
            <w:tcBorders>
              <w:top w:val="nil"/>
              <w:left w:val="nil"/>
              <w:bottom w:val="single" w:sz="4" w:space="0" w:color="auto"/>
              <w:right w:val="single" w:sz="4" w:space="0" w:color="auto"/>
            </w:tcBorders>
          </w:tcPr>
          <w:p w14:paraId="440FC478" w14:textId="7DBB36A6" w:rsidR="007557E9" w:rsidRPr="006905A9" w:rsidRDefault="007557E9" w:rsidP="006D100D">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2BF0FE1F" w14:textId="6A85E904" w:rsidR="007557E9" w:rsidRPr="006905A9" w:rsidRDefault="007557E9" w:rsidP="000B3468">
            <w:pPr>
              <w:spacing w:before="0" w:after="0" w:line="240" w:lineRule="auto"/>
              <w:ind w:left="0"/>
              <w:rPr>
                <w:rFonts w:asciiTheme="minorHAnsi" w:eastAsia="Times New Roman" w:hAnsiTheme="minorHAnsi" w:cs="Arial"/>
                <w:color w:val="auto"/>
                <w:sz w:val="18"/>
                <w:szCs w:val="18"/>
                <w:lang w:val="en-US"/>
              </w:rPr>
            </w:pPr>
          </w:p>
        </w:tc>
      </w:tr>
      <w:tr w:rsidR="00FF352D" w:rsidRPr="006D100D" w14:paraId="397C0EBF" w14:textId="77777777" w:rsidTr="00A330FA">
        <w:trPr>
          <w:trHeight w:val="300"/>
        </w:trPr>
        <w:tc>
          <w:tcPr>
            <w:tcW w:w="1127" w:type="dxa"/>
            <w:tcBorders>
              <w:top w:val="nil"/>
              <w:left w:val="single" w:sz="4" w:space="0" w:color="auto"/>
              <w:bottom w:val="single" w:sz="4" w:space="0" w:color="auto"/>
              <w:right w:val="single" w:sz="4" w:space="0" w:color="auto"/>
            </w:tcBorders>
            <w:hideMark/>
          </w:tcPr>
          <w:p w14:paraId="19849226" w14:textId="77777777" w:rsidR="00FF352D" w:rsidRPr="006905A9" w:rsidRDefault="00FF352D" w:rsidP="002C6986">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B139</w:t>
            </w:r>
          </w:p>
        </w:tc>
        <w:tc>
          <w:tcPr>
            <w:tcW w:w="831" w:type="dxa"/>
            <w:tcBorders>
              <w:top w:val="single" w:sz="4" w:space="0" w:color="auto"/>
              <w:left w:val="nil"/>
              <w:bottom w:val="single" w:sz="4" w:space="0" w:color="auto"/>
              <w:right w:val="single" w:sz="4" w:space="0" w:color="auto"/>
            </w:tcBorders>
          </w:tcPr>
          <w:p w14:paraId="0DE782EA" w14:textId="4997AFBD" w:rsidR="00FF352D" w:rsidRPr="006905A9" w:rsidRDefault="00FF352D" w:rsidP="002C6986">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8</w:t>
            </w:r>
          </w:p>
        </w:tc>
        <w:tc>
          <w:tcPr>
            <w:tcW w:w="1123" w:type="dxa"/>
            <w:tcBorders>
              <w:top w:val="nil"/>
              <w:left w:val="single" w:sz="4" w:space="0" w:color="auto"/>
              <w:bottom w:val="single" w:sz="4" w:space="0" w:color="auto"/>
              <w:right w:val="single" w:sz="4" w:space="0" w:color="auto"/>
            </w:tcBorders>
            <w:hideMark/>
          </w:tcPr>
          <w:p w14:paraId="05960CF3" w14:textId="3209C295" w:rsidR="00FF352D" w:rsidRPr="006905A9" w:rsidRDefault="00FF352D" w:rsidP="002C6986">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w:t>
            </w:r>
            <w:r w:rsidR="00030CE3" w:rsidRPr="006905A9">
              <w:rPr>
                <w:rFonts w:asciiTheme="minorHAnsi" w:eastAsia="Times New Roman" w:hAnsiTheme="minorHAnsi"/>
                <w:sz w:val="18"/>
                <w:szCs w:val="18"/>
                <w:lang w:val="en-US"/>
              </w:rPr>
              <w:t>9</w:t>
            </w:r>
          </w:p>
        </w:tc>
        <w:tc>
          <w:tcPr>
            <w:tcW w:w="1107" w:type="dxa"/>
            <w:tcBorders>
              <w:top w:val="nil"/>
              <w:left w:val="nil"/>
              <w:bottom w:val="single" w:sz="4" w:space="0" w:color="auto"/>
              <w:right w:val="single" w:sz="4" w:space="0" w:color="auto"/>
            </w:tcBorders>
          </w:tcPr>
          <w:p w14:paraId="687B73C2" w14:textId="6D849661" w:rsidR="00FF352D" w:rsidRPr="006905A9" w:rsidRDefault="001F3B85" w:rsidP="002C6986">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2017-05-11</w:t>
            </w:r>
          </w:p>
        </w:tc>
        <w:tc>
          <w:tcPr>
            <w:tcW w:w="1098" w:type="dxa"/>
            <w:tcBorders>
              <w:top w:val="nil"/>
              <w:left w:val="nil"/>
              <w:bottom w:val="single" w:sz="4" w:space="0" w:color="auto"/>
              <w:right w:val="single" w:sz="4" w:space="0" w:color="auto"/>
            </w:tcBorders>
          </w:tcPr>
          <w:p w14:paraId="6314BD21" w14:textId="663F2B54" w:rsidR="00FF352D" w:rsidRPr="006905A9" w:rsidRDefault="005A33DF" w:rsidP="002C6986">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2017-05-19</w:t>
            </w:r>
          </w:p>
        </w:tc>
        <w:tc>
          <w:tcPr>
            <w:tcW w:w="1249" w:type="dxa"/>
            <w:tcBorders>
              <w:top w:val="nil"/>
              <w:left w:val="nil"/>
              <w:bottom w:val="single" w:sz="4" w:space="0" w:color="auto"/>
              <w:right w:val="single" w:sz="4" w:space="0" w:color="auto"/>
            </w:tcBorders>
            <w:hideMark/>
          </w:tcPr>
          <w:p w14:paraId="2DA88B28" w14:textId="77777777" w:rsidR="00FF352D" w:rsidRPr="006905A9" w:rsidRDefault="00FF352D" w:rsidP="002C6986">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hideMark/>
          </w:tcPr>
          <w:p w14:paraId="35EF5426" w14:textId="206E1188" w:rsidR="00FF352D" w:rsidRPr="006905A9" w:rsidRDefault="00FF352D" w:rsidP="002C6986">
            <w:pPr>
              <w:spacing w:before="0" w:after="0" w:line="240" w:lineRule="auto"/>
              <w:ind w:left="0"/>
              <w:rPr>
                <w:rFonts w:asciiTheme="minorHAnsi" w:eastAsia="Times New Roman" w:hAnsiTheme="minorHAnsi" w:cs="Arial"/>
                <w:color w:val="auto"/>
                <w:sz w:val="18"/>
                <w:szCs w:val="18"/>
                <w:lang w:val="en-US"/>
              </w:rPr>
            </w:pPr>
          </w:p>
        </w:tc>
      </w:tr>
      <w:tr w:rsidR="006F162E" w:rsidRPr="006D100D" w14:paraId="2CB0B6A1" w14:textId="77777777" w:rsidTr="00A330FA">
        <w:trPr>
          <w:trHeight w:val="300"/>
        </w:trPr>
        <w:tc>
          <w:tcPr>
            <w:tcW w:w="1127" w:type="dxa"/>
            <w:tcBorders>
              <w:top w:val="nil"/>
              <w:left w:val="single" w:sz="4" w:space="0" w:color="auto"/>
              <w:bottom w:val="single" w:sz="4" w:space="0" w:color="auto"/>
              <w:right w:val="single" w:sz="4" w:space="0" w:color="auto"/>
            </w:tcBorders>
          </w:tcPr>
          <w:p w14:paraId="0E7E2F6A" w14:textId="77777777" w:rsidR="006F162E" w:rsidRPr="006905A9" w:rsidRDefault="006F162E" w:rsidP="006F162E">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B24a</w:t>
            </w:r>
          </w:p>
        </w:tc>
        <w:tc>
          <w:tcPr>
            <w:tcW w:w="831" w:type="dxa"/>
            <w:tcBorders>
              <w:top w:val="single" w:sz="4" w:space="0" w:color="auto"/>
              <w:left w:val="nil"/>
              <w:bottom w:val="single" w:sz="4" w:space="0" w:color="auto"/>
              <w:right w:val="single" w:sz="4" w:space="0" w:color="auto"/>
            </w:tcBorders>
          </w:tcPr>
          <w:p w14:paraId="19EDA025" w14:textId="77777777" w:rsidR="006F162E" w:rsidRPr="006905A9" w:rsidRDefault="006F162E" w:rsidP="006F162E">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8</w:t>
            </w:r>
          </w:p>
        </w:tc>
        <w:tc>
          <w:tcPr>
            <w:tcW w:w="1123" w:type="dxa"/>
            <w:tcBorders>
              <w:top w:val="nil"/>
              <w:left w:val="single" w:sz="4" w:space="0" w:color="auto"/>
              <w:bottom w:val="single" w:sz="4" w:space="0" w:color="auto"/>
              <w:right w:val="single" w:sz="4" w:space="0" w:color="auto"/>
            </w:tcBorders>
          </w:tcPr>
          <w:p w14:paraId="4C256C7B" w14:textId="64199AA7" w:rsidR="006F162E" w:rsidRPr="006905A9" w:rsidRDefault="006F162E"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2017-05-08</w:t>
            </w:r>
          </w:p>
        </w:tc>
        <w:tc>
          <w:tcPr>
            <w:tcW w:w="1107" w:type="dxa"/>
            <w:tcBorders>
              <w:top w:val="nil"/>
              <w:left w:val="nil"/>
              <w:bottom w:val="single" w:sz="4" w:space="0" w:color="auto"/>
              <w:right w:val="single" w:sz="4" w:space="0" w:color="auto"/>
            </w:tcBorders>
          </w:tcPr>
          <w:p w14:paraId="52BF77A2" w14:textId="5593433A" w:rsidR="006F162E" w:rsidRPr="006905A9" w:rsidRDefault="006F162E"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2017-05-11</w:t>
            </w:r>
          </w:p>
        </w:tc>
        <w:tc>
          <w:tcPr>
            <w:tcW w:w="1098" w:type="dxa"/>
            <w:tcBorders>
              <w:top w:val="nil"/>
              <w:left w:val="nil"/>
              <w:bottom w:val="single" w:sz="4" w:space="0" w:color="auto"/>
              <w:right w:val="single" w:sz="4" w:space="0" w:color="auto"/>
            </w:tcBorders>
          </w:tcPr>
          <w:p w14:paraId="165D7099" w14:textId="6B990FBE" w:rsidR="006F162E" w:rsidRPr="006905A9" w:rsidRDefault="005A33DF"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2017-05-19</w:t>
            </w:r>
          </w:p>
        </w:tc>
        <w:tc>
          <w:tcPr>
            <w:tcW w:w="1249" w:type="dxa"/>
            <w:tcBorders>
              <w:top w:val="nil"/>
              <w:left w:val="nil"/>
              <w:bottom w:val="single" w:sz="4" w:space="0" w:color="auto"/>
              <w:right w:val="single" w:sz="4" w:space="0" w:color="auto"/>
            </w:tcBorders>
          </w:tcPr>
          <w:p w14:paraId="19B562E5" w14:textId="77777777" w:rsidR="006F162E" w:rsidRPr="006905A9" w:rsidRDefault="006F162E"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tcPr>
          <w:p w14:paraId="5E9F9F57" w14:textId="5578EC63" w:rsidR="006F162E" w:rsidRPr="006905A9" w:rsidRDefault="006F162E" w:rsidP="006F162E">
            <w:pPr>
              <w:spacing w:before="0" w:after="0" w:line="240" w:lineRule="auto"/>
              <w:ind w:left="0"/>
              <w:rPr>
                <w:rFonts w:asciiTheme="minorHAnsi" w:eastAsia="Times New Roman" w:hAnsiTheme="minorHAnsi" w:cs="Arial"/>
                <w:color w:val="auto"/>
                <w:sz w:val="18"/>
                <w:szCs w:val="18"/>
                <w:lang w:val="en-US"/>
              </w:rPr>
            </w:pPr>
          </w:p>
        </w:tc>
      </w:tr>
      <w:tr w:rsidR="006F162E" w:rsidRPr="006D100D" w14:paraId="4A3B8DF2" w14:textId="77777777" w:rsidTr="00A330FA">
        <w:trPr>
          <w:trHeight w:val="300"/>
        </w:trPr>
        <w:tc>
          <w:tcPr>
            <w:tcW w:w="1127" w:type="dxa"/>
            <w:tcBorders>
              <w:top w:val="nil"/>
              <w:left w:val="single" w:sz="4" w:space="0" w:color="auto"/>
              <w:bottom w:val="single" w:sz="4" w:space="0" w:color="auto"/>
              <w:right w:val="single" w:sz="4" w:space="0" w:color="auto"/>
            </w:tcBorders>
          </w:tcPr>
          <w:p w14:paraId="02ACD8A1" w14:textId="77777777" w:rsidR="006F162E" w:rsidRPr="006905A9" w:rsidRDefault="006F162E" w:rsidP="006F162E">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B24b</w:t>
            </w:r>
          </w:p>
        </w:tc>
        <w:tc>
          <w:tcPr>
            <w:tcW w:w="831" w:type="dxa"/>
            <w:tcBorders>
              <w:top w:val="single" w:sz="4" w:space="0" w:color="auto"/>
              <w:left w:val="nil"/>
              <w:bottom w:val="single" w:sz="4" w:space="0" w:color="auto"/>
              <w:right w:val="single" w:sz="4" w:space="0" w:color="auto"/>
            </w:tcBorders>
          </w:tcPr>
          <w:p w14:paraId="3BFF51CF" w14:textId="59888398" w:rsidR="006F162E" w:rsidRPr="006905A9" w:rsidRDefault="006F162E" w:rsidP="006F162E">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8</w:t>
            </w:r>
          </w:p>
        </w:tc>
        <w:tc>
          <w:tcPr>
            <w:tcW w:w="1123" w:type="dxa"/>
            <w:tcBorders>
              <w:top w:val="nil"/>
              <w:left w:val="single" w:sz="4" w:space="0" w:color="auto"/>
              <w:bottom w:val="single" w:sz="4" w:space="0" w:color="auto"/>
              <w:right w:val="single" w:sz="4" w:space="0" w:color="auto"/>
            </w:tcBorders>
          </w:tcPr>
          <w:p w14:paraId="4CF24A51" w14:textId="597B1813" w:rsidR="006F162E" w:rsidRPr="006905A9" w:rsidRDefault="006F162E"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2017-05-08</w:t>
            </w:r>
          </w:p>
        </w:tc>
        <w:tc>
          <w:tcPr>
            <w:tcW w:w="1107" w:type="dxa"/>
            <w:tcBorders>
              <w:top w:val="nil"/>
              <w:left w:val="nil"/>
              <w:bottom w:val="single" w:sz="4" w:space="0" w:color="auto"/>
              <w:right w:val="single" w:sz="4" w:space="0" w:color="auto"/>
            </w:tcBorders>
          </w:tcPr>
          <w:p w14:paraId="0619E749" w14:textId="0D86E07D" w:rsidR="006F162E" w:rsidRPr="006905A9" w:rsidRDefault="006F162E"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2017-05-11</w:t>
            </w:r>
          </w:p>
        </w:tc>
        <w:tc>
          <w:tcPr>
            <w:tcW w:w="1098" w:type="dxa"/>
            <w:tcBorders>
              <w:top w:val="nil"/>
              <w:left w:val="nil"/>
              <w:bottom w:val="single" w:sz="4" w:space="0" w:color="auto"/>
              <w:right w:val="single" w:sz="4" w:space="0" w:color="auto"/>
            </w:tcBorders>
          </w:tcPr>
          <w:p w14:paraId="2ACA978A" w14:textId="286EDBFB" w:rsidR="006F162E" w:rsidRPr="006905A9" w:rsidRDefault="005A33DF"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2017-05-19</w:t>
            </w:r>
          </w:p>
        </w:tc>
        <w:tc>
          <w:tcPr>
            <w:tcW w:w="1249" w:type="dxa"/>
            <w:tcBorders>
              <w:top w:val="nil"/>
              <w:left w:val="nil"/>
              <w:bottom w:val="single" w:sz="4" w:space="0" w:color="auto"/>
              <w:right w:val="single" w:sz="4" w:space="0" w:color="auto"/>
            </w:tcBorders>
          </w:tcPr>
          <w:p w14:paraId="39244F91" w14:textId="77777777" w:rsidR="006F162E" w:rsidRPr="006905A9" w:rsidRDefault="006F162E"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3401F5B2" w14:textId="3FF9FA7C" w:rsidR="006F162E" w:rsidRPr="006905A9" w:rsidRDefault="006F162E" w:rsidP="006F162E">
            <w:pPr>
              <w:spacing w:before="0" w:after="160" w:line="259" w:lineRule="auto"/>
              <w:ind w:left="0"/>
              <w:rPr>
                <w:rFonts w:asciiTheme="minorHAnsi" w:hAnsiTheme="minorHAnsi"/>
                <w:sz w:val="18"/>
                <w:szCs w:val="18"/>
              </w:rPr>
            </w:pPr>
          </w:p>
        </w:tc>
      </w:tr>
      <w:tr w:rsidR="006F162E" w:rsidRPr="006D100D" w14:paraId="4AF16F99" w14:textId="77777777" w:rsidTr="00A330FA">
        <w:trPr>
          <w:trHeight w:val="300"/>
        </w:trPr>
        <w:tc>
          <w:tcPr>
            <w:tcW w:w="1127" w:type="dxa"/>
            <w:tcBorders>
              <w:top w:val="nil"/>
              <w:left w:val="single" w:sz="4" w:space="0" w:color="auto"/>
              <w:bottom w:val="single" w:sz="4" w:space="0" w:color="auto"/>
              <w:right w:val="single" w:sz="4" w:space="0" w:color="auto"/>
            </w:tcBorders>
          </w:tcPr>
          <w:p w14:paraId="6C0C3196" w14:textId="77777777" w:rsidR="006F162E" w:rsidRPr="006905A9" w:rsidRDefault="006F162E" w:rsidP="006F162E">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B191</w:t>
            </w:r>
          </w:p>
        </w:tc>
        <w:tc>
          <w:tcPr>
            <w:tcW w:w="831" w:type="dxa"/>
            <w:tcBorders>
              <w:top w:val="single" w:sz="4" w:space="0" w:color="auto"/>
              <w:left w:val="nil"/>
              <w:bottom w:val="single" w:sz="4" w:space="0" w:color="auto"/>
              <w:right w:val="single" w:sz="4" w:space="0" w:color="auto"/>
            </w:tcBorders>
          </w:tcPr>
          <w:p w14:paraId="2AD74838" w14:textId="15366D52" w:rsidR="006F162E" w:rsidRPr="006905A9" w:rsidRDefault="006F162E" w:rsidP="006F162E">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9</w:t>
            </w:r>
          </w:p>
        </w:tc>
        <w:tc>
          <w:tcPr>
            <w:tcW w:w="1123" w:type="dxa"/>
            <w:tcBorders>
              <w:top w:val="nil"/>
              <w:left w:val="single" w:sz="4" w:space="0" w:color="auto"/>
              <w:bottom w:val="single" w:sz="4" w:space="0" w:color="auto"/>
              <w:right w:val="single" w:sz="4" w:space="0" w:color="auto"/>
            </w:tcBorders>
          </w:tcPr>
          <w:p w14:paraId="1FFA6895" w14:textId="411CBE2B" w:rsidR="006F162E" w:rsidRPr="006905A9" w:rsidRDefault="006F162E"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2017-05-15</w:t>
            </w:r>
          </w:p>
        </w:tc>
        <w:tc>
          <w:tcPr>
            <w:tcW w:w="1107" w:type="dxa"/>
            <w:tcBorders>
              <w:top w:val="nil"/>
              <w:left w:val="nil"/>
              <w:bottom w:val="single" w:sz="4" w:space="0" w:color="auto"/>
              <w:right w:val="single" w:sz="4" w:space="0" w:color="auto"/>
            </w:tcBorders>
          </w:tcPr>
          <w:p w14:paraId="648AE69B" w14:textId="5650081A" w:rsidR="006F162E"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3FBDB747" w14:textId="3AF5A02A" w:rsidR="006F162E" w:rsidRPr="006905A9" w:rsidRDefault="005A33DF" w:rsidP="005A33DF">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2017-05-19</w:t>
            </w:r>
          </w:p>
        </w:tc>
        <w:tc>
          <w:tcPr>
            <w:tcW w:w="1249" w:type="dxa"/>
            <w:tcBorders>
              <w:top w:val="nil"/>
              <w:left w:val="nil"/>
              <w:bottom w:val="single" w:sz="4" w:space="0" w:color="auto"/>
              <w:right w:val="single" w:sz="4" w:space="0" w:color="auto"/>
            </w:tcBorders>
          </w:tcPr>
          <w:p w14:paraId="6C2CF901" w14:textId="77777777" w:rsidR="006F162E" w:rsidRPr="006905A9" w:rsidRDefault="006F162E"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14598FE1" w14:textId="20CDF472" w:rsidR="006F162E" w:rsidRPr="006905A9" w:rsidRDefault="006F162E" w:rsidP="001E0AD3">
            <w:pPr>
              <w:spacing w:before="0" w:after="0" w:line="240" w:lineRule="auto"/>
              <w:ind w:left="0"/>
              <w:rPr>
                <w:rFonts w:asciiTheme="minorHAnsi" w:hAnsiTheme="minorHAnsi"/>
                <w:sz w:val="18"/>
                <w:szCs w:val="18"/>
              </w:rPr>
            </w:pPr>
          </w:p>
        </w:tc>
      </w:tr>
      <w:tr w:rsidR="00E02674" w:rsidRPr="006D100D" w14:paraId="1231820B" w14:textId="77777777" w:rsidTr="00A330FA">
        <w:trPr>
          <w:trHeight w:val="300"/>
        </w:trPr>
        <w:tc>
          <w:tcPr>
            <w:tcW w:w="1127" w:type="dxa"/>
            <w:tcBorders>
              <w:top w:val="nil"/>
              <w:left w:val="single" w:sz="4" w:space="0" w:color="auto"/>
              <w:bottom w:val="single" w:sz="4" w:space="0" w:color="auto"/>
              <w:right w:val="single" w:sz="4" w:space="0" w:color="auto"/>
            </w:tcBorders>
          </w:tcPr>
          <w:p w14:paraId="2B5317A6" w14:textId="77777777" w:rsidR="00E02674" w:rsidRPr="006905A9" w:rsidRDefault="00E02674" w:rsidP="006F162E">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B192a</w:t>
            </w:r>
          </w:p>
        </w:tc>
        <w:tc>
          <w:tcPr>
            <w:tcW w:w="831" w:type="dxa"/>
            <w:tcBorders>
              <w:top w:val="single" w:sz="4" w:space="0" w:color="auto"/>
              <w:left w:val="nil"/>
              <w:bottom w:val="single" w:sz="4" w:space="0" w:color="auto"/>
              <w:right w:val="single" w:sz="4" w:space="0" w:color="auto"/>
            </w:tcBorders>
          </w:tcPr>
          <w:p w14:paraId="2DBF17B1" w14:textId="640C9224" w:rsidR="00E02674" w:rsidRPr="006905A9" w:rsidRDefault="00E02674" w:rsidP="006F162E">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9</w:t>
            </w:r>
          </w:p>
        </w:tc>
        <w:tc>
          <w:tcPr>
            <w:tcW w:w="1123" w:type="dxa"/>
            <w:tcBorders>
              <w:top w:val="nil"/>
              <w:left w:val="single" w:sz="4" w:space="0" w:color="auto"/>
              <w:bottom w:val="single" w:sz="4" w:space="0" w:color="auto"/>
              <w:right w:val="single" w:sz="4" w:space="0" w:color="auto"/>
            </w:tcBorders>
          </w:tcPr>
          <w:p w14:paraId="16FCB9B8" w14:textId="64E6B265" w:rsidR="00E02674"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2017-05-15</w:t>
            </w:r>
          </w:p>
        </w:tc>
        <w:tc>
          <w:tcPr>
            <w:tcW w:w="1107" w:type="dxa"/>
            <w:tcBorders>
              <w:top w:val="nil"/>
              <w:left w:val="nil"/>
              <w:bottom w:val="single" w:sz="4" w:space="0" w:color="auto"/>
              <w:right w:val="single" w:sz="4" w:space="0" w:color="auto"/>
            </w:tcBorders>
          </w:tcPr>
          <w:p w14:paraId="786D8834" w14:textId="5753B957" w:rsidR="00E02674"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1D0F3438" w14:textId="78BD80DF" w:rsidR="00E02674"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2017-05-19</w:t>
            </w:r>
          </w:p>
        </w:tc>
        <w:tc>
          <w:tcPr>
            <w:tcW w:w="1249" w:type="dxa"/>
            <w:tcBorders>
              <w:top w:val="nil"/>
              <w:left w:val="nil"/>
              <w:bottom w:val="single" w:sz="4" w:space="0" w:color="auto"/>
              <w:right w:val="single" w:sz="4" w:space="0" w:color="auto"/>
            </w:tcBorders>
          </w:tcPr>
          <w:p w14:paraId="6B530F99" w14:textId="77777777" w:rsidR="00E02674"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6C8A56D1" w14:textId="50BC5539" w:rsidR="00E02674" w:rsidRPr="006905A9" w:rsidRDefault="00E02674" w:rsidP="006F162E">
            <w:pPr>
              <w:spacing w:before="0" w:after="160" w:line="259" w:lineRule="auto"/>
              <w:ind w:left="0"/>
              <w:rPr>
                <w:rFonts w:asciiTheme="minorHAnsi" w:hAnsiTheme="minorHAnsi"/>
                <w:sz w:val="18"/>
                <w:szCs w:val="18"/>
              </w:rPr>
            </w:pPr>
          </w:p>
        </w:tc>
      </w:tr>
      <w:tr w:rsidR="00E02674" w:rsidRPr="006D100D" w14:paraId="32222C1C" w14:textId="77777777" w:rsidTr="00A330FA">
        <w:trPr>
          <w:trHeight w:val="300"/>
        </w:trPr>
        <w:tc>
          <w:tcPr>
            <w:tcW w:w="1127" w:type="dxa"/>
            <w:tcBorders>
              <w:top w:val="nil"/>
              <w:left w:val="single" w:sz="4" w:space="0" w:color="auto"/>
              <w:bottom w:val="single" w:sz="4" w:space="0" w:color="auto"/>
              <w:right w:val="single" w:sz="4" w:space="0" w:color="auto"/>
            </w:tcBorders>
          </w:tcPr>
          <w:p w14:paraId="1056AC0D" w14:textId="77777777" w:rsidR="00E02674" w:rsidRPr="006905A9" w:rsidRDefault="00E02674" w:rsidP="006F162E">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B192b</w:t>
            </w:r>
          </w:p>
        </w:tc>
        <w:tc>
          <w:tcPr>
            <w:tcW w:w="831" w:type="dxa"/>
            <w:tcBorders>
              <w:top w:val="single" w:sz="4" w:space="0" w:color="auto"/>
              <w:left w:val="nil"/>
              <w:bottom w:val="single" w:sz="4" w:space="0" w:color="auto"/>
              <w:right w:val="single" w:sz="4" w:space="0" w:color="auto"/>
            </w:tcBorders>
          </w:tcPr>
          <w:p w14:paraId="68133035" w14:textId="514F677D" w:rsidR="00E02674" w:rsidRPr="006905A9" w:rsidRDefault="00E02674" w:rsidP="006F162E">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9</w:t>
            </w:r>
          </w:p>
        </w:tc>
        <w:tc>
          <w:tcPr>
            <w:tcW w:w="1123" w:type="dxa"/>
            <w:tcBorders>
              <w:top w:val="nil"/>
              <w:left w:val="single" w:sz="4" w:space="0" w:color="auto"/>
              <w:bottom w:val="single" w:sz="4" w:space="0" w:color="auto"/>
              <w:right w:val="single" w:sz="4" w:space="0" w:color="auto"/>
            </w:tcBorders>
          </w:tcPr>
          <w:p w14:paraId="432D5804" w14:textId="77B7B91D" w:rsidR="00E02674"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2017-05-15</w:t>
            </w:r>
          </w:p>
        </w:tc>
        <w:tc>
          <w:tcPr>
            <w:tcW w:w="1107" w:type="dxa"/>
            <w:tcBorders>
              <w:top w:val="nil"/>
              <w:left w:val="nil"/>
              <w:bottom w:val="single" w:sz="4" w:space="0" w:color="auto"/>
              <w:right w:val="single" w:sz="4" w:space="0" w:color="auto"/>
            </w:tcBorders>
          </w:tcPr>
          <w:p w14:paraId="3D966779" w14:textId="41FA2E06" w:rsidR="00E02674"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4E0C5483" w14:textId="70E30825" w:rsidR="00E02674"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2017-05-19</w:t>
            </w:r>
          </w:p>
        </w:tc>
        <w:tc>
          <w:tcPr>
            <w:tcW w:w="1249" w:type="dxa"/>
            <w:tcBorders>
              <w:top w:val="nil"/>
              <w:left w:val="nil"/>
              <w:bottom w:val="single" w:sz="4" w:space="0" w:color="auto"/>
              <w:right w:val="single" w:sz="4" w:space="0" w:color="auto"/>
            </w:tcBorders>
          </w:tcPr>
          <w:p w14:paraId="4A131156" w14:textId="77777777" w:rsidR="00E02674"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588CF1B9" w14:textId="54D17377" w:rsidR="00E02674" w:rsidRPr="006905A9" w:rsidRDefault="00E02674" w:rsidP="006F162E">
            <w:pPr>
              <w:spacing w:before="0" w:after="0" w:line="240" w:lineRule="auto"/>
              <w:ind w:left="0"/>
              <w:rPr>
                <w:rFonts w:asciiTheme="minorHAnsi" w:hAnsiTheme="minorHAnsi"/>
                <w:sz w:val="18"/>
                <w:szCs w:val="18"/>
              </w:rPr>
            </w:pPr>
          </w:p>
        </w:tc>
      </w:tr>
      <w:tr w:rsidR="00E02674" w:rsidRPr="006D100D" w14:paraId="0E8EB314" w14:textId="77777777" w:rsidTr="00A330FA">
        <w:trPr>
          <w:trHeight w:val="300"/>
        </w:trPr>
        <w:tc>
          <w:tcPr>
            <w:tcW w:w="1127" w:type="dxa"/>
            <w:tcBorders>
              <w:top w:val="nil"/>
              <w:left w:val="single" w:sz="4" w:space="0" w:color="auto"/>
              <w:bottom w:val="single" w:sz="4" w:space="0" w:color="auto"/>
              <w:right w:val="single" w:sz="4" w:space="0" w:color="auto"/>
            </w:tcBorders>
          </w:tcPr>
          <w:p w14:paraId="64030935" w14:textId="77777777" w:rsidR="00E02674" w:rsidRPr="006905A9" w:rsidRDefault="00E02674" w:rsidP="006F162E">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B193</w:t>
            </w:r>
          </w:p>
        </w:tc>
        <w:tc>
          <w:tcPr>
            <w:tcW w:w="831" w:type="dxa"/>
            <w:tcBorders>
              <w:top w:val="single" w:sz="4" w:space="0" w:color="auto"/>
              <w:left w:val="nil"/>
              <w:bottom w:val="single" w:sz="4" w:space="0" w:color="auto"/>
              <w:right w:val="single" w:sz="4" w:space="0" w:color="auto"/>
            </w:tcBorders>
          </w:tcPr>
          <w:p w14:paraId="63852AB1" w14:textId="6E41FC47" w:rsidR="00E02674" w:rsidRPr="006905A9" w:rsidRDefault="00E02674" w:rsidP="006F162E">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9</w:t>
            </w:r>
          </w:p>
        </w:tc>
        <w:tc>
          <w:tcPr>
            <w:tcW w:w="1123" w:type="dxa"/>
            <w:tcBorders>
              <w:top w:val="nil"/>
              <w:left w:val="single" w:sz="4" w:space="0" w:color="auto"/>
              <w:bottom w:val="single" w:sz="4" w:space="0" w:color="auto"/>
              <w:right w:val="single" w:sz="4" w:space="0" w:color="auto"/>
            </w:tcBorders>
          </w:tcPr>
          <w:p w14:paraId="06C3AC7C" w14:textId="2C2D9674" w:rsidR="00E02674"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2017-05-15</w:t>
            </w:r>
          </w:p>
        </w:tc>
        <w:tc>
          <w:tcPr>
            <w:tcW w:w="1107" w:type="dxa"/>
            <w:tcBorders>
              <w:top w:val="nil"/>
              <w:left w:val="nil"/>
              <w:bottom w:val="single" w:sz="4" w:space="0" w:color="auto"/>
              <w:right w:val="single" w:sz="4" w:space="0" w:color="auto"/>
            </w:tcBorders>
          </w:tcPr>
          <w:p w14:paraId="1BBCBEE8" w14:textId="35C479D7" w:rsidR="00E02674"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32F4840D" w14:textId="4E6C7D43" w:rsidR="00E02674"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2017-05-19</w:t>
            </w:r>
          </w:p>
        </w:tc>
        <w:tc>
          <w:tcPr>
            <w:tcW w:w="1249" w:type="dxa"/>
            <w:tcBorders>
              <w:top w:val="nil"/>
              <w:left w:val="nil"/>
              <w:bottom w:val="single" w:sz="4" w:space="0" w:color="auto"/>
              <w:right w:val="single" w:sz="4" w:space="0" w:color="auto"/>
            </w:tcBorders>
          </w:tcPr>
          <w:p w14:paraId="697AC248" w14:textId="77777777" w:rsidR="00E02674" w:rsidRPr="006905A9" w:rsidRDefault="00E02674" w:rsidP="006F162E">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2B23916C" w14:textId="0FCD5F66" w:rsidR="00E02674" w:rsidRPr="006905A9" w:rsidRDefault="00E02674" w:rsidP="006F162E">
            <w:pPr>
              <w:spacing w:before="0" w:after="0" w:line="240" w:lineRule="auto"/>
              <w:ind w:left="0"/>
              <w:rPr>
                <w:rFonts w:asciiTheme="minorHAnsi" w:eastAsia="Times New Roman" w:hAnsiTheme="minorHAnsi" w:cs="Arial"/>
                <w:color w:val="auto"/>
                <w:sz w:val="18"/>
                <w:szCs w:val="18"/>
                <w:lang w:val="en-US"/>
              </w:rPr>
            </w:pPr>
          </w:p>
        </w:tc>
      </w:tr>
      <w:tr w:rsidR="00E02674" w:rsidRPr="006D100D" w14:paraId="3496ABE0" w14:textId="77777777" w:rsidTr="00A330FA">
        <w:trPr>
          <w:trHeight w:val="300"/>
        </w:trPr>
        <w:tc>
          <w:tcPr>
            <w:tcW w:w="1127" w:type="dxa"/>
            <w:tcBorders>
              <w:top w:val="nil"/>
              <w:left w:val="single" w:sz="4" w:space="0" w:color="auto"/>
              <w:bottom w:val="single" w:sz="4" w:space="0" w:color="auto"/>
              <w:right w:val="single" w:sz="4" w:space="0" w:color="auto"/>
            </w:tcBorders>
          </w:tcPr>
          <w:p w14:paraId="676EB0BE" w14:textId="77777777" w:rsidR="00E02674" w:rsidRPr="006905A9" w:rsidRDefault="00E02674" w:rsidP="00E02674">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I53</w:t>
            </w:r>
          </w:p>
        </w:tc>
        <w:tc>
          <w:tcPr>
            <w:tcW w:w="831" w:type="dxa"/>
            <w:tcBorders>
              <w:top w:val="single" w:sz="4" w:space="0" w:color="auto"/>
              <w:left w:val="nil"/>
              <w:bottom w:val="single" w:sz="4" w:space="0" w:color="auto"/>
              <w:right w:val="single" w:sz="4" w:space="0" w:color="auto"/>
            </w:tcBorders>
          </w:tcPr>
          <w:p w14:paraId="1C7F584B" w14:textId="77777777" w:rsidR="00E02674" w:rsidRPr="006905A9" w:rsidRDefault="00E02674" w:rsidP="00E02674">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10</w:t>
            </w:r>
          </w:p>
        </w:tc>
        <w:tc>
          <w:tcPr>
            <w:tcW w:w="1123" w:type="dxa"/>
            <w:tcBorders>
              <w:top w:val="nil"/>
              <w:left w:val="single" w:sz="4" w:space="0" w:color="auto"/>
              <w:bottom w:val="single" w:sz="4" w:space="0" w:color="auto"/>
              <w:right w:val="single" w:sz="4" w:space="0" w:color="auto"/>
            </w:tcBorders>
          </w:tcPr>
          <w:p w14:paraId="5C6B04F8" w14:textId="77777777" w:rsidR="00E02674" w:rsidRPr="006905A9" w:rsidRDefault="00E02674" w:rsidP="00E02674">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2017-05-23</w:t>
            </w:r>
          </w:p>
        </w:tc>
        <w:tc>
          <w:tcPr>
            <w:tcW w:w="1107" w:type="dxa"/>
            <w:tcBorders>
              <w:top w:val="nil"/>
              <w:left w:val="nil"/>
              <w:bottom w:val="single" w:sz="4" w:space="0" w:color="auto"/>
              <w:right w:val="single" w:sz="4" w:space="0" w:color="auto"/>
            </w:tcBorders>
          </w:tcPr>
          <w:p w14:paraId="10AA8220" w14:textId="4D8308E4" w:rsidR="00E02674" w:rsidRPr="006905A9" w:rsidRDefault="00E02674" w:rsidP="00E02674">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784ECBE8" w14:textId="5359A8B7" w:rsidR="00E02674" w:rsidRPr="006905A9" w:rsidRDefault="00C62529" w:rsidP="00E02674">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2017-05-29</w:t>
            </w:r>
          </w:p>
        </w:tc>
        <w:tc>
          <w:tcPr>
            <w:tcW w:w="1249" w:type="dxa"/>
            <w:tcBorders>
              <w:top w:val="nil"/>
              <w:left w:val="nil"/>
              <w:bottom w:val="single" w:sz="4" w:space="0" w:color="auto"/>
              <w:right w:val="single" w:sz="4" w:space="0" w:color="auto"/>
            </w:tcBorders>
          </w:tcPr>
          <w:p w14:paraId="01F16BA9" w14:textId="77777777" w:rsidR="00E02674" w:rsidRPr="006905A9" w:rsidRDefault="00E02674" w:rsidP="00E02674">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25BBE6EC" w14:textId="3BE3CEF6" w:rsidR="00E02674" w:rsidRPr="006905A9" w:rsidRDefault="00E02674" w:rsidP="00E02674">
            <w:pPr>
              <w:spacing w:before="0" w:after="0" w:line="240" w:lineRule="auto"/>
              <w:ind w:left="0"/>
              <w:rPr>
                <w:rFonts w:asciiTheme="minorHAnsi" w:eastAsia="Times New Roman" w:hAnsiTheme="minorHAnsi" w:cs="Arial"/>
                <w:color w:val="auto"/>
                <w:sz w:val="18"/>
                <w:szCs w:val="18"/>
                <w:lang w:val="en-US"/>
              </w:rPr>
            </w:pPr>
          </w:p>
        </w:tc>
      </w:tr>
      <w:tr w:rsidR="00E02674" w:rsidRPr="006D100D" w14:paraId="0494F9D7" w14:textId="77777777" w:rsidTr="00A330FA">
        <w:trPr>
          <w:trHeight w:val="300"/>
        </w:trPr>
        <w:tc>
          <w:tcPr>
            <w:tcW w:w="1127" w:type="dxa"/>
            <w:tcBorders>
              <w:top w:val="nil"/>
              <w:left w:val="single" w:sz="4" w:space="0" w:color="auto"/>
              <w:bottom w:val="single" w:sz="4" w:space="0" w:color="auto"/>
              <w:right w:val="single" w:sz="4" w:space="0" w:color="auto"/>
            </w:tcBorders>
          </w:tcPr>
          <w:p w14:paraId="2F5509B2" w14:textId="77777777" w:rsidR="00E02674" w:rsidRPr="006905A9" w:rsidRDefault="00E02674" w:rsidP="00E02674">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B152</w:t>
            </w:r>
          </w:p>
        </w:tc>
        <w:tc>
          <w:tcPr>
            <w:tcW w:w="831" w:type="dxa"/>
            <w:tcBorders>
              <w:top w:val="single" w:sz="4" w:space="0" w:color="auto"/>
              <w:left w:val="nil"/>
              <w:bottom w:val="single" w:sz="4" w:space="0" w:color="auto"/>
              <w:right w:val="single" w:sz="4" w:space="0" w:color="auto"/>
            </w:tcBorders>
          </w:tcPr>
          <w:p w14:paraId="6C61C49B" w14:textId="77777777" w:rsidR="00E02674" w:rsidRPr="006905A9" w:rsidRDefault="00E02674" w:rsidP="00E02674">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10</w:t>
            </w:r>
          </w:p>
        </w:tc>
        <w:tc>
          <w:tcPr>
            <w:tcW w:w="1123" w:type="dxa"/>
            <w:tcBorders>
              <w:top w:val="nil"/>
              <w:left w:val="single" w:sz="4" w:space="0" w:color="auto"/>
              <w:bottom w:val="single" w:sz="4" w:space="0" w:color="auto"/>
              <w:right w:val="single" w:sz="4" w:space="0" w:color="auto"/>
            </w:tcBorders>
          </w:tcPr>
          <w:p w14:paraId="7DC0716E" w14:textId="77777777" w:rsidR="00E02674" w:rsidRPr="006905A9" w:rsidRDefault="00E02674" w:rsidP="00E02674">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2017-05-23</w:t>
            </w:r>
          </w:p>
        </w:tc>
        <w:tc>
          <w:tcPr>
            <w:tcW w:w="1107" w:type="dxa"/>
            <w:tcBorders>
              <w:top w:val="nil"/>
              <w:left w:val="nil"/>
              <w:bottom w:val="single" w:sz="4" w:space="0" w:color="auto"/>
              <w:right w:val="single" w:sz="4" w:space="0" w:color="auto"/>
            </w:tcBorders>
          </w:tcPr>
          <w:p w14:paraId="5ACC8437" w14:textId="6391C22E" w:rsidR="00E02674" w:rsidRPr="006905A9" w:rsidRDefault="00E02674" w:rsidP="00E02674">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72F92A8A" w14:textId="31AA6207" w:rsidR="00E02674" w:rsidRPr="006905A9" w:rsidRDefault="00C62529" w:rsidP="00E02674">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2017-05-29</w:t>
            </w:r>
          </w:p>
        </w:tc>
        <w:tc>
          <w:tcPr>
            <w:tcW w:w="1249" w:type="dxa"/>
            <w:tcBorders>
              <w:top w:val="nil"/>
              <w:left w:val="nil"/>
              <w:bottom w:val="single" w:sz="4" w:space="0" w:color="auto"/>
              <w:right w:val="single" w:sz="4" w:space="0" w:color="auto"/>
            </w:tcBorders>
          </w:tcPr>
          <w:p w14:paraId="5BE1D3F0" w14:textId="77777777" w:rsidR="00E02674" w:rsidRPr="006905A9" w:rsidRDefault="00E02674" w:rsidP="00E02674">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Removed</w:t>
            </w:r>
          </w:p>
        </w:tc>
        <w:tc>
          <w:tcPr>
            <w:tcW w:w="3403" w:type="dxa"/>
            <w:tcBorders>
              <w:top w:val="nil"/>
              <w:left w:val="nil"/>
              <w:bottom w:val="single" w:sz="4" w:space="0" w:color="auto"/>
              <w:right w:val="single" w:sz="4" w:space="0" w:color="auto"/>
            </w:tcBorders>
          </w:tcPr>
          <w:p w14:paraId="018C75EF" w14:textId="074FCC88" w:rsidR="00E02674" w:rsidRPr="006905A9" w:rsidRDefault="00E02674" w:rsidP="00E02674">
            <w:pPr>
              <w:spacing w:before="0" w:after="0" w:line="240" w:lineRule="auto"/>
              <w:ind w:left="0"/>
              <w:rPr>
                <w:rFonts w:asciiTheme="minorHAnsi" w:eastAsia="Times New Roman" w:hAnsiTheme="minorHAnsi" w:cs="Arial"/>
                <w:color w:val="auto"/>
                <w:sz w:val="18"/>
                <w:szCs w:val="18"/>
                <w:lang w:val="en-US"/>
              </w:rPr>
            </w:pPr>
          </w:p>
        </w:tc>
      </w:tr>
      <w:tr w:rsidR="00E02674" w:rsidRPr="006D100D" w14:paraId="7781E264" w14:textId="77777777" w:rsidTr="00A330FA">
        <w:trPr>
          <w:trHeight w:val="300"/>
        </w:trPr>
        <w:tc>
          <w:tcPr>
            <w:tcW w:w="1127" w:type="dxa"/>
            <w:tcBorders>
              <w:top w:val="nil"/>
              <w:left w:val="single" w:sz="4" w:space="0" w:color="auto"/>
              <w:bottom w:val="single" w:sz="4" w:space="0" w:color="auto"/>
              <w:right w:val="single" w:sz="4" w:space="0" w:color="auto"/>
            </w:tcBorders>
          </w:tcPr>
          <w:p w14:paraId="464AB5C4" w14:textId="77777777" w:rsidR="00E02674" w:rsidRPr="006905A9" w:rsidRDefault="00E02674" w:rsidP="00E02674">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B154</w:t>
            </w:r>
          </w:p>
        </w:tc>
        <w:tc>
          <w:tcPr>
            <w:tcW w:w="831" w:type="dxa"/>
            <w:tcBorders>
              <w:top w:val="single" w:sz="4" w:space="0" w:color="auto"/>
              <w:left w:val="nil"/>
              <w:bottom w:val="single" w:sz="4" w:space="0" w:color="auto"/>
              <w:right w:val="single" w:sz="4" w:space="0" w:color="auto"/>
            </w:tcBorders>
          </w:tcPr>
          <w:p w14:paraId="3B2BF998" w14:textId="386BCC68" w:rsidR="00E02674" w:rsidRPr="006905A9" w:rsidRDefault="00DB1EA7" w:rsidP="00E02674">
            <w:pPr>
              <w:spacing w:before="0" w:after="0" w:line="240" w:lineRule="auto"/>
              <w:ind w:left="0"/>
              <w:jc w:val="center"/>
              <w:rPr>
                <w:rFonts w:asciiTheme="minorHAnsi" w:eastAsia="Times New Roman" w:hAnsiTheme="minorHAnsi"/>
                <w:sz w:val="18"/>
                <w:szCs w:val="18"/>
                <w:lang w:val="en-US"/>
              </w:rPr>
            </w:pPr>
            <w:r>
              <w:rPr>
                <w:rFonts w:asciiTheme="minorHAnsi" w:eastAsia="Times New Roman" w:hAnsiTheme="minorHAnsi"/>
                <w:sz w:val="18"/>
                <w:szCs w:val="18"/>
                <w:lang w:val="en-US"/>
              </w:rPr>
              <w:t>11</w:t>
            </w:r>
          </w:p>
        </w:tc>
        <w:tc>
          <w:tcPr>
            <w:tcW w:w="1123" w:type="dxa"/>
            <w:tcBorders>
              <w:top w:val="nil"/>
              <w:left w:val="single" w:sz="4" w:space="0" w:color="auto"/>
              <w:bottom w:val="single" w:sz="4" w:space="0" w:color="auto"/>
              <w:right w:val="single" w:sz="4" w:space="0" w:color="auto"/>
            </w:tcBorders>
          </w:tcPr>
          <w:p w14:paraId="21130A72" w14:textId="70904C7B" w:rsidR="00E02674" w:rsidRPr="006905A9" w:rsidRDefault="00E02674" w:rsidP="00E02674">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w:t>
            </w:r>
            <w:r w:rsidR="00DB1EA7">
              <w:rPr>
                <w:rFonts w:asciiTheme="minorHAnsi" w:eastAsia="Times New Roman" w:hAnsiTheme="minorHAnsi"/>
                <w:sz w:val="18"/>
                <w:szCs w:val="18"/>
                <w:lang w:val="en-US"/>
              </w:rPr>
              <w:t>06-08</w:t>
            </w:r>
          </w:p>
        </w:tc>
        <w:tc>
          <w:tcPr>
            <w:tcW w:w="1107" w:type="dxa"/>
            <w:tcBorders>
              <w:top w:val="nil"/>
              <w:left w:val="nil"/>
              <w:bottom w:val="single" w:sz="4" w:space="0" w:color="auto"/>
              <w:right w:val="single" w:sz="4" w:space="0" w:color="auto"/>
            </w:tcBorders>
          </w:tcPr>
          <w:p w14:paraId="7284832A" w14:textId="69D355FF" w:rsidR="00E02674" w:rsidRPr="006905A9" w:rsidRDefault="00E02674" w:rsidP="00E02674">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60A8D499" w14:textId="13F61AAD" w:rsidR="00E02674" w:rsidRPr="006905A9" w:rsidRDefault="00D271DE" w:rsidP="00E02674">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2017-06-09</w:t>
            </w:r>
          </w:p>
        </w:tc>
        <w:tc>
          <w:tcPr>
            <w:tcW w:w="1249" w:type="dxa"/>
            <w:tcBorders>
              <w:top w:val="nil"/>
              <w:left w:val="nil"/>
              <w:bottom w:val="single" w:sz="4" w:space="0" w:color="auto"/>
              <w:right w:val="single" w:sz="4" w:space="0" w:color="auto"/>
            </w:tcBorders>
          </w:tcPr>
          <w:p w14:paraId="47F0D277" w14:textId="77777777" w:rsidR="00E02674" w:rsidRPr="006905A9" w:rsidRDefault="00E02674" w:rsidP="00E02674">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Kept</w:t>
            </w:r>
          </w:p>
        </w:tc>
        <w:tc>
          <w:tcPr>
            <w:tcW w:w="3403" w:type="dxa"/>
            <w:tcBorders>
              <w:top w:val="nil"/>
              <w:left w:val="nil"/>
              <w:bottom w:val="single" w:sz="4" w:space="0" w:color="auto"/>
              <w:right w:val="single" w:sz="4" w:space="0" w:color="auto"/>
            </w:tcBorders>
          </w:tcPr>
          <w:p w14:paraId="7CC6F3BF" w14:textId="760B8B47" w:rsidR="00E02674" w:rsidRPr="006905A9" w:rsidRDefault="00E02674" w:rsidP="00E02674">
            <w:pPr>
              <w:spacing w:before="0" w:after="0" w:line="240" w:lineRule="auto"/>
              <w:ind w:left="0"/>
              <w:rPr>
                <w:rFonts w:asciiTheme="minorHAnsi" w:eastAsia="Times New Roman" w:hAnsiTheme="minorHAnsi" w:cs="Arial"/>
                <w:color w:val="auto"/>
                <w:sz w:val="18"/>
                <w:szCs w:val="18"/>
                <w:lang w:val="en-US"/>
              </w:rPr>
            </w:pPr>
          </w:p>
        </w:tc>
      </w:tr>
      <w:tr w:rsidR="00DB1EA7" w:rsidRPr="006D100D" w14:paraId="3DDC028F" w14:textId="77777777" w:rsidTr="00A330FA">
        <w:trPr>
          <w:trHeight w:val="300"/>
        </w:trPr>
        <w:tc>
          <w:tcPr>
            <w:tcW w:w="1127" w:type="dxa"/>
            <w:tcBorders>
              <w:top w:val="nil"/>
              <w:left w:val="single" w:sz="4" w:space="0" w:color="auto"/>
              <w:bottom w:val="single" w:sz="4" w:space="0" w:color="auto"/>
              <w:right w:val="single" w:sz="4" w:space="0" w:color="auto"/>
            </w:tcBorders>
          </w:tcPr>
          <w:p w14:paraId="342B43E0" w14:textId="77777777"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B155a</w:t>
            </w:r>
          </w:p>
        </w:tc>
        <w:tc>
          <w:tcPr>
            <w:tcW w:w="831" w:type="dxa"/>
            <w:tcBorders>
              <w:top w:val="single" w:sz="4" w:space="0" w:color="auto"/>
              <w:left w:val="nil"/>
              <w:bottom w:val="single" w:sz="4" w:space="0" w:color="auto"/>
              <w:right w:val="single" w:sz="4" w:space="0" w:color="auto"/>
            </w:tcBorders>
          </w:tcPr>
          <w:p w14:paraId="7AD7B09A" w14:textId="672B9430" w:rsidR="00DB1EA7" w:rsidRPr="006905A9" w:rsidRDefault="00DB1EA7" w:rsidP="00DB1EA7">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r>
              <w:rPr>
                <w:rFonts w:asciiTheme="minorHAnsi" w:eastAsia="Times New Roman" w:hAnsiTheme="minorHAnsi"/>
                <w:sz w:val="18"/>
                <w:szCs w:val="18"/>
                <w:lang w:val="en-US"/>
              </w:rPr>
              <w:t>1</w:t>
            </w:r>
          </w:p>
        </w:tc>
        <w:tc>
          <w:tcPr>
            <w:tcW w:w="1123" w:type="dxa"/>
            <w:tcBorders>
              <w:top w:val="nil"/>
              <w:left w:val="single" w:sz="4" w:space="0" w:color="auto"/>
              <w:bottom w:val="single" w:sz="4" w:space="0" w:color="auto"/>
              <w:right w:val="single" w:sz="4" w:space="0" w:color="auto"/>
            </w:tcBorders>
          </w:tcPr>
          <w:p w14:paraId="3F9F080B" w14:textId="0DE0D93F"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w:t>
            </w:r>
            <w:r>
              <w:rPr>
                <w:rFonts w:asciiTheme="minorHAnsi" w:eastAsia="Times New Roman" w:hAnsiTheme="minorHAnsi"/>
                <w:sz w:val="18"/>
                <w:szCs w:val="18"/>
                <w:lang w:val="en-US"/>
              </w:rPr>
              <w:t>06-08</w:t>
            </w:r>
          </w:p>
        </w:tc>
        <w:tc>
          <w:tcPr>
            <w:tcW w:w="1107" w:type="dxa"/>
            <w:tcBorders>
              <w:top w:val="nil"/>
              <w:left w:val="nil"/>
              <w:bottom w:val="single" w:sz="4" w:space="0" w:color="auto"/>
              <w:right w:val="single" w:sz="4" w:space="0" w:color="auto"/>
            </w:tcBorders>
          </w:tcPr>
          <w:p w14:paraId="530470D3" w14:textId="6B970388"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6C693EE4" w14:textId="41B7299B" w:rsidR="00DB1EA7" w:rsidRPr="006905A9" w:rsidRDefault="00D271DE"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2017-06-09</w:t>
            </w:r>
          </w:p>
        </w:tc>
        <w:tc>
          <w:tcPr>
            <w:tcW w:w="1249" w:type="dxa"/>
            <w:tcBorders>
              <w:top w:val="nil"/>
              <w:left w:val="nil"/>
              <w:bottom w:val="single" w:sz="4" w:space="0" w:color="auto"/>
              <w:right w:val="single" w:sz="4" w:space="0" w:color="auto"/>
            </w:tcBorders>
          </w:tcPr>
          <w:p w14:paraId="1C9EB4C8" w14:textId="7542309C"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Removed</w:t>
            </w:r>
          </w:p>
        </w:tc>
        <w:tc>
          <w:tcPr>
            <w:tcW w:w="3403" w:type="dxa"/>
            <w:tcBorders>
              <w:top w:val="nil"/>
              <w:left w:val="nil"/>
              <w:bottom w:val="single" w:sz="4" w:space="0" w:color="auto"/>
              <w:right w:val="single" w:sz="4" w:space="0" w:color="auto"/>
            </w:tcBorders>
          </w:tcPr>
          <w:p w14:paraId="0F8A0B31" w14:textId="33EB2B3D"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p>
        </w:tc>
      </w:tr>
      <w:tr w:rsidR="00DB1EA7" w:rsidRPr="006D100D" w14:paraId="294DF03D" w14:textId="77777777" w:rsidTr="00A330FA">
        <w:trPr>
          <w:trHeight w:val="300"/>
        </w:trPr>
        <w:tc>
          <w:tcPr>
            <w:tcW w:w="1127" w:type="dxa"/>
            <w:tcBorders>
              <w:top w:val="nil"/>
              <w:left w:val="single" w:sz="4" w:space="0" w:color="auto"/>
              <w:bottom w:val="single" w:sz="4" w:space="0" w:color="auto"/>
              <w:right w:val="single" w:sz="4" w:space="0" w:color="auto"/>
            </w:tcBorders>
          </w:tcPr>
          <w:p w14:paraId="10873C61" w14:textId="05FAF745"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B155</w:t>
            </w:r>
          </w:p>
        </w:tc>
        <w:tc>
          <w:tcPr>
            <w:tcW w:w="831" w:type="dxa"/>
            <w:tcBorders>
              <w:top w:val="single" w:sz="4" w:space="0" w:color="auto"/>
              <w:left w:val="nil"/>
              <w:bottom w:val="single" w:sz="4" w:space="0" w:color="auto"/>
              <w:right w:val="single" w:sz="4" w:space="0" w:color="auto"/>
            </w:tcBorders>
          </w:tcPr>
          <w:p w14:paraId="2F241754" w14:textId="07ECBA15" w:rsidR="00DB1EA7" w:rsidRPr="006905A9" w:rsidRDefault="00DB1EA7" w:rsidP="00DB1EA7">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r>
              <w:rPr>
                <w:rFonts w:asciiTheme="minorHAnsi" w:eastAsia="Times New Roman" w:hAnsiTheme="minorHAnsi"/>
                <w:sz w:val="18"/>
                <w:szCs w:val="18"/>
                <w:lang w:val="en-US"/>
              </w:rPr>
              <w:t>1</w:t>
            </w:r>
          </w:p>
        </w:tc>
        <w:tc>
          <w:tcPr>
            <w:tcW w:w="1123" w:type="dxa"/>
            <w:tcBorders>
              <w:top w:val="nil"/>
              <w:left w:val="single" w:sz="4" w:space="0" w:color="auto"/>
              <w:bottom w:val="single" w:sz="4" w:space="0" w:color="auto"/>
              <w:right w:val="single" w:sz="4" w:space="0" w:color="auto"/>
            </w:tcBorders>
          </w:tcPr>
          <w:p w14:paraId="169FACF0" w14:textId="1FAB6AF5"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w:t>
            </w:r>
            <w:r>
              <w:rPr>
                <w:rFonts w:asciiTheme="minorHAnsi" w:eastAsia="Times New Roman" w:hAnsiTheme="minorHAnsi"/>
                <w:sz w:val="18"/>
                <w:szCs w:val="18"/>
                <w:lang w:val="en-US"/>
              </w:rPr>
              <w:t>06-08</w:t>
            </w:r>
          </w:p>
        </w:tc>
        <w:tc>
          <w:tcPr>
            <w:tcW w:w="1107" w:type="dxa"/>
            <w:tcBorders>
              <w:top w:val="nil"/>
              <w:left w:val="nil"/>
              <w:bottom w:val="single" w:sz="4" w:space="0" w:color="auto"/>
              <w:right w:val="single" w:sz="4" w:space="0" w:color="auto"/>
            </w:tcBorders>
          </w:tcPr>
          <w:p w14:paraId="06BA283E" w14:textId="1B6F67D4"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2EA676B7" w14:textId="2AC3FC72" w:rsidR="00DB1EA7" w:rsidRPr="006905A9" w:rsidRDefault="00D271DE"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2017-06-09</w:t>
            </w:r>
          </w:p>
        </w:tc>
        <w:tc>
          <w:tcPr>
            <w:tcW w:w="1249" w:type="dxa"/>
            <w:tcBorders>
              <w:top w:val="nil"/>
              <w:left w:val="nil"/>
              <w:bottom w:val="single" w:sz="4" w:space="0" w:color="auto"/>
              <w:right w:val="single" w:sz="4" w:space="0" w:color="auto"/>
            </w:tcBorders>
          </w:tcPr>
          <w:p w14:paraId="43251A0E"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0165612F" w14:textId="2BCEA9EF"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p>
        </w:tc>
      </w:tr>
      <w:tr w:rsidR="00DB1EA7" w:rsidRPr="006D100D" w14:paraId="16A6094D" w14:textId="77777777" w:rsidTr="00A330FA">
        <w:trPr>
          <w:trHeight w:val="300"/>
        </w:trPr>
        <w:tc>
          <w:tcPr>
            <w:tcW w:w="1127" w:type="dxa"/>
            <w:tcBorders>
              <w:top w:val="nil"/>
              <w:left w:val="single" w:sz="4" w:space="0" w:color="auto"/>
              <w:bottom w:val="single" w:sz="4" w:space="0" w:color="auto"/>
              <w:right w:val="single" w:sz="4" w:space="0" w:color="auto"/>
            </w:tcBorders>
          </w:tcPr>
          <w:p w14:paraId="78D808FF" w14:textId="77777777"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B190</w:t>
            </w:r>
          </w:p>
        </w:tc>
        <w:tc>
          <w:tcPr>
            <w:tcW w:w="831" w:type="dxa"/>
            <w:tcBorders>
              <w:top w:val="single" w:sz="4" w:space="0" w:color="auto"/>
              <w:left w:val="nil"/>
              <w:bottom w:val="single" w:sz="4" w:space="0" w:color="auto"/>
              <w:right w:val="single" w:sz="4" w:space="0" w:color="auto"/>
            </w:tcBorders>
          </w:tcPr>
          <w:p w14:paraId="12DE25A9" w14:textId="0BC2E5CE" w:rsidR="00DB1EA7" w:rsidRPr="006905A9" w:rsidRDefault="00DB1EA7" w:rsidP="00DB1EA7">
            <w:pPr>
              <w:spacing w:before="0" w:after="0" w:line="240" w:lineRule="auto"/>
              <w:ind w:left="0"/>
              <w:jc w:val="center"/>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1</w:t>
            </w:r>
            <w:r w:rsidR="00FC3B8C">
              <w:rPr>
                <w:rFonts w:asciiTheme="minorHAnsi" w:eastAsia="Times New Roman" w:hAnsiTheme="minorHAnsi"/>
                <w:sz w:val="18"/>
                <w:szCs w:val="18"/>
                <w:lang w:val="en-US"/>
              </w:rPr>
              <w:t>0</w:t>
            </w:r>
          </w:p>
        </w:tc>
        <w:tc>
          <w:tcPr>
            <w:tcW w:w="1123" w:type="dxa"/>
            <w:tcBorders>
              <w:top w:val="nil"/>
              <w:left w:val="single" w:sz="4" w:space="0" w:color="auto"/>
              <w:bottom w:val="single" w:sz="4" w:space="0" w:color="auto"/>
              <w:right w:val="single" w:sz="4" w:space="0" w:color="auto"/>
            </w:tcBorders>
          </w:tcPr>
          <w:p w14:paraId="6F578402" w14:textId="6CB08D3E" w:rsidR="00DB1EA7" w:rsidRPr="006905A9" w:rsidRDefault="00DB1EA7" w:rsidP="00A330FA">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w:t>
            </w:r>
            <w:r w:rsidR="00A330FA">
              <w:rPr>
                <w:rFonts w:asciiTheme="minorHAnsi" w:eastAsia="Times New Roman" w:hAnsiTheme="minorHAnsi"/>
                <w:sz w:val="18"/>
                <w:szCs w:val="18"/>
                <w:lang w:val="en-US"/>
              </w:rPr>
              <w:t>05-23</w:t>
            </w:r>
          </w:p>
        </w:tc>
        <w:tc>
          <w:tcPr>
            <w:tcW w:w="1107" w:type="dxa"/>
            <w:tcBorders>
              <w:top w:val="nil"/>
              <w:left w:val="nil"/>
              <w:bottom w:val="single" w:sz="4" w:space="0" w:color="auto"/>
              <w:right w:val="single" w:sz="4" w:space="0" w:color="auto"/>
            </w:tcBorders>
          </w:tcPr>
          <w:p w14:paraId="0B7022BC" w14:textId="1BEEE764"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67F15040" w14:textId="2A34DD06" w:rsidR="00DB1EA7" w:rsidRPr="006905A9" w:rsidRDefault="00FC3B8C"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2017-05-29</w:t>
            </w:r>
          </w:p>
        </w:tc>
        <w:tc>
          <w:tcPr>
            <w:tcW w:w="1249" w:type="dxa"/>
            <w:tcBorders>
              <w:top w:val="nil"/>
              <w:left w:val="nil"/>
              <w:bottom w:val="single" w:sz="4" w:space="0" w:color="auto"/>
              <w:right w:val="single" w:sz="4" w:space="0" w:color="auto"/>
            </w:tcBorders>
          </w:tcPr>
          <w:p w14:paraId="2FA08BCE"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tcPr>
          <w:p w14:paraId="3D202E89" w14:textId="4EF6C9D4"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p>
        </w:tc>
      </w:tr>
      <w:tr w:rsidR="00DB1EA7" w:rsidRPr="006D100D" w14:paraId="38BFC0B7" w14:textId="77777777" w:rsidTr="00A330FA">
        <w:trPr>
          <w:trHeight w:val="300"/>
        </w:trPr>
        <w:tc>
          <w:tcPr>
            <w:tcW w:w="1127" w:type="dxa"/>
            <w:tcBorders>
              <w:top w:val="nil"/>
              <w:left w:val="single" w:sz="4" w:space="0" w:color="auto"/>
              <w:bottom w:val="single" w:sz="4" w:space="0" w:color="auto"/>
              <w:right w:val="single" w:sz="4" w:space="0" w:color="auto"/>
            </w:tcBorders>
          </w:tcPr>
          <w:p w14:paraId="35E88C8F" w14:textId="77777777"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B5</w:t>
            </w:r>
          </w:p>
        </w:tc>
        <w:tc>
          <w:tcPr>
            <w:tcW w:w="831" w:type="dxa"/>
            <w:tcBorders>
              <w:top w:val="single" w:sz="4" w:space="0" w:color="auto"/>
              <w:left w:val="nil"/>
              <w:bottom w:val="single" w:sz="4" w:space="0" w:color="auto"/>
              <w:right w:val="single" w:sz="4" w:space="0" w:color="auto"/>
            </w:tcBorders>
          </w:tcPr>
          <w:p w14:paraId="356528E2" w14:textId="64DBCAB8" w:rsidR="00DB1EA7" w:rsidRPr="006905A9" w:rsidRDefault="00DB1EA7" w:rsidP="00DB1EA7">
            <w:pPr>
              <w:spacing w:before="0" w:after="0" w:line="240" w:lineRule="auto"/>
              <w:ind w:left="0"/>
              <w:jc w:val="center"/>
              <w:rPr>
                <w:rFonts w:asciiTheme="minorHAnsi" w:eastAsia="Times New Roman" w:hAnsiTheme="minorHAnsi"/>
                <w:sz w:val="18"/>
                <w:szCs w:val="18"/>
                <w:lang w:val="en-US"/>
              </w:rPr>
            </w:pPr>
          </w:p>
        </w:tc>
        <w:tc>
          <w:tcPr>
            <w:tcW w:w="1123" w:type="dxa"/>
            <w:tcBorders>
              <w:top w:val="nil"/>
              <w:left w:val="single" w:sz="4" w:space="0" w:color="auto"/>
              <w:bottom w:val="single" w:sz="4" w:space="0" w:color="auto"/>
              <w:right w:val="single" w:sz="4" w:space="0" w:color="auto"/>
            </w:tcBorders>
          </w:tcPr>
          <w:p w14:paraId="04DE4544"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2017-05-09</w:t>
            </w:r>
          </w:p>
        </w:tc>
        <w:tc>
          <w:tcPr>
            <w:tcW w:w="1107" w:type="dxa"/>
            <w:tcBorders>
              <w:top w:val="nil"/>
              <w:left w:val="nil"/>
              <w:bottom w:val="single" w:sz="4" w:space="0" w:color="auto"/>
              <w:right w:val="single" w:sz="4" w:space="0" w:color="auto"/>
            </w:tcBorders>
          </w:tcPr>
          <w:p w14:paraId="5E13E90A"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2017-05-11</w:t>
            </w:r>
          </w:p>
        </w:tc>
        <w:tc>
          <w:tcPr>
            <w:tcW w:w="1098" w:type="dxa"/>
            <w:tcBorders>
              <w:top w:val="nil"/>
              <w:left w:val="nil"/>
              <w:bottom w:val="single" w:sz="4" w:space="0" w:color="auto"/>
              <w:right w:val="single" w:sz="4" w:space="0" w:color="auto"/>
            </w:tcBorders>
          </w:tcPr>
          <w:p w14:paraId="3CE00C56" w14:textId="648F4ED6" w:rsidR="00DB1EA7" w:rsidRPr="006905A9" w:rsidRDefault="00D271DE"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2017-06-13</w:t>
            </w:r>
          </w:p>
        </w:tc>
        <w:tc>
          <w:tcPr>
            <w:tcW w:w="1249" w:type="dxa"/>
            <w:tcBorders>
              <w:top w:val="nil"/>
              <w:left w:val="nil"/>
              <w:bottom w:val="single" w:sz="4" w:space="0" w:color="auto"/>
              <w:right w:val="single" w:sz="4" w:space="0" w:color="auto"/>
            </w:tcBorders>
          </w:tcPr>
          <w:p w14:paraId="7A4601B3"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tcPr>
          <w:p w14:paraId="207161C0" w14:textId="741991AA"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p>
        </w:tc>
      </w:tr>
      <w:tr w:rsidR="00DB1EA7" w:rsidRPr="006D100D" w14:paraId="1EBD4D5B" w14:textId="77777777" w:rsidTr="00A330FA">
        <w:trPr>
          <w:trHeight w:val="300"/>
        </w:trPr>
        <w:tc>
          <w:tcPr>
            <w:tcW w:w="1127" w:type="dxa"/>
            <w:tcBorders>
              <w:top w:val="nil"/>
              <w:left w:val="single" w:sz="4" w:space="0" w:color="auto"/>
              <w:bottom w:val="single" w:sz="4" w:space="0" w:color="auto"/>
              <w:right w:val="single" w:sz="4" w:space="0" w:color="auto"/>
            </w:tcBorders>
          </w:tcPr>
          <w:p w14:paraId="28ADC8CC" w14:textId="5F4D5E25"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B7</w:t>
            </w:r>
          </w:p>
        </w:tc>
        <w:tc>
          <w:tcPr>
            <w:tcW w:w="831" w:type="dxa"/>
            <w:tcBorders>
              <w:top w:val="single" w:sz="4" w:space="0" w:color="auto"/>
              <w:left w:val="nil"/>
              <w:bottom w:val="single" w:sz="4" w:space="0" w:color="auto"/>
              <w:right w:val="single" w:sz="4" w:space="0" w:color="auto"/>
            </w:tcBorders>
          </w:tcPr>
          <w:p w14:paraId="2DFCF142" w14:textId="5EFCEE00" w:rsidR="00DB1EA7" w:rsidRPr="006905A9" w:rsidRDefault="00DB1EA7" w:rsidP="00DB1EA7">
            <w:pPr>
              <w:spacing w:before="0" w:after="0" w:line="240" w:lineRule="auto"/>
              <w:ind w:left="0"/>
              <w:jc w:val="center"/>
              <w:rPr>
                <w:rFonts w:asciiTheme="minorHAnsi" w:eastAsia="Times New Roman" w:hAnsiTheme="minorHAnsi"/>
                <w:sz w:val="18"/>
                <w:szCs w:val="18"/>
                <w:lang w:val="en-US"/>
              </w:rPr>
            </w:pPr>
            <w:r>
              <w:rPr>
                <w:rFonts w:asciiTheme="minorHAnsi" w:eastAsia="Times New Roman" w:hAnsiTheme="minorHAnsi"/>
                <w:sz w:val="18"/>
                <w:szCs w:val="18"/>
                <w:lang w:val="en-US"/>
              </w:rPr>
              <w:t>11</w:t>
            </w:r>
          </w:p>
        </w:tc>
        <w:tc>
          <w:tcPr>
            <w:tcW w:w="1123" w:type="dxa"/>
            <w:tcBorders>
              <w:top w:val="nil"/>
              <w:left w:val="single" w:sz="4" w:space="0" w:color="auto"/>
              <w:bottom w:val="single" w:sz="4" w:space="0" w:color="auto"/>
              <w:right w:val="single" w:sz="4" w:space="0" w:color="auto"/>
            </w:tcBorders>
          </w:tcPr>
          <w:p w14:paraId="5BC03ED3" w14:textId="4663F32D" w:rsidR="00DB1EA7" w:rsidRPr="006905A9" w:rsidRDefault="00E8794C"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w:t>
            </w:r>
            <w:r>
              <w:rPr>
                <w:rFonts w:asciiTheme="minorHAnsi" w:eastAsia="Times New Roman" w:hAnsiTheme="minorHAnsi"/>
                <w:sz w:val="18"/>
                <w:szCs w:val="18"/>
                <w:lang w:val="en-US"/>
              </w:rPr>
              <w:t>06-08</w:t>
            </w:r>
          </w:p>
        </w:tc>
        <w:tc>
          <w:tcPr>
            <w:tcW w:w="1107" w:type="dxa"/>
            <w:tcBorders>
              <w:top w:val="nil"/>
              <w:left w:val="nil"/>
              <w:bottom w:val="single" w:sz="4" w:space="0" w:color="auto"/>
              <w:right w:val="single" w:sz="4" w:space="0" w:color="auto"/>
            </w:tcBorders>
          </w:tcPr>
          <w:p w14:paraId="79371A49" w14:textId="003B0665"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TBD</w:t>
            </w:r>
          </w:p>
        </w:tc>
        <w:tc>
          <w:tcPr>
            <w:tcW w:w="1098" w:type="dxa"/>
            <w:tcBorders>
              <w:top w:val="nil"/>
              <w:left w:val="nil"/>
              <w:bottom w:val="single" w:sz="4" w:space="0" w:color="auto"/>
              <w:right w:val="single" w:sz="4" w:space="0" w:color="auto"/>
            </w:tcBorders>
          </w:tcPr>
          <w:p w14:paraId="51F86977" w14:textId="3BB872C9" w:rsidR="00DB1EA7" w:rsidRPr="006905A9" w:rsidRDefault="00D271DE"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2017-06-09</w:t>
            </w:r>
          </w:p>
        </w:tc>
        <w:tc>
          <w:tcPr>
            <w:tcW w:w="1249" w:type="dxa"/>
            <w:tcBorders>
              <w:top w:val="nil"/>
              <w:left w:val="nil"/>
              <w:bottom w:val="single" w:sz="4" w:space="0" w:color="auto"/>
              <w:right w:val="single" w:sz="4" w:space="0" w:color="auto"/>
            </w:tcBorders>
          </w:tcPr>
          <w:p w14:paraId="41F2D951" w14:textId="53210721"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tcPr>
          <w:p w14:paraId="1C87BF29" w14:textId="325A02C7"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p>
        </w:tc>
      </w:tr>
      <w:tr w:rsidR="00DB1EA7" w:rsidRPr="006D100D" w14:paraId="38F97043" w14:textId="77777777" w:rsidTr="00A330FA">
        <w:trPr>
          <w:trHeight w:val="300"/>
        </w:trPr>
        <w:tc>
          <w:tcPr>
            <w:tcW w:w="1127" w:type="dxa"/>
            <w:tcBorders>
              <w:top w:val="nil"/>
              <w:left w:val="single" w:sz="4" w:space="0" w:color="auto"/>
              <w:bottom w:val="single" w:sz="4" w:space="0" w:color="auto"/>
              <w:right w:val="single" w:sz="4" w:space="0" w:color="auto"/>
            </w:tcBorders>
          </w:tcPr>
          <w:p w14:paraId="139DB882" w14:textId="77777777"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B53a</w:t>
            </w:r>
          </w:p>
        </w:tc>
        <w:tc>
          <w:tcPr>
            <w:tcW w:w="831" w:type="dxa"/>
            <w:tcBorders>
              <w:top w:val="single" w:sz="4" w:space="0" w:color="auto"/>
              <w:left w:val="nil"/>
              <w:bottom w:val="single" w:sz="4" w:space="0" w:color="auto"/>
              <w:right w:val="single" w:sz="4" w:space="0" w:color="auto"/>
            </w:tcBorders>
          </w:tcPr>
          <w:p w14:paraId="24BC03C5" w14:textId="28436B31" w:rsidR="00DB1EA7" w:rsidRPr="006905A9" w:rsidRDefault="00DB1EA7" w:rsidP="00DB1EA7">
            <w:pPr>
              <w:spacing w:before="0" w:after="0" w:line="240" w:lineRule="auto"/>
              <w:ind w:left="0"/>
              <w:jc w:val="center"/>
              <w:rPr>
                <w:rFonts w:asciiTheme="minorHAnsi" w:eastAsia="Times New Roman" w:hAnsiTheme="minorHAnsi"/>
                <w:sz w:val="18"/>
                <w:szCs w:val="18"/>
                <w:lang w:val="en-US"/>
              </w:rPr>
            </w:pPr>
            <w:r>
              <w:rPr>
                <w:rFonts w:asciiTheme="minorHAnsi" w:eastAsia="Times New Roman" w:hAnsiTheme="minorHAnsi"/>
                <w:sz w:val="18"/>
                <w:szCs w:val="18"/>
                <w:lang w:val="en-US"/>
              </w:rPr>
              <w:t>11</w:t>
            </w:r>
          </w:p>
        </w:tc>
        <w:tc>
          <w:tcPr>
            <w:tcW w:w="1123" w:type="dxa"/>
            <w:tcBorders>
              <w:top w:val="nil"/>
              <w:left w:val="single" w:sz="4" w:space="0" w:color="auto"/>
              <w:bottom w:val="single" w:sz="4" w:space="0" w:color="auto"/>
              <w:right w:val="single" w:sz="4" w:space="0" w:color="auto"/>
            </w:tcBorders>
          </w:tcPr>
          <w:p w14:paraId="5BE96B21" w14:textId="3308241D" w:rsidR="00DB1EA7" w:rsidRPr="006905A9" w:rsidRDefault="00274D6F"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w:t>
            </w:r>
            <w:r>
              <w:rPr>
                <w:rFonts w:asciiTheme="minorHAnsi" w:eastAsia="Times New Roman" w:hAnsiTheme="minorHAnsi"/>
                <w:sz w:val="18"/>
                <w:szCs w:val="18"/>
                <w:lang w:val="en-US"/>
              </w:rPr>
              <w:t>06-08</w:t>
            </w:r>
          </w:p>
        </w:tc>
        <w:tc>
          <w:tcPr>
            <w:tcW w:w="1107" w:type="dxa"/>
            <w:tcBorders>
              <w:top w:val="nil"/>
              <w:left w:val="nil"/>
              <w:bottom w:val="single" w:sz="4" w:space="0" w:color="auto"/>
              <w:right w:val="single" w:sz="4" w:space="0" w:color="auto"/>
            </w:tcBorders>
          </w:tcPr>
          <w:p w14:paraId="24BFA8EB" w14:textId="2086B679" w:rsidR="00DB1EA7" w:rsidRPr="006905A9" w:rsidRDefault="008A243C"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67C00C05" w14:textId="2E186CE6" w:rsidR="00DB1EA7" w:rsidRPr="006905A9" w:rsidRDefault="00D271DE"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2017-06-09</w:t>
            </w:r>
          </w:p>
        </w:tc>
        <w:tc>
          <w:tcPr>
            <w:tcW w:w="1249" w:type="dxa"/>
            <w:tcBorders>
              <w:top w:val="nil"/>
              <w:left w:val="nil"/>
              <w:bottom w:val="single" w:sz="4" w:space="0" w:color="auto"/>
              <w:right w:val="single" w:sz="4" w:space="0" w:color="auto"/>
            </w:tcBorders>
          </w:tcPr>
          <w:p w14:paraId="4D9A150D"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tcPr>
          <w:p w14:paraId="64DE2334" w14:textId="422954AD"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p>
        </w:tc>
      </w:tr>
      <w:tr w:rsidR="00DB1EA7" w:rsidRPr="006D100D" w14:paraId="74BC1A10" w14:textId="77777777" w:rsidTr="00A330FA">
        <w:trPr>
          <w:trHeight w:val="300"/>
        </w:trPr>
        <w:tc>
          <w:tcPr>
            <w:tcW w:w="1127" w:type="dxa"/>
            <w:tcBorders>
              <w:top w:val="nil"/>
              <w:left w:val="single" w:sz="4" w:space="0" w:color="auto"/>
              <w:bottom w:val="single" w:sz="4" w:space="0" w:color="auto"/>
              <w:right w:val="single" w:sz="4" w:space="0" w:color="auto"/>
            </w:tcBorders>
          </w:tcPr>
          <w:p w14:paraId="3F06F6D8" w14:textId="77777777"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B53b</w:t>
            </w:r>
          </w:p>
        </w:tc>
        <w:tc>
          <w:tcPr>
            <w:tcW w:w="831" w:type="dxa"/>
            <w:tcBorders>
              <w:top w:val="single" w:sz="4" w:space="0" w:color="auto"/>
              <w:left w:val="nil"/>
              <w:bottom w:val="single" w:sz="4" w:space="0" w:color="auto"/>
              <w:right w:val="single" w:sz="4" w:space="0" w:color="auto"/>
            </w:tcBorders>
          </w:tcPr>
          <w:p w14:paraId="093898DC" w14:textId="3D73ED93" w:rsidR="00DB1EA7" w:rsidRPr="006905A9" w:rsidRDefault="00DB1EA7" w:rsidP="00DB1EA7">
            <w:pPr>
              <w:spacing w:before="0" w:after="0" w:line="240" w:lineRule="auto"/>
              <w:ind w:left="0"/>
              <w:jc w:val="center"/>
              <w:rPr>
                <w:rFonts w:asciiTheme="minorHAnsi" w:eastAsia="Times New Roman" w:hAnsiTheme="minorHAnsi"/>
                <w:sz w:val="18"/>
                <w:szCs w:val="18"/>
                <w:lang w:val="en-US"/>
              </w:rPr>
            </w:pPr>
            <w:r>
              <w:rPr>
                <w:rFonts w:asciiTheme="minorHAnsi" w:eastAsia="Times New Roman" w:hAnsiTheme="minorHAnsi"/>
                <w:sz w:val="18"/>
                <w:szCs w:val="18"/>
                <w:lang w:val="en-US"/>
              </w:rPr>
              <w:t>11</w:t>
            </w:r>
          </w:p>
        </w:tc>
        <w:tc>
          <w:tcPr>
            <w:tcW w:w="1123" w:type="dxa"/>
            <w:tcBorders>
              <w:top w:val="nil"/>
              <w:left w:val="single" w:sz="4" w:space="0" w:color="auto"/>
              <w:bottom w:val="single" w:sz="4" w:space="0" w:color="auto"/>
              <w:right w:val="single" w:sz="4" w:space="0" w:color="auto"/>
            </w:tcBorders>
          </w:tcPr>
          <w:p w14:paraId="5B4CE1F9" w14:textId="6D3A687E" w:rsidR="00DB1EA7" w:rsidRPr="006905A9" w:rsidRDefault="00E8794C"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w:t>
            </w:r>
            <w:r>
              <w:rPr>
                <w:rFonts w:asciiTheme="minorHAnsi" w:eastAsia="Times New Roman" w:hAnsiTheme="minorHAnsi"/>
                <w:sz w:val="18"/>
                <w:szCs w:val="18"/>
                <w:lang w:val="en-US"/>
              </w:rPr>
              <w:t>06-08</w:t>
            </w:r>
          </w:p>
        </w:tc>
        <w:tc>
          <w:tcPr>
            <w:tcW w:w="1107" w:type="dxa"/>
            <w:tcBorders>
              <w:top w:val="nil"/>
              <w:left w:val="nil"/>
              <w:bottom w:val="single" w:sz="4" w:space="0" w:color="auto"/>
              <w:right w:val="single" w:sz="4" w:space="0" w:color="auto"/>
            </w:tcBorders>
          </w:tcPr>
          <w:p w14:paraId="2F85F42F" w14:textId="6B1304BD" w:rsidR="00DB1EA7" w:rsidRPr="006905A9" w:rsidRDefault="008A243C"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40F58A0A" w14:textId="7A169243" w:rsidR="00DB1EA7" w:rsidRPr="006905A9" w:rsidRDefault="00D271DE"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2017-06-09</w:t>
            </w:r>
          </w:p>
        </w:tc>
        <w:tc>
          <w:tcPr>
            <w:tcW w:w="1249" w:type="dxa"/>
            <w:tcBorders>
              <w:top w:val="nil"/>
              <w:left w:val="nil"/>
              <w:bottom w:val="single" w:sz="4" w:space="0" w:color="auto"/>
              <w:right w:val="single" w:sz="4" w:space="0" w:color="auto"/>
            </w:tcBorders>
          </w:tcPr>
          <w:p w14:paraId="26BD68BE"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tcPr>
          <w:p w14:paraId="50C6C68E" w14:textId="46A23628"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p>
        </w:tc>
      </w:tr>
      <w:tr w:rsidR="00DB1EA7" w:rsidRPr="006D100D" w14:paraId="5A66C272" w14:textId="77777777" w:rsidTr="00A330FA">
        <w:trPr>
          <w:trHeight w:val="300"/>
        </w:trPr>
        <w:tc>
          <w:tcPr>
            <w:tcW w:w="1127" w:type="dxa"/>
            <w:tcBorders>
              <w:top w:val="nil"/>
              <w:left w:val="single" w:sz="4" w:space="0" w:color="auto"/>
              <w:bottom w:val="single" w:sz="4" w:space="0" w:color="auto"/>
              <w:right w:val="single" w:sz="4" w:space="0" w:color="auto"/>
            </w:tcBorders>
          </w:tcPr>
          <w:p w14:paraId="1D8C826C" w14:textId="77777777"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B120</w:t>
            </w:r>
          </w:p>
        </w:tc>
        <w:tc>
          <w:tcPr>
            <w:tcW w:w="831" w:type="dxa"/>
            <w:tcBorders>
              <w:top w:val="single" w:sz="4" w:space="0" w:color="auto"/>
              <w:left w:val="nil"/>
              <w:bottom w:val="single" w:sz="4" w:space="0" w:color="auto"/>
              <w:right w:val="single" w:sz="4" w:space="0" w:color="auto"/>
            </w:tcBorders>
          </w:tcPr>
          <w:p w14:paraId="3274324A" w14:textId="2A693239" w:rsidR="00DB1EA7" w:rsidRPr="006905A9" w:rsidRDefault="00DB1EA7" w:rsidP="00DB1EA7">
            <w:pPr>
              <w:spacing w:before="0" w:after="0" w:line="240" w:lineRule="auto"/>
              <w:ind w:left="0"/>
              <w:jc w:val="center"/>
              <w:rPr>
                <w:rFonts w:asciiTheme="minorHAnsi" w:eastAsia="Times New Roman" w:hAnsiTheme="minorHAnsi"/>
                <w:sz w:val="18"/>
                <w:szCs w:val="18"/>
                <w:lang w:val="en-US"/>
              </w:rPr>
            </w:pPr>
            <w:r>
              <w:rPr>
                <w:rFonts w:asciiTheme="minorHAnsi" w:eastAsia="Times New Roman" w:hAnsiTheme="minorHAnsi"/>
                <w:sz w:val="18"/>
                <w:szCs w:val="18"/>
                <w:lang w:val="en-US"/>
              </w:rPr>
              <w:t>1</w:t>
            </w:r>
            <w:r w:rsidR="00E8794C">
              <w:rPr>
                <w:rFonts w:asciiTheme="minorHAnsi" w:eastAsia="Times New Roman" w:hAnsiTheme="minorHAnsi"/>
                <w:sz w:val="18"/>
                <w:szCs w:val="18"/>
                <w:lang w:val="en-US"/>
              </w:rPr>
              <w:t>0</w:t>
            </w:r>
          </w:p>
        </w:tc>
        <w:tc>
          <w:tcPr>
            <w:tcW w:w="1123" w:type="dxa"/>
            <w:tcBorders>
              <w:top w:val="nil"/>
              <w:left w:val="single" w:sz="4" w:space="0" w:color="auto"/>
              <w:bottom w:val="single" w:sz="4" w:space="0" w:color="auto"/>
              <w:right w:val="single" w:sz="4" w:space="0" w:color="auto"/>
            </w:tcBorders>
          </w:tcPr>
          <w:p w14:paraId="2EBA1E8B"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2017-05-23</w:t>
            </w:r>
          </w:p>
        </w:tc>
        <w:tc>
          <w:tcPr>
            <w:tcW w:w="1107" w:type="dxa"/>
            <w:tcBorders>
              <w:top w:val="nil"/>
              <w:left w:val="nil"/>
              <w:bottom w:val="single" w:sz="4" w:space="0" w:color="auto"/>
              <w:right w:val="single" w:sz="4" w:space="0" w:color="auto"/>
            </w:tcBorders>
          </w:tcPr>
          <w:p w14:paraId="35329649"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TBD</w:t>
            </w:r>
          </w:p>
        </w:tc>
        <w:tc>
          <w:tcPr>
            <w:tcW w:w="1098" w:type="dxa"/>
            <w:tcBorders>
              <w:top w:val="nil"/>
              <w:left w:val="nil"/>
              <w:bottom w:val="single" w:sz="4" w:space="0" w:color="auto"/>
              <w:right w:val="single" w:sz="4" w:space="0" w:color="auto"/>
            </w:tcBorders>
          </w:tcPr>
          <w:p w14:paraId="70BC358D" w14:textId="3953FCED" w:rsidR="00DB1EA7" w:rsidRPr="006905A9" w:rsidRDefault="00E8794C"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2017-05-29</w:t>
            </w:r>
          </w:p>
        </w:tc>
        <w:tc>
          <w:tcPr>
            <w:tcW w:w="1249" w:type="dxa"/>
            <w:tcBorders>
              <w:top w:val="nil"/>
              <w:left w:val="nil"/>
              <w:bottom w:val="single" w:sz="4" w:space="0" w:color="auto"/>
              <w:right w:val="single" w:sz="4" w:space="0" w:color="auto"/>
            </w:tcBorders>
          </w:tcPr>
          <w:p w14:paraId="7F5F438D"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tcPr>
          <w:p w14:paraId="04AF76A1" w14:textId="637ADFF1"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p>
        </w:tc>
      </w:tr>
      <w:tr w:rsidR="00DB1EA7" w:rsidRPr="006D100D" w14:paraId="73CA3B1D" w14:textId="77777777" w:rsidTr="00A330FA">
        <w:trPr>
          <w:trHeight w:val="300"/>
        </w:trPr>
        <w:tc>
          <w:tcPr>
            <w:tcW w:w="1127" w:type="dxa"/>
            <w:tcBorders>
              <w:top w:val="nil"/>
              <w:left w:val="single" w:sz="4" w:space="0" w:color="auto"/>
              <w:bottom w:val="single" w:sz="4" w:space="0" w:color="auto"/>
              <w:right w:val="single" w:sz="4" w:space="0" w:color="auto"/>
            </w:tcBorders>
          </w:tcPr>
          <w:p w14:paraId="15C392ED" w14:textId="77777777"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B175</w:t>
            </w:r>
          </w:p>
        </w:tc>
        <w:tc>
          <w:tcPr>
            <w:tcW w:w="831" w:type="dxa"/>
            <w:tcBorders>
              <w:top w:val="single" w:sz="4" w:space="0" w:color="auto"/>
              <w:left w:val="nil"/>
              <w:bottom w:val="single" w:sz="4" w:space="0" w:color="auto"/>
              <w:right w:val="single" w:sz="4" w:space="0" w:color="auto"/>
            </w:tcBorders>
          </w:tcPr>
          <w:p w14:paraId="0AE8574E" w14:textId="161B0FE9" w:rsidR="00DB1EA7" w:rsidRPr="006905A9" w:rsidRDefault="00DB1EA7" w:rsidP="00DB1EA7">
            <w:pPr>
              <w:spacing w:before="0" w:after="0" w:line="240" w:lineRule="auto"/>
              <w:ind w:left="0"/>
              <w:jc w:val="center"/>
              <w:rPr>
                <w:rFonts w:asciiTheme="minorHAnsi" w:eastAsia="Times New Roman" w:hAnsiTheme="minorHAnsi"/>
                <w:sz w:val="18"/>
                <w:szCs w:val="18"/>
                <w:lang w:val="en-US"/>
              </w:rPr>
            </w:pPr>
            <w:r>
              <w:rPr>
                <w:rFonts w:asciiTheme="minorHAnsi" w:eastAsia="Times New Roman" w:hAnsiTheme="minorHAnsi"/>
                <w:sz w:val="18"/>
                <w:szCs w:val="18"/>
                <w:lang w:val="en-US"/>
              </w:rPr>
              <w:t>11</w:t>
            </w:r>
          </w:p>
        </w:tc>
        <w:tc>
          <w:tcPr>
            <w:tcW w:w="1123" w:type="dxa"/>
            <w:tcBorders>
              <w:top w:val="nil"/>
              <w:left w:val="single" w:sz="4" w:space="0" w:color="auto"/>
              <w:bottom w:val="single" w:sz="4" w:space="0" w:color="auto"/>
              <w:right w:val="single" w:sz="4" w:space="0" w:color="auto"/>
            </w:tcBorders>
          </w:tcPr>
          <w:p w14:paraId="0E6A1093" w14:textId="301605D8" w:rsidR="00DB1EA7" w:rsidRPr="006905A9" w:rsidRDefault="00DB1EA7" w:rsidP="00A330FA">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w:t>
            </w:r>
            <w:r w:rsidR="00A330FA">
              <w:rPr>
                <w:rFonts w:asciiTheme="minorHAnsi" w:eastAsia="Times New Roman" w:hAnsiTheme="minorHAnsi"/>
                <w:sz w:val="18"/>
                <w:szCs w:val="18"/>
                <w:lang w:val="en-US"/>
              </w:rPr>
              <w:t>06-08</w:t>
            </w:r>
          </w:p>
        </w:tc>
        <w:tc>
          <w:tcPr>
            <w:tcW w:w="1107" w:type="dxa"/>
            <w:tcBorders>
              <w:top w:val="nil"/>
              <w:left w:val="nil"/>
              <w:bottom w:val="single" w:sz="4" w:space="0" w:color="auto"/>
              <w:right w:val="single" w:sz="4" w:space="0" w:color="auto"/>
            </w:tcBorders>
          </w:tcPr>
          <w:p w14:paraId="160A8496"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2017-05-03</w:t>
            </w:r>
          </w:p>
        </w:tc>
        <w:tc>
          <w:tcPr>
            <w:tcW w:w="1098" w:type="dxa"/>
            <w:tcBorders>
              <w:top w:val="nil"/>
              <w:left w:val="nil"/>
              <w:bottom w:val="single" w:sz="4" w:space="0" w:color="auto"/>
              <w:right w:val="single" w:sz="4" w:space="0" w:color="auto"/>
            </w:tcBorders>
          </w:tcPr>
          <w:p w14:paraId="2C8D3646" w14:textId="4EF604F5" w:rsidR="00DB1EA7" w:rsidRPr="006905A9" w:rsidRDefault="00D271DE"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2017-06-09</w:t>
            </w:r>
          </w:p>
        </w:tc>
        <w:tc>
          <w:tcPr>
            <w:tcW w:w="1249" w:type="dxa"/>
            <w:tcBorders>
              <w:top w:val="nil"/>
              <w:left w:val="nil"/>
              <w:bottom w:val="single" w:sz="4" w:space="0" w:color="auto"/>
              <w:right w:val="single" w:sz="4" w:space="0" w:color="auto"/>
            </w:tcBorders>
          </w:tcPr>
          <w:p w14:paraId="4067F5B8"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tcPr>
          <w:p w14:paraId="477BCF3D" w14:textId="5804770B"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p>
        </w:tc>
      </w:tr>
      <w:tr w:rsidR="00DB1EA7" w:rsidRPr="006D100D" w14:paraId="7CB2FE70" w14:textId="77777777" w:rsidTr="00A330FA">
        <w:trPr>
          <w:trHeight w:val="300"/>
        </w:trPr>
        <w:tc>
          <w:tcPr>
            <w:tcW w:w="1127" w:type="dxa"/>
            <w:tcBorders>
              <w:top w:val="nil"/>
              <w:left w:val="single" w:sz="4" w:space="0" w:color="auto"/>
              <w:bottom w:val="single" w:sz="4" w:space="0" w:color="auto"/>
              <w:right w:val="single" w:sz="4" w:space="0" w:color="auto"/>
            </w:tcBorders>
          </w:tcPr>
          <w:p w14:paraId="46D78B8D" w14:textId="77777777"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B195</w:t>
            </w:r>
          </w:p>
        </w:tc>
        <w:tc>
          <w:tcPr>
            <w:tcW w:w="831" w:type="dxa"/>
            <w:tcBorders>
              <w:top w:val="single" w:sz="4" w:space="0" w:color="auto"/>
              <w:left w:val="nil"/>
              <w:bottom w:val="single" w:sz="4" w:space="0" w:color="auto"/>
              <w:right w:val="single" w:sz="4" w:space="0" w:color="auto"/>
            </w:tcBorders>
          </w:tcPr>
          <w:p w14:paraId="56116C46" w14:textId="273E27E6" w:rsidR="00DB1EA7" w:rsidRPr="006905A9" w:rsidRDefault="00DB1EA7" w:rsidP="00DB1EA7">
            <w:pPr>
              <w:spacing w:before="0" w:after="0" w:line="240" w:lineRule="auto"/>
              <w:ind w:left="0"/>
              <w:jc w:val="center"/>
              <w:rPr>
                <w:rFonts w:asciiTheme="minorHAnsi" w:eastAsia="Times New Roman" w:hAnsiTheme="minorHAnsi"/>
                <w:sz w:val="18"/>
                <w:szCs w:val="18"/>
                <w:lang w:val="en-US"/>
              </w:rPr>
            </w:pPr>
            <w:r>
              <w:rPr>
                <w:rFonts w:asciiTheme="minorHAnsi" w:eastAsia="Times New Roman" w:hAnsiTheme="minorHAnsi"/>
                <w:sz w:val="18"/>
                <w:szCs w:val="18"/>
                <w:lang w:val="en-US"/>
              </w:rPr>
              <w:t>11</w:t>
            </w:r>
          </w:p>
        </w:tc>
        <w:tc>
          <w:tcPr>
            <w:tcW w:w="1123" w:type="dxa"/>
            <w:tcBorders>
              <w:top w:val="nil"/>
              <w:left w:val="single" w:sz="4" w:space="0" w:color="auto"/>
              <w:bottom w:val="single" w:sz="4" w:space="0" w:color="auto"/>
              <w:right w:val="single" w:sz="4" w:space="0" w:color="auto"/>
            </w:tcBorders>
          </w:tcPr>
          <w:p w14:paraId="7573A147" w14:textId="7BEE1A9B" w:rsidR="00DB1EA7" w:rsidRPr="006905A9" w:rsidRDefault="00E8794C"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w:t>
            </w:r>
            <w:r>
              <w:rPr>
                <w:rFonts w:asciiTheme="minorHAnsi" w:eastAsia="Times New Roman" w:hAnsiTheme="minorHAnsi"/>
                <w:sz w:val="18"/>
                <w:szCs w:val="18"/>
                <w:lang w:val="en-US"/>
              </w:rPr>
              <w:t>06-08</w:t>
            </w:r>
          </w:p>
        </w:tc>
        <w:tc>
          <w:tcPr>
            <w:tcW w:w="1107" w:type="dxa"/>
            <w:tcBorders>
              <w:top w:val="nil"/>
              <w:left w:val="nil"/>
              <w:bottom w:val="single" w:sz="4" w:space="0" w:color="auto"/>
              <w:right w:val="single" w:sz="4" w:space="0" w:color="auto"/>
            </w:tcBorders>
          </w:tcPr>
          <w:p w14:paraId="6FFF178D"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2017-05-11</w:t>
            </w:r>
          </w:p>
        </w:tc>
        <w:tc>
          <w:tcPr>
            <w:tcW w:w="1098" w:type="dxa"/>
            <w:tcBorders>
              <w:top w:val="nil"/>
              <w:left w:val="nil"/>
              <w:bottom w:val="single" w:sz="4" w:space="0" w:color="auto"/>
              <w:right w:val="single" w:sz="4" w:space="0" w:color="auto"/>
            </w:tcBorders>
          </w:tcPr>
          <w:p w14:paraId="283778AE" w14:textId="4F290524" w:rsidR="00DB1EA7" w:rsidRPr="006905A9" w:rsidRDefault="00D271DE"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2017-06-09</w:t>
            </w:r>
          </w:p>
        </w:tc>
        <w:tc>
          <w:tcPr>
            <w:tcW w:w="1249" w:type="dxa"/>
            <w:tcBorders>
              <w:top w:val="nil"/>
              <w:left w:val="nil"/>
              <w:bottom w:val="single" w:sz="4" w:space="0" w:color="auto"/>
              <w:right w:val="single" w:sz="4" w:space="0" w:color="auto"/>
            </w:tcBorders>
          </w:tcPr>
          <w:p w14:paraId="731D79CF"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6BAD917B" w14:textId="3E57CB05"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p>
        </w:tc>
      </w:tr>
      <w:tr w:rsidR="00DB1EA7" w:rsidRPr="006D100D" w14:paraId="65287965" w14:textId="77777777" w:rsidTr="00A330FA">
        <w:trPr>
          <w:trHeight w:val="300"/>
        </w:trPr>
        <w:tc>
          <w:tcPr>
            <w:tcW w:w="1127" w:type="dxa"/>
            <w:tcBorders>
              <w:top w:val="nil"/>
              <w:left w:val="single" w:sz="4" w:space="0" w:color="auto"/>
              <w:bottom w:val="single" w:sz="4" w:space="0" w:color="auto"/>
              <w:right w:val="single" w:sz="4" w:space="0" w:color="auto"/>
            </w:tcBorders>
          </w:tcPr>
          <w:p w14:paraId="0A07E368" w14:textId="77777777"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r w:rsidRPr="006905A9">
              <w:rPr>
                <w:rFonts w:asciiTheme="minorHAnsi" w:eastAsia="Times New Roman" w:hAnsiTheme="minorHAnsi" w:cs="Arial"/>
                <w:color w:val="auto"/>
                <w:sz w:val="18"/>
                <w:szCs w:val="18"/>
                <w:lang w:val="en-US"/>
              </w:rPr>
              <w:t>B196</w:t>
            </w:r>
          </w:p>
        </w:tc>
        <w:tc>
          <w:tcPr>
            <w:tcW w:w="831" w:type="dxa"/>
            <w:tcBorders>
              <w:top w:val="single" w:sz="4" w:space="0" w:color="auto"/>
              <w:left w:val="nil"/>
              <w:bottom w:val="single" w:sz="4" w:space="0" w:color="auto"/>
              <w:right w:val="single" w:sz="4" w:space="0" w:color="auto"/>
            </w:tcBorders>
          </w:tcPr>
          <w:p w14:paraId="6BABCDAB" w14:textId="168D7C9F" w:rsidR="00DB1EA7" w:rsidRPr="006905A9" w:rsidRDefault="00DB1EA7" w:rsidP="00DB1EA7">
            <w:pPr>
              <w:spacing w:before="0" w:after="0" w:line="240" w:lineRule="auto"/>
              <w:ind w:left="0"/>
              <w:jc w:val="center"/>
              <w:rPr>
                <w:rFonts w:asciiTheme="minorHAnsi" w:eastAsia="Times New Roman" w:hAnsiTheme="minorHAnsi"/>
                <w:sz w:val="18"/>
                <w:szCs w:val="18"/>
                <w:lang w:val="en-US"/>
              </w:rPr>
            </w:pPr>
            <w:r>
              <w:rPr>
                <w:rFonts w:asciiTheme="minorHAnsi" w:eastAsia="Times New Roman" w:hAnsiTheme="minorHAnsi"/>
                <w:sz w:val="18"/>
                <w:szCs w:val="18"/>
                <w:lang w:val="en-US"/>
              </w:rPr>
              <w:t>11</w:t>
            </w:r>
          </w:p>
        </w:tc>
        <w:tc>
          <w:tcPr>
            <w:tcW w:w="1123" w:type="dxa"/>
            <w:tcBorders>
              <w:top w:val="nil"/>
              <w:left w:val="single" w:sz="4" w:space="0" w:color="auto"/>
              <w:bottom w:val="single" w:sz="4" w:space="0" w:color="auto"/>
              <w:right w:val="single" w:sz="4" w:space="0" w:color="auto"/>
            </w:tcBorders>
          </w:tcPr>
          <w:p w14:paraId="38FDFE80" w14:textId="546BD660" w:rsidR="00DB1EA7" w:rsidRPr="006905A9" w:rsidRDefault="00E8794C"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w:t>
            </w:r>
            <w:r>
              <w:rPr>
                <w:rFonts w:asciiTheme="minorHAnsi" w:eastAsia="Times New Roman" w:hAnsiTheme="minorHAnsi"/>
                <w:sz w:val="18"/>
                <w:szCs w:val="18"/>
                <w:lang w:val="en-US"/>
              </w:rPr>
              <w:t>06-08</w:t>
            </w:r>
          </w:p>
        </w:tc>
        <w:tc>
          <w:tcPr>
            <w:tcW w:w="1107" w:type="dxa"/>
            <w:tcBorders>
              <w:top w:val="nil"/>
              <w:left w:val="nil"/>
              <w:bottom w:val="single" w:sz="4" w:space="0" w:color="auto"/>
              <w:right w:val="single" w:sz="4" w:space="0" w:color="auto"/>
            </w:tcBorders>
          </w:tcPr>
          <w:p w14:paraId="03194534"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2017-05-11</w:t>
            </w:r>
          </w:p>
        </w:tc>
        <w:tc>
          <w:tcPr>
            <w:tcW w:w="1098" w:type="dxa"/>
            <w:tcBorders>
              <w:top w:val="nil"/>
              <w:left w:val="nil"/>
              <w:bottom w:val="single" w:sz="4" w:space="0" w:color="auto"/>
              <w:right w:val="single" w:sz="4" w:space="0" w:color="auto"/>
            </w:tcBorders>
          </w:tcPr>
          <w:p w14:paraId="7B80810D" w14:textId="73B7239F" w:rsidR="00DB1EA7" w:rsidRPr="006905A9" w:rsidRDefault="00D271DE"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2017-06-09</w:t>
            </w:r>
          </w:p>
        </w:tc>
        <w:tc>
          <w:tcPr>
            <w:tcW w:w="1249" w:type="dxa"/>
            <w:tcBorders>
              <w:top w:val="nil"/>
              <w:left w:val="nil"/>
              <w:bottom w:val="single" w:sz="4" w:space="0" w:color="auto"/>
              <w:right w:val="single" w:sz="4" w:space="0" w:color="auto"/>
            </w:tcBorders>
          </w:tcPr>
          <w:p w14:paraId="0BE3D387" w14:textId="77777777" w:rsidR="00DB1EA7" w:rsidRPr="006905A9" w:rsidRDefault="00DB1EA7" w:rsidP="00DB1EA7">
            <w:pPr>
              <w:spacing w:before="0" w:after="0" w:line="240" w:lineRule="auto"/>
              <w:ind w:left="0"/>
              <w:rPr>
                <w:rFonts w:asciiTheme="minorHAnsi" w:eastAsia="Times New Roman" w:hAnsiTheme="minorHAnsi"/>
                <w:sz w:val="18"/>
                <w:szCs w:val="18"/>
                <w:lang w:val="en-US"/>
              </w:rPr>
            </w:pPr>
            <w:r w:rsidRPr="006905A9">
              <w:rPr>
                <w:rFonts w:asciiTheme="minorHAnsi" w:eastAsia="Times New Roman" w:hAnsiTheme="minorHAnsi"/>
                <w:sz w:val="18"/>
                <w:szCs w:val="18"/>
                <w:lang w:val="en-US"/>
              </w:rPr>
              <w:t>New</w:t>
            </w:r>
          </w:p>
        </w:tc>
        <w:tc>
          <w:tcPr>
            <w:tcW w:w="3403" w:type="dxa"/>
            <w:tcBorders>
              <w:top w:val="nil"/>
              <w:left w:val="nil"/>
              <w:bottom w:val="single" w:sz="4" w:space="0" w:color="auto"/>
              <w:right w:val="single" w:sz="4" w:space="0" w:color="auto"/>
            </w:tcBorders>
          </w:tcPr>
          <w:p w14:paraId="4FAE1A01" w14:textId="4914597B"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p>
        </w:tc>
      </w:tr>
      <w:tr w:rsidR="00DB1EA7" w:rsidRPr="006D100D" w14:paraId="2825D3DF" w14:textId="77777777" w:rsidTr="00A330FA">
        <w:trPr>
          <w:trHeight w:val="300"/>
        </w:trPr>
        <w:tc>
          <w:tcPr>
            <w:tcW w:w="1127" w:type="dxa"/>
            <w:tcBorders>
              <w:top w:val="nil"/>
              <w:left w:val="single" w:sz="4" w:space="0" w:color="auto"/>
              <w:bottom w:val="single" w:sz="4" w:space="0" w:color="auto"/>
              <w:right w:val="single" w:sz="4" w:space="0" w:color="auto"/>
            </w:tcBorders>
          </w:tcPr>
          <w:p w14:paraId="51DF15BD" w14:textId="5CC5FA25" w:rsidR="00DB1EA7" w:rsidRPr="00CA5805" w:rsidRDefault="00DB1EA7" w:rsidP="00DB1EA7">
            <w:pPr>
              <w:spacing w:before="0" w:after="0" w:line="240" w:lineRule="auto"/>
              <w:ind w:left="0"/>
              <w:rPr>
                <w:rFonts w:asciiTheme="minorHAnsi" w:eastAsia="Times New Roman" w:hAnsiTheme="minorHAnsi" w:cs="Arial"/>
                <w:color w:val="auto"/>
                <w:sz w:val="18"/>
                <w:szCs w:val="18"/>
              </w:rPr>
            </w:pPr>
            <w:r>
              <w:rPr>
                <w:rFonts w:asciiTheme="minorHAnsi" w:eastAsia="Times New Roman" w:hAnsiTheme="minorHAnsi" w:cs="Arial"/>
                <w:color w:val="auto"/>
                <w:sz w:val="18"/>
                <w:szCs w:val="18"/>
              </w:rPr>
              <w:t>I44</w:t>
            </w:r>
          </w:p>
        </w:tc>
        <w:tc>
          <w:tcPr>
            <w:tcW w:w="831" w:type="dxa"/>
            <w:tcBorders>
              <w:top w:val="single" w:sz="4" w:space="0" w:color="auto"/>
              <w:left w:val="nil"/>
              <w:bottom w:val="single" w:sz="4" w:space="0" w:color="auto"/>
              <w:right w:val="single" w:sz="4" w:space="0" w:color="auto"/>
            </w:tcBorders>
          </w:tcPr>
          <w:p w14:paraId="7651DE5B" w14:textId="41E60643" w:rsidR="00DB1EA7" w:rsidRPr="006905A9" w:rsidRDefault="00DB1EA7" w:rsidP="00DB1EA7">
            <w:pPr>
              <w:spacing w:before="0" w:after="0" w:line="240" w:lineRule="auto"/>
              <w:ind w:left="0"/>
              <w:jc w:val="center"/>
              <w:rPr>
                <w:rFonts w:asciiTheme="minorHAnsi" w:eastAsia="Times New Roman" w:hAnsiTheme="minorHAnsi"/>
                <w:sz w:val="18"/>
                <w:szCs w:val="18"/>
                <w:lang w:val="en-US"/>
              </w:rPr>
            </w:pPr>
            <w:r>
              <w:rPr>
                <w:rFonts w:asciiTheme="minorHAnsi" w:eastAsia="Times New Roman" w:hAnsiTheme="minorHAnsi"/>
                <w:sz w:val="18"/>
                <w:szCs w:val="18"/>
                <w:lang w:val="en-US"/>
              </w:rPr>
              <w:t>11</w:t>
            </w:r>
          </w:p>
        </w:tc>
        <w:tc>
          <w:tcPr>
            <w:tcW w:w="1123" w:type="dxa"/>
            <w:tcBorders>
              <w:top w:val="nil"/>
              <w:left w:val="single" w:sz="4" w:space="0" w:color="auto"/>
              <w:bottom w:val="single" w:sz="4" w:space="0" w:color="auto"/>
              <w:right w:val="single" w:sz="4" w:space="0" w:color="auto"/>
            </w:tcBorders>
          </w:tcPr>
          <w:p w14:paraId="3DCC3C13" w14:textId="00C0C053" w:rsidR="00DB1EA7" w:rsidRPr="006905A9" w:rsidRDefault="00E8794C"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2017-06-08</w:t>
            </w:r>
          </w:p>
        </w:tc>
        <w:tc>
          <w:tcPr>
            <w:tcW w:w="1107" w:type="dxa"/>
            <w:tcBorders>
              <w:top w:val="nil"/>
              <w:left w:val="nil"/>
              <w:bottom w:val="single" w:sz="4" w:space="0" w:color="auto"/>
              <w:right w:val="single" w:sz="4" w:space="0" w:color="auto"/>
            </w:tcBorders>
          </w:tcPr>
          <w:p w14:paraId="5F2977D9" w14:textId="7D9EDBC2" w:rsidR="00DB1EA7" w:rsidRPr="006905A9" w:rsidRDefault="00E8794C"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N/A</w:t>
            </w:r>
          </w:p>
        </w:tc>
        <w:tc>
          <w:tcPr>
            <w:tcW w:w="1098" w:type="dxa"/>
            <w:tcBorders>
              <w:top w:val="nil"/>
              <w:left w:val="nil"/>
              <w:bottom w:val="single" w:sz="4" w:space="0" w:color="auto"/>
              <w:right w:val="single" w:sz="4" w:space="0" w:color="auto"/>
            </w:tcBorders>
          </w:tcPr>
          <w:p w14:paraId="54E79C98" w14:textId="53DE7A08" w:rsidR="00DB1EA7" w:rsidRPr="006905A9" w:rsidRDefault="00D271DE"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2017-06-09</w:t>
            </w:r>
          </w:p>
        </w:tc>
        <w:tc>
          <w:tcPr>
            <w:tcW w:w="1249" w:type="dxa"/>
            <w:tcBorders>
              <w:top w:val="nil"/>
              <w:left w:val="nil"/>
              <w:bottom w:val="single" w:sz="4" w:space="0" w:color="auto"/>
              <w:right w:val="single" w:sz="4" w:space="0" w:color="auto"/>
            </w:tcBorders>
          </w:tcPr>
          <w:p w14:paraId="546F481D" w14:textId="7FC2C092" w:rsidR="00DB1EA7" w:rsidRPr="006905A9" w:rsidRDefault="00A330FA" w:rsidP="00DB1EA7">
            <w:pPr>
              <w:spacing w:before="0" w:after="0" w:line="240" w:lineRule="auto"/>
              <w:ind w:left="0"/>
              <w:rPr>
                <w:rFonts w:asciiTheme="minorHAnsi" w:eastAsia="Times New Roman" w:hAnsiTheme="minorHAnsi"/>
                <w:sz w:val="18"/>
                <w:szCs w:val="18"/>
                <w:lang w:val="en-US"/>
              </w:rPr>
            </w:pPr>
            <w:r>
              <w:rPr>
                <w:rFonts w:asciiTheme="minorHAnsi" w:eastAsia="Times New Roman" w:hAnsiTheme="minorHAnsi"/>
                <w:sz w:val="18"/>
                <w:szCs w:val="18"/>
                <w:lang w:val="en-US"/>
              </w:rPr>
              <w:t>From EXO</w:t>
            </w:r>
          </w:p>
        </w:tc>
        <w:tc>
          <w:tcPr>
            <w:tcW w:w="3403" w:type="dxa"/>
            <w:tcBorders>
              <w:top w:val="nil"/>
              <w:left w:val="nil"/>
              <w:bottom w:val="single" w:sz="4" w:space="0" w:color="auto"/>
              <w:right w:val="single" w:sz="4" w:space="0" w:color="auto"/>
            </w:tcBorders>
          </w:tcPr>
          <w:p w14:paraId="4C2E52A8" w14:textId="2CB99548" w:rsidR="00DB1EA7" w:rsidRPr="006905A9" w:rsidRDefault="00DB1EA7" w:rsidP="00DB1EA7">
            <w:pPr>
              <w:spacing w:before="0" w:after="0" w:line="240" w:lineRule="auto"/>
              <w:ind w:left="0"/>
              <w:rPr>
                <w:rFonts w:asciiTheme="minorHAnsi" w:eastAsia="Times New Roman" w:hAnsiTheme="minorHAnsi" w:cs="Arial"/>
                <w:color w:val="auto"/>
                <w:sz w:val="18"/>
                <w:szCs w:val="18"/>
                <w:lang w:val="en-US"/>
              </w:rPr>
            </w:pPr>
          </w:p>
        </w:tc>
      </w:tr>
    </w:tbl>
    <w:p w14:paraId="4DC31A1B" w14:textId="77777777" w:rsidR="006632AD" w:rsidRPr="006D100D" w:rsidRDefault="006632AD" w:rsidP="006D0DA9">
      <w:pPr>
        <w:ind w:left="0"/>
        <w:rPr>
          <w:sz w:val="18"/>
          <w:szCs w:val="18"/>
        </w:rPr>
      </w:pPr>
    </w:p>
    <w:sectPr w:rsidR="006632AD" w:rsidRPr="006D100D" w:rsidSect="00F5191F">
      <w:headerReference w:type="even" r:id="rId23"/>
      <w:headerReference w:type="default" r:id="rId24"/>
      <w:footerReference w:type="even" r:id="rId25"/>
      <w:footerReference w:type="default" r:id="rId26"/>
      <w:headerReference w:type="first" r:id="rId27"/>
      <w:footerReference w:type="first" r:id="rId28"/>
      <w:type w:val="continuous"/>
      <w:pgSz w:w="12240" w:h="15840" w:code="1"/>
      <w:pgMar w:top="720" w:right="544" w:bottom="1440" w:left="561" w:header="357" w:footer="578" w:gutter="0"/>
      <w:pgBorders w:display="notFirstPage" w:offsetFrom="page">
        <w:top w:val="single" w:sz="4" w:space="24" w:color="00565F"/>
        <w:left w:val="single" w:sz="4" w:space="24" w:color="00565F"/>
        <w:bottom w:val="single" w:sz="4" w:space="24" w:color="00565F"/>
        <w:right w:val="single" w:sz="4" w:space="24" w:color="00565F"/>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Carina Sansalone" w:date="2018-03-13T10:39:00Z" w:initials="CS">
    <w:p w14:paraId="17044716" w14:textId="7006BF5E" w:rsidR="00BD503B" w:rsidRDefault="00BD503B">
      <w:pPr>
        <w:pStyle w:val="CommentText"/>
      </w:pPr>
      <w:r>
        <w:rPr>
          <w:rStyle w:val="CommentReference"/>
        </w:rPr>
        <w:annotationRef/>
      </w:r>
      <w:r>
        <w:t>Is this a typo? You meant I51?</w:t>
      </w:r>
    </w:p>
  </w:comment>
  <w:comment w:id="556" w:author="Fernandes, Kate" w:date="2019-09-11T10:43:00Z" w:initials="FK">
    <w:p w14:paraId="3A02D171" w14:textId="77777777" w:rsidR="00BD503B" w:rsidRDefault="00BD503B">
      <w:pPr>
        <w:pStyle w:val="CommentText"/>
      </w:pPr>
      <w:r>
        <w:rPr>
          <w:rStyle w:val="CommentReference"/>
        </w:rPr>
        <w:annotationRef/>
      </w:r>
      <w:r w:rsidRPr="00A27733">
        <w:rPr>
          <w:noProof/>
          <w:color w:val="8064A2" w:themeColor="accent4"/>
        </w:rPr>
        <w:t>BreakInDays is defined twice</w:t>
      </w:r>
    </w:p>
  </w:comment>
  <w:comment w:id="557" w:author="Yann Kouengoua Njaga" w:date="2019-09-18T10:18:00Z" w:initials="YKN">
    <w:p w14:paraId="1929BB23" w14:textId="77777777" w:rsidR="00BD503B" w:rsidRDefault="00BD503B">
      <w:pPr>
        <w:pStyle w:val="CommentText"/>
      </w:pPr>
      <w:r>
        <w:rPr>
          <w:rStyle w:val="CommentReference"/>
        </w:rPr>
        <w:annotationRef/>
      </w:r>
      <w:r>
        <w:t xml:space="preserve">We are adding 1 day to count the correct number of days. </w:t>
      </w:r>
    </w:p>
    <w:p w14:paraId="70FCF472" w14:textId="77777777" w:rsidR="00BD503B" w:rsidRDefault="00BD503B">
      <w:pPr>
        <w:pStyle w:val="CommentText"/>
      </w:pPr>
      <w:r>
        <w:t>For example : If Leave Start Jan 1</w:t>
      </w:r>
      <w:r w:rsidRPr="00740C98">
        <w:rPr>
          <w:vertAlign w:val="superscript"/>
        </w:rPr>
        <w:t>st</w:t>
      </w:r>
      <w:r>
        <w:t xml:space="preserve"> and End Date Jan 31</w:t>
      </w:r>
      <w:r w:rsidRPr="00740C98">
        <w:rPr>
          <w:vertAlign w:val="superscript"/>
        </w:rPr>
        <w:t>st</w:t>
      </w:r>
      <w:r>
        <w:t xml:space="preserve"> then Break in days (30 + 1) days. This will apply only to breaks with at least 1 day during the File.Year</w:t>
      </w:r>
    </w:p>
  </w:comment>
  <w:comment w:id="596" w:author="Carina Sansalone" w:date="2018-04-11T14:15:00Z" w:initials="CS">
    <w:p w14:paraId="051C93EA" w14:textId="5E2B8753" w:rsidR="00BD503B" w:rsidRDefault="00BD503B">
      <w:pPr>
        <w:pStyle w:val="CommentText"/>
      </w:pPr>
      <w:r>
        <w:rPr>
          <w:rStyle w:val="CommentReference"/>
        </w:rPr>
        <w:annotationRef/>
      </w:r>
      <w:r>
        <w:t>This update will be made once CR has been approved by HOOPP.</w:t>
      </w:r>
    </w:p>
  </w:comment>
  <w:comment w:id="597" w:author="Carina Sansalone" w:date="2018-04-11T14:18:00Z" w:initials="CS">
    <w:p w14:paraId="7AEE69DC" w14:textId="78E3513F" w:rsidR="00BD503B" w:rsidRDefault="00BD503B">
      <w:pPr>
        <w:pStyle w:val="CommentText"/>
      </w:pPr>
      <w:r>
        <w:rPr>
          <w:rStyle w:val="CommentReference"/>
        </w:rPr>
        <w:annotationRef/>
      </w:r>
      <w:r>
        <w:t>This update will be made once CR has been approved by HOOPP.</w:t>
      </w:r>
    </w:p>
  </w:comment>
  <w:comment w:id="790" w:author="Yann Kouengoua Njaga" w:date="2018-07-25T13:55:00Z" w:initials="YKN">
    <w:p w14:paraId="72A163CB" w14:textId="433FB7FB" w:rsidR="00BD503B" w:rsidRDefault="00BD503B">
      <w:pPr>
        <w:pStyle w:val="CommentText"/>
      </w:pPr>
      <w:r>
        <w:rPr>
          <w:rStyle w:val="CommentReference"/>
        </w:rPr>
        <w:annotationRef/>
      </w:r>
      <w:r>
        <w:t>Number of days confirmed by HOOPP on July 25th</w:t>
      </w:r>
    </w:p>
  </w:comment>
  <w:comment w:id="791" w:author="Yann Kouengoua Njaga" w:date="2018-07-25T13:55:00Z" w:initials="YKN">
    <w:p w14:paraId="727F39D5" w14:textId="14E92711" w:rsidR="00BD503B" w:rsidRDefault="00BD503B">
      <w:pPr>
        <w:pStyle w:val="CommentText"/>
      </w:pPr>
      <w:r>
        <w:rPr>
          <w:rStyle w:val="CommentReference"/>
        </w:rPr>
        <w:annotationRef/>
      </w:r>
      <w:r>
        <w:t xml:space="preserve">Number of days confirmed by HOOPP on July 25th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044716" w15:done="0"/>
  <w15:commentEx w15:paraId="3A02D171" w15:done="0"/>
  <w15:commentEx w15:paraId="70FCF472" w15:paraIdParent="3A02D171" w15:done="0"/>
  <w15:commentEx w15:paraId="051C93EA" w15:done="0"/>
  <w15:commentEx w15:paraId="7AEE69DC" w15:done="0"/>
  <w15:commentEx w15:paraId="72A163CB" w15:done="0"/>
  <w15:commentEx w15:paraId="727F39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044716" w16cid:durableId="24FEBD1B"/>
  <w16cid:commentId w16cid:paraId="3A02D171" w16cid:durableId="24FEBD1C"/>
  <w16cid:commentId w16cid:paraId="70FCF472" w16cid:durableId="24FEBD1D"/>
  <w16cid:commentId w16cid:paraId="051C93EA" w16cid:durableId="24FEBD1E"/>
  <w16cid:commentId w16cid:paraId="7AEE69DC" w16cid:durableId="24FEBD1F"/>
  <w16cid:commentId w16cid:paraId="72A163CB" w16cid:durableId="24FEBD20"/>
  <w16cid:commentId w16cid:paraId="727F39D5" w16cid:durableId="24FEB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74A3A" w14:textId="77777777" w:rsidR="00CC6157" w:rsidRDefault="00CC6157">
      <w:r>
        <w:separator/>
      </w:r>
    </w:p>
  </w:endnote>
  <w:endnote w:type="continuationSeparator" w:id="0">
    <w:p w14:paraId="22A35DD1" w14:textId="77777777" w:rsidR="00CC6157" w:rsidRDefault="00CC6157">
      <w:r>
        <w:continuationSeparator/>
      </w:r>
    </w:p>
  </w:endnote>
  <w:endnote w:type="continuationNotice" w:id="1">
    <w:p w14:paraId="36B07577" w14:textId="77777777" w:rsidR="00CC6157" w:rsidRDefault="00CC615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ans Serif">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BellStone Sans">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2212A" w14:textId="77777777" w:rsidR="00BD503B" w:rsidRDefault="00BD50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C273" w14:textId="01CBD70F" w:rsidR="00BD503B" w:rsidRDefault="00BD503B">
    <w:pPr>
      <w:pStyle w:val="Footer"/>
      <w:jc w:val="center"/>
    </w:pPr>
    <w:r>
      <w:fldChar w:fldCharType="begin"/>
    </w:r>
    <w:r>
      <w:instrText>PAGE   \* MERGEFORMAT</w:instrText>
    </w:r>
    <w:r>
      <w:fldChar w:fldCharType="separate"/>
    </w:r>
    <w:r w:rsidR="00C24AC4" w:rsidRPr="00C24AC4">
      <w:rPr>
        <w:noProof/>
        <w:lang w:val="fr-FR"/>
      </w:rPr>
      <w:t>257</w:t>
    </w:r>
    <w:r>
      <w:fldChar w:fldCharType="end"/>
    </w:r>
  </w:p>
  <w:p w14:paraId="200582F5" w14:textId="77777777" w:rsidR="00BD503B" w:rsidRDefault="00BD50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5DABC" w14:textId="77777777" w:rsidR="00BD503B" w:rsidRDefault="00BD50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E3B5" w14:textId="77777777" w:rsidR="00CC6157" w:rsidRDefault="00CC6157">
      <w:r>
        <w:separator/>
      </w:r>
    </w:p>
  </w:footnote>
  <w:footnote w:type="continuationSeparator" w:id="0">
    <w:p w14:paraId="3516A507" w14:textId="77777777" w:rsidR="00CC6157" w:rsidRDefault="00CC6157">
      <w:r>
        <w:continuationSeparator/>
      </w:r>
    </w:p>
  </w:footnote>
  <w:footnote w:type="continuationNotice" w:id="1">
    <w:p w14:paraId="008B8049" w14:textId="77777777" w:rsidR="00CC6157" w:rsidRDefault="00CC615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FAA2" w14:textId="77777777" w:rsidR="00BD503B" w:rsidRDefault="00BD50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8D626" w14:textId="77777777" w:rsidR="00BD503B" w:rsidRDefault="00BD50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79DE" w14:textId="77777777" w:rsidR="00BD503B" w:rsidRDefault="00BD50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42C4D2C8"/>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2B4A0C38"/>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15715CB"/>
    <w:multiLevelType w:val="hybridMultilevel"/>
    <w:tmpl w:val="FC247C70"/>
    <w:lvl w:ilvl="0" w:tplc="AB56A41A">
      <w:start w:val="1"/>
      <w:numFmt w:val="decimal"/>
      <w:lvlText w:val="%1."/>
      <w:lvlJc w:val="left"/>
      <w:pPr>
        <w:ind w:left="1102" w:hanging="360"/>
      </w:pPr>
      <w:rPr>
        <w:rFonts w:hint="default"/>
      </w:rPr>
    </w:lvl>
    <w:lvl w:ilvl="1" w:tplc="10090019" w:tentative="1">
      <w:start w:val="1"/>
      <w:numFmt w:val="lowerLetter"/>
      <w:lvlText w:val="%2."/>
      <w:lvlJc w:val="left"/>
      <w:pPr>
        <w:ind w:left="1822" w:hanging="360"/>
      </w:pPr>
    </w:lvl>
    <w:lvl w:ilvl="2" w:tplc="1009001B" w:tentative="1">
      <w:start w:val="1"/>
      <w:numFmt w:val="lowerRoman"/>
      <w:lvlText w:val="%3."/>
      <w:lvlJc w:val="right"/>
      <w:pPr>
        <w:ind w:left="2542" w:hanging="180"/>
      </w:pPr>
    </w:lvl>
    <w:lvl w:ilvl="3" w:tplc="1009000F" w:tentative="1">
      <w:start w:val="1"/>
      <w:numFmt w:val="decimal"/>
      <w:lvlText w:val="%4."/>
      <w:lvlJc w:val="left"/>
      <w:pPr>
        <w:ind w:left="3262" w:hanging="360"/>
      </w:pPr>
    </w:lvl>
    <w:lvl w:ilvl="4" w:tplc="10090019" w:tentative="1">
      <w:start w:val="1"/>
      <w:numFmt w:val="lowerLetter"/>
      <w:lvlText w:val="%5."/>
      <w:lvlJc w:val="left"/>
      <w:pPr>
        <w:ind w:left="3982" w:hanging="360"/>
      </w:pPr>
    </w:lvl>
    <w:lvl w:ilvl="5" w:tplc="1009001B" w:tentative="1">
      <w:start w:val="1"/>
      <w:numFmt w:val="lowerRoman"/>
      <w:lvlText w:val="%6."/>
      <w:lvlJc w:val="right"/>
      <w:pPr>
        <w:ind w:left="4702" w:hanging="180"/>
      </w:pPr>
    </w:lvl>
    <w:lvl w:ilvl="6" w:tplc="1009000F" w:tentative="1">
      <w:start w:val="1"/>
      <w:numFmt w:val="decimal"/>
      <w:lvlText w:val="%7."/>
      <w:lvlJc w:val="left"/>
      <w:pPr>
        <w:ind w:left="5422" w:hanging="360"/>
      </w:pPr>
    </w:lvl>
    <w:lvl w:ilvl="7" w:tplc="10090019" w:tentative="1">
      <w:start w:val="1"/>
      <w:numFmt w:val="lowerLetter"/>
      <w:lvlText w:val="%8."/>
      <w:lvlJc w:val="left"/>
      <w:pPr>
        <w:ind w:left="6142" w:hanging="360"/>
      </w:pPr>
    </w:lvl>
    <w:lvl w:ilvl="8" w:tplc="1009001B" w:tentative="1">
      <w:start w:val="1"/>
      <w:numFmt w:val="lowerRoman"/>
      <w:lvlText w:val="%9."/>
      <w:lvlJc w:val="right"/>
      <w:pPr>
        <w:ind w:left="6862" w:hanging="180"/>
      </w:pPr>
    </w:lvl>
  </w:abstractNum>
  <w:abstractNum w:abstractNumId="3" w15:restartNumberingAfterBreak="0">
    <w:nsid w:val="026B03A8"/>
    <w:multiLevelType w:val="hybridMultilevel"/>
    <w:tmpl w:val="254894D8"/>
    <w:lvl w:ilvl="0" w:tplc="67BE4F06">
      <w:numFmt w:val="bullet"/>
      <w:lvlText w:val="-"/>
      <w:lvlJc w:val="left"/>
      <w:pPr>
        <w:ind w:left="720" w:hanging="360"/>
      </w:pPr>
      <w:rPr>
        <w:rFonts w:ascii="Calibri" w:eastAsia="MS Mincho" w:hAnsi="Calibri"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DA94D61"/>
    <w:multiLevelType w:val="hybridMultilevel"/>
    <w:tmpl w:val="6DD02FF6"/>
    <w:lvl w:ilvl="0" w:tplc="0C0C0005">
      <w:start w:val="1"/>
      <w:numFmt w:val="bullet"/>
      <w:lvlText w:val=""/>
      <w:lvlJc w:val="left"/>
      <w:pPr>
        <w:ind w:left="1368" w:hanging="360"/>
      </w:pPr>
      <w:rPr>
        <w:rFonts w:ascii="Wingdings" w:hAnsi="Wingdings" w:hint="default"/>
      </w:rPr>
    </w:lvl>
    <w:lvl w:ilvl="1" w:tplc="0C0C0003" w:tentative="1">
      <w:start w:val="1"/>
      <w:numFmt w:val="bullet"/>
      <w:lvlText w:val="o"/>
      <w:lvlJc w:val="left"/>
      <w:pPr>
        <w:ind w:left="1944" w:hanging="360"/>
      </w:pPr>
      <w:rPr>
        <w:rFonts w:ascii="Courier New" w:hAnsi="Courier New" w:cs="Courier New" w:hint="default"/>
      </w:rPr>
    </w:lvl>
    <w:lvl w:ilvl="2" w:tplc="0C0C0005" w:tentative="1">
      <w:start w:val="1"/>
      <w:numFmt w:val="bullet"/>
      <w:lvlText w:val=""/>
      <w:lvlJc w:val="left"/>
      <w:pPr>
        <w:ind w:left="2664" w:hanging="360"/>
      </w:pPr>
      <w:rPr>
        <w:rFonts w:ascii="Wingdings" w:hAnsi="Wingdings" w:hint="default"/>
      </w:rPr>
    </w:lvl>
    <w:lvl w:ilvl="3" w:tplc="0C0C0001" w:tentative="1">
      <w:start w:val="1"/>
      <w:numFmt w:val="bullet"/>
      <w:lvlText w:val=""/>
      <w:lvlJc w:val="left"/>
      <w:pPr>
        <w:ind w:left="3384" w:hanging="360"/>
      </w:pPr>
      <w:rPr>
        <w:rFonts w:ascii="Symbol" w:hAnsi="Symbol" w:hint="default"/>
      </w:rPr>
    </w:lvl>
    <w:lvl w:ilvl="4" w:tplc="0C0C0003" w:tentative="1">
      <w:start w:val="1"/>
      <w:numFmt w:val="bullet"/>
      <w:lvlText w:val="o"/>
      <w:lvlJc w:val="left"/>
      <w:pPr>
        <w:ind w:left="4104" w:hanging="360"/>
      </w:pPr>
      <w:rPr>
        <w:rFonts w:ascii="Courier New" w:hAnsi="Courier New" w:cs="Courier New" w:hint="default"/>
      </w:rPr>
    </w:lvl>
    <w:lvl w:ilvl="5" w:tplc="0C0C0005" w:tentative="1">
      <w:start w:val="1"/>
      <w:numFmt w:val="bullet"/>
      <w:lvlText w:val=""/>
      <w:lvlJc w:val="left"/>
      <w:pPr>
        <w:ind w:left="4824" w:hanging="360"/>
      </w:pPr>
      <w:rPr>
        <w:rFonts w:ascii="Wingdings" w:hAnsi="Wingdings" w:hint="default"/>
      </w:rPr>
    </w:lvl>
    <w:lvl w:ilvl="6" w:tplc="0C0C0001" w:tentative="1">
      <w:start w:val="1"/>
      <w:numFmt w:val="bullet"/>
      <w:lvlText w:val=""/>
      <w:lvlJc w:val="left"/>
      <w:pPr>
        <w:ind w:left="5544" w:hanging="360"/>
      </w:pPr>
      <w:rPr>
        <w:rFonts w:ascii="Symbol" w:hAnsi="Symbol" w:hint="default"/>
      </w:rPr>
    </w:lvl>
    <w:lvl w:ilvl="7" w:tplc="0C0C0003" w:tentative="1">
      <w:start w:val="1"/>
      <w:numFmt w:val="bullet"/>
      <w:lvlText w:val="o"/>
      <w:lvlJc w:val="left"/>
      <w:pPr>
        <w:ind w:left="6264" w:hanging="360"/>
      </w:pPr>
      <w:rPr>
        <w:rFonts w:ascii="Courier New" w:hAnsi="Courier New" w:cs="Courier New" w:hint="default"/>
      </w:rPr>
    </w:lvl>
    <w:lvl w:ilvl="8" w:tplc="0C0C0005" w:tentative="1">
      <w:start w:val="1"/>
      <w:numFmt w:val="bullet"/>
      <w:lvlText w:val=""/>
      <w:lvlJc w:val="left"/>
      <w:pPr>
        <w:ind w:left="6984" w:hanging="360"/>
      </w:pPr>
      <w:rPr>
        <w:rFonts w:ascii="Wingdings" w:hAnsi="Wingdings" w:hint="default"/>
      </w:rPr>
    </w:lvl>
  </w:abstractNum>
  <w:abstractNum w:abstractNumId="5" w15:restartNumberingAfterBreak="0">
    <w:nsid w:val="114F465E"/>
    <w:multiLevelType w:val="hybridMultilevel"/>
    <w:tmpl w:val="FC1A2E8C"/>
    <w:lvl w:ilvl="0" w:tplc="6F4ADD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FC1417"/>
    <w:multiLevelType w:val="hybridMultilevel"/>
    <w:tmpl w:val="B11CF58C"/>
    <w:lvl w:ilvl="0" w:tplc="DE2A81B2">
      <w:start w:val="1"/>
      <w:numFmt w:val="decimal"/>
      <w:lvlText w:val="%1-"/>
      <w:lvlJc w:val="left"/>
      <w:pPr>
        <w:ind w:left="360" w:hanging="360"/>
      </w:pPr>
      <w:rPr>
        <w:rFonts w:hint="default"/>
      </w:rPr>
    </w:lvl>
    <w:lvl w:ilvl="1" w:tplc="0C0C0019" w:tentative="1">
      <w:start w:val="1"/>
      <w:numFmt w:val="lowerLetter"/>
      <w:lvlText w:val="%2."/>
      <w:lvlJc w:val="left"/>
      <w:pPr>
        <w:ind w:left="981" w:hanging="360"/>
      </w:pPr>
    </w:lvl>
    <w:lvl w:ilvl="2" w:tplc="0C0C001B" w:tentative="1">
      <w:start w:val="1"/>
      <w:numFmt w:val="lowerRoman"/>
      <w:lvlText w:val="%3."/>
      <w:lvlJc w:val="right"/>
      <w:pPr>
        <w:ind w:left="1701" w:hanging="180"/>
      </w:pPr>
    </w:lvl>
    <w:lvl w:ilvl="3" w:tplc="0C0C000F" w:tentative="1">
      <w:start w:val="1"/>
      <w:numFmt w:val="decimal"/>
      <w:lvlText w:val="%4."/>
      <w:lvlJc w:val="left"/>
      <w:pPr>
        <w:ind w:left="2421" w:hanging="360"/>
      </w:pPr>
    </w:lvl>
    <w:lvl w:ilvl="4" w:tplc="0C0C0019" w:tentative="1">
      <w:start w:val="1"/>
      <w:numFmt w:val="lowerLetter"/>
      <w:lvlText w:val="%5."/>
      <w:lvlJc w:val="left"/>
      <w:pPr>
        <w:ind w:left="3141" w:hanging="360"/>
      </w:pPr>
    </w:lvl>
    <w:lvl w:ilvl="5" w:tplc="0C0C001B" w:tentative="1">
      <w:start w:val="1"/>
      <w:numFmt w:val="lowerRoman"/>
      <w:lvlText w:val="%6."/>
      <w:lvlJc w:val="right"/>
      <w:pPr>
        <w:ind w:left="3861" w:hanging="180"/>
      </w:pPr>
    </w:lvl>
    <w:lvl w:ilvl="6" w:tplc="0C0C000F" w:tentative="1">
      <w:start w:val="1"/>
      <w:numFmt w:val="decimal"/>
      <w:lvlText w:val="%7."/>
      <w:lvlJc w:val="left"/>
      <w:pPr>
        <w:ind w:left="4581" w:hanging="360"/>
      </w:pPr>
    </w:lvl>
    <w:lvl w:ilvl="7" w:tplc="0C0C0019" w:tentative="1">
      <w:start w:val="1"/>
      <w:numFmt w:val="lowerLetter"/>
      <w:lvlText w:val="%8."/>
      <w:lvlJc w:val="left"/>
      <w:pPr>
        <w:ind w:left="5301" w:hanging="360"/>
      </w:pPr>
    </w:lvl>
    <w:lvl w:ilvl="8" w:tplc="0C0C001B" w:tentative="1">
      <w:start w:val="1"/>
      <w:numFmt w:val="lowerRoman"/>
      <w:lvlText w:val="%9."/>
      <w:lvlJc w:val="right"/>
      <w:pPr>
        <w:ind w:left="6021" w:hanging="180"/>
      </w:pPr>
    </w:lvl>
  </w:abstractNum>
  <w:abstractNum w:abstractNumId="7" w15:restartNumberingAfterBreak="0">
    <w:nsid w:val="12A50308"/>
    <w:multiLevelType w:val="hybridMultilevel"/>
    <w:tmpl w:val="A628C836"/>
    <w:lvl w:ilvl="0" w:tplc="FADA2D64">
      <w:start w:val="1"/>
      <w:numFmt w:val="decimal"/>
      <w:lvlText w:val="%1."/>
      <w:lvlJc w:val="left"/>
      <w:pPr>
        <w:ind w:left="1102" w:hanging="360"/>
      </w:pPr>
      <w:rPr>
        <w:rFonts w:hint="default"/>
      </w:rPr>
    </w:lvl>
    <w:lvl w:ilvl="1" w:tplc="0C0C0019" w:tentative="1">
      <w:start w:val="1"/>
      <w:numFmt w:val="lowerLetter"/>
      <w:lvlText w:val="%2."/>
      <w:lvlJc w:val="left"/>
      <w:pPr>
        <w:ind w:left="1822" w:hanging="360"/>
      </w:pPr>
    </w:lvl>
    <w:lvl w:ilvl="2" w:tplc="0C0C001B" w:tentative="1">
      <w:start w:val="1"/>
      <w:numFmt w:val="lowerRoman"/>
      <w:lvlText w:val="%3."/>
      <w:lvlJc w:val="right"/>
      <w:pPr>
        <w:ind w:left="2542" w:hanging="180"/>
      </w:pPr>
    </w:lvl>
    <w:lvl w:ilvl="3" w:tplc="0C0C000F" w:tentative="1">
      <w:start w:val="1"/>
      <w:numFmt w:val="decimal"/>
      <w:lvlText w:val="%4."/>
      <w:lvlJc w:val="left"/>
      <w:pPr>
        <w:ind w:left="3262" w:hanging="360"/>
      </w:pPr>
    </w:lvl>
    <w:lvl w:ilvl="4" w:tplc="0C0C0019" w:tentative="1">
      <w:start w:val="1"/>
      <w:numFmt w:val="lowerLetter"/>
      <w:lvlText w:val="%5."/>
      <w:lvlJc w:val="left"/>
      <w:pPr>
        <w:ind w:left="3982" w:hanging="360"/>
      </w:pPr>
    </w:lvl>
    <w:lvl w:ilvl="5" w:tplc="0C0C001B" w:tentative="1">
      <w:start w:val="1"/>
      <w:numFmt w:val="lowerRoman"/>
      <w:lvlText w:val="%6."/>
      <w:lvlJc w:val="right"/>
      <w:pPr>
        <w:ind w:left="4702" w:hanging="180"/>
      </w:pPr>
    </w:lvl>
    <w:lvl w:ilvl="6" w:tplc="0C0C000F" w:tentative="1">
      <w:start w:val="1"/>
      <w:numFmt w:val="decimal"/>
      <w:lvlText w:val="%7."/>
      <w:lvlJc w:val="left"/>
      <w:pPr>
        <w:ind w:left="5422" w:hanging="360"/>
      </w:pPr>
    </w:lvl>
    <w:lvl w:ilvl="7" w:tplc="0C0C0019" w:tentative="1">
      <w:start w:val="1"/>
      <w:numFmt w:val="lowerLetter"/>
      <w:lvlText w:val="%8."/>
      <w:lvlJc w:val="left"/>
      <w:pPr>
        <w:ind w:left="6142" w:hanging="360"/>
      </w:pPr>
    </w:lvl>
    <w:lvl w:ilvl="8" w:tplc="0C0C001B" w:tentative="1">
      <w:start w:val="1"/>
      <w:numFmt w:val="lowerRoman"/>
      <w:lvlText w:val="%9."/>
      <w:lvlJc w:val="right"/>
      <w:pPr>
        <w:ind w:left="6862" w:hanging="180"/>
      </w:pPr>
    </w:lvl>
  </w:abstractNum>
  <w:abstractNum w:abstractNumId="8" w15:restartNumberingAfterBreak="0">
    <w:nsid w:val="15214DE3"/>
    <w:multiLevelType w:val="hybridMultilevel"/>
    <w:tmpl w:val="9732C118"/>
    <w:lvl w:ilvl="0" w:tplc="E8CEE944">
      <w:numFmt w:val="bullet"/>
      <w:lvlText w:val="-"/>
      <w:lvlJc w:val="left"/>
      <w:pPr>
        <w:ind w:left="720" w:hanging="360"/>
      </w:pPr>
      <w:rPr>
        <w:rFonts w:ascii="Calibri" w:eastAsia="MS Mincho"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15911C39"/>
    <w:multiLevelType w:val="hybridMultilevel"/>
    <w:tmpl w:val="A55C31C6"/>
    <w:lvl w:ilvl="0" w:tplc="F5C88382">
      <w:start w:val="2017"/>
      <w:numFmt w:val="bullet"/>
      <w:lvlText w:val="-"/>
      <w:lvlJc w:val="left"/>
      <w:pPr>
        <w:ind w:left="720" w:hanging="360"/>
      </w:pPr>
      <w:rPr>
        <w:rFonts w:ascii="Calibri" w:eastAsia="MS Mincho" w:hAnsi="Calibri"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8E376C8"/>
    <w:multiLevelType w:val="hybridMultilevel"/>
    <w:tmpl w:val="B11CF58C"/>
    <w:lvl w:ilvl="0" w:tplc="DE2A81B2">
      <w:start w:val="1"/>
      <w:numFmt w:val="decimal"/>
      <w:lvlText w:val="%1-"/>
      <w:lvlJc w:val="left"/>
      <w:pPr>
        <w:ind w:left="360" w:hanging="360"/>
      </w:pPr>
      <w:rPr>
        <w:rFonts w:hint="default"/>
      </w:rPr>
    </w:lvl>
    <w:lvl w:ilvl="1" w:tplc="0C0C0019" w:tentative="1">
      <w:start w:val="1"/>
      <w:numFmt w:val="lowerLetter"/>
      <w:lvlText w:val="%2."/>
      <w:lvlJc w:val="left"/>
      <w:pPr>
        <w:ind w:left="981" w:hanging="360"/>
      </w:pPr>
    </w:lvl>
    <w:lvl w:ilvl="2" w:tplc="0C0C001B" w:tentative="1">
      <w:start w:val="1"/>
      <w:numFmt w:val="lowerRoman"/>
      <w:lvlText w:val="%3."/>
      <w:lvlJc w:val="right"/>
      <w:pPr>
        <w:ind w:left="1701" w:hanging="180"/>
      </w:pPr>
    </w:lvl>
    <w:lvl w:ilvl="3" w:tplc="0C0C000F" w:tentative="1">
      <w:start w:val="1"/>
      <w:numFmt w:val="decimal"/>
      <w:lvlText w:val="%4."/>
      <w:lvlJc w:val="left"/>
      <w:pPr>
        <w:ind w:left="2421" w:hanging="360"/>
      </w:pPr>
    </w:lvl>
    <w:lvl w:ilvl="4" w:tplc="0C0C0019" w:tentative="1">
      <w:start w:val="1"/>
      <w:numFmt w:val="lowerLetter"/>
      <w:lvlText w:val="%5."/>
      <w:lvlJc w:val="left"/>
      <w:pPr>
        <w:ind w:left="3141" w:hanging="360"/>
      </w:pPr>
    </w:lvl>
    <w:lvl w:ilvl="5" w:tplc="0C0C001B" w:tentative="1">
      <w:start w:val="1"/>
      <w:numFmt w:val="lowerRoman"/>
      <w:lvlText w:val="%6."/>
      <w:lvlJc w:val="right"/>
      <w:pPr>
        <w:ind w:left="3861" w:hanging="180"/>
      </w:pPr>
    </w:lvl>
    <w:lvl w:ilvl="6" w:tplc="0C0C000F" w:tentative="1">
      <w:start w:val="1"/>
      <w:numFmt w:val="decimal"/>
      <w:lvlText w:val="%7."/>
      <w:lvlJc w:val="left"/>
      <w:pPr>
        <w:ind w:left="4581" w:hanging="360"/>
      </w:pPr>
    </w:lvl>
    <w:lvl w:ilvl="7" w:tplc="0C0C0019" w:tentative="1">
      <w:start w:val="1"/>
      <w:numFmt w:val="lowerLetter"/>
      <w:lvlText w:val="%8."/>
      <w:lvlJc w:val="left"/>
      <w:pPr>
        <w:ind w:left="5301" w:hanging="360"/>
      </w:pPr>
    </w:lvl>
    <w:lvl w:ilvl="8" w:tplc="0C0C001B" w:tentative="1">
      <w:start w:val="1"/>
      <w:numFmt w:val="lowerRoman"/>
      <w:lvlText w:val="%9."/>
      <w:lvlJc w:val="right"/>
      <w:pPr>
        <w:ind w:left="6021" w:hanging="180"/>
      </w:pPr>
    </w:lvl>
  </w:abstractNum>
  <w:abstractNum w:abstractNumId="11" w15:restartNumberingAfterBreak="0">
    <w:nsid w:val="190D2C07"/>
    <w:multiLevelType w:val="hybridMultilevel"/>
    <w:tmpl w:val="D6669F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BD4A5F"/>
    <w:multiLevelType w:val="hybridMultilevel"/>
    <w:tmpl w:val="AD7AAE78"/>
    <w:lvl w:ilvl="0" w:tplc="42227A44">
      <w:numFmt w:val="bullet"/>
      <w:lvlText w:val="-"/>
      <w:lvlJc w:val="left"/>
      <w:pPr>
        <w:ind w:left="1800" w:hanging="360"/>
      </w:pPr>
      <w:rPr>
        <w:rFonts w:ascii="Calibri" w:eastAsia="Calibri" w:hAnsi="Calibri"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3" w15:restartNumberingAfterBreak="0">
    <w:nsid w:val="1D2A7986"/>
    <w:multiLevelType w:val="hybridMultilevel"/>
    <w:tmpl w:val="AB8A5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EB823D7"/>
    <w:multiLevelType w:val="hybridMultilevel"/>
    <w:tmpl w:val="5AF0FC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EDA39AC"/>
    <w:multiLevelType w:val="hybridMultilevel"/>
    <w:tmpl w:val="76367640"/>
    <w:lvl w:ilvl="0" w:tplc="F18641C6">
      <w:start w:val="1"/>
      <w:numFmt w:val="bullet"/>
      <w:pStyle w:val="Answer"/>
      <w:lvlText w:val="o"/>
      <w:lvlJc w:val="left"/>
      <w:pPr>
        <w:tabs>
          <w:tab w:val="num" w:pos="1080"/>
        </w:tabs>
        <w:ind w:left="1080" w:hanging="360"/>
      </w:pPr>
      <w:rPr>
        <w:rFonts w:ascii="Courier New" w:hAnsi="Courier New" w:hint="default"/>
      </w:rPr>
    </w:lvl>
    <w:lvl w:ilvl="1" w:tplc="AAE6C00A" w:tentative="1">
      <w:start w:val="1"/>
      <w:numFmt w:val="bullet"/>
      <w:lvlText w:val="o"/>
      <w:lvlJc w:val="left"/>
      <w:pPr>
        <w:tabs>
          <w:tab w:val="num" w:pos="1080"/>
        </w:tabs>
        <w:ind w:left="1080" w:hanging="360"/>
      </w:pPr>
      <w:rPr>
        <w:rFonts w:ascii="Courier New" w:hAnsi="Courier New" w:cs="Courier New" w:hint="default"/>
      </w:rPr>
    </w:lvl>
    <w:lvl w:ilvl="2" w:tplc="B63CC694" w:tentative="1">
      <w:start w:val="1"/>
      <w:numFmt w:val="bullet"/>
      <w:lvlText w:val=""/>
      <w:lvlJc w:val="left"/>
      <w:pPr>
        <w:tabs>
          <w:tab w:val="num" w:pos="1800"/>
        </w:tabs>
        <w:ind w:left="1800" w:hanging="360"/>
      </w:pPr>
      <w:rPr>
        <w:rFonts w:ascii="Wingdings" w:hAnsi="Wingdings" w:hint="default"/>
      </w:rPr>
    </w:lvl>
    <w:lvl w:ilvl="3" w:tplc="BEDA4ABA" w:tentative="1">
      <w:start w:val="1"/>
      <w:numFmt w:val="bullet"/>
      <w:lvlText w:val=""/>
      <w:lvlJc w:val="left"/>
      <w:pPr>
        <w:tabs>
          <w:tab w:val="num" w:pos="2520"/>
        </w:tabs>
        <w:ind w:left="2520" w:hanging="360"/>
      </w:pPr>
      <w:rPr>
        <w:rFonts w:ascii="Symbol" w:hAnsi="Symbol" w:hint="default"/>
      </w:rPr>
    </w:lvl>
    <w:lvl w:ilvl="4" w:tplc="308EFE3E" w:tentative="1">
      <w:start w:val="1"/>
      <w:numFmt w:val="bullet"/>
      <w:lvlText w:val="o"/>
      <w:lvlJc w:val="left"/>
      <w:pPr>
        <w:tabs>
          <w:tab w:val="num" w:pos="3240"/>
        </w:tabs>
        <w:ind w:left="3240" w:hanging="360"/>
      </w:pPr>
      <w:rPr>
        <w:rFonts w:ascii="Courier New" w:hAnsi="Courier New" w:cs="Courier New" w:hint="default"/>
      </w:rPr>
    </w:lvl>
    <w:lvl w:ilvl="5" w:tplc="14C2CD7C" w:tentative="1">
      <w:start w:val="1"/>
      <w:numFmt w:val="bullet"/>
      <w:lvlText w:val=""/>
      <w:lvlJc w:val="left"/>
      <w:pPr>
        <w:tabs>
          <w:tab w:val="num" w:pos="3960"/>
        </w:tabs>
        <w:ind w:left="3960" w:hanging="360"/>
      </w:pPr>
      <w:rPr>
        <w:rFonts w:ascii="Wingdings" w:hAnsi="Wingdings" w:hint="default"/>
      </w:rPr>
    </w:lvl>
    <w:lvl w:ilvl="6" w:tplc="8EDADFE0" w:tentative="1">
      <w:start w:val="1"/>
      <w:numFmt w:val="bullet"/>
      <w:lvlText w:val=""/>
      <w:lvlJc w:val="left"/>
      <w:pPr>
        <w:tabs>
          <w:tab w:val="num" w:pos="4680"/>
        </w:tabs>
        <w:ind w:left="4680" w:hanging="360"/>
      </w:pPr>
      <w:rPr>
        <w:rFonts w:ascii="Symbol" w:hAnsi="Symbol" w:hint="default"/>
      </w:rPr>
    </w:lvl>
    <w:lvl w:ilvl="7" w:tplc="10E8F8CE" w:tentative="1">
      <w:start w:val="1"/>
      <w:numFmt w:val="bullet"/>
      <w:lvlText w:val="o"/>
      <w:lvlJc w:val="left"/>
      <w:pPr>
        <w:tabs>
          <w:tab w:val="num" w:pos="5400"/>
        </w:tabs>
        <w:ind w:left="5400" w:hanging="360"/>
      </w:pPr>
      <w:rPr>
        <w:rFonts w:ascii="Courier New" w:hAnsi="Courier New" w:cs="Courier New" w:hint="default"/>
      </w:rPr>
    </w:lvl>
    <w:lvl w:ilvl="8" w:tplc="80FE2E8A"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0B20373"/>
    <w:multiLevelType w:val="hybridMultilevel"/>
    <w:tmpl w:val="A84026D6"/>
    <w:lvl w:ilvl="0" w:tplc="28908436">
      <w:numFmt w:val="bullet"/>
      <w:lvlText w:val="-"/>
      <w:lvlJc w:val="left"/>
      <w:pPr>
        <w:ind w:left="720" w:hanging="360"/>
      </w:pPr>
      <w:rPr>
        <w:rFonts w:ascii="Calibri" w:eastAsia="MS Mincho" w:hAnsi="Calibri"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14F09CC"/>
    <w:multiLevelType w:val="hybridMultilevel"/>
    <w:tmpl w:val="244278FE"/>
    <w:lvl w:ilvl="0" w:tplc="FFCA98D8">
      <w:numFmt w:val="bullet"/>
      <w:lvlText w:val="-"/>
      <w:lvlJc w:val="left"/>
      <w:pPr>
        <w:ind w:left="720" w:hanging="360"/>
      </w:pPr>
      <w:rPr>
        <w:rFonts w:ascii="Arial" w:eastAsia="MS Mincho" w:hAnsi="Arial" w:cs="Arial" w:hint="default"/>
        <w:color w:val="auto"/>
        <w:sz w:val="20"/>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2000C25"/>
    <w:multiLevelType w:val="hybridMultilevel"/>
    <w:tmpl w:val="B11CF58C"/>
    <w:lvl w:ilvl="0" w:tplc="DE2A81B2">
      <w:start w:val="1"/>
      <w:numFmt w:val="decimal"/>
      <w:lvlText w:val="%1-"/>
      <w:lvlJc w:val="left"/>
      <w:pPr>
        <w:ind w:left="360" w:hanging="360"/>
      </w:pPr>
      <w:rPr>
        <w:rFonts w:hint="default"/>
      </w:rPr>
    </w:lvl>
    <w:lvl w:ilvl="1" w:tplc="0C0C0019" w:tentative="1">
      <w:start w:val="1"/>
      <w:numFmt w:val="lowerLetter"/>
      <w:lvlText w:val="%2."/>
      <w:lvlJc w:val="left"/>
      <w:pPr>
        <w:ind w:left="981" w:hanging="360"/>
      </w:pPr>
    </w:lvl>
    <w:lvl w:ilvl="2" w:tplc="0C0C001B" w:tentative="1">
      <w:start w:val="1"/>
      <w:numFmt w:val="lowerRoman"/>
      <w:lvlText w:val="%3."/>
      <w:lvlJc w:val="right"/>
      <w:pPr>
        <w:ind w:left="1701" w:hanging="180"/>
      </w:pPr>
    </w:lvl>
    <w:lvl w:ilvl="3" w:tplc="0C0C000F" w:tentative="1">
      <w:start w:val="1"/>
      <w:numFmt w:val="decimal"/>
      <w:lvlText w:val="%4."/>
      <w:lvlJc w:val="left"/>
      <w:pPr>
        <w:ind w:left="2421" w:hanging="360"/>
      </w:pPr>
    </w:lvl>
    <w:lvl w:ilvl="4" w:tplc="0C0C0019" w:tentative="1">
      <w:start w:val="1"/>
      <w:numFmt w:val="lowerLetter"/>
      <w:lvlText w:val="%5."/>
      <w:lvlJc w:val="left"/>
      <w:pPr>
        <w:ind w:left="3141" w:hanging="360"/>
      </w:pPr>
    </w:lvl>
    <w:lvl w:ilvl="5" w:tplc="0C0C001B" w:tentative="1">
      <w:start w:val="1"/>
      <w:numFmt w:val="lowerRoman"/>
      <w:lvlText w:val="%6."/>
      <w:lvlJc w:val="right"/>
      <w:pPr>
        <w:ind w:left="3861" w:hanging="180"/>
      </w:pPr>
    </w:lvl>
    <w:lvl w:ilvl="6" w:tplc="0C0C000F" w:tentative="1">
      <w:start w:val="1"/>
      <w:numFmt w:val="decimal"/>
      <w:lvlText w:val="%7."/>
      <w:lvlJc w:val="left"/>
      <w:pPr>
        <w:ind w:left="4581" w:hanging="360"/>
      </w:pPr>
    </w:lvl>
    <w:lvl w:ilvl="7" w:tplc="0C0C0019" w:tentative="1">
      <w:start w:val="1"/>
      <w:numFmt w:val="lowerLetter"/>
      <w:lvlText w:val="%8."/>
      <w:lvlJc w:val="left"/>
      <w:pPr>
        <w:ind w:left="5301" w:hanging="360"/>
      </w:pPr>
    </w:lvl>
    <w:lvl w:ilvl="8" w:tplc="0C0C001B" w:tentative="1">
      <w:start w:val="1"/>
      <w:numFmt w:val="lowerRoman"/>
      <w:lvlText w:val="%9."/>
      <w:lvlJc w:val="right"/>
      <w:pPr>
        <w:ind w:left="6021" w:hanging="180"/>
      </w:pPr>
    </w:lvl>
  </w:abstractNum>
  <w:abstractNum w:abstractNumId="19" w15:restartNumberingAfterBreak="0">
    <w:nsid w:val="22BD5D67"/>
    <w:multiLevelType w:val="hybridMultilevel"/>
    <w:tmpl w:val="B11CF58C"/>
    <w:lvl w:ilvl="0" w:tplc="DE2A81B2">
      <w:start w:val="1"/>
      <w:numFmt w:val="decimal"/>
      <w:lvlText w:val="%1-"/>
      <w:lvlJc w:val="left"/>
      <w:pPr>
        <w:ind w:left="360" w:hanging="360"/>
      </w:pPr>
      <w:rPr>
        <w:rFonts w:hint="default"/>
      </w:rPr>
    </w:lvl>
    <w:lvl w:ilvl="1" w:tplc="0C0C0019" w:tentative="1">
      <w:start w:val="1"/>
      <w:numFmt w:val="lowerLetter"/>
      <w:lvlText w:val="%2."/>
      <w:lvlJc w:val="left"/>
      <w:pPr>
        <w:ind w:left="981" w:hanging="360"/>
      </w:pPr>
    </w:lvl>
    <w:lvl w:ilvl="2" w:tplc="0C0C001B" w:tentative="1">
      <w:start w:val="1"/>
      <w:numFmt w:val="lowerRoman"/>
      <w:lvlText w:val="%3."/>
      <w:lvlJc w:val="right"/>
      <w:pPr>
        <w:ind w:left="1701" w:hanging="180"/>
      </w:pPr>
    </w:lvl>
    <w:lvl w:ilvl="3" w:tplc="0C0C000F" w:tentative="1">
      <w:start w:val="1"/>
      <w:numFmt w:val="decimal"/>
      <w:lvlText w:val="%4."/>
      <w:lvlJc w:val="left"/>
      <w:pPr>
        <w:ind w:left="2421" w:hanging="360"/>
      </w:pPr>
    </w:lvl>
    <w:lvl w:ilvl="4" w:tplc="0C0C0019" w:tentative="1">
      <w:start w:val="1"/>
      <w:numFmt w:val="lowerLetter"/>
      <w:lvlText w:val="%5."/>
      <w:lvlJc w:val="left"/>
      <w:pPr>
        <w:ind w:left="3141" w:hanging="360"/>
      </w:pPr>
    </w:lvl>
    <w:lvl w:ilvl="5" w:tplc="0C0C001B" w:tentative="1">
      <w:start w:val="1"/>
      <w:numFmt w:val="lowerRoman"/>
      <w:lvlText w:val="%6."/>
      <w:lvlJc w:val="right"/>
      <w:pPr>
        <w:ind w:left="3861" w:hanging="180"/>
      </w:pPr>
    </w:lvl>
    <w:lvl w:ilvl="6" w:tplc="0C0C000F" w:tentative="1">
      <w:start w:val="1"/>
      <w:numFmt w:val="decimal"/>
      <w:lvlText w:val="%7."/>
      <w:lvlJc w:val="left"/>
      <w:pPr>
        <w:ind w:left="4581" w:hanging="360"/>
      </w:pPr>
    </w:lvl>
    <w:lvl w:ilvl="7" w:tplc="0C0C0019" w:tentative="1">
      <w:start w:val="1"/>
      <w:numFmt w:val="lowerLetter"/>
      <w:lvlText w:val="%8."/>
      <w:lvlJc w:val="left"/>
      <w:pPr>
        <w:ind w:left="5301" w:hanging="360"/>
      </w:pPr>
    </w:lvl>
    <w:lvl w:ilvl="8" w:tplc="0C0C001B" w:tentative="1">
      <w:start w:val="1"/>
      <w:numFmt w:val="lowerRoman"/>
      <w:lvlText w:val="%9."/>
      <w:lvlJc w:val="right"/>
      <w:pPr>
        <w:ind w:left="6021" w:hanging="180"/>
      </w:pPr>
    </w:lvl>
  </w:abstractNum>
  <w:abstractNum w:abstractNumId="20" w15:restartNumberingAfterBreak="0">
    <w:nsid w:val="24BF715A"/>
    <w:multiLevelType w:val="hybridMultilevel"/>
    <w:tmpl w:val="D53CEFB4"/>
    <w:lvl w:ilvl="0" w:tplc="E29ADB2C">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1" w15:restartNumberingAfterBreak="0">
    <w:nsid w:val="25A619C3"/>
    <w:multiLevelType w:val="hybridMultilevel"/>
    <w:tmpl w:val="FE72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23299E"/>
    <w:multiLevelType w:val="hybridMultilevel"/>
    <w:tmpl w:val="83000A28"/>
    <w:lvl w:ilvl="0" w:tplc="3F9833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131756"/>
    <w:multiLevelType w:val="hybridMultilevel"/>
    <w:tmpl w:val="7ACA2FEC"/>
    <w:lvl w:ilvl="0" w:tplc="61FED09C">
      <w:numFmt w:val="bullet"/>
      <w:lvlText w:val="-"/>
      <w:lvlJc w:val="left"/>
      <w:pPr>
        <w:ind w:left="720" w:hanging="360"/>
      </w:pPr>
      <w:rPr>
        <w:rFonts w:ascii="Calibri" w:eastAsia="MS Mincho"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4F1CB4"/>
    <w:multiLevelType w:val="multilevel"/>
    <w:tmpl w:val="C5DAF7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298B05EE"/>
    <w:multiLevelType w:val="hybridMultilevel"/>
    <w:tmpl w:val="79C4EFF2"/>
    <w:lvl w:ilvl="0" w:tplc="4F1C68C2">
      <w:numFmt w:val="bullet"/>
      <w:lvlText w:val="-"/>
      <w:lvlJc w:val="left"/>
      <w:pPr>
        <w:ind w:left="720" w:hanging="360"/>
      </w:pPr>
      <w:rPr>
        <w:rFonts w:ascii="Calibri" w:eastAsia="MS Mincho" w:hAnsi="Calibri" w:cs="Calibri" w:hint="default"/>
        <w:color w:val="00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2AE66BA0"/>
    <w:multiLevelType w:val="hybridMultilevel"/>
    <w:tmpl w:val="052CDA66"/>
    <w:lvl w:ilvl="0" w:tplc="42227A44">
      <w:numFmt w:val="bullet"/>
      <w:lvlText w:val="-"/>
      <w:lvlJc w:val="left"/>
      <w:pPr>
        <w:ind w:left="1080" w:hanging="360"/>
      </w:pPr>
      <w:rPr>
        <w:rFonts w:ascii="Calibri" w:eastAsia="Calibri"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30B6050D"/>
    <w:multiLevelType w:val="hybridMultilevel"/>
    <w:tmpl w:val="393AF212"/>
    <w:lvl w:ilvl="0" w:tplc="E0E07996">
      <w:numFmt w:val="bullet"/>
      <w:lvlText w:val="-"/>
      <w:lvlJc w:val="left"/>
      <w:pPr>
        <w:ind w:left="1080" w:hanging="360"/>
      </w:pPr>
      <w:rPr>
        <w:rFonts w:ascii="Calibri" w:eastAsia="MS Mincho" w:hAnsi="Calibri" w:cs="Times New Roman" w:hint="default"/>
      </w:rPr>
    </w:lvl>
    <w:lvl w:ilvl="1" w:tplc="E0E07996">
      <w:numFmt w:val="bullet"/>
      <w:lvlText w:val="-"/>
      <w:lvlJc w:val="left"/>
      <w:pPr>
        <w:ind w:left="1800" w:hanging="360"/>
      </w:pPr>
      <w:rPr>
        <w:rFonts w:ascii="Calibri" w:eastAsia="MS Mincho" w:hAnsi="Calibri"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0D93F98"/>
    <w:multiLevelType w:val="hybridMultilevel"/>
    <w:tmpl w:val="1CE021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3A047BC1"/>
    <w:multiLevelType w:val="hybridMultilevel"/>
    <w:tmpl w:val="B114E5A8"/>
    <w:lvl w:ilvl="0" w:tplc="D994881A">
      <w:start w:val="2017"/>
      <w:numFmt w:val="bullet"/>
      <w:lvlText w:val="-"/>
      <w:lvlJc w:val="left"/>
      <w:pPr>
        <w:ind w:left="720" w:hanging="360"/>
      </w:pPr>
      <w:rPr>
        <w:rFonts w:ascii="Calibri" w:eastAsia="MS Mincho" w:hAnsi="Calibri"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427546A2"/>
    <w:multiLevelType w:val="hybridMultilevel"/>
    <w:tmpl w:val="CC904F82"/>
    <w:lvl w:ilvl="0" w:tplc="76AAB540">
      <w:numFmt w:val="bullet"/>
      <w:lvlText w:val="-"/>
      <w:lvlJc w:val="left"/>
      <w:pPr>
        <w:ind w:left="720" w:hanging="360"/>
      </w:pPr>
      <w:rPr>
        <w:rFonts w:ascii="Calibri" w:eastAsia="MS Mincho" w:hAnsi="Calibri"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2AB5D0C"/>
    <w:multiLevelType w:val="hybridMultilevel"/>
    <w:tmpl w:val="78A6E9DA"/>
    <w:lvl w:ilvl="0" w:tplc="EB1E947A">
      <w:start w:val="1"/>
      <w:numFmt w:val="decimal"/>
      <w:lvlText w:val="%1."/>
      <w:lvlJc w:val="left"/>
      <w:pPr>
        <w:ind w:left="1102" w:hanging="360"/>
      </w:pPr>
      <w:rPr>
        <w:rFonts w:hint="default"/>
      </w:rPr>
    </w:lvl>
    <w:lvl w:ilvl="1" w:tplc="10090019" w:tentative="1">
      <w:start w:val="1"/>
      <w:numFmt w:val="lowerLetter"/>
      <w:lvlText w:val="%2."/>
      <w:lvlJc w:val="left"/>
      <w:pPr>
        <w:ind w:left="1822" w:hanging="360"/>
      </w:pPr>
    </w:lvl>
    <w:lvl w:ilvl="2" w:tplc="1009001B" w:tentative="1">
      <w:start w:val="1"/>
      <w:numFmt w:val="lowerRoman"/>
      <w:lvlText w:val="%3."/>
      <w:lvlJc w:val="right"/>
      <w:pPr>
        <w:ind w:left="2542" w:hanging="180"/>
      </w:pPr>
    </w:lvl>
    <w:lvl w:ilvl="3" w:tplc="1009000F" w:tentative="1">
      <w:start w:val="1"/>
      <w:numFmt w:val="decimal"/>
      <w:lvlText w:val="%4."/>
      <w:lvlJc w:val="left"/>
      <w:pPr>
        <w:ind w:left="3262" w:hanging="360"/>
      </w:pPr>
    </w:lvl>
    <w:lvl w:ilvl="4" w:tplc="10090019" w:tentative="1">
      <w:start w:val="1"/>
      <w:numFmt w:val="lowerLetter"/>
      <w:lvlText w:val="%5."/>
      <w:lvlJc w:val="left"/>
      <w:pPr>
        <w:ind w:left="3982" w:hanging="360"/>
      </w:pPr>
    </w:lvl>
    <w:lvl w:ilvl="5" w:tplc="1009001B" w:tentative="1">
      <w:start w:val="1"/>
      <w:numFmt w:val="lowerRoman"/>
      <w:lvlText w:val="%6."/>
      <w:lvlJc w:val="right"/>
      <w:pPr>
        <w:ind w:left="4702" w:hanging="180"/>
      </w:pPr>
    </w:lvl>
    <w:lvl w:ilvl="6" w:tplc="1009000F" w:tentative="1">
      <w:start w:val="1"/>
      <w:numFmt w:val="decimal"/>
      <w:lvlText w:val="%7."/>
      <w:lvlJc w:val="left"/>
      <w:pPr>
        <w:ind w:left="5422" w:hanging="360"/>
      </w:pPr>
    </w:lvl>
    <w:lvl w:ilvl="7" w:tplc="10090019" w:tentative="1">
      <w:start w:val="1"/>
      <w:numFmt w:val="lowerLetter"/>
      <w:lvlText w:val="%8."/>
      <w:lvlJc w:val="left"/>
      <w:pPr>
        <w:ind w:left="6142" w:hanging="360"/>
      </w:pPr>
    </w:lvl>
    <w:lvl w:ilvl="8" w:tplc="1009001B" w:tentative="1">
      <w:start w:val="1"/>
      <w:numFmt w:val="lowerRoman"/>
      <w:lvlText w:val="%9."/>
      <w:lvlJc w:val="right"/>
      <w:pPr>
        <w:ind w:left="6862" w:hanging="180"/>
      </w:pPr>
    </w:lvl>
  </w:abstractNum>
  <w:abstractNum w:abstractNumId="32" w15:restartNumberingAfterBreak="0">
    <w:nsid w:val="48F93346"/>
    <w:multiLevelType w:val="hybridMultilevel"/>
    <w:tmpl w:val="807459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B24265"/>
    <w:multiLevelType w:val="hybridMultilevel"/>
    <w:tmpl w:val="9EB62318"/>
    <w:lvl w:ilvl="0" w:tplc="18FA9A30">
      <w:start w:val="2"/>
      <w:numFmt w:val="bullet"/>
      <w:lvlText w:val="-"/>
      <w:lvlJc w:val="left"/>
      <w:pPr>
        <w:ind w:left="720" w:hanging="360"/>
      </w:pPr>
      <w:rPr>
        <w:rFonts w:ascii="Arial" w:eastAsia="MS Mincho"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4CEA7095"/>
    <w:multiLevelType w:val="hybridMultilevel"/>
    <w:tmpl w:val="D6669F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F0302C"/>
    <w:multiLevelType w:val="hybridMultilevel"/>
    <w:tmpl w:val="EFE85C92"/>
    <w:lvl w:ilvl="0" w:tplc="6ED2D0E2">
      <w:numFmt w:val="bullet"/>
      <w:lvlText w:val="-"/>
      <w:lvlJc w:val="left"/>
      <w:pPr>
        <w:ind w:left="1440" w:hanging="360"/>
      </w:pPr>
      <w:rPr>
        <w:rFonts w:ascii="Calibri" w:eastAsia="MS Mincho"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EAE3FDF"/>
    <w:multiLevelType w:val="hybridMultilevel"/>
    <w:tmpl w:val="25602590"/>
    <w:lvl w:ilvl="0" w:tplc="04090001">
      <w:numFmt w:val="decimal"/>
      <w:lvlText w:val=""/>
      <w:lvlJc w:val="left"/>
    </w:lvl>
    <w:lvl w:ilvl="1" w:tplc="04090003">
      <w:numFmt w:val="decimal"/>
      <w:pStyle w:val="MSBulletwbullet"/>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7" w15:restartNumberingAfterBreak="0">
    <w:nsid w:val="4EB252B3"/>
    <w:multiLevelType w:val="hybridMultilevel"/>
    <w:tmpl w:val="AA54F502"/>
    <w:lvl w:ilvl="0" w:tplc="F57AEBA4">
      <w:start w:val="2"/>
      <w:numFmt w:val="bullet"/>
      <w:lvlText w:val="-"/>
      <w:lvlJc w:val="left"/>
      <w:pPr>
        <w:ind w:left="720" w:hanging="360"/>
      </w:pPr>
      <w:rPr>
        <w:rFonts w:ascii="Calibri" w:eastAsia="MS Mincho"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8" w15:restartNumberingAfterBreak="0">
    <w:nsid w:val="4F856307"/>
    <w:multiLevelType w:val="hybridMultilevel"/>
    <w:tmpl w:val="5010D0FA"/>
    <w:lvl w:ilvl="0" w:tplc="EF8436C4">
      <w:numFmt w:val="bullet"/>
      <w:lvlText w:val="-"/>
      <w:lvlJc w:val="left"/>
      <w:pPr>
        <w:ind w:left="720" w:hanging="360"/>
      </w:pPr>
      <w:rPr>
        <w:rFonts w:ascii="Calibri" w:eastAsia="MS Mincho" w:hAnsi="Calibri"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51073185"/>
    <w:multiLevelType w:val="hybridMultilevel"/>
    <w:tmpl w:val="145ED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1C24E56"/>
    <w:multiLevelType w:val="hybridMultilevel"/>
    <w:tmpl w:val="D06C3C10"/>
    <w:lvl w:ilvl="0" w:tplc="1DF6D39C">
      <w:numFmt w:val="decimal"/>
      <w:pStyle w:val="Bullet"/>
      <w:lvlText w:val=""/>
      <w:lvlJc w:val="left"/>
    </w:lvl>
    <w:lvl w:ilvl="1" w:tplc="0C0C0019">
      <w:numFmt w:val="decimal"/>
      <w:lvlText w:val=""/>
      <w:lvlJc w:val="left"/>
    </w:lvl>
    <w:lvl w:ilvl="2" w:tplc="0C0C001B">
      <w:numFmt w:val="decimal"/>
      <w:lvlText w:val=""/>
      <w:lvlJc w:val="left"/>
    </w:lvl>
    <w:lvl w:ilvl="3" w:tplc="0C0C000F">
      <w:numFmt w:val="decimal"/>
      <w:lvlText w:val=""/>
      <w:lvlJc w:val="left"/>
    </w:lvl>
    <w:lvl w:ilvl="4" w:tplc="0C0C0019">
      <w:numFmt w:val="decimal"/>
      <w:lvlText w:val=""/>
      <w:lvlJc w:val="left"/>
    </w:lvl>
    <w:lvl w:ilvl="5" w:tplc="0C0C001B">
      <w:numFmt w:val="decimal"/>
      <w:lvlText w:val=""/>
      <w:lvlJc w:val="left"/>
    </w:lvl>
    <w:lvl w:ilvl="6" w:tplc="0C0C000F">
      <w:numFmt w:val="decimal"/>
      <w:lvlText w:val=""/>
      <w:lvlJc w:val="left"/>
    </w:lvl>
    <w:lvl w:ilvl="7" w:tplc="0C0C0019">
      <w:numFmt w:val="decimal"/>
      <w:lvlText w:val=""/>
      <w:lvlJc w:val="left"/>
    </w:lvl>
    <w:lvl w:ilvl="8" w:tplc="0C0C001B">
      <w:numFmt w:val="decimal"/>
      <w:lvlText w:val=""/>
      <w:lvlJc w:val="left"/>
    </w:lvl>
  </w:abstractNum>
  <w:abstractNum w:abstractNumId="41" w15:restartNumberingAfterBreak="0">
    <w:nsid w:val="562B00FB"/>
    <w:multiLevelType w:val="hybridMultilevel"/>
    <w:tmpl w:val="49F0CFF4"/>
    <w:lvl w:ilvl="0" w:tplc="D9E84994">
      <w:numFmt w:val="bullet"/>
      <w:lvlText w:val="-"/>
      <w:lvlJc w:val="left"/>
      <w:pPr>
        <w:ind w:left="720" w:hanging="360"/>
      </w:pPr>
      <w:rPr>
        <w:rFonts w:ascii="Calibri" w:eastAsia="MS Mincho" w:hAnsi="Calibri"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563507C4"/>
    <w:multiLevelType w:val="hybridMultilevel"/>
    <w:tmpl w:val="51E4F032"/>
    <w:lvl w:ilvl="0" w:tplc="E0E07996">
      <w:numFmt w:val="bullet"/>
      <w:lvlText w:val="-"/>
      <w:lvlJc w:val="left"/>
      <w:pPr>
        <w:ind w:left="1080" w:hanging="360"/>
      </w:pPr>
      <w:rPr>
        <w:rFonts w:ascii="Calibri" w:eastAsia="MS Mincho"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7D719C0"/>
    <w:multiLevelType w:val="hybridMultilevel"/>
    <w:tmpl w:val="8974A58C"/>
    <w:lvl w:ilvl="0" w:tplc="FD3EEE88">
      <w:start w:val="2017"/>
      <w:numFmt w:val="bullet"/>
      <w:lvlText w:val="-"/>
      <w:lvlJc w:val="left"/>
      <w:pPr>
        <w:ind w:left="720" w:hanging="360"/>
      </w:pPr>
      <w:rPr>
        <w:rFonts w:ascii="Arial" w:eastAsia="MS Mincho" w:hAnsi="Arial" w:cs="Arial" w:hint="default"/>
        <w:color w:val="auto"/>
        <w:sz w:val="20"/>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593645CB"/>
    <w:multiLevelType w:val="hybridMultilevel"/>
    <w:tmpl w:val="FC1A23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5C5F7775"/>
    <w:multiLevelType w:val="hybridMultilevel"/>
    <w:tmpl w:val="97B6CA18"/>
    <w:lvl w:ilvl="0" w:tplc="42227A44">
      <w:numFmt w:val="bullet"/>
      <w:lvlText w:val="-"/>
      <w:lvlJc w:val="left"/>
      <w:pPr>
        <w:ind w:left="1800" w:hanging="360"/>
      </w:pPr>
      <w:rPr>
        <w:rFonts w:ascii="Calibri" w:eastAsia="Calibri" w:hAnsi="Calibri"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6" w15:restartNumberingAfterBreak="0">
    <w:nsid w:val="5D0718D9"/>
    <w:multiLevelType w:val="hybridMultilevel"/>
    <w:tmpl w:val="FC247C70"/>
    <w:lvl w:ilvl="0" w:tplc="AB56A41A">
      <w:start w:val="1"/>
      <w:numFmt w:val="decimal"/>
      <w:lvlText w:val="%1."/>
      <w:lvlJc w:val="left"/>
      <w:pPr>
        <w:ind w:left="1102" w:hanging="360"/>
      </w:pPr>
      <w:rPr>
        <w:rFonts w:hint="default"/>
      </w:rPr>
    </w:lvl>
    <w:lvl w:ilvl="1" w:tplc="10090019" w:tentative="1">
      <w:start w:val="1"/>
      <w:numFmt w:val="lowerLetter"/>
      <w:lvlText w:val="%2."/>
      <w:lvlJc w:val="left"/>
      <w:pPr>
        <w:ind w:left="1822" w:hanging="360"/>
      </w:pPr>
    </w:lvl>
    <w:lvl w:ilvl="2" w:tplc="1009001B" w:tentative="1">
      <w:start w:val="1"/>
      <w:numFmt w:val="lowerRoman"/>
      <w:lvlText w:val="%3."/>
      <w:lvlJc w:val="right"/>
      <w:pPr>
        <w:ind w:left="2542" w:hanging="180"/>
      </w:pPr>
    </w:lvl>
    <w:lvl w:ilvl="3" w:tplc="1009000F" w:tentative="1">
      <w:start w:val="1"/>
      <w:numFmt w:val="decimal"/>
      <w:lvlText w:val="%4."/>
      <w:lvlJc w:val="left"/>
      <w:pPr>
        <w:ind w:left="3262" w:hanging="360"/>
      </w:pPr>
    </w:lvl>
    <w:lvl w:ilvl="4" w:tplc="10090019" w:tentative="1">
      <w:start w:val="1"/>
      <w:numFmt w:val="lowerLetter"/>
      <w:lvlText w:val="%5."/>
      <w:lvlJc w:val="left"/>
      <w:pPr>
        <w:ind w:left="3982" w:hanging="360"/>
      </w:pPr>
    </w:lvl>
    <w:lvl w:ilvl="5" w:tplc="1009001B" w:tentative="1">
      <w:start w:val="1"/>
      <w:numFmt w:val="lowerRoman"/>
      <w:lvlText w:val="%6."/>
      <w:lvlJc w:val="right"/>
      <w:pPr>
        <w:ind w:left="4702" w:hanging="180"/>
      </w:pPr>
    </w:lvl>
    <w:lvl w:ilvl="6" w:tplc="1009000F" w:tentative="1">
      <w:start w:val="1"/>
      <w:numFmt w:val="decimal"/>
      <w:lvlText w:val="%7."/>
      <w:lvlJc w:val="left"/>
      <w:pPr>
        <w:ind w:left="5422" w:hanging="360"/>
      </w:pPr>
    </w:lvl>
    <w:lvl w:ilvl="7" w:tplc="10090019" w:tentative="1">
      <w:start w:val="1"/>
      <w:numFmt w:val="lowerLetter"/>
      <w:lvlText w:val="%8."/>
      <w:lvlJc w:val="left"/>
      <w:pPr>
        <w:ind w:left="6142" w:hanging="360"/>
      </w:pPr>
    </w:lvl>
    <w:lvl w:ilvl="8" w:tplc="1009001B" w:tentative="1">
      <w:start w:val="1"/>
      <w:numFmt w:val="lowerRoman"/>
      <w:lvlText w:val="%9."/>
      <w:lvlJc w:val="right"/>
      <w:pPr>
        <w:ind w:left="6862" w:hanging="180"/>
      </w:pPr>
    </w:lvl>
  </w:abstractNum>
  <w:abstractNum w:abstractNumId="47" w15:restartNumberingAfterBreak="0">
    <w:nsid w:val="5DED18FA"/>
    <w:multiLevelType w:val="hybridMultilevel"/>
    <w:tmpl w:val="D4020B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61857337"/>
    <w:multiLevelType w:val="hybridMultilevel"/>
    <w:tmpl w:val="9BD01BCE"/>
    <w:lvl w:ilvl="0" w:tplc="61FED09C">
      <w:numFmt w:val="bullet"/>
      <w:lvlText w:val="-"/>
      <w:lvlJc w:val="left"/>
      <w:pPr>
        <w:ind w:left="720" w:hanging="360"/>
      </w:pPr>
      <w:rPr>
        <w:rFonts w:ascii="Calibri" w:eastAsia="MS Mincho"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72346F"/>
    <w:multiLevelType w:val="hybridMultilevel"/>
    <w:tmpl w:val="1C3461FA"/>
    <w:lvl w:ilvl="0" w:tplc="1CE4BB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68ED21D6"/>
    <w:multiLevelType w:val="hybridMultilevel"/>
    <w:tmpl w:val="C67E78F8"/>
    <w:lvl w:ilvl="0" w:tplc="1EB44A74">
      <w:numFmt w:val="bullet"/>
      <w:lvlText w:val="-"/>
      <w:lvlJc w:val="left"/>
      <w:pPr>
        <w:ind w:left="720" w:hanging="360"/>
      </w:pPr>
      <w:rPr>
        <w:rFonts w:ascii="Calibri" w:eastAsia="MS Mincho" w:hAnsi="Calibri" w:cs="Times New Roman"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1" w15:restartNumberingAfterBreak="0">
    <w:nsid w:val="6A2550FF"/>
    <w:multiLevelType w:val="hybridMultilevel"/>
    <w:tmpl w:val="B1A23770"/>
    <w:lvl w:ilvl="0" w:tplc="687238B4">
      <w:start w:val="2"/>
      <w:numFmt w:val="bullet"/>
      <w:lvlText w:val="-"/>
      <w:lvlJc w:val="left"/>
      <w:pPr>
        <w:ind w:left="720" w:hanging="360"/>
      </w:pPr>
      <w:rPr>
        <w:rFonts w:ascii="Calibri" w:eastAsia="MS Mincho" w:hAnsi="Calibri"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2" w15:restartNumberingAfterBreak="0">
    <w:nsid w:val="6A614F99"/>
    <w:multiLevelType w:val="hybridMultilevel"/>
    <w:tmpl w:val="1778A41A"/>
    <w:lvl w:ilvl="0" w:tplc="40EE78F0">
      <w:numFmt w:val="bullet"/>
      <w:lvlText w:val="-"/>
      <w:lvlJc w:val="left"/>
      <w:pPr>
        <w:ind w:left="720" w:hanging="360"/>
      </w:pPr>
      <w:rPr>
        <w:rFonts w:ascii="Calibri" w:eastAsia="MS Mincho" w:hAnsi="Calibri"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3" w15:restartNumberingAfterBreak="0">
    <w:nsid w:val="6D6339DF"/>
    <w:multiLevelType w:val="hybridMultilevel"/>
    <w:tmpl w:val="6048108C"/>
    <w:lvl w:ilvl="0" w:tplc="3CA26EC8">
      <w:start w:val="2"/>
      <w:numFmt w:val="bullet"/>
      <w:lvlText w:val="-"/>
      <w:lvlJc w:val="left"/>
      <w:pPr>
        <w:ind w:left="720" w:hanging="360"/>
      </w:pPr>
      <w:rPr>
        <w:rFonts w:ascii="Calibri" w:eastAsia="MS Mincho" w:hAnsi="Calibri"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4" w15:restartNumberingAfterBreak="0">
    <w:nsid w:val="70065D21"/>
    <w:multiLevelType w:val="hybridMultilevel"/>
    <w:tmpl w:val="ED708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06762C"/>
    <w:multiLevelType w:val="hybridMultilevel"/>
    <w:tmpl w:val="65E445E4"/>
    <w:lvl w:ilvl="0" w:tplc="FB50C230">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56" w15:restartNumberingAfterBreak="0">
    <w:nsid w:val="72E74DB2"/>
    <w:multiLevelType w:val="hybridMultilevel"/>
    <w:tmpl w:val="DC5E7D3A"/>
    <w:lvl w:ilvl="0" w:tplc="D91A6040">
      <w:start w:val="2017"/>
      <w:numFmt w:val="bullet"/>
      <w:lvlText w:val="-"/>
      <w:lvlJc w:val="left"/>
      <w:pPr>
        <w:ind w:left="720" w:hanging="360"/>
      </w:pPr>
      <w:rPr>
        <w:rFonts w:ascii="Arial" w:eastAsia="MS Mincho"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76963C8B"/>
    <w:multiLevelType w:val="hybridMultilevel"/>
    <w:tmpl w:val="30D6EF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6FF5ADF"/>
    <w:multiLevelType w:val="hybridMultilevel"/>
    <w:tmpl w:val="BC161334"/>
    <w:lvl w:ilvl="0" w:tplc="42227A44">
      <w:numFmt w:val="bullet"/>
      <w:lvlText w:val="-"/>
      <w:lvlJc w:val="left"/>
      <w:pPr>
        <w:ind w:left="1080" w:hanging="360"/>
      </w:pPr>
      <w:rPr>
        <w:rFonts w:ascii="Calibri" w:eastAsia="Calibri"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9" w15:restartNumberingAfterBreak="0">
    <w:nsid w:val="77973DDA"/>
    <w:multiLevelType w:val="hybridMultilevel"/>
    <w:tmpl w:val="D8B4F308"/>
    <w:lvl w:ilvl="0" w:tplc="89F85A48">
      <w:numFmt w:val="bullet"/>
      <w:lvlText w:val="-"/>
      <w:lvlJc w:val="left"/>
      <w:pPr>
        <w:ind w:left="720" w:hanging="360"/>
      </w:pPr>
      <w:rPr>
        <w:rFonts w:ascii="Arial" w:eastAsia="MS Mincho"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7B315EFF"/>
    <w:multiLevelType w:val="multilevel"/>
    <w:tmpl w:val="34A2BB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1" w15:restartNumberingAfterBreak="0">
    <w:nsid w:val="7C53487A"/>
    <w:multiLevelType w:val="hybridMultilevel"/>
    <w:tmpl w:val="03CCE700"/>
    <w:lvl w:ilvl="0" w:tplc="0C0C000F">
      <w:numFmt w:val="decimal"/>
      <w:pStyle w:val="StyleBulletregular9pt"/>
      <w:lvlText w:val=""/>
      <w:lvlJc w:val="left"/>
    </w:lvl>
    <w:lvl w:ilvl="1" w:tplc="0C0C0019">
      <w:numFmt w:val="decimal"/>
      <w:lvlText w:val=""/>
      <w:lvlJc w:val="left"/>
    </w:lvl>
    <w:lvl w:ilvl="2" w:tplc="0C0C001B">
      <w:numFmt w:val="decimal"/>
      <w:lvlText w:val=""/>
      <w:lvlJc w:val="left"/>
    </w:lvl>
    <w:lvl w:ilvl="3" w:tplc="0C0C000F">
      <w:numFmt w:val="decimal"/>
      <w:lvlText w:val=""/>
      <w:lvlJc w:val="left"/>
    </w:lvl>
    <w:lvl w:ilvl="4" w:tplc="0C0C0019">
      <w:numFmt w:val="decimal"/>
      <w:lvlText w:val=""/>
      <w:lvlJc w:val="left"/>
    </w:lvl>
    <w:lvl w:ilvl="5" w:tplc="0C0C001B">
      <w:numFmt w:val="decimal"/>
      <w:lvlText w:val=""/>
      <w:lvlJc w:val="left"/>
    </w:lvl>
    <w:lvl w:ilvl="6" w:tplc="0C0C000F">
      <w:numFmt w:val="decimal"/>
      <w:lvlText w:val=""/>
      <w:lvlJc w:val="left"/>
    </w:lvl>
    <w:lvl w:ilvl="7" w:tplc="0C0C0019">
      <w:numFmt w:val="decimal"/>
      <w:lvlText w:val=""/>
      <w:lvlJc w:val="left"/>
    </w:lvl>
    <w:lvl w:ilvl="8" w:tplc="0C0C001B">
      <w:numFmt w:val="decimal"/>
      <w:lvlText w:val=""/>
      <w:lvlJc w:val="left"/>
    </w:lvl>
  </w:abstractNum>
  <w:abstractNum w:abstractNumId="62" w15:restartNumberingAfterBreak="0">
    <w:nsid w:val="7D6672F8"/>
    <w:multiLevelType w:val="hybridMultilevel"/>
    <w:tmpl w:val="9110BF72"/>
    <w:lvl w:ilvl="0" w:tplc="F3C8EC2A">
      <w:start w:val="1"/>
      <w:numFmt w:val="bullet"/>
      <w:lvlText w:val="-"/>
      <w:lvlJc w:val="left"/>
      <w:pPr>
        <w:ind w:left="720" w:hanging="360"/>
      </w:pPr>
      <w:rPr>
        <w:rFonts w:ascii="Calibri" w:eastAsia="MS Mincho"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FF6418"/>
    <w:multiLevelType w:val="hybridMultilevel"/>
    <w:tmpl w:val="4DAC289A"/>
    <w:lvl w:ilvl="0" w:tplc="42227A44">
      <w:numFmt w:val="bullet"/>
      <w:lvlText w:val="-"/>
      <w:lvlJc w:val="left"/>
      <w:pPr>
        <w:ind w:left="1800" w:hanging="360"/>
      </w:pPr>
      <w:rPr>
        <w:rFonts w:ascii="Calibri" w:eastAsia="Calibri" w:hAnsi="Calibri"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4" w15:restartNumberingAfterBreak="0">
    <w:nsid w:val="7E0B38A3"/>
    <w:multiLevelType w:val="hybridMultilevel"/>
    <w:tmpl w:val="01FEE6E0"/>
    <w:lvl w:ilvl="0" w:tplc="CFD49A96">
      <w:start w:val="1"/>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577688"/>
    <w:multiLevelType w:val="hybridMultilevel"/>
    <w:tmpl w:val="FC247C70"/>
    <w:lvl w:ilvl="0" w:tplc="AB56A41A">
      <w:start w:val="1"/>
      <w:numFmt w:val="decimal"/>
      <w:lvlText w:val="%1."/>
      <w:lvlJc w:val="left"/>
      <w:pPr>
        <w:ind w:left="1102" w:hanging="360"/>
      </w:pPr>
      <w:rPr>
        <w:rFonts w:hint="default"/>
      </w:rPr>
    </w:lvl>
    <w:lvl w:ilvl="1" w:tplc="10090019" w:tentative="1">
      <w:start w:val="1"/>
      <w:numFmt w:val="lowerLetter"/>
      <w:lvlText w:val="%2."/>
      <w:lvlJc w:val="left"/>
      <w:pPr>
        <w:ind w:left="1822" w:hanging="360"/>
      </w:pPr>
    </w:lvl>
    <w:lvl w:ilvl="2" w:tplc="1009001B" w:tentative="1">
      <w:start w:val="1"/>
      <w:numFmt w:val="lowerRoman"/>
      <w:lvlText w:val="%3."/>
      <w:lvlJc w:val="right"/>
      <w:pPr>
        <w:ind w:left="2542" w:hanging="180"/>
      </w:pPr>
    </w:lvl>
    <w:lvl w:ilvl="3" w:tplc="1009000F" w:tentative="1">
      <w:start w:val="1"/>
      <w:numFmt w:val="decimal"/>
      <w:lvlText w:val="%4."/>
      <w:lvlJc w:val="left"/>
      <w:pPr>
        <w:ind w:left="3262" w:hanging="360"/>
      </w:pPr>
    </w:lvl>
    <w:lvl w:ilvl="4" w:tplc="10090019" w:tentative="1">
      <w:start w:val="1"/>
      <w:numFmt w:val="lowerLetter"/>
      <w:lvlText w:val="%5."/>
      <w:lvlJc w:val="left"/>
      <w:pPr>
        <w:ind w:left="3982" w:hanging="360"/>
      </w:pPr>
    </w:lvl>
    <w:lvl w:ilvl="5" w:tplc="1009001B" w:tentative="1">
      <w:start w:val="1"/>
      <w:numFmt w:val="lowerRoman"/>
      <w:lvlText w:val="%6."/>
      <w:lvlJc w:val="right"/>
      <w:pPr>
        <w:ind w:left="4702" w:hanging="180"/>
      </w:pPr>
    </w:lvl>
    <w:lvl w:ilvl="6" w:tplc="1009000F" w:tentative="1">
      <w:start w:val="1"/>
      <w:numFmt w:val="decimal"/>
      <w:lvlText w:val="%7."/>
      <w:lvlJc w:val="left"/>
      <w:pPr>
        <w:ind w:left="5422" w:hanging="360"/>
      </w:pPr>
    </w:lvl>
    <w:lvl w:ilvl="7" w:tplc="10090019" w:tentative="1">
      <w:start w:val="1"/>
      <w:numFmt w:val="lowerLetter"/>
      <w:lvlText w:val="%8."/>
      <w:lvlJc w:val="left"/>
      <w:pPr>
        <w:ind w:left="6142" w:hanging="360"/>
      </w:pPr>
    </w:lvl>
    <w:lvl w:ilvl="8" w:tplc="1009001B" w:tentative="1">
      <w:start w:val="1"/>
      <w:numFmt w:val="lowerRoman"/>
      <w:lvlText w:val="%9."/>
      <w:lvlJc w:val="right"/>
      <w:pPr>
        <w:ind w:left="6862" w:hanging="180"/>
      </w:pPr>
    </w:lvl>
  </w:abstractNum>
  <w:abstractNum w:abstractNumId="66" w15:restartNumberingAfterBreak="0">
    <w:nsid w:val="7FA40E4A"/>
    <w:multiLevelType w:val="hybridMultilevel"/>
    <w:tmpl w:val="9D321046"/>
    <w:lvl w:ilvl="0" w:tplc="42227A44">
      <w:numFmt w:val="bullet"/>
      <w:lvlText w:val="-"/>
      <w:lvlJc w:val="left"/>
      <w:pPr>
        <w:ind w:left="1080" w:hanging="360"/>
      </w:pPr>
      <w:rPr>
        <w:rFonts w:ascii="Calibri" w:eastAsia="Calibri"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220752265">
    <w:abstractNumId w:val="15"/>
  </w:num>
  <w:num w:numId="2" w16cid:durableId="1130396158">
    <w:abstractNumId w:val="61"/>
  </w:num>
  <w:num w:numId="3" w16cid:durableId="265696127">
    <w:abstractNumId w:val="40"/>
  </w:num>
  <w:num w:numId="4" w16cid:durableId="537208691">
    <w:abstractNumId w:val="36"/>
  </w:num>
  <w:num w:numId="5" w16cid:durableId="319114664">
    <w:abstractNumId w:val="1"/>
  </w:num>
  <w:num w:numId="6" w16cid:durableId="18511362">
    <w:abstractNumId w:val="0"/>
  </w:num>
  <w:num w:numId="7" w16cid:durableId="748187651">
    <w:abstractNumId w:val="32"/>
  </w:num>
  <w:num w:numId="8" w16cid:durableId="4527197">
    <w:abstractNumId w:val="23"/>
  </w:num>
  <w:num w:numId="9" w16cid:durableId="506212204">
    <w:abstractNumId w:val="64"/>
  </w:num>
  <w:num w:numId="10" w16cid:durableId="769542052">
    <w:abstractNumId w:val="6"/>
  </w:num>
  <w:num w:numId="11" w16cid:durableId="1465468625">
    <w:abstractNumId w:val="13"/>
  </w:num>
  <w:num w:numId="12" w16cid:durableId="1539586038">
    <w:abstractNumId w:val="19"/>
  </w:num>
  <w:num w:numId="13" w16cid:durableId="1636250645">
    <w:abstractNumId w:val="18"/>
  </w:num>
  <w:num w:numId="14" w16cid:durableId="230965418">
    <w:abstractNumId w:val="17"/>
  </w:num>
  <w:num w:numId="15" w16cid:durableId="1678002978">
    <w:abstractNumId w:val="43"/>
  </w:num>
  <w:num w:numId="16" w16cid:durableId="1849246044">
    <w:abstractNumId w:val="56"/>
  </w:num>
  <w:num w:numId="17" w16cid:durableId="183328173">
    <w:abstractNumId w:val="57"/>
  </w:num>
  <w:num w:numId="18" w16cid:durableId="314771353">
    <w:abstractNumId w:val="62"/>
  </w:num>
  <w:num w:numId="19" w16cid:durableId="1782918666">
    <w:abstractNumId w:val="49"/>
  </w:num>
  <w:num w:numId="20" w16cid:durableId="2142724175">
    <w:abstractNumId w:val="30"/>
  </w:num>
  <w:num w:numId="21" w16cid:durableId="67858289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19596761">
    <w:abstractNumId w:val="59"/>
  </w:num>
  <w:num w:numId="23" w16cid:durableId="129521082">
    <w:abstractNumId w:val="33"/>
  </w:num>
  <w:num w:numId="24" w16cid:durableId="1322809353">
    <w:abstractNumId w:val="48"/>
  </w:num>
  <w:num w:numId="25" w16cid:durableId="1255672466">
    <w:abstractNumId w:val="9"/>
  </w:num>
  <w:num w:numId="26" w16cid:durableId="104347071">
    <w:abstractNumId w:val="5"/>
  </w:num>
  <w:num w:numId="27" w16cid:durableId="669917893">
    <w:abstractNumId w:val="29"/>
  </w:num>
  <w:num w:numId="28" w16cid:durableId="57293684">
    <w:abstractNumId w:val="4"/>
  </w:num>
  <w:num w:numId="29" w16cid:durableId="233317005">
    <w:abstractNumId w:val="66"/>
  </w:num>
  <w:num w:numId="30" w16cid:durableId="703670828">
    <w:abstractNumId w:val="63"/>
  </w:num>
  <w:num w:numId="31" w16cid:durableId="913204846">
    <w:abstractNumId w:val="44"/>
  </w:num>
  <w:num w:numId="32" w16cid:durableId="658659365">
    <w:abstractNumId w:val="42"/>
  </w:num>
  <w:num w:numId="33" w16cid:durableId="1995916172">
    <w:abstractNumId w:val="39"/>
  </w:num>
  <w:num w:numId="34" w16cid:durableId="336271501">
    <w:abstractNumId w:val="28"/>
  </w:num>
  <w:num w:numId="35" w16cid:durableId="1882791342">
    <w:abstractNumId w:val="34"/>
  </w:num>
  <w:num w:numId="36" w16cid:durableId="1295988044">
    <w:abstractNumId w:val="11"/>
  </w:num>
  <w:num w:numId="37" w16cid:durableId="1500657109">
    <w:abstractNumId w:val="21"/>
  </w:num>
  <w:num w:numId="38" w16cid:durableId="887036149">
    <w:abstractNumId w:val="41"/>
  </w:num>
  <w:num w:numId="39" w16cid:durableId="686562165">
    <w:abstractNumId w:val="10"/>
  </w:num>
  <w:num w:numId="40" w16cid:durableId="1236403134">
    <w:abstractNumId w:val="38"/>
  </w:num>
  <w:num w:numId="41" w16cid:durableId="738674281">
    <w:abstractNumId w:val="16"/>
  </w:num>
  <w:num w:numId="42" w16cid:durableId="140192579">
    <w:abstractNumId w:val="12"/>
  </w:num>
  <w:num w:numId="43" w16cid:durableId="1864128709">
    <w:abstractNumId w:val="58"/>
  </w:num>
  <w:num w:numId="44" w16cid:durableId="586234260">
    <w:abstractNumId w:val="35"/>
  </w:num>
  <w:num w:numId="45" w16cid:durableId="919369671">
    <w:abstractNumId w:val="14"/>
  </w:num>
  <w:num w:numId="46" w16cid:durableId="1509177163">
    <w:abstractNumId w:val="52"/>
  </w:num>
  <w:num w:numId="47" w16cid:durableId="1971589774">
    <w:abstractNumId w:val="26"/>
  </w:num>
  <w:num w:numId="48" w16cid:durableId="2135246736">
    <w:abstractNumId w:val="45"/>
  </w:num>
  <w:num w:numId="49" w16cid:durableId="265430522">
    <w:abstractNumId w:val="27"/>
  </w:num>
  <w:num w:numId="50" w16cid:durableId="622930512">
    <w:abstractNumId w:val="50"/>
  </w:num>
  <w:num w:numId="51" w16cid:durableId="294724559">
    <w:abstractNumId w:val="3"/>
  </w:num>
  <w:num w:numId="52" w16cid:durableId="1831360498">
    <w:abstractNumId w:val="31"/>
  </w:num>
  <w:num w:numId="53" w16cid:durableId="1677149374">
    <w:abstractNumId w:val="65"/>
  </w:num>
  <w:num w:numId="54" w16cid:durableId="99961445">
    <w:abstractNumId w:val="7"/>
  </w:num>
  <w:num w:numId="55" w16cid:durableId="1390153792">
    <w:abstractNumId w:val="53"/>
  </w:num>
  <w:num w:numId="56" w16cid:durableId="505677843">
    <w:abstractNumId w:val="51"/>
  </w:num>
  <w:num w:numId="57" w16cid:durableId="1223099641">
    <w:abstractNumId w:val="24"/>
  </w:num>
  <w:num w:numId="58" w16cid:durableId="88769315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604433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410988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6633933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5357803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411914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3139502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960963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891306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821024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390848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5070587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1220651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063978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28635030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42041934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6455017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0459089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4283515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433671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9119345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845000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441105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4540991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7684258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60608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22035808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7848091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83080160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342347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759997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53277317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159614152">
    <w:abstractNumId w:val="46"/>
  </w:num>
  <w:num w:numId="91" w16cid:durableId="1606768089">
    <w:abstractNumId w:val="42"/>
  </w:num>
  <w:num w:numId="92" w16cid:durableId="1678918896">
    <w:abstractNumId w:val="42"/>
  </w:num>
  <w:num w:numId="93" w16cid:durableId="1976333561">
    <w:abstractNumId w:val="55"/>
  </w:num>
  <w:num w:numId="94" w16cid:durableId="1330595671">
    <w:abstractNumId w:val="47"/>
  </w:num>
  <w:num w:numId="95" w16cid:durableId="2006519110">
    <w:abstractNumId w:val="22"/>
  </w:num>
  <w:num w:numId="96" w16cid:durableId="1657226121">
    <w:abstractNumId w:val="54"/>
  </w:num>
  <w:num w:numId="97" w16cid:durableId="1704674170">
    <w:abstractNumId w:val="25"/>
  </w:num>
  <w:num w:numId="98" w16cid:durableId="1048339195">
    <w:abstractNumId w:val="20"/>
  </w:num>
  <w:num w:numId="99" w16cid:durableId="1077902057">
    <w:abstractNumId w:val="37"/>
  </w:num>
  <w:num w:numId="100" w16cid:durableId="202669769">
    <w:abstractNumId w:val="2"/>
  </w:num>
  <w:num w:numId="101" w16cid:durableId="1256861858">
    <w:abstractNumId w:val="8"/>
  </w:num>
  <w:numIdMacAtCleanup w:val="10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nn Kouengoua Njaga">
    <w15:presenceInfo w15:providerId="AD" w15:userId="S-1-5-21-1960408961-1677128483-682003330-98401"/>
  </w15:person>
  <w15:person w15:author="Tima Abboud">
    <w15:presenceInfo w15:providerId="AD" w15:userId="S-1-5-21-1960408961-1677128483-682003330-176850"/>
  </w15:person>
  <w15:person w15:author="Nikhil Shenoy">
    <w15:presenceInfo w15:providerId="AD" w15:userId="S-1-5-21-1960408961-1677128483-682003330-183490"/>
  </w15:person>
  <w15:person w15:author="Fernandes, Kate">
    <w15:presenceInfo w15:providerId="AD" w15:userId="S-1-5-21-641085210-1707638347-378935785-150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gutterAtTop/>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3D8"/>
    <w:rsid w:val="000000EE"/>
    <w:rsid w:val="000001F9"/>
    <w:rsid w:val="00001132"/>
    <w:rsid w:val="000019EB"/>
    <w:rsid w:val="00001D4A"/>
    <w:rsid w:val="00002439"/>
    <w:rsid w:val="00002990"/>
    <w:rsid w:val="000042B7"/>
    <w:rsid w:val="00004F30"/>
    <w:rsid w:val="00004F4F"/>
    <w:rsid w:val="000063CF"/>
    <w:rsid w:val="00007236"/>
    <w:rsid w:val="000077AF"/>
    <w:rsid w:val="00007979"/>
    <w:rsid w:val="00010D2F"/>
    <w:rsid w:val="00011086"/>
    <w:rsid w:val="000114F9"/>
    <w:rsid w:val="00012A45"/>
    <w:rsid w:val="00012EB7"/>
    <w:rsid w:val="00012F0C"/>
    <w:rsid w:val="00013384"/>
    <w:rsid w:val="00013A7D"/>
    <w:rsid w:val="00013E32"/>
    <w:rsid w:val="00014526"/>
    <w:rsid w:val="00014D3B"/>
    <w:rsid w:val="00014F24"/>
    <w:rsid w:val="00015781"/>
    <w:rsid w:val="00015A92"/>
    <w:rsid w:val="00016A5D"/>
    <w:rsid w:val="00016AE1"/>
    <w:rsid w:val="00016B5A"/>
    <w:rsid w:val="00016D11"/>
    <w:rsid w:val="00016E3F"/>
    <w:rsid w:val="00017095"/>
    <w:rsid w:val="0001748B"/>
    <w:rsid w:val="000176EC"/>
    <w:rsid w:val="000217A2"/>
    <w:rsid w:val="000220B5"/>
    <w:rsid w:val="00022828"/>
    <w:rsid w:val="00022E81"/>
    <w:rsid w:val="00023CE4"/>
    <w:rsid w:val="00023CF4"/>
    <w:rsid w:val="000247F9"/>
    <w:rsid w:val="000249CB"/>
    <w:rsid w:val="00024E10"/>
    <w:rsid w:val="00024F51"/>
    <w:rsid w:val="00024F9C"/>
    <w:rsid w:val="0002593E"/>
    <w:rsid w:val="00025963"/>
    <w:rsid w:val="00025B77"/>
    <w:rsid w:val="00025CAB"/>
    <w:rsid w:val="00025DE4"/>
    <w:rsid w:val="0002634E"/>
    <w:rsid w:val="00026654"/>
    <w:rsid w:val="000267FF"/>
    <w:rsid w:val="000269E9"/>
    <w:rsid w:val="00026B31"/>
    <w:rsid w:val="00026FCF"/>
    <w:rsid w:val="00027161"/>
    <w:rsid w:val="00030692"/>
    <w:rsid w:val="00030C0D"/>
    <w:rsid w:val="00030CE3"/>
    <w:rsid w:val="000310E1"/>
    <w:rsid w:val="0003113D"/>
    <w:rsid w:val="000312DD"/>
    <w:rsid w:val="00031689"/>
    <w:rsid w:val="00031F9C"/>
    <w:rsid w:val="000321B7"/>
    <w:rsid w:val="00032495"/>
    <w:rsid w:val="00032F4D"/>
    <w:rsid w:val="000330C4"/>
    <w:rsid w:val="00033ECE"/>
    <w:rsid w:val="000342F1"/>
    <w:rsid w:val="00035AAA"/>
    <w:rsid w:val="00035C5B"/>
    <w:rsid w:val="00035E55"/>
    <w:rsid w:val="00036EB4"/>
    <w:rsid w:val="0003729F"/>
    <w:rsid w:val="0003770B"/>
    <w:rsid w:val="00037775"/>
    <w:rsid w:val="000379EE"/>
    <w:rsid w:val="00037B6F"/>
    <w:rsid w:val="00037E99"/>
    <w:rsid w:val="00037EDF"/>
    <w:rsid w:val="000405A3"/>
    <w:rsid w:val="0004081D"/>
    <w:rsid w:val="00041B39"/>
    <w:rsid w:val="0004221F"/>
    <w:rsid w:val="000438E0"/>
    <w:rsid w:val="00043B49"/>
    <w:rsid w:val="00044831"/>
    <w:rsid w:val="000450E6"/>
    <w:rsid w:val="00045947"/>
    <w:rsid w:val="00045B0D"/>
    <w:rsid w:val="00045E6A"/>
    <w:rsid w:val="000463CA"/>
    <w:rsid w:val="00047E3F"/>
    <w:rsid w:val="00047FE3"/>
    <w:rsid w:val="00050178"/>
    <w:rsid w:val="000501EB"/>
    <w:rsid w:val="00051517"/>
    <w:rsid w:val="00051579"/>
    <w:rsid w:val="000517F6"/>
    <w:rsid w:val="00051841"/>
    <w:rsid w:val="000518E3"/>
    <w:rsid w:val="000525FD"/>
    <w:rsid w:val="00053010"/>
    <w:rsid w:val="000533D7"/>
    <w:rsid w:val="000534CA"/>
    <w:rsid w:val="0005480B"/>
    <w:rsid w:val="00054824"/>
    <w:rsid w:val="00055111"/>
    <w:rsid w:val="00055186"/>
    <w:rsid w:val="0005535F"/>
    <w:rsid w:val="00056308"/>
    <w:rsid w:val="000566B4"/>
    <w:rsid w:val="00056987"/>
    <w:rsid w:val="00056A92"/>
    <w:rsid w:val="00060044"/>
    <w:rsid w:val="00060523"/>
    <w:rsid w:val="00060BCA"/>
    <w:rsid w:val="00060E33"/>
    <w:rsid w:val="00060F9E"/>
    <w:rsid w:val="000612C2"/>
    <w:rsid w:val="00062891"/>
    <w:rsid w:val="00062C4C"/>
    <w:rsid w:val="00064D55"/>
    <w:rsid w:val="000657EB"/>
    <w:rsid w:val="00065E53"/>
    <w:rsid w:val="000665C2"/>
    <w:rsid w:val="00066B71"/>
    <w:rsid w:val="00067142"/>
    <w:rsid w:val="00067316"/>
    <w:rsid w:val="000709E4"/>
    <w:rsid w:val="000712D1"/>
    <w:rsid w:val="00072F3B"/>
    <w:rsid w:val="00073705"/>
    <w:rsid w:val="000737E7"/>
    <w:rsid w:val="00073A03"/>
    <w:rsid w:val="00073B8C"/>
    <w:rsid w:val="00073F61"/>
    <w:rsid w:val="00074107"/>
    <w:rsid w:val="00074377"/>
    <w:rsid w:val="00074745"/>
    <w:rsid w:val="00074A90"/>
    <w:rsid w:val="00074AA9"/>
    <w:rsid w:val="000751E0"/>
    <w:rsid w:val="000760A6"/>
    <w:rsid w:val="00076CA3"/>
    <w:rsid w:val="0007706D"/>
    <w:rsid w:val="00077B16"/>
    <w:rsid w:val="00080192"/>
    <w:rsid w:val="000802EE"/>
    <w:rsid w:val="0008134F"/>
    <w:rsid w:val="00081889"/>
    <w:rsid w:val="00081B3B"/>
    <w:rsid w:val="00081D28"/>
    <w:rsid w:val="000836DD"/>
    <w:rsid w:val="0008383A"/>
    <w:rsid w:val="00084444"/>
    <w:rsid w:val="00084615"/>
    <w:rsid w:val="000848EB"/>
    <w:rsid w:val="0008711B"/>
    <w:rsid w:val="00087194"/>
    <w:rsid w:val="00087543"/>
    <w:rsid w:val="000877AC"/>
    <w:rsid w:val="0008796C"/>
    <w:rsid w:val="00087C99"/>
    <w:rsid w:val="00090320"/>
    <w:rsid w:val="00090521"/>
    <w:rsid w:val="000906DB"/>
    <w:rsid w:val="00090D8F"/>
    <w:rsid w:val="000911B8"/>
    <w:rsid w:val="000913D1"/>
    <w:rsid w:val="0009271E"/>
    <w:rsid w:val="00092D31"/>
    <w:rsid w:val="00093487"/>
    <w:rsid w:val="00093AE2"/>
    <w:rsid w:val="000941EB"/>
    <w:rsid w:val="00094647"/>
    <w:rsid w:val="00095D67"/>
    <w:rsid w:val="00096B9B"/>
    <w:rsid w:val="00097C36"/>
    <w:rsid w:val="000A0228"/>
    <w:rsid w:val="000A0C72"/>
    <w:rsid w:val="000A0D37"/>
    <w:rsid w:val="000A108A"/>
    <w:rsid w:val="000A1B9C"/>
    <w:rsid w:val="000A1F84"/>
    <w:rsid w:val="000A21C7"/>
    <w:rsid w:val="000A2928"/>
    <w:rsid w:val="000A2A5A"/>
    <w:rsid w:val="000A2DE7"/>
    <w:rsid w:val="000A3D49"/>
    <w:rsid w:val="000A3E3A"/>
    <w:rsid w:val="000A4937"/>
    <w:rsid w:val="000A53C5"/>
    <w:rsid w:val="000A53D3"/>
    <w:rsid w:val="000A5868"/>
    <w:rsid w:val="000A6440"/>
    <w:rsid w:val="000A6737"/>
    <w:rsid w:val="000A6EB7"/>
    <w:rsid w:val="000A7514"/>
    <w:rsid w:val="000A7602"/>
    <w:rsid w:val="000B022A"/>
    <w:rsid w:val="000B0A0C"/>
    <w:rsid w:val="000B1F37"/>
    <w:rsid w:val="000B2B2C"/>
    <w:rsid w:val="000B2CE4"/>
    <w:rsid w:val="000B31BF"/>
    <w:rsid w:val="000B334A"/>
    <w:rsid w:val="000B3468"/>
    <w:rsid w:val="000B371B"/>
    <w:rsid w:val="000B3AB3"/>
    <w:rsid w:val="000B3D22"/>
    <w:rsid w:val="000B3FC1"/>
    <w:rsid w:val="000B40F9"/>
    <w:rsid w:val="000B4595"/>
    <w:rsid w:val="000B49E2"/>
    <w:rsid w:val="000B55E1"/>
    <w:rsid w:val="000B67BB"/>
    <w:rsid w:val="000B6B9A"/>
    <w:rsid w:val="000B702F"/>
    <w:rsid w:val="000B7A11"/>
    <w:rsid w:val="000B7AD6"/>
    <w:rsid w:val="000C0C44"/>
    <w:rsid w:val="000C0D23"/>
    <w:rsid w:val="000C0D83"/>
    <w:rsid w:val="000C1665"/>
    <w:rsid w:val="000C1688"/>
    <w:rsid w:val="000C2EC4"/>
    <w:rsid w:val="000C2F5D"/>
    <w:rsid w:val="000C31F4"/>
    <w:rsid w:val="000C37F3"/>
    <w:rsid w:val="000C3ADA"/>
    <w:rsid w:val="000C44EF"/>
    <w:rsid w:val="000C49CA"/>
    <w:rsid w:val="000C4FD6"/>
    <w:rsid w:val="000C5366"/>
    <w:rsid w:val="000C6B1F"/>
    <w:rsid w:val="000C71F4"/>
    <w:rsid w:val="000C75E8"/>
    <w:rsid w:val="000C7C5F"/>
    <w:rsid w:val="000C7F07"/>
    <w:rsid w:val="000D0D1A"/>
    <w:rsid w:val="000D13BD"/>
    <w:rsid w:val="000D1A5D"/>
    <w:rsid w:val="000D1EE1"/>
    <w:rsid w:val="000D24F9"/>
    <w:rsid w:val="000D26A0"/>
    <w:rsid w:val="000D2CA4"/>
    <w:rsid w:val="000D41E3"/>
    <w:rsid w:val="000D453B"/>
    <w:rsid w:val="000D4F08"/>
    <w:rsid w:val="000D5F3E"/>
    <w:rsid w:val="000D620D"/>
    <w:rsid w:val="000D64DB"/>
    <w:rsid w:val="000D6664"/>
    <w:rsid w:val="000D6B71"/>
    <w:rsid w:val="000D6F3E"/>
    <w:rsid w:val="000D7A9A"/>
    <w:rsid w:val="000E05B4"/>
    <w:rsid w:val="000E0740"/>
    <w:rsid w:val="000E0BEF"/>
    <w:rsid w:val="000E1E03"/>
    <w:rsid w:val="000E2E54"/>
    <w:rsid w:val="000E3798"/>
    <w:rsid w:val="000E3AFD"/>
    <w:rsid w:val="000E3E8F"/>
    <w:rsid w:val="000E3E91"/>
    <w:rsid w:val="000E4E43"/>
    <w:rsid w:val="000E65CF"/>
    <w:rsid w:val="000E675C"/>
    <w:rsid w:val="000E715A"/>
    <w:rsid w:val="000F1744"/>
    <w:rsid w:val="000F1E68"/>
    <w:rsid w:val="000F211A"/>
    <w:rsid w:val="000F2446"/>
    <w:rsid w:val="000F2474"/>
    <w:rsid w:val="000F3106"/>
    <w:rsid w:val="000F34F5"/>
    <w:rsid w:val="000F3909"/>
    <w:rsid w:val="000F3AC2"/>
    <w:rsid w:val="000F451B"/>
    <w:rsid w:val="000F6337"/>
    <w:rsid w:val="000F7801"/>
    <w:rsid w:val="000F7D41"/>
    <w:rsid w:val="00100572"/>
    <w:rsid w:val="00100A94"/>
    <w:rsid w:val="00100DDC"/>
    <w:rsid w:val="001016FD"/>
    <w:rsid w:val="00101F72"/>
    <w:rsid w:val="001024CB"/>
    <w:rsid w:val="00102564"/>
    <w:rsid w:val="001031D2"/>
    <w:rsid w:val="00103996"/>
    <w:rsid w:val="001040A6"/>
    <w:rsid w:val="001040D9"/>
    <w:rsid w:val="00104454"/>
    <w:rsid w:val="00104693"/>
    <w:rsid w:val="00104AD4"/>
    <w:rsid w:val="00104F06"/>
    <w:rsid w:val="001056F2"/>
    <w:rsid w:val="00105C33"/>
    <w:rsid w:val="00106262"/>
    <w:rsid w:val="00106BAC"/>
    <w:rsid w:val="00106E97"/>
    <w:rsid w:val="001079FB"/>
    <w:rsid w:val="00107E47"/>
    <w:rsid w:val="00110242"/>
    <w:rsid w:val="00110631"/>
    <w:rsid w:val="00110961"/>
    <w:rsid w:val="00110CEF"/>
    <w:rsid w:val="00111401"/>
    <w:rsid w:val="00111722"/>
    <w:rsid w:val="00112277"/>
    <w:rsid w:val="00112532"/>
    <w:rsid w:val="00112CB5"/>
    <w:rsid w:val="001136CE"/>
    <w:rsid w:val="00114FEF"/>
    <w:rsid w:val="0011591C"/>
    <w:rsid w:val="00115E6F"/>
    <w:rsid w:val="00116288"/>
    <w:rsid w:val="001163ED"/>
    <w:rsid w:val="0011760A"/>
    <w:rsid w:val="001176B6"/>
    <w:rsid w:val="001176E6"/>
    <w:rsid w:val="00117F32"/>
    <w:rsid w:val="0012075A"/>
    <w:rsid w:val="00120A62"/>
    <w:rsid w:val="00121445"/>
    <w:rsid w:val="00121C7E"/>
    <w:rsid w:val="00121E58"/>
    <w:rsid w:val="00122199"/>
    <w:rsid w:val="0012238E"/>
    <w:rsid w:val="00122A4D"/>
    <w:rsid w:val="00124700"/>
    <w:rsid w:val="001252A6"/>
    <w:rsid w:val="001252D6"/>
    <w:rsid w:val="00125460"/>
    <w:rsid w:val="00125F56"/>
    <w:rsid w:val="00126CD4"/>
    <w:rsid w:val="00126FDA"/>
    <w:rsid w:val="001273ED"/>
    <w:rsid w:val="0012788A"/>
    <w:rsid w:val="0012790F"/>
    <w:rsid w:val="00127B64"/>
    <w:rsid w:val="00127C4F"/>
    <w:rsid w:val="0013019E"/>
    <w:rsid w:val="00131792"/>
    <w:rsid w:val="00131CD6"/>
    <w:rsid w:val="0013251A"/>
    <w:rsid w:val="0013281F"/>
    <w:rsid w:val="00132A81"/>
    <w:rsid w:val="00133317"/>
    <w:rsid w:val="00133DD5"/>
    <w:rsid w:val="00134479"/>
    <w:rsid w:val="00134C31"/>
    <w:rsid w:val="0013533D"/>
    <w:rsid w:val="00135D76"/>
    <w:rsid w:val="00135D83"/>
    <w:rsid w:val="001360C5"/>
    <w:rsid w:val="001363DF"/>
    <w:rsid w:val="001368DB"/>
    <w:rsid w:val="00136C06"/>
    <w:rsid w:val="00137429"/>
    <w:rsid w:val="00137B7B"/>
    <w:rsid w:val="00137BCA"/>
    <w:rsid w:val="00137EAD"/>
    <w:rsid w:val="0014092E"/>
    <w:rsid w:val="00140ADB"/>
    <w:rsid w:val="00140C9F"/>
    <w:rsid w:val="00141C72"/>
    <w:rsid w:val="00141C7D"/>
    <w:rsid w:val="00141E4B"/>
    <w:rsid w:val="001422BC"/>
    <w:rsid w:val="00142608"/>
    <w:rsid w:val="00142646"/>
    <w:rsid w:val="00143830"/>
    <w:rsid w:val="00143B8E"/>
    <w:rsid w:val="001445F6"/>
    <w:rsid w:val="00144CF3"/>
    <w:rsid w:val="00145007"/>
    <w:rsid w:val="00145188"/>
    <w:rsid w:val="00145DCD"/>
    <w:rsid w:val="00145E2A"/>
    <w:rsid w:val="00147365"/>
    <w:rsid w:val="00150184"/>
    <w:rsid w:val="0015025A"/>
    <w:rsid w:val="001503BE"/>
    <w:rsid w:val="00150842"/>
    <w:rsid w:val="00151FB8"/>
    <w:rsid w:val="0015252F"/>
    <w:rsid w:val="0015253A"/>
    <w:rsid w:val="001528A6"/>
    <w:rsid w:val="00152DCF"/>
    <w:rsid w:val="00152F3F"/>
    <w:rsid w:val="001532EC"/>
    <w:rsid w:val="00153D76"/>
    <w:rsid w:val="00153DAF"/>
    <w:rsid w:val="00153F6C"/>
    <w:rsid w:val="00155079"/>
    <w:rsid w:val="001550A5"/>
    <w:rsid w:val="001550A8"/>
    <w:rsid w:val="001550BD"/>
    <w:rsid w:val="001550FF"/>
    <w:rsid w:val="00155D42"/>
    <w:rsid w:val="001560B4"/>
    <w:rsid w:val="0015632C"/>
    <w:rsid w:val="0015660F"/>
    <w:rsid w:val="00156B27"/>
    <w:rsid w:val="00156F51"/>
    <w:rsid w:val="001613CC"/>
    <w:rsid w:val="001627CE"/>
    <w:rsid w:val="0016283C"/>
    <w:rsid w:val="00162A8B"/>
    <w:rsid w:val="0016305C"/>
    <w:rsid w:val="001631AF"/>
    <w:rsid w:val="00163535"/>
    <w:rsid w:val="0016506A"/>
    <w:rsid w:val="001650C5"/>
    <w:rsid w:val="00165D22"/>
    <w:rsid w:val="0016746B"/>
    <w:rsid w:val="001675D8"/>
    <w:rsid w:val="00167672"/>
    <w:rsid w:val="0016780E"/>
    <w:rsid w:val="00167C96"/>
    <w:rsid w:val="00170040"/>
    <w:rsid w:val="00170957"/>
    <w:rsid w:val="0017098B"/>
    <w:rsid w:val="00171D86"/>
    <w:rsid w:val="0017254B"/>
    <w:rsid w:val="001725F5"/>
    <w:rsid w:val="001726ED"/>
    <w:rsid w:val="00172DC4"/>
    <w:rsid w:val="00173A37"/>
    <w:rsid w:val="00173F69"/>
    <w:rsid w:val="0017440A"/>
    <w:rsid w:val="0017483C"/>
    <w:rsid w:val="00174D9F"/>
    <w:rsid w:val="00174F74"/>
    <w:rsid w:val="00175715"/>
    <w:rsid w:val="001767EC"/>
    <w:rsid w:val="00176866"/>
    <w:rsid w:val="001774C5"/>
    <w:rsid w:val="001775D7"/>
    <w:rsid w:val="0017798F"/>
    <w:rsid w:val="001808BC"/>
    <w:rsid w:val="00181190"/>
    <w:rsid w:val="00181456"/>
    <w:rsid w:val="001833A1"/>
    <w:rsid w:val="001835D8"/>
    <w:rsid w:val="00183C5E"/>
    <w:rsid w:val="00183E98"/>
    <w:rsid w:val="00184C7B"/>
    <w:rsid w:val="001854B9"/>
    <w:rsid w:val="001864F3"/>
    <w:rsid w:val="00186943"/>
    <w:rsid w:val="00186F98"/>
    <w:rsid w:val="00187944"/>
    <w:rsid w:val="0019048A"/>
    <w:rsid w:val="0019091F"/>
    <w:rsid w:val="001909A8"/>
    <w:rsid w:val="001911DB"/>
    <w:rsid w:val="00191BA5"/>
    <w:rsid w:val="001929D1"/>
    <w:rsid w:val="00192A6B"/>
    <w:rsid w:val="00192ABA"/>
    <w:rsid w:val="00192BF5"/>
    <w:rsid w:val="00192DD8"/>
    <w:rsid w:val="00193098"/>
    <w:rsid w:val="001939E8"/>
    <w:rsid w:val="00194061"/>
    <w:rsid w:val="00194655"/>
    <w:rsid w:val="001957B7"/>
    <w:rsid w:val="0019638F"/>
    <w:rsid w:val="0019685C"/>
    <w:rsid w:val="0019747C"/>
    <w:rsid w:val="00197A22"/>
    <w:rsid w:val="00197B38"/>
    <w:rsid w:val="001A07EA"/>
    <w:rsid w:val="001A1A32"/>
    <w:rsid w:val="001A203D"/>
    <w:rsid w:val="001A2172"/>
    <w:rsid w:val="001A2F0C"/>
    <w:rsid w:val="001A3077"/>
    <w:rsid w:val="001A33E5"/>
    <w:rsid w:val="001A3A60"/>
    <w:rsid w:val="001A3D03"/>
    <w:rsid w:val="001A3EC4"/>
    <w:rsid w:val="001A3EFE"/>
    <w:rsid w:val="001A3FEF"/>
    <w:rsid w:val="001A41D9"/>
    <w:rsid w:val="001A4374"/>
    <w:rsid w:val="001A481F"/>
    <w:rsid w:val="001A4B65"/>
    <w:rsid w:val="001A501D"/>
    <w:rsid w:val="001A501F"/>
    <w:rsid w:val="001A5ACD"/>
    <w:rsid w:val="001A6CCF"/>
    <w:rsid w:val="001A78D8"/>
    <w:rsid w:val="001A7B19"/>
    <w:rsid w:val="001B1F05"/>
    <w:rsid w:val="001B2A00"/>
    <w:rsid w:val="001B2A26"/>
    <w:rsid w:val="001B2DAB"/>
    <w:rsid w:val="001B3C42"/>
    <w:rsid w:val="001B4F26"/>
    <w:rsid w:val="001B5683"/>
    <w:rsid w:val="001B58DD"/>
    <w:rsid w:val="001B720B"/>
    <w:rsid w:val="001B72EF"/>
    <w:rsid w:val="001B7A73"/>
    <w:rsid w:val="001B7B0C"/>
    <w:rsid w:val="001C0145"/>
    <w:rsid w:val="001C03E4"/>
    <w:rsid w:val="001C08BA"/>
    <w:rsid w:val="001C0952"/>
    <w:rsid w:val="001C09FF"/>
    <w:rsid w:val="001C0CA1"/>
    <w:rsid w:val="001C185A"/>
    <w:rsid w:val="001C203D"/>
    <w:rsid w:val="001C2DCA"/>
    <w:rsid w:val="001C3015"/>
    <w:rsid w:val="001C3CC8"/>
    <w:rsid w:val="001C5B37"/>
    <w:rsid w:val="001C5B6E"/>
    <w:rsid w:val="001C5D5F"/>
    <w:rsid w:val="001C6463"/>
    <w:rsid w:val="001C720E"/>
    <w:rsid w:val="001C7325"/>
    <w:rsid w:val="001D09BD"/>
    <w:rsid w:val="001D1230"/>
    <w:rsid w:val="001D13CA"/>
    <w:rsid w:val="001D1534"/>
    <w:rsid w:val="001D161B"/>
    <w:rsid w:val="001D2262"/>
    <w:rsid w:val="001D25C5"/>
    <w:rsid w:val="001D2671"/>
    <w:rsid w:val="001D3413"/>
    <w:rsid w:val="001D378F"/>
    <w:rsid w:val="001D3907"/>
    <w:rsid w:val="001D3F35"/>
    <w:rsid w:val="001D4C29"/>
    <w:rsid w:val="001D508E"/>
    <w:rsid w:val="001D523A"/>
    <w:rsid w:val="001D5358"/>
    <w:rsid w:val="001D5922"/>
    <w:rsid w:val="001D5D13"/>
    <w:rsid w:val="001D5D83"/>
    <w:rsid w:val="001D66F8"/>
    <w:rsid w:val="001D6708"/>
    <w:rsid w:val="001D6C97"/>
    <w:rsid w:val="001D7270"/>
    <w:rsid w:val="001D78F5"/>
    <w:rsid w:val="001D7DBA"/>
    <w:rsid w:val="001E00AB"/>
    <w:rsid w:val="001E0557"/>
    <w:rsid w:val="001E0AD3"/>
    <w:rsid w:val="001E1672"/>
    <w:rsid w:val="001E190E"/>
    <w:rsid w:val="001E1B1E"/>
    <w:rsid w:val="001E1CA8"/>
    <w:rsid w:val="001E2607"/>
    <w:rsid w:val="001E280B"/>
    <w:rsid w:val="001E2B27"/>
    <w:rsid w:val="001E2D2C"/>
    <w:rsid w:val="001E316A"/>
    <w:rsid w:val="001E3CCA"/>
    <w:rsid w:val="001E4E07"/>
    <w:rsid w:val="001E51B7"/>
    <w:rsid w:val="001E5789"/>
    <w:rsid w:val="001E5AA4"/>
    <w:rsid w:val="001E6051"/>
    <w:rsid w:val="001E606A"/>
    <w:rsid w:val="001E61EC"/>
    <w:rsid w:val="001E6220"/>
    <w:rsid w:val="001E664D"/>
    <w:rsid w:val="001E6A93"/>
    <w:rsid w:val="001E6E7F"/>
    <w:rsid w:val="001E719F"/>
    <w:rsid w:val="001F088F"/>
    <w:rsid w:val="001F096C"/>
    <w:rsid w:val="001F0D23"/>
    <w:rsid w:val="001F18D2"/>
    <w:rsid w:val="001F201F"/>
    <w:rsid w:val="001F390A"/>
    <w:rsid w:val="001F3B85"/>
    <w:rsid w:val="001F468B"/>
    <w:rsid w:val="001F4A3B"/>
    <w:rsid w:val="001F5073"/>
    <w:rsid w:val="001F517C"/>
    <w:rsid w:val="001F65CE"/>
    <w:rsid w:val="001F6D10"/>
    <w:rsid w:val="001F73D1"/>
    <w:rsid w:val="001F7B71"/>
    <w:rsid w:val="00200851"/>
    <w:rsid w:val="002028C3"/>
    <w:rsid w:val="002035A6"/>
    <w:rsid w:val="00203775"/>
    <w:rsid w:val="00203B4A"/>
    <w:rsid w:val="00203C95"/>
    <w:rsid w:val="00204192"/>
    <w:rsid w:val="002044D4"/>
    <w:rsid w:val="0020478A"/>
    <w:rsid w:val="00205692"/>
    <w:rsid w:val="0020584E"/>
    <w:rsid w:val="00205A72"/>
    <w:rsid w:val="00206088"/>
    <w:rsid w:val="002067B4"/>
    <w:rsid w:val="00207164"/>
    <w:rsid w:val="002075DE"/>
    <w:rsid w:val="00207BF3"/>
    <w:rsid w:val="00207C03"/>
    <w:rsid w:val="0021017E"/>
    <w:rsid w:val="002108D3"/>
    <w:rsid w:val="002116D1"/>
    <w:rsid w:val="00211B9E"/>
    <w:rsid w:val="002137AE"/>
    <w:rsid w:val="00213952"/>
    <w:rsid w:val="00213EE3"/>
    <w:rsid w:val="00213F05"/>
    <w:rsid w:val="0021434B"/>
    <w:rsid w:val="00214D3E"/>
    <w:rsid w:val="00215155"/>
    <w:rsid w:val="00215615"/>
    <w:rsid w:val="002156B2"/>
    <w:rsid w:val="00215B9A"/>
    <w:rsid w:val="00216421"/>
    <w:rsid w:val="0021645B"/>
    <w:rsid w:val="00216931"/>
    <w:rsid w:val="0021782C"/>
    <w:rsid w:val="0022005A"/>
    <w:rsid w:val="0022014A"/>
    <w:rsid w:val="00220C33"/>
    <w:rsid w:val="00221586"/>
    <w:rsid w:val="002217EA"/>
    <w:rsid w:val="00221C89"/>
    <w:rsid w:val="0022213C"/>
    <w:rsid w:val="00222738"/>
    <w:rsid w:val="0022319C"/>
    <w:rsid w:val="00223B39"/>
    <w:rsid w:val="0022443B"/>
    <w:rsid w:val="00224B29"/>
    <w:rsid w:val="0022529C"/>
    <w:rsid w:val="00225479"/>
    <w:rsid w:val="0022580E"/>
    <w:rsid w:val="002260AE"/>
    <w:rsid w:val="002262F2"/>
    <w:rsid w:val="0022641E"/>
    <w:rsid w:val="00226B74"/>
    <w:rsid w:val="00226F47"/>
    <w:rsid w:val="002304F7"/>
    <w:rsid w:val="0023089D"/>
    <w:rsid w:val="00231024"/>
    <w:rsid w:val="00231450"/>
    <w:rsid w:val="00232253"/>
    <w:rsid w:val="00232D2A"/>
    <w:rsid w:val="00233069"/>
    <w:rsid w:val="002330AB"/>
    <w:rsid w:val="0023317D"/>
    <w:rsid w:val="00233218"/>
    <w:rsid w:val="002339D5"/>
    <w:rsid w:val="002347E2"/>
    <w:rsid w:val="00234C20"/>
    <w:rsid w:val="002358D2"/>
    <w:rsid w:val="00235ABC"/>
    <w:rsid w:val="00235B98"/>
    <w:rsid w:val="00235CBC"/>
    <w:rsid w:val="00236462"/>
    <w:rsid w:val="00236693"/>
    <w:rsid w:val="00237FB4"/>
    <w:rsid w:val="00240024"/>
    <w:rsid w:val="002405CE"/>
    <w:rsid w:val="00240927"/>
    <w:rsid w:val="00240B3E"/>
    <w:rsid w:val="0024109F"/>
    <w:rsid w:val="002413A1"/>
    <w:rsid w:val="00241BBC"/>
    <w:rsid w:val="00241BCE"/>
    <w:rsid w:val="00241FB9"/>
    <w:rsid w:val="0024284D"/>
    <w:rsid w:val="00242B2C"/>
    <w:rsid w:val="00242D91"/>
    <w:rsid w:val="00242F3B"/>
    <w:rsid w:val="0024325E"/>
    <w:rsid w:val="0024334B"/>
    <w:rsid w:val="002434EA"/>
    <w:rsid w:val="0024364A"/>
    <w:rsid w:val="0024429B"/>
    <w:rsid w:val="0024530A"/>
    <w:rsid w:val="00246875"/>
    <w:rsid w:val="00246D33"/>
    <w:rsid w:val="00247CFF"/>
    <w:rsid w:val="00247F63"/>
    <w:rsid w:val="002507FB"/>
    <w:rsid w:val="002509F6"/>
    <w:rsid w:val="00251752"/>
    <w:rsid w:val="00251CE2"/>
    <w:rsid w:val="00254638"/>
    <w:rsid w:val="002552CF"/>
    <w:rsid w:val="00256444"/>
    <w:rsid w:val="00256494"/>
    <w:rsid w:val="00256537"/>
    <w:rsid w:val="002565BF"/>
    <w:rsid w:val="00256CC2"/>
    <w:rsid w:val="0025711A"/>
    <w:rsid w:val="002604B0"/>
    <w:rsid w:val="0026128C"/>
    <w:rsid w:val="00261726"/>
    <w:rsid w:val="00261C48"/>
    <w:rsid w:val="00261FEE"/>
    <w:rsid w:val="00262431"/>
    <w:rsid w:val="00264362"/>
    <w:rsid w:val="00264DC7"/>
    <w:rsid w:val="00265BAC"/>
    <w:rsid w:val="00266028"/>
    <w:rsid w:val="00267057"/>
    <w:rsid w:val="002678E0"/>
    <w:rsid w:val="00267A22"/>
    <w:rsid w:val="00270B2A"/>
    <w:rsid w:val="00271507"/>
    <w:rsid w:val="002716BB"/>
    <w:rsid w:val="002719DC"/>
    <w:rsid w:val="0027269C"/>
    <w:rsid w:val="0027269D"/>
    <w:rsid w:val="00272A25"/>
    <w:rsid w:val="00272CDA"/>
    <w:rsid w:val="0027310F"/>
    <w:rsid w:val="002731CA"/>
    <w:rsid w:val="002732AB"/>
    <w:rsid w:val="002739EB"/>
    <w:rsid w:val="00273EE9"/>
    <w:rsid w:val="00274D6F"/>
    <w:rsid w:val="00275A8A"/>
    <w:rsid w:val="002769A4"/>
    <w:rsid w:val="00276A6C"/>
    <w:rsid w:val="00277553"/>
    <w:rsid w:val="00277F46"/>
    <w:rsid w:val="002802D7"/>
    <w:rsid w:val="00280310"/>
    <w:rsid w:val="00280358"/>
    <w:rsid w:val="0028045E"/>
    <w:rsid w:val="00280C8A"/>
    <w:rsid w:val="00280EF7"/>
    <w:rsid w:val="00281381"/>
    <w:rsid w:val="0028184A"/>
    <w:rsid w:val="00281C34"/>
    <w:rsid w:val="002820E7"/>
    <w:rsid w:val="00282140"/>
    <w:rsid w:val="002823F5"/>
    <w:rsid w:val="00282DD5"/>
    <w:rsid w:val="00283E72"/>
    <w:rsid w:val="00284A30"/>
    <w:rsid w:val="00285338"/>
    <w:rsid w:val="002867F5"/>
    <w:rsid w:val="00286A9E"/>
    <w:rsid w:val="0028756C"/>
    <w:rsid w:val="002878E6"/>
    <w:rsid w:val="00287F73"/>
    <w:rsid w:val="00290EAC"/>
    <w:rsid w:val="002912CC"/>
    <w:rsid w:val="002913D5"/>
    <w:rsid w:val="00291425"/>
    <w:rsid w:val="00291A8D"/>
    <w:rsid w:val="00291DFF"/>
    <w:rsid w:val="00291F2F"/>
    <w:rsid w:val="002927BC"/>
    <w:rsid w:val="0029280C"/>
    <w:rsid w:val="00293783"/>
    <w:rsid w:val="002939A6"/>
    <w:rsid w:val="00294813"/>
    <w:rsid w:val="002953CA"/>
    <w:rsid w:val="00295A35"/>
    <w:rsid w:val="00295B0A"/>
    <w:rsid w:val="00295F87"/>
    <w:rsid w:val="002965B0"/>
    <w:rsid w:val="0029784B"/>
    <w:rsid w:val="00297CAF"/>
    <w:rsid w:val="002A0231"/>
    <w:rsid w:val="002A0686"/>
    <w:rsid w:val="002A0694"/>
    <w:rsid w:val="002A0A73"/>
    <w:rsid w:val="002A0E7F"/>
    <w:rsid w:val="002A1409"/>
    <w:rsid w:val="002A1A2B"/>
    <w:rsid w:val="002A2861"/>
    <w:rsid w:val="002A2ADB"/>
    <w:rsid w:val="002A2D44"/>
    <w:rsid w:val="002A4E15"/>
    <w:rsid w:val="002A52CF"/>
    <w:rsid w:val="002A65F8"/>
    <w:rsid w:val="002A6883"/>
    <w:rsid w:val="002A79BD"/>
    <w:rsid w:val="002B01E2"/>
    <w:rsid w:val="002B1454"/>
    <w:rsid w:val="002B17D1"/>
    <w:rsid w:val="002B1A31"/>
    <w:rsid w:val="002B1E6C"/>
    <w:rsid w:val="002B22C7"/>
    <w:rsid w:val="002B268A"/>
    <w:rsid w:val="002B287E"/>
    <w:rsid w:val="002B3C53"/>
    <w:rsid w:val="002B4C88"/>
    <w:rsid w:val="002B52BD"/>
    <w:rsid w:val="002B558A"/>
    <w:rsid w:val="002B56ED"/>
    <w:rsid w:val="002B5E52"/>
    <w:rsid w:val="002B6DA8"/>
    <w:rsid w:val="002B6E9F"/>
    <w:rsid w:val="002B7FD3"/>
    <w:rsid w:val="002C0077"/>
    <w:rsid w:val="002C1008"/>
    <w:rsid w:val="002C12F2"/>
    <w:rsid w:val="002C1A03"/>
    <w:rsid w:val="002C1B7C"/>
    <w:rsid w:val="002C2416"/>
    <w:rsid w:val="002C255E"/>
    <w:rsid w:val="002C257C"/>
    <w:rsid w:val="002C329C"/>
    <w:rsid w:val="002C34FF"/>
    <w:rsid w:val="002C3816"/>
    <w:rsid w:val="002C4C1C"/>
    <w:rsid w:val="002C4C28"/>
    <w:rsid w:val="002C56C3"/>
    <w:rsid w:val="002C61BE"/>
    <w:rsid w:val="002C6986"/>
    <w:rsid w:val="002C6D3B"/>
    <w:rsid w:val="002C6DA2"/>
    <w:rsid w:val="002C6F9E"/>
    <w:rsid w:val="002D073F"/>
    <w:rsid w:val="002D07FB"/>
    <w:rsid w:val="002D0C2C"/>
    <w:rsid w:val="002D0C8D"/>
    <w:rsid w:val="002D1AB1"/>
    <w:rsid w:val="002D265A"/>
    <w:rsid w:val="002D2AB0"/>
    <w:rsid w:val="002D2DE9"/>
    <w:rsid w:val="002D4F0B"/>
    <w:rsid w:val="002D5082"/>
    <w:rsid w:val="002D583C"/>
    <w:rsid w:val="002D5C14"/>
    <w:rsid w:val="002D6483"/>
    <w:rsid w:val="002D69E7"/>
    <w:rsid w:val="002D6FCC"/>
    <w:rsid w:val="002D7CC7"/>
    <w:rsid w:val="002D7D53"/>
    <w:rsid w:val="002E02D4"/>
    <w:rsid w:val="002E0B12"/>
    <w:rsid w:val="002E22C2"/>
    <w:rsid w:val="002E2798"/>
    <w:rsid w:val="002E4474"/>
    <w:rsid w:val="002E48BA"/>
    <w:rsid w:val="002E49BD"/>
    <w:rsid w:val="002E4D7E"/>
    <w:rsid w:val="002E5216"/>
    <w:rsid w:val="002E565D"/>
    <w:rsid w:val="002E597D"/>
    <w:rsid w:val="002E5F1F"/>
    <w:rsid w:val="002E6B0E"/>
    <w:rsid w:val="002E6D67"/>
    <w:rsid w:val="002E6EB3"/>
    <w:rsid w:val="002E721C"/>
    <w:rsid w:val="002E780D"/>
    <w:rsid w:val="002F002A"/>
    <w:rsid w:val="002F0339"/>
    <w:rsid w:val="002F05D7"/>
    <w:rsid w:val="002F0C8D"/>
    <w:rsid w:val="002F153D"/>
    <w:rsid w:val="002F15BE"/>
    <w:rsid w:val="002F1FDD"/>
    <w:rsid w:val="002F22D9"/>
    <w:rsid w:val="002F2B8C"/>
    <w:rsid w:val="002F2F30"/>
    <w:rsid w:val="002F2FF6"/>
    <w:rsid w:val="002F32A6"/>
    <w:rsid w:val="002F3C0B"/>
    <w:rsid w:val="002F3E6F"/>
    <w:rsid w:val="002F488B"/>
    <w:rsid w:val="002F4A1E"/>
    <w:rsid w:val="002F4CB7"/>
    <w:rsid w:val="002F5597"/>
    <w:rsid w:val="002F55A5"/>
    <w:rsid w:val="002F7870"/>
    <w:rsid w:val="002F7C30"/>
    <w:rsid w:val="00300282"/>
    <w:rsid w:val="0030081A"/>
    <w:rsid w:val="003018C0"/>
    <w:rsid w:val="00301AA6"/>
    <w:rsid w:val="00301C00"/>
    <w:rsid w:val="00302067"/>
    <w:rsid w:val="003029C6"/>
    <w:rsid w:val="003030E0"/>
    <w:rsid w:val="003032E2"/>
    <w:rsid w:val="00303610"/>
    <w:rsid w:val="00303FB2"/>
    <w:rsid w:val="003041D8"/>
    <w:rsid w:val="00304615"/>
    <w:rsid w:val="003047BA"/>
    <w:rsid w:val="00306169"/>
    <w:rsid w:val="003066D5"/>
    <w:rsid w:val="003066DE"/>
    <w:rsid w:val="00307082"/>
    <w:rsid w:val="00310295"/>
    <w:rsid w:val="00311C9F"/>
    <w:rsid w:val="00312909"/>
    <w:rsid w:val="00312E44"/>
    <w:rsid w:val="0031344A"/>
    <w:rsid w:val="00313C35"/>
    <w:rsid w:val="0031488D"/>
    <w:rsid w:val="00314D8B"/>
    <w:rsid w:val="00315142"/>
    <w:rsid w:val="003164C8"/>
    <w:rsid w:val="00317BD1"/>
    <w:rsid w:val="00320AB8"/>
    <w:rsid w:val="00320FA8"/>
    <w:rsid w:val="00321C3A"/>
    <w:rsid w:val="00321EE5"/>
    <w:rsid w:val="003223D4"/>
    <w:rsid w:val="003224C9"/>
    <w:rsid w:val="00322543"/>
    <w:rsid w:val="003226A6"/>
    <w:rsid w:val="003230B5"/>
    <w:rsid w:val="00323204"/>
    <w:rsid w:val="003232B9"/>
    <w:rsid w:val="00323704"/>
    <w:rsid w:val="00323B36"/>
    <w:rsid w:val="00324835"/>
    <w:rsid w:val="00324B6F"/>
    <w:rsid w:val="003252D9"/>
    <w:rsid w:val="003256CD"/>
    <w:rsid w:val="00325A36"/>
    <w:rsid w:val="00325D3C"/>
    <w:rsid w:val="00326C09"/>
    <w:rsid w:val="00327374"/>
    <w:rsid w:val="003276CD"/>
    <w:rsid w:val="00327D99"/>
    <w:rsid w:val="00330761"/>
    <w:rsid w:val="003308EF"/>
    <w:rsid w:val="00331672"/>
    <w:rsid w:val="0033228C"/>
    <w:rsid w:val="003326D3"/>
    <w:rsid w:val="00332E39"/>
    <w:rsid w:val="003333E7"/>
    <w:rsid w:val="00333C97"/>
    <w:rsid w:val="00333CBB"/>
    <w:rsid w:val="003341FD"/>
    <w:rsid w:val="00334630"/>
    <w:rsid w:val="00334B96"/>
    <w:rsid w:val="00334E7B"/>
    <w:rsid w:val="00335ECE"/>
    <w:rsid w:val="003363A9"/>
    <w:rsid w:val="00336DA0"/>
    <w:rsid w:val="003370D7"/>
    <w:rsid w:val="00337337"/>
    <w:rsid w:val="003401BF"/>
    <w:rsid w:val="003401CB"/>
    <w:rsid w:val="003403B3"/>
    <w:rsid w:val="00340529"/>
    <w:rsid w:val="00340758"/>
    <w:rsid w:val="003408BA"/>
    <w:rsid w:val="003410B0"/>
    <w:rsid w:val="00341615"/>
    <w:rsid w:val="00341C1C"/>
    <w:rsid w:val="003428FF"/>
    <w:rsid w:val="00342F64"/>
    <w:rsid w:val="003433BC"/>
    <w:rsid w:val="00344B6B"/>
    <w:rsid w:val="003457CA"/>
    <w:rsid w:val="00345D72"/>
    <w:rsid w:val="00345E06"/>
    <w:rsid w:val="00345F76"/>
    <w:rsid w:val="00346829"/>
    <w:rsid w:val="0034682D"/>
    <w:rsid w:val="00346C33"/>
    <w:rsid w:val="00347077"/>
    <w:rsid w:val="00350577"/>
    <w:rsid w:val="0035116D"/>
    <w:rsid w:val="00351611"/>
    <w:rsid w:val="00351B8C"/>
    <w:rsid w:val="00351BC9"/>
    <w:rsid w:val="00352212"/>
    <w:rsid w:val="00352674"/>
    <w:rsid w:val="00352E2E"/>
    <w:rsid w:val="00353250"/>
    <w:rsid w:val="00353810"/>
    <w:rsid w:val="003538E8"/>
    <w:rsid w:val="00353F27"/>
    <w:rsid w:val="00354013"/>
    <w:rsid w:val="00354375"/>
    <w:rsid w:val="003543EA"/>
    <w:rsid w:val="003558D5"/>
    <w:rsid w:val="0035607B"/>
    <w:rsid w:val="00356622"/>
    <w:rsid w:val="0035679E"/>
    <w:rsid w:val="00356F0A"/>
    <w:rsid w:val="0035760C"/>
    <w:rsid w:val="00357F2D"/>
    <w:rsid w:val="00357F53"/>
    <w:rsid w:val="00360293"/>
    <w:rsid w:val="003609FF"/>
    <w:rsid w:val="00360A8C"/>
    <w:rsid w:val="003623C6"/>
    <w:rsid w:val="00362492"/>
    <w:rsid w:val="003626CF"/>
    <w:rsid w:val="00362EA4"/>
    <w:rsid w:val="003632A7"/>
    <w:rsid w:val="00363D89"/>
    <w:rsid w:val="00363E7B"/>
    <w:rsid w:val="00364A91"/>
    <w:rsid w:val="00364DCC"/>
    <w:rsid w:val="003655BC"/>
    <w:rsid w:val="0036587B"/>
    <w:rsid w:val="0036589B"/>
    <w:rsid w:val="00367990"/>
    <w:rsid w:val="00367A85"/>
    <w:rsid w:val="003703D4"/>
    <w:rsid w:val="0037071C"/>
    <w:rsid w:val="00370BEE"/>
    <w:rsid w:val="0037124E"/>
    <w:rsid w:val="003726D1"/>
    <w:rsid w:val="00372887"/>
    <w:rsid w:val="00372BAE"/>
    <w:rsid w:val="003737DB"/>
    <w:rsid w:val="00374247"/>
    <w:rsid w:val="00374B78"/>
    <w:rsid w:val="00374C23"/>
    <w:rsid w:val="00374ED5"/>
    <w:rsid w:val="00375B0D"/>
    <w:rsid w:val="003766EE"/>
    <w:rsid w:val="00376FF0"/>
    <w:rsid w:val="00380C6C"/>
    <w:rsid w:val="00381771"/>
    <w:rsid w:val="00382197"/>
    <w:rsid w:val="0038374E"/>
    <w:rsid w:val="00383BCE"/>
    <w:rsid w:val="00383E9C"/>
    <w:rsid w:val="00383F9B"/>
    <w:rsid w:val="00384FD4"/>
    <w:rsid w:val="0038530B"/>
    <w:rsid w:val="00385682"/>
    <w:rsid w:val="003858F3"/>
    <w:rsid w:val="00385D1C"/>
    <w:rsid w:val="00385F47"/>
    <w:rsid w:val="00386475"/>
    <w:rsid w:val="00386C5B"/>
    <w:rsid w:val="00386DB0"/>
    <w:rsid w:val="00386E2D"/>
    <w:rsid w:val="00386F31"/>
    <w:rsid w:val="003870EE"/>
    <w:rsid w:val="0038746B"/>
    <w:rsid w:val="00387FF8"/>
    <w:rsid w:val="003903D6"/>
    <w:rsid w:val="00390EDF"/>
    <w:rsid w:val="0039103B"/>
    <w:rsid w:val="003919BB"/>
    <w:rsid w:val="00392085"/>
    <w:rsid w:val="00392472"/>
    <w:rsid w:val="00392B0E"/>
    <w:rsid w:val="00392E72"/>
    <w:rsid w:val="0039304B"/>
    <w:rsid w:val="00393A51"/>
    <w:rsid w:val="0039413A"/>
    <w:rsid w:val="00394272"/>
    <w:rsid w:val="0039503A"/>
    <w:rsid w:val="003953F2"/>
    <w:rsid w:val="003954F9"/>
    <w:rsid w:val="00396268"/>
    <w:rsid w:val="00396ED0"/>
    <w:rsid w:val="0039781B"/>
    <w:rsid w:val="003979D9"/>
    <w:rsid w:val="003A01F0"/>
    <w:rsid w:val="003A0F1E"/>
    <w:rsid w:val="003A10BF"/>
    <w:rsid w:val="003A16BD"/>
    <w:rsid w:val="003A1E56"/>
    <w:rsid w:val="003A23B6"/>
    <w:rsid w:val="003A2440"/>
    <w:rsid w:val="003A3577"/>
    <w:rsid w:val="003A35E9"/>
    <w:rsid w:val="003A38E3"/>
    <w:rsid w:val="003A3985"/>
    <w:rsid w:val="003A3FAF"/>
    <w:rsid w:val="003A50A2"/>
    <w:rsid w:val="003A52C4"/>
    <w:rsid w:val="003A56A8"/>
    <w:rsid w:val="003A62AE"/>
    <w:rsid w:val="003A6A0E"/>
    <w:rsid w:val="003B0E07"/>
    <w:rsid w:val="003B1C78"/>
    <w:rsid w:val="003B261D"/>
    <w:rsid w:val="003B3015"/>
    <w:rsid w:val="003B31AA"/>
    <w:rsid w:val="003B340C"/>
    <w:rsid w:val="003B376F"/>
    <w:rsid w:val="003B3E3E"/>
    <w:rsid w:val="003B4F89"/>
    <w:rsid w:val="003B6A6D"/>
    <w:rsid w:val="003B78CA"/>
    <w:rsid w:val="003B7B18"/>
    <w:rsid w:val="003B7C9D"/>
    <w:rsid w:val="003B7F33"/>
    <w:rsid w:val="003C0436"/>
    <w:rsid w:val="003C06DF"/>
    <w:rsid w:val="003C1777"/>
    <w:rsid w:val="003C1999"/>
    <w:rsid w:val="003C1DBD"/>
    <w:rsid w:val="003C217D"/>
    <w:rsid w:val="003C28D6"/>
    <w:rsid w:val="003C3637"/>
    <w:rsid w:val="003C40EA"/>
    <w:rsid w:val="003C4472"/>
    <w:rsid w:val="003C4CD4"/>
    <w:rsid w:val="003C543D"/>
    <w:rsid w:val="003C5C98"/>
    <w:rsid w:val="003C623F"/>
    <w:rsid w:val="003C63B0"/>
    <w:rsid w:val="003C6BBE"/>
    <w:rsid w:val="003C706C"/>
    <w:rsid w:val="003C7359"/>
    <w:rsid w:val="003C739A"/>
    <w:rsid w:val="003C79B5"/>
    <w:rsid w:val="003C7BC0"/>
    <w:rsid w:val="003C7FF7"/>
    <w:rsid w:val="003D0681"/>
    <w:rsid w:val="003D17E7"/>
    <w:rsid w:val="003D1878"/>
    <w:rsid w:val="003D1A4B"/>
    <w:rsid w:val="003D211F"/>
    <w:rsid w:val="003D3128"/>
    <w:rsid w:val="003D41F7"/>
    <w:rsid w:val="003D4E26"/>
    <w:rsid w:val="003D4FC0"/>
    <w:rsid w:val="003D6144"/>
    <w:rsid w:val="003D63F8"/>
    <w:rsid w:val="003D6AF0"/>
    <w:rsid w:val="003D7DC3"/>
    <w:rsid w:val="003E02CA"/>
    <w:rsid w:val="003E09F4"/>
    <w:rsid w:val="003E0CC9"/>
    <w:rsid w:val="003E111A"/>
    <w:rsid w:val="003E159D"/>
    <w:rsid w:val="003E1962"/>
    <w:rsid w:val="003E1C0E"/>
    <w:rsid w:val="003E208F"/>
    <w:rsid w:val="003E23E0"/>
    <w:rsid w:val="003E262B"/>
    <w:rsid w:val="003E3FC0"/>
    <w:rsid w:val="003E3FE1"/>
    <w:rsid w:val="003E40E1"/>
    <w:rsid w:val="003E463E"/>
    <w:rsid w:val="003E46EF"/>
    <w:rsid w:val="003E50D3"/>
    <w:rsid w:val="003E52B2"/>
    <w:rsid w:val="003E5682"/>
    <w:rsid w:val="003E6197"/>
    <w:rsid w:val="003E7913"/>
    <w:rsid w:val="003E79C3"/>
    <w:rsid w:val="003E7B67"/>
    <w:rsid w:val="003F0288"/>
    <w:rsid w:val="003F0835"/>
    <w:rsid w:val="003F1D9F"/>
    <w:rsid w:val="003F29A3"/>
    <w:rsid w:val="003F2DF0"/>
    <w:rsid w:val="003F388E"/>
    <w:rsid w:val="003F3897"/>
    <w:rsid w:val="003F4138"/>
    <w:rsid w:val="003F490F"/>
    <w:rsid w:val="003F49C0"/>
    <w:rsid w:val="003F4A36"/>
    <w:rsid w:val="003F5080"/>
    <w:rsid w:val="003F5347"/>
    <w:rsid w:val="003F59CC"/>
    <w:rsid w:val="003F6369"/>
    <w:rsid w:val="003F64F3"/>
    <w:rsid w:val="003F65B5"/>
    <w:rsid w:val="003F6D23"/>
    <w:rsid w:val="003F78A7"/>
    <w:rsid w:val="00400030"/>
    <w:rsid w:val="004000C6"/>
    <w:rsid w:val="00400CA2"/>
    <w:rsid w:val="00400DD9"/>
    <w:rsid w:val="00401D6B"/>
    <w:rsid w:val="00403409"/>
    <w:rsid w:val="0040354B"/>
    <w:rsid w:val="0040446F"/>
    <w:rsid w:val="004050EC"/>
    <w:rsid w:val="00405241"/>
    <w:rsid w:val="00405BB2"/>
    <w:rsid w:val="004068CD"/>
    <w:rsid w:val="00406AC0"/>
    <w:rsid w:val="00406FD4"/>
    <w:rsid w:val="004077C7"/>
    <w:rsid w:val="00407B8C"/>
    <w:rsid w:val="00407C6A"/>
    <w:rsid w:val="00407EFF"/>
    <w:rsid w:val="00410178"/>
    <w:rsid w:val="00410EE6"/>
    <w:rsid w:val="0041144F"/>
    <w:rsid w:val="00411989"/>
    <w:rsid w:val="00411EBD"/>
    <w:rsid w:val="004123F4"/>
    <w:rsid w:val="004124D4"/>
    <w:rsid w:val="00412A84"/>
    <w:rsid w:val="00412CBD"/>
    <w:rsid w:val="00412E06"/>
    <w:rsid w:val="00412E96"/>
    <w:rsid w:val="0041394F"/>
    <w:rsid w:val="00413E88"/>
    <w:rsid w:val="0041528F"/>
    <w:rsid w:val="00415D76"/>
    <w:rsid w:val="00415E77"/>
    <w:rsid w:val="00416239"/>
    <w:rsid w:val="00417063"/>
    <w:rsid w:val="004173C2"/>
    <w:rsid w:val="00420E50"/>
    <w:rsid w:val="00421508"/>
    <w:rsid w:val="004217E0"/>
    <w:rsid w:val="004219C7"/>
    <w:rsid w:val="00422337"/>
    <w:rsid w:val="0042287E"/>
    <w:rsid w:val="00422F2C"/>
    <w:rsid w:val="0042327E"/>
    <w:rsid w:val="004232C7"/>
    <w:rsid w:val="0042457B"/>
    <w:rsid w:val="00424E83"/>
    <w:rsid w:val="004252D3"/>
    <w:rsid w:val="00425FE8"/>
    <w:rsid w:val="004261AC"/>
    <w:rsid w:val="00426BB0"/>
    <w:rsid w:val="00427361"/>
    <w:rsid w:val="00427FE3"/>
    <w:rsid w:val="00430916"/>
    <w:rsid w:val="0043198F"/>
    <w:rsid w:val="00431AFB"/>
    <w:rsid w:val="00431B78"/>
    <w:rsid w:val="00431F1F"/>
    <w:rsid w:val="004321DB"/>
    <w:rsid w:val="00432AF3"/>
    <w:rsid w:val="00432BD8"/>
    <w:rsid w:val="00433123"/>
    <w:rsid w:val="00434486"/>
    <w:rsid w:val="00434644"/>
    <w:rsid w:val="00434EC2"/>
    <w:rsid w:val="00434ED6"/>
    <w:rsid w:val="0043545B"/>
    <w:rsid w:val="0043549B"/>
    <w:rsid w:val="004356AC"/>
    <w:rsid w:val="00435B10"/>
    <w:rsid w:val="00435D07"/>
    <w:rsid w:val="00436052"/>
    <w:rsid w:val="004405F3"/>
    <w:rsid w:val="00440E37"/>
    <w:rsid w:val="004413BE"/>
    <w:rsid w:val="004414BB"/>
    <w:rsid w:val="00441F07"/>
    <w:rsid w:val="0044296A"/>
    <w:rsid w:val="0044312E"/>
    <w:rsid w:val="004433F3"/>
    <w:rsid w:val="00443898"/>
    <w:rsid w:val="00443CDB"/>
    <w:rsid w:val="004446B0"/>
    <w:rsid w:val="004447AE"/>
    <w:rsid w:val="00444DD0"/>
    <w:rsid w:val="00444EDF"/>
    <w:rsid w:val="00445181"/>
    <w:rsid w:val="004457FF"/>
    <w:rsid w:val="00446792"/>
    <w:rsid w:val="0044691F"/>
    <w:rsid w:val="004478CF"/>
    <w:rsid w:val="004504D5"/>
    <w:rsid w:val="0045057F"/>
    <w:rsid w:val="00450584"/>
    <w:rsid w:val="00450A63"/>
    <w:rsid w:val="00450C33"/>
    <w:rsid w:val="00450F21"/>
    <w:rsid w:val="004510D8"/>
    <w:rsid w:val="00451918"/>
    <w:rsid w:val="00451E46"/>
    <w:rsid w:val="00452FD3"/>
    <w:rsid w:val="004539EE"/>
    <w:rsid w:val="004543F1"/>
    <w:rsid w:val="00454A19"/>
    <w:rsid w:val="00454A8C"/>
    <w:rsid w:val="00454F54"/>
    <w:rsid w:val="00455826"/>
    <w:rsid w:val="00455D95"/>
    <w:rsid w:val="004565AA"/>
    <w:rsid w:val="00457294"/>
    <w:rsid w:val="004574BE"/>
    <w:rsid w:val="0046056A"/>
    <w:rsid w:val="00460B5A"/>
    <w:rsid w:val="004618D8"/>
    <w:rsid w:val="00461AD4"/>
    <w:rsid w:val="0046261E"/>
    <w:rsid w:val="00462B1E"/>
    <w:rsid w:val="00463347"/>
    <w:rsid w:val="00463474"/>
    <w:rsid w:val="00464397"/>
    <w:rsid w:val="004654BB"/>
    <w:rsid w:val="00466162"/>
    <w:rsid w:val="004703B6"/>
    <w:rsid w:val="00470931"/>
    <w:rsid w:val="00470E82"/>
    <w:rsid w:val="00471454"/>
    <w:rsid w:val="0047172E"/>
    <w:rsid w:val="0047219A"/>
    <w:rsid w:val="0047268C"/>
    <w:rsid w:val="00472C75"/>
    <w:rsid w:val="00472F89"/>
    <w:rsid w:val="00473C19"/>
    <w:rsid w:val="00474110"/>
    <w:rsid w:val="004741DF"/>
    <w:rsid w:val="00474970"/>
    <w:rsid w:val="00474AFC"/>
    <w:rsid w:val="00474F55"/>
    <w:rsid w:val="00475067"/>
    <w:rsid w:val="004751F5"/>
    <w:rsid w:val="004755E9"/>
    <w:rsid w:val="004759F3"/>
    <w:rsid w:val="00476521"/>
    <w:rsid w:val="004775FE"/>
    <w:rsid w:val="00477985"/>
    <w:rsid w:val="00480386"/>
    <w:rsid w:val="0048168E"/>
    <w:rsid w:val="00481CED"/>
    <w:rsid w:val="00483037"/>
    <w:rsid w:val="00483699"/>
    <w:rsid w:val="00483855"/>
    <w:rsid w:val="00483F46"/>
    <w:rsid w:val="0048455E"/>
    <w:rsid w:val="00484CEA"/>
    <w:rsid w:val="00485A63"/>
    <w:rsid w:val="00485F80"/>
    <w:rsid w:val="0048651D"/>
    <w:rsid w:val="0048667D"/>
    <w:rsid w:val="00486AC8"/>
    <w:rsid w:val="004873F2"/>
    <w:rsid w:val="00487CD9"/>
    <w:rsid w:val="00487E6E"/>
    <w:rsid w:val="00487EA8"/>
    <w:rsid w:val="00487F40"/>
    <w:rsid w:val="0049048F"/>
    <w:rsid w:val="00490C68"/>
    <w:rsid w:val="00490C74"/>
    <w:rsid w:val="00491B9D"/>
    <w:rsid w:val="00491D17"/>
    <w:rsid w:val="0049254F"/>
    <w:rsid w:val="004926C4"/>
    <w:rsid w:val="00492737"/>
    <w:rsid w:val="00492FD3"/>
    <w:rsid w:val="004940A4"/>
    <w:rsid w:val="004946B2"/>
    <w:rsid w:val="00495300"/>
    <w:rsid w:val="00495575"/>
    <w:rsid w:val="00495F49"/>
    <w:rsid w:val="004963BD"/>
    <w:rsid w:val="004964F2"/>
    <w:rsid w:val="004969BB"/>
    <w:rsid w:val="004A0654"/>
    <w:rsid w:val="004A1299"/>
    <w:rsid w:val="004A19AE"/>
    <w:rsid w:val="004A2724"/>
    <w:rsid w:val="004A2A00"/>
    <w:rsid w:val="004A3067"/>
    <w:rsid w:val="004A3127"/>
    <w:rsid w:val="004A34E0"/>
    <w:rsid w:val="004A3B20"/>
    <w:rsid w:val="004A40D0"/>
    <w:rsid w:val="004A4307"/>
    <w:rsid w:val="004A4505"/>
    <w:rsid w:val="004A46C4"/>
    <w:rsid w:val="004A56CD"/>
    <w:rsid w:val="004A58F2"/>
    <w:rsid w:val="004A5C7C"/>
    <w:rsid w:val="004A61B1"/>
    <w:rsid w:val="004A6234"/>
    <w:rsid w:val="004A70EC"/>
    <w:rsid w:val="004A7541"/>
    <w:rsid w:val="004A7600"/>
    <w:rsid w:val="004B048C"/>
    <w:rsid w:val="004B04B8"/>
    <w:rsid w:val="004B11D4"/>
    <w:rsid w:val="004B128A"/>
    <w:rsid w:val="004B14A2"/>
    <w:rsid w:val="004B2B20"/>
    <w:rsid w:val="004B2B4A"/>
    <w:rsid w:val="004B4FAB"/>
    <w:rsid w:val="004B54E1"/>
    <w:rsid w:val="004B5B2E"/>
    <w:rsid w:val="004B6038"/>
    <w:rsid w:val="004B6297"/>
    <w:rsid w:val="004B6B04"/>
    <w:rsid w:val="004B71CD"/>
    <w:rsid w:val="004B71D9"/>
    <w:rsid w:val="004B73A3"/>
    <w:rsid w:val="004B7CD1"/>
    <w:rsid w:val="004B7E1A"/>
    <w:rsid w:val="004C00C6"/>
    <w:rsid w:val="004C02CE"/>
    <w:rsid w:val="004C081F"/>
    <w:rsid w:val="004C0A57"/>
    <w:rsid w:val="004C0B25"/>
    <w:rsid w:val="004C16E5"/>
    <w:rsid w:val="004C1C97"/>
    <w:rsid w:val="004C2183"/>
    <w:rsid w:val="004C36E1"/>
    <w:rsid w:val="004C3C13"/>
    <w:rsid w:val="004C46AC"/>
    <w:rsid w:val="004C4E83"/>
    <w:rsid w:val="004C534A"/>
    <w:rsid w:val="004C5E7C"/>
    <w:rsid w:val="004C6596"/>
    <w:rsid w:val="004C6A05"/>
    <w:rsid w:val="004C6B37"/>
    <w:rsid w:val="004C6CEF"/>
    <w:rsid w:val="004C76BC"/>
    <w:rsid w:val="004C7BB3"/>
    <w:rsid w:val="004D003A"/>
    <w:rsid w:val="004D05ED"/>
    <w:rsid w:val="004D104D"/>
    <w:rsid w:val="004D1A8E"/>
    <w:rsid w:val="004D2009"/>
    <w:rsid w:val="004D30B2"/>
    <w:rsid w:val="004D384C"/>
    <w:rsid w:val="004D489F"/>
    <w:rsid w:val="004D4C97"/>
    <w:rsid w:val="004D5142"/>
    <w:rsid w:val="004D5327"/>
    <w:rsid w:val="004D6D40"/>
    <w:rsid w:val="004D7FA8"/>
    <w:rsid w:val="004E0958"/>
    <w:rsid w:val="004E2582"/>
    <w:rsid w:val="004E29A3"/>
    <w:rsid w:val="004E2C3B"/>
    <w:rsid w:val="004E31CD"/>
    <w:rsid w:val="004E3993"/>
    <w:rsid w:val="004E3DC6"/>
    <w:rsid w:val="004E3E0E"/>
    <w:rsid w:val="004E3E66"/>
    <w:rsid w:val="004E4165"/>
    <w:rsid w:val="004E426C"/>
    <w:rsid w:val="004E4B6B"/>
    <w:rsid w:val="004E4F8D"/>
    <w:rsid w:val="004E515E"/>
    <w:rsid w:val="004E5323"/>
    <w:rsid w:val="004E64C5"/>
    <w:rsid w:val="004E6705"/>
    <w:rsid w:val="004E6E3A"/>
    <w:rsid w:val="004E7099"/>
    <w:rsid w:val="004E7225"/>
    <w:rsid w:val="004E740C"/>
    <w:rsid w:val="004E78C2"/>
    <w:rsid w:val="004E7B18"/>
    <w:rsid w:val="004F0039"/>
    <w:rsid w:val="004F0CA5"/>
    <w:rsid w:val="004F0D7E"/>
    <w:rsid w:val="004F1544"/>
    <w:rsid w:val="004F1E2B"/>
    <w:rsid w:val="004F1E98"/>
    <w:rsid w:val="004F2F09"/>
    <w:rsid w:val="004F364B"/>
    <w:rsid w:val="004F3677"/>
    <w:rsid w:val="004F3D64"/>
    <w:rsid w:val="004F4EAC"/>
    <w:rsid w:val="004F50AC"/>
    <w:rsid w:val="004F5580"/>
    <w:rsid w:val="004F55AF"/>
    <w:rsid w:val="004F583F"/>
    <w:rsid w:val="004F6255"/>
    <w:rsid w:val="004F7BBE"/>
    <w:rsid w:val="004F7E04"/>
    <w:rsid w:val="004F7E92"/>
    <w:rsid w:val="00500055"/>
    <w:rsid w:val="0050066B"/>
    <w:rsid w:val="00500AC7"/>
    <w:rsid w:val="00501C29"/>
    <w:rsid w:val="00501C31"/>
    <w:rsid w:val="00501FDF"/>
    <w:rsid w:val="00502CF5"/>
    <w:rsid w:val="00502DFF"/>
    <w:rsid w:val="00502E04"/>
    <w:rsid w:val="00503060"/>
    <w:rsid w:val="00504EBA"/>
    <w:rsid w:val="0050649D"/>
    <w:rsid w:val="005069C3"/>
    <w:rsid w:val="0050705C"/>
    <w:rsid w:val="005071F0"/>
    <w:rsid w:val="0050732E"/>
    <w:rsid w:val="00511214"/>
    <w:rsid w:val="0051139E"/>
    <w:rsid w:val="0051201D"/>
    <w:rsid w:val="00512286"/>
    <w:rsid w:val="005122E9"/>
    <w:rsid w:val="00512467"/>
    <w:rsid w:val="00512743"/>
    <w:rsid w:val="00512F8E"/>
    <w:rsid w:val="005135A3"/>
    <w:rsid w:val="005136CC"/>
    <w:rsid w:val="00513822"/>
    <w:rsid w:val="0051395B"/>
    <w:rsid w:val="00513E21"/>
    <w:rsid w:val="005141DE"/>
    <w:rsid w:val="00514651"/>
    <w:rsid w:val="00514660"/>
    <w:rsid w:val="00514921"/>
    <w:rsid w:val="00515358"/>
    <w:rsid w:val="00516025"/>
    <w:rsid w:val="005162AA"/>
    <w:rsid w:val="005163FD"/>
    <w:rsid w:val="005176E0"/>
    <w:rsid w:val="00517DFF"/>
    <w:rsid w:val="005201DE"/>
    <w:rsid w:val="005202F6"/>
    <w:rsid w:val="00521301"/>
    <w:rsid w:val="0052180E"/>
    <w:rsid w:val="00521C1B"/>
    <w:rsid w:val="00523B46"/>
    <w:rsid w:val="00523C81"/>
    <w:rsid w:val="00523DF7"/>
    <w:rsid w:val="00524515"/>
    <w:rsid w:val="0052472D"/>
    <w:rsid w:val="00524BA8"/>
    <w:rsid w:val="00524E0B"/>
    <w:rsid w:val="00524F21"/>
    <w:rsid w:val="00525359"/>
    <w:rsid w:val="005255C9"/>
    <w:rsid w:val="0052590C"/>
    <w:rsid w:val="00526910"/>
    <w:rsid w:val="00526E9E"/>
    <w:rsid w:val="00527409"/>
    <w:rsid w:val="005304EB"/>
    <w:rsid w:val="005305F7"/>
    <w:rsid w:val="005307C9"/>
    <w:rsid w:val="00530AA3"/>
    <w:rsid w:val="00530E90"/>
    <w:rsid w:val="005314B3"/>
    <w:rsid w:val="00531BEE"/>
    <w:rsid w:val="005338B9"/>
    <w:rsid w:val="00533EB7"/>
    <w:rsid w:val="00534541"/>
    <w:rsid w:val="005350F9"/>
    <w:rsid w:val="0053519C"/>
    <w:rsid w:val="00535922"/>
    <w:rsid w:val="00536069"/>
    <w:rsid w:val="00537931"/>
    <w:rsid w:val="00537BDE"/>
    <w:rsid w:val="00537CAE"/>
    <w:rsid w:val="005403DB"/>
    <w:rsid w:val="0054052B"/>
    <w:rsid w:val="0054066F"/>
    <w:rsid w:val="00540EC9"/>
    <w:rsid w:val="00541172"/>
    <w:rsid w:val="005423CA"/>
    <w:rsid w:val="00542439"/>
    <w:rsid w:val="005427D1"/>
    <w:rsid w:val="00542AED"/>
    <w:rsid w:val="00542C1B"/>
    <w:rsid w:val="00542FB0"/>
    <w:rsid w:val="005432C2"/>
    <w:rsid w:val="005441C1"/>
    <w:rsid w:val="0054545F"/>
    <w:rsid w:val="0054592C"/>
    <w:rsid w:val="00545BAB"/>
    <w:rsid w:val="005463A6"/>
    <w:rsid w:val="00546951"/>
    <w:rsid w:val="00550355"/>
    <w:rsid w:val="0055075F"/>
    <w:rsid w:val="0055094B"/>
    <w:rsid w:val="0055131C"/>
    <w:rsid w:val="005516AC"/>
    <w:rsid w:val="00551821"/>
    <w:rsid w:val="00551DE2"/>
    <w:rsid w:val="0055294E"/>
    <w:rsid w:val="00553057"/>
    <w:rsid w:val="005539AA"/>
    <w:rsid w:val="00553B39"/>
    <w:rsid w:val="00554D0F"/>
    <w:rsid w:val="005554FC"/>
    <w:rsid w:val="0055561B"/>
    <w:rsid w:val="005559DF"/>
    <w:rsid w:val="00555FB2"/>
    <w:rsid w:val="00556CE8"/>
    <w:rsid w:val="00557791"/>
    <w:rsid w:val="00557C4F"/>
    <w:rsid w:val="0056014E"/>
    <w:rsid w:val="00560911"/>
    <w:rsid w:val="00560A1F"/>
    <w:rsid w:val="00560C7E"/>
    <w:rsid w:val="00561073"/>
    <w:rsid w:val="00561229"/>
    <w:rsid w:val="00561D15"/>
    <w:rsid w:val="00561E4E"/>
    <w:rsid w:val="00561F08"/>
    <w:rsid w:val="00562587"/>
    <w:rsid w:val="00562685"/>
    <w:rsid w:val="0056314A"/>
    <w:rsid w:val="0056398C"/>
    <w:rsid w:val="00563A5D"/>
    <w:rsid w:val="0056426D"/>
    <w:rsid w:val="00564E42"/>
    <w:rsid w:val="0056508E"/>
    <w:rsid w:val="0056536A"/>
    <w:rsid w:val="00565720"/>
    <w:rsid w:val="00566A90"/>
    <w:rsid w:val="005672F9"/>
    <w:rsid w:val="005702C2"/>
    <w:rsid w:val="005702EA"/>
    <w:rsid w:val="00570399"/>
    <w:rsid w:val="00572226"/>
    <w:rsid w:val="005725F9"/>
    <w:rsid w:val="00572BC7"/>
    <w:rsid w:val="00572ECE"/>
    <w:rsid w:val="00573860"/>
    <w:rsid w:val="005738CC"/>
    <w:rsid w:val="0057390D"/>
    <w:rsid w:val="0057392C"/>
    <w:rsid w:val="00573A25"/>
    <w:rsid w:val="005740C6"/>
    <w:rsid w:val="005745C2"/>
    <w:rsid w:val="00574C27"/>
    <w:rsid w:val="00575153"/>
    <w:rsid w:val="00575AFE"/>
    <w:rsid w:val="00576499"/>
    <w:rsid w:val="00576618"/>
    <w:rsid w:val="00576E49"/>
    <w:rsid w:val="00577F1A"/>
    <w:rsid w:val="0058033B"/>
    <w:rsid w:val="005805B8"/>
    <w:rsid w:val="00580922"/>
    <w:rsid w:val="00580B82"/>
    <w:rsid w:val="00581F29"/>
    <w:rsid w:val="005823A6"/>
    <w:rsid w:val="005824A1"/>
    <w:rsid w:val="0058259B"/>
    <w:rsid w:val="00582973"/>
    <w:rsid w:val="00582D87"/>
    <w:rsid w:val="00583759"/>
    <w:rsid w:val="0058384B"/>
    <w:rsid w:val="00583C6F"/>
    <w:rsid w:val="0058474A"/>
    <w:rsid w:val="00584B41"/>
    <w:rsid w:val="0058501F"/>
    <w:rsid w:val="005852B4"/>
    <w:rsid w:val="005855DC"/>
    <w:rsid w:val="0058570B"/>
    <w:rsid w:val="00585803"/>
    <w:rsid w:val="00585B01"/>
    <w:rsid w:val="00585EC4"/>
    <w:rsid w:val="005861ED"/>
    <w:rsid w:val="00586576"/>
    <w:rsid w:val="005865DB"/>
    <w:rsid w:val="00586AA9"/>
    <w:rsid w:val="00587138"/>
    <w:rsid w:val="00590A22"/>
    <w:rsid w:val="00590E02"/>
    <w:rsid w:val="00591423"/>
    <w:rsid w:val="005921A1"/>
    <w:rsid w:val="00592C02"/>
    <w:rsid w:val="00592F97"/>
    <w:rsid w:val="005936B8"/>
    <w:rsid w:val="005937D2"/>
    <w:rsid w:val="005937E6"/>
    <w:rsid w:val="00594326"/>
    <w:rsid w:val="005947FF"/>
    <w:rsid w:val="00595B64"/>
    <w:rsid w:val="005961B4"/>
    <w:rsid w:val="0059620A"/>
    <w:rsid w:val="005964B5"/>
    <w:rsid w:val="00596B41"/>
    <w:rsid w:val="00596F24"/>
    <w:rsid w:val="0059796A"/>
    <w:rsid w:val="005A05C9"/>
    <w:rsid w:val="005A18E3"/>
    <w:rsid w:val="005A21C3"/>
    <w:rsid w:val="005A250D"/>
    <w:rsid w:val="005A31E4"/>
    <w:rsid w:val="005A33DF"/>
    <w:rsid w:val="005A372D"/>
    <w:rsid w:val="005A4810"/>
    <w:rsid w:val="005A4EF0"/>
    <w:rsid w:val="005A60BC"/>
    <w:rsid w:val="005A649C"/>
    <w:rsid w:val="005A68BC"/>
    <w:rsid w:val="005A6F67"/>
    <w:rsid w:val="005A7036"/>
    <w:rsid w:val="005A729A"/>
    <w:rsid w:val="005A7306"/>
    <w:rsid w:val="005A7468"/>
    <w:rsid w:val="005A7F17"/>
    <w:rsid w:val="005B00E7"/>
    <w:rsid w:val="005B0EB5"/>
    <w:rsid w:val="005B1439"/>
    <w:rsid w:val="005B17C9"/>
    <w:rsid w:val="005B1D3C"/>
    <w:rsid w:val="005B2564"/>
    <w:rsid w:val="005B2B9D"/>
    <w:rsid w:val="005B31D5"/>
    <w:rsid w:val="005B419E"/>
    <w:rsid w:val="005B4335"/>
    <w:rsid w:val="005B4827"/>
    <w:rsid w:val="005B4D73"/>
    <w:rsid w:val="005B4FAE"/>
    <w:rsid w:val="005B50E1"/>
    <w:rsid w:val="005B54A5"/>
    <w:rsid w:val="005B5A9C"/>
    <w:rsid w:val="005B6168"/>
    <w:rsid w:val="005B6D1B"/>
    <w:rsid w:val="005B73CE"/>
    <w:rsid w:val="005B7929"/>
    <w:rsid w:val="005B7C9E"/>
    <w:rsid w:val="005B7CE9"/>
    <w:rsid w:val="005C13DB"/>
    <w:rsid w:val="005C1BB8"/>
    <w:rsid w:val="005C1C8F"/>
    <w:rsid w:val="005C1EA1"/>
    <w:rsid w:val="005C2619"/>
    <w:rsid w:val="005C3655"/>
    <w:rsid w:val="005C39D2"/>
    <w:rsid w:val="005C3FAE"/>
    <w:rsid w:val="005C3FB9"/>
    <w:rsid w:val="005C41E0"/>
    <w:rsid w:val="005C52AB"/>
    <w:rsid w:val="005C5774"/>
    <w:rsid w:val="005C5A86"/>
    <w:rsid w:val="005C610D"/>
    <w:rsid w:val="005C6C4B"/>
    <w:rsid w:val="005C77E2"/>
    <w:rsid w:val="005D0133"/>
    <w:rsid w:val="005D0313"/>
    <w:rsid w:val="005D058B"/>
    <w:rsid w:val="005D06D1"/>
    <w:rsid w:val="005D074A"/>
    <w:rsid w:val="005D1B3D"/>
    <w:rsid w:val="005D1EC0"/>
    <w:rsid w:val="005D1FD3"/>
    <w:rsid w:val="005D2B89"/>
    <w:rsid w:val="005D2C3F"/>
    <w:rsid w:val="005D49FE"/>
    <w:rsid w:val="005D4AB1"/>
    <w:rsid w:val="005D5B3A"/>
    <w:rsid w:val="005D7176"/>
    <w:rsid w:val="005D7314"/>
    <w:rsid w:val="005D7438"/>
    <w:rsid w:val="005D78E1"/>
    <w:rsid w:val="005E0522"/>
    <w:rsid w:val="005E0C6C"/>
    <w:rsid w:val="005E0C7D"/>
    <w:rsid w:val="005E1D85"/>
    <w:rsid w:val="005E23FD"/>
    <w:rsid w:val="005E2C00"/>
    <w:rsid w:val="005E3ABE"/>
    <w:rsid w:val="005E3DA1"/>
    <w:rsid w:val="005E4D77"/>
    <w:rsid w:val="005E5051"/>
    <w:rsid w:val="005E536A"/>
    <w:rsid w:val="005E57AA"/>
    <w:rsid w:val="005E5981"/>
    <w:rsid w:val="005E5B97"/>
    <w:rsid w:val="005E6306"/>
    <w:rsid w:val="005E639F"/>
    <w:rsid w:val="005E6B07"/>
    <w:rsid w:val="005E72E4"/>
    <w:rsid w:val="005E75FB"/>
    <w:rsid w:val="005E7A35"/>
    <w:rsid w:val="005E7E43"/>
    <w:rsid w:val="005F0492"/>
    <w:rsid w:val="005F0D40"/>
    <w:rsid w:val="005F0DAB"/>
    <w:rsid w:val="005F14A8"/>
    <w:rsid w:val="005F14EE"/>
    <w:rsid w:val="005F1A0B"/>
    <w:rsid w:val="005F2CC3"/>
    <w:rsid w:val="005F32F6"/>
    <w:rsid w:val="005F381E"/>
    <w:rsid w:val="005F384B"/>
    <w:rsid w:val="005F3A6A"/>
    <w:rsid w:val="005F42F9"/>
    <w:rsid w:val="005F43FC"/>
    <w:rsid w:val="005F4622"/>
    <w:rsid w:val="005F46AA"/>
    <w:rsid w:val="005F4AD0"/>
    <w:rsid w:val="005F5AC8"/>
    <w:rsid w:val="005F6397"/>
    <w:rsid w:val="005F6621"/>
    <w:rsid w:val="005F68DE"/>
    <w:rsid w:val="005F758B"/>
    <w:rsid w:val="005F765F"/>
    <w:rsid w:val="005F7CCB"/>
    <w:rsid w:val="005F7D22"/>
    <w:rsid w:val="005F7E0A"/>
    <w:rsid w:val="005F7FB9"/>
    <w:rsid w:val="0060011B"/>
    <w:rsid w:val="00600995"/>
    <w:rsid w:val="00600E89"/>
    <w:rsid w:val="0060176E"/>
    <w:rsid w:val="00601890"/>
    <w:rsid w:val="00601ECB"/>
    <w:rsid w:val="00602A07"/>
    <w:rsid w:val="00602C1C"/>
    <w:rsid w:val="0060355F"/>
    <w:rsid w:val="006035CC"/>
    <w:rsid w:val="00603971"/>
    <w:rsid w:val="00603BFF"/>
    <w:rsid w:val="00603E3B"/>
    <w:rsid w:val="00604212"/>
    <w:rsid w:val="00604521"/>
    <w:rsid w:val="00604615"/>
    <w:rsid w:val="00604723"/>
    <w:rsid w:val="00604E53"/>
    <w:rsid w:val="006058EF"/>
    <w:rsid w:val="006059C0"/>
    <w:rsid w:val="0060649F"/>
    <w:rsid w:val="00606535"/>
    <w:rsid w:val="00606FE1"/>
    <w:rsid w:val="006074AE"/>
    <w:rsid w:val="006100CE"/>
    <w:rsid w:val="00611363"/>
    <w:rsid w:val="00612481"/>
    <w:rsid w:val="00612618"/>
    <w:rsid w:val="0061266F"/>
    <w:rsid w:val="00612950"/>
    <w:rsid w:val="006129D8"/>
    <w:rsid w:val="00612AB7"/>
    <w:rsid w:val="00613FB4"/>
    <w:rsid w:val="00615976"/>
    <w:rsid w:val="006159B6"/>
    <w:rsid w:val="00615A46"/>
    <w:rsid w:val="00615A66"/>
    <w:rsid w:val="00615CDB"/>
    <w:rsid w:val="006166E9"/>
    <w:rsid w:val="006175C5"/>
    <w:rsid w:val="006179E0"/>
    <w:rsid w:val="00617AF9"/>
    <w:rsid w:val="00620113"/>
    <w:rsid w:val="0062011D"/>
    <w:rsid w:val="00620C4A"/>
    <w:rsid w:val="00620D41"/>
    <w:rsid w:val="00621214"/>
    <w:rsid w:val="006217DF"/>
    <w:rsid w:val="006219F8"/>
    <w:rsid w:val="00621F00"/>
    <w:rsid w:val="00621F07"/>
    <w:rsid w:val="0062239D"/>
    <w:rsid w:val="0062371A"/>
    <w:rsid w:val="0062472F"/>
    <w:rsid w:val="0062550D"/>
    <w:rsid w:val="00625968"/>
    <w:rsid w:val="00625A48"/>
    <w:rsid w:val="00625EC6"/>
    <w:rsid w:val="0062667D"/>
    <w:rsid w:val="00626B25"/>
    <w:rsid w:val="00627192"/>
    <w:rsid w:val="006272DB"/>
    <w:rsid w:val="00627910"/>
    <w:rsid w:val="00627F97"/>
    <w:rsid w:val="006314DA"/>
    <w:rsid w:val="00631BC2"/>
    <w:rsid w:val="00631C61"/>
    <w:rsid w:val="00631E53"/>
    <w:rsid w:val="006323C2"/>
    <w:rsid w:val="00634111"/>
    <w:rsid w:val="00634AE3"/>
    <w:rsid w:val="00634ED1"/>
    <w:rsid w:val="00635675"/>
    <w:rsid w:val="00635904"/>
    <w:rsid w:val="00636509"/>
    <w:rsid w:val="00636AC8"/>
    <w:rsid w:val="00636D3C"/>
    <w:rsid w:val="006370EA"/>
    <w:rsid w:val="006371B6"/>
    <w:rsid w:val="00637227"/>
    <w:rsid w:val="00640B43"/>
    <w:rsid w:val="00641238"/>
    <w:rsid w:val="006414CA"/>
    <w:rsid w:val="00641D5A"/>
    <w:rsid w:val="0064261F"/>
    <w:rsid w:val="00642773"/>
    <w:rsid w:val="00643105"/>
    <w:rsid w:val="0064323D"/>
    <w:rsid w:val="00643241"/>
    <w:rsid w:val="00643BFF"/>
    <w:rsid w:val="0064488E"/>
    <w:rsid w:val="00645344"/>
    <w:rsid w:val="006453D9"/>
    <w:rsid w:val="00645467"/>
    <w:rsid w:val="006473E3"/>
    <w:rsid w:val="00647915"/>
    <w:rsid w:val="00647A9E"/>
    <w:rsid w:val="00647D76"/>
    <w:rsid w:val="006500A6"/>
    <w:rsid w:val="0065039C"/>
    <w:rsid w:val="00650FD6"/>
    <w:rsid w:val="00651003"/>
    <w:rsid w:val="00651149"/>
    <w:rsid w:val="006516C8"/>
    <w:rsid w:val="00651895"/>
    <w:rsid w:val="00652055"/>
    <w:rsid w:val="006528F2"/>
    <w:rsid w:val="006531C3"/>
    <w:rsid w:val="00653457"/>
    <w:rsid w:val="0065382B"/>
    <w:rsid w:val="00653A1F"/>
    <w:rsid w:val="006543BB"/>
    <w:rsid w:val="00654799"/>
    <w:rsid w:val="006549D0"/>
    <w:rsid w:val="00654F00"/>
    <w:rsid w:val="00655B90"/>
    <w:rsid w:val="0065641E"/>
    <w:rsid w:val="00656F24"/>
    <w:rsid w:val="00657197"/>
    <w:rsid w:val="006579A2"/>
    <w:rsid w:val="006601CE"/>
    <w:rsid w:val="00660620"/>
    <w:rsid w:val="00660C9E"/>
    <w:rsid w:val="00660D2B"/>
    <w:rsid w:val="00661AF6"/>
    <w:rsid w:val="00661D8A"/>
    <w:rsid w:val="00662662"/>
    <w:rsid w:val="00662701"/>
    <w:rsid w:val="00662956"/>
    <w:rsid w:val="00662B3B"/>
    <w:rsid w:val="00662DA9"/>
    <w:rsid w:val="0066316B"/>
    <w:rsid w:val="006632AD"/>
    <w:rsid w:val="00663AB8"/>
    <w:rsid w:val="00663BC7"/>
    <w:rsid w:val="00664A81"/>
    <w:rsid w:val="00665CFC"/>
    <w:rsid w:val="006671B4"/>
    <w:rsid w:val="00667C62"/>
    <w:rsid w:val="00667C89"/>
    <w:rsid w:val="00667CC2"/>
    <w:rsid w:val="00667DB8"/>
    <w:rsid w:val="0067079E"/>
    <w:rsid w:val="00670C29"/>
    <w:rsid w:val="0067121B"/>
    <w:rsid w:val="0067130A"/>
    <w:rsid w:val="00671576"/>
    <w:rsid w:val="006719A5"/>
    <w:rsid w:val="00671ED4"/>
    <w:rsid w:val="00672F8B"/>
    <w:rsid w:val="0067425B"/>
    <w:rsid w:val="0067456C"/>
    <w:rsid w:val="006746AD"/>
    <w:rsid w:val="00674847"/>
    <w:rsid w:val="00674950"/>
    <w:rsid w:val="00675BF3"/>
    <w:rsid w:val="00675CBA"/>
    <w:rsid w:val="006763B9"/>
    <w:rsid w:val="0067690D"/>
    <w:rsid w:val="00677541"/>
    <w:rsid w:val="00677705"/>
    <w:rsid w:val="006808A0"/>
    <w:rsid w:val="00681292"/>
    <w:rsid w:val="00681301"/>
    <w:rsid w:val="0068227D"/>
    <w:rsid w:val="00682485"/>
    <w:rsid w:val="0068273A"/>
    <w:rsid w:val="006828F9"/>
    <w:rsid w:val="006839C8"/>
    <w:rsid w:val="00683B7D"/>
    <w:rsid w:val="00685D24"/>
    <w:rsid w:val="00685EA3"/>
    <w:rsid w:val="00685F89"/>
    <w:rsid w:val="0068618D"/>
    <w:rsid w:val="006863BB"/>
    <w:rsid w:val="00686D95"/>
    <w:rsid w:val="00686EA9"/>
    <w:rsid w:val="0068719C"/>
    <w:rsid w:val="006873B6"/>
    <w:rsid w:val="00687533"/>
    <w:rsid w:val="0068797A"/>
    <w:rsid w:val="00687F4B"/>
    <w:rsid w:val="006904AE"/>
    <w:rsid w:val="006905A9"/>
    <w:rsid w:val="006908A6"/>
    <w:rsid w:val="00690C33"/>
    <w:rsid w:val="00691D2A"/>
    <w:rsid w:val="00691ECE"/>
    <w:rsid w:val="0069237C"/>
    <w:rsid w:val="00692952"/>
    <w:rsid w:val="00694C5B"/>
    <w:rsid w:val="00694ECA"/>
    <w:rsid w:val="006953E6"/>
    <w:rsid w:val="006959C8"/>
    <w:rsid w:val="006963C3"/>
    <w:rsid w:val="0069654A"/>
    <w:rsid w:val="00696A08"/>
    <w:rsid w:val="00696A99"/>
    <w:rsid w:val="00696CE1"/>
    <w:rsid w:val="006971E5"/>
    <w:rsid w:val="00697A89"/>
    <w:rsid w:val="006A168C"/>
    <w:rsid w:val="006A16CE"/>
    <w:rsid w:val="006A206E"/>
    <w:rsid w:val="006A37E5"/>
    <w:rsid w:val="006A37F1"/>
    <w:rsid w:val="006A38F0"/>
    <w:rsid w:val="006A4BB6"/>
    <w:rsid w:val="006A4E32"/>
    <w:rsid w:val="006A53E0"/>
    <w:rsid w:val="006A57A2"/>
    <w:rsid w:val="006A5815"/>
    <w:rsid w:val="006A5A40"/>
    <w:rsid w:val="006A5B71"/>
    <w:rsid w:val="006A5F1C"/>
    <w:rsid w:val="006A6C4A"/>
    <w:rsid w:val="006A75EA"/>
    <w:rsid w:val="006B0161"/>
    <w:rsid w:val="006B0670"/>
    <w:rsid w:val="006B06A8"/>
    <w:rsid w:val="006B0AEE"/>
    <w:rsid w:val="006B10B5"/>
    <w:rsid w:val="006B2686"/>
    <w:rsid w:val="006B2FD1"/>
    <w:rsid w:val="006B3927"/>
    <w:rsid w:val="006B3E3C"/>
    <w:rsid w:val="006B4D35"/>
    <w:rsid w:val="006B5392"/>
    <w:rsid w:val="006B5A07"/>
    <w:rsid w:val="006B714E"/>
    <w:rsid w:val="006B741B"/>
    <w:rsid w:val="006B74AE"/>
    <w:rsid w:val="006B7DFF"/>
    <w:rsid w:val="006B7E57"/>
    <w:rsid w:val="006C026F"/>
    <w:rsid w:val="006C0846"/>
    <w:rsid w:val="006C08D1"/>
    <w:rsid w:val="006C181F"/>
    <w:rsid w:val="006C1845"/>
    <w:rsid w:val="006C206C"/>
    <w:rsid w:val="006C268F"/>
    <w:rsid w:val="006C35F8"/>
    <w:rsid w:val="006C3851"/>
    <w:rsid w:val="006C3DCA"/>
    <w:rsid w:val="006C4056"/>
    <w:rsid w:val="006C461C"/>
    <w:rsid w:val="006C4732"/>
    <w:rsid w:val="006C487B"/>
    <w:rsid w:val="006C4AEB"/>
    <w:rsid w:val="006C5A62"/>
    <w:rsid w:val="006C6019"/>
    <w:rsid w:val="006C66EE"/>
    <w:rsid w:val="006C69F9"/>
    <w:rsid w:val="006C7B06"/>
    <w:rsid w:val="006D050B"/>
    <w:rsid w:val="006D0C64"/>
    <w:rsid w:val="006D0DA9"/>
    <w:rsid w:val="006D100D"/>
    <w:rsid w:val="006D325E"/>
    <w:rsid w:val="006D3A3D"/>
    <w:rsid w:val="006D4643"/>
    <w:rsid w:val="006D4690"/>
    <w:rsid w:val="006D4E71"/>
    <w:rsid w:val="006D4FBC"/>
    <w:rsid w:val="006D5692"/>
    <w:rsid w:val="006D5F51"/>
    <w:rsid w:val="006D617A"/>
    <w:rsid w:val="006D64FA"/>
    <w:rsid w:val="006D6637"/>
    <w:rsid w:val="006D66AD"/>
    <w:rsid w:val="006D67A2"/>
    <w:rsid w:val="006D7715"/>
    <w:rsid w:val="006D7908"/>
    <w:rsid w:val="006D7B9A"/>
    <w:rsid w:val="006E0BCA"/>
    <w:rsid w:val="006E0D84"/>
    <w:rsid w:val="006E10DA"/>
    <w:rsid w:val="006E1E0E"/>
    <w:rsid w:val="006E2115"/>
    <w:rsid w:val="006E24D6"/>
    <w:rsid w:val="006E29FF"/>
    <w:rsid w:val="006E3147"/>
    <w:rsid w:val="006E3161"/>
    <w:rsid w:val="006E3B37"/>
    <w:rsid w:val="006E3ED2"/>
    <w:rsid w:val="006E4372"/>
    <w:rsid w:val="006E5195"/>
    <w:rsid w:val="006E5E06"/>
    <w:rsid w:val="006E64CE"/>
    <w:rsid w:val="006E6C06"/>
    <w:rsid w:val="006E6FBE"/>
    <w:rsid w:val="006E6FE7"/>
    <w:rsid w:val="006E7860"/>
    <w:rsid w:val="006E7FD3"/>
    <w:rsid w:val="006F162E"/>
    <w:rsid w:val="006F2947"/>
    <w:rsid w:val="006F2D5A"/>
    <w:rsid w:val="006F326A"/>
    <w:rsid w:val="006F34F9"/>
    <w:rsid w:val="006F36BA"/>
    <w:rsid w:val="006F40DF"/>
    <w:rsid w:val="006F41E6"/>
    <w:rsid w:val="006F46C1"/>
    <w:rsid w:val="006F474F"/>
    <w:rsid w:val="006F4BA3"/>
    <w:rsid w:val="006F511B"/>
    <w:rsid w:val="006F5ACC"/>
    <w:rsid w:val="006F658A"/>
    <w:rsid w:val="006F732A"/>
    <w:rsid w:val="006F738F"/>
    <w:rsid w:val="006F7758"/>
    <w:rsid w:val="006F7DA5"/>
    <w:rsid w:val="006F7F94"/>
    <w:rsid w:val="0070088A"/>
    <w:rsid w:val="00700915"/>
    <w:rsid w:val="00701077"/>
    <w:rsid w:val="0070121D"/>
    <w:rsid w:val="00701798"/>
    <w:rsid w:val="00701C3E"/>
    <w:rsid w:val="00702A64"/>
    <w:rsid w:val="007033EC"/>
    <w:rsid w:val="0070343E"/>
    <w:rsid w:val="00704235"/>
    <w:rsid w:val="0070489C"/>
    <w:rsid w:val="00705599"/>
    <w:rsid w:val="007055B5"/>
    <w:rsid w:val="0070577E"/>
    <w:rsid w:val="00705AF1"/>
    <w:rsid w:val="00705E92"/>
    <w:rsid w:val="007065DB"/>
    <w:rsid w:val="0070662E"/>
    <w:rsid w:val="00707173"/>
    <w:rsid w:val="0070775D"/>
    <w:rsid w:val="007100AE"/>
    <w:rsid w:val="007107DE"/>
    <w:rsid w:val="007112C8"/>
    <w:rsid w:val="007114DC"/>
    <w:rsid w:val="007115AC"/>
    <w:rsid w:val="007119C6"/>
    <w:rsid w:val="00711CE5"/>
    <w:rsid w:val="00711E34"/>
    <w:rsid w:val="00711EE9"/>
    <w:rsid w:val="00712C2F"/>
    <w:rsid w:val="00713836"/>
    <w:rsid w:val="00713F7C"/>
    <w:rsid w:val="0071475C"/>
    <w:rsid w:val="00714B1E"/>
    <w:rsid w:val="00714D1A"/>
    <w:rsid w:val="00714DE6"/>
    <w:rsid w:val="00715087"/>
    <w:rsid w:val="0071532C"/>
    <w:rsid w:val="00715519"/>
    <w:rsid w:val="0071614F"/>
    <w:rsid w:val="00716590"/>
    <w:rsid w:val="007167D1"/>
    <w:rsid w:val="00716A8C"/>
    <w:rsid w:val="00717563"/>
    <w:rsid w:val="00717F94"/>
    <w:rsid w:val="00720E0B"/>
    <w:rsid w:val="007211AB"/>
    <w:rsid w:val="00722220"/>
    <w:rsid w:val="00723105"/>
    <w:rsid w:val="007233EC"/>
    <w:rsid w:val="0072494A"/>
    <w:rsid w:val="00724FF1"/>
    <w:rsid w:val="00725042"/>
    <w:rsid w:val="007252F6"/>
    <w:rsid w:val="00725F09"/>
    <w:rsid w:val="00726359"/>
    <w:rsid w:val="00726B9F"/>
    <w:rsid w:val="00727CAA"/>
    <w:rsid w:val="0073099E"/>
    <w:rsid w:val="0073101D"/>
    <w:rsid w:val="007315B7"/>
    <w:rsid w:val="00731611"/>
    <w:rsid w:val="00731650"/>
    <w:rsid w:val="0073181E"/>
    <w:rsid w:val="00732313"/>
    <w:rsid w:val="007329CC"/>
    <w:rsid w:val="00733AE9"/>
    <w:rsid w:val="00733BC4"/>
    <w:rsid w:val="00733C7F"/>
    <w:rsid w:val="00734A68"/>
    <w:rsid w:val="00735097"/>
    <w:rsid w:val="00736244"/>
    <w:rsid w:val="0073655E"/>
    <w:rsid w:val="00736E04"/>
    <w:rsid w:val="00737007"/>
    <w:rsid w:val="007370A0"/>
    <w:rsid w:val="007372A1"/>
    <w:rsid w:val="00737BAE"/>
    <w:rsid w:val="00737F05"/>
    <w:rsid w:val="00737FE0"/>
    <w:rsid w:val="0074043A"/>
    <w:rsid w:val="00740AB2"/>
    <w:rsid w:val="007421F7"/>
    <w:rsid w:val="007423A2"/>
    <w:rsid w:val="007426F9"/>
    <w:rsid w:val="00742706"/>
    <w:rsid w:val="007428F0"/>
    <w:rsid w:val="007435CD"/>
    <w:rsid w:val="007435D0"/>
    <w:rsid w:val="00744FA7"/>
    <w:rsid w:val="007461E0"/>
    <w:rsid w:val="00746A86"/>
    <w:rsid w:val="00746FD1"/>
    <w:rsid w:val="007500C5"/>
    <w:rsid w:val="00750196"/>
    <w:rsid w:val="007502EF"/>
    <w:rsid w:val="00750CDE"/>
    <w:rsid w:val="00750E79"/>
    <w:rsid w:val="00751CD8"/>
    <w:rsid w:val="00753C24"/>
    <w:rsid w:val="00753C5D"/>
    <w:rsid w:val="00753DB5"/>
    <w:rsid w:val="0075402D"/>
    <w:rsid w:val="00754535"/>
    <w:rsid w:val="00754A02"/>
    <w:rsid w:val="00754A34"/>
    <w:rsid w:val="007557E9"/>
    <w:rsid w:val="00755A0E"/>
    <w:rsid w:val="00755CEA"/>
    <w:rsid w:val="00756494"/>
    <w:rsid w:val="00757012"/>
    <w:rsid w:val="00757D74"/>
    <w:rsid w:val="00757F3C"/>
    <w:rsid w:val="007602CC"/>
    <w:rsid w:val="007615C5"/>
    <w:rsid w:val="0076170C"/>
    <w:rsid w:val="007618CB"/>
    <w:rsid w:val="00761D4B"/>
    <w:rsid w:val="007625A5"/>
    <w:rsid w:val="00762F5F"/>
    <w:rsid w:val="00763FBE"/>
    <w:rsid w:val="00764909"/>
    <w:rsid w:val="00764EF6"/>
    <w:rsid w:val="00765206"/>
    <w:rsid w:val="00765372"/>
    <w:rsid w:val="007659D4"/>
    <w:rsid w:val="00765E64"/>
    <w:rsid w:val="0076663E"/>
    <w:rsid w:val="00766C80"/>
    <w:rsid w:val="00767EBC"/>
    <w:rsid w:val="00770673"/>
    <w:rsid w:val="0077076A"/>
    <w:rsid w:val="0077084C"/>
    <w:rsid w:val="00771613"/>
    <w:rsid w:val="00771B07"/>
    <w:rsid w:val="00771C74"/>
    <w:rsid w:val="00772A51"/>
    <w:rsid w:val="00773DC4"/>
    <w:rsid w:val="00774009"/>
    <w:rsid w:val="00774D20"/>
    <w:rsid w:val="00775A18"/>
    <w:rsid w:val="00775FB5"/>
    <w:rsid w:val="00776277"/>
    <w:rsid w:val="00776463"/>
    <w:rsid w:val="007779B5"/>
    <w:rsid w:val="0078068E"/>
    <w:rsid w:val="00781EF4"/>
    <w:rsid w:val="007836F3"/>
    <w:rsid w:val="007837C2"/>
    <w:rsid w:val="00783B59"/>
    <w:rsid w:val="00783D90"/>
    <w:rsid w:val="0078449E"/>
    <w:rsid w:val="007856CD"/>
    <w:rsid w:val="00786525"/>
    <w:rsid w:val="007866BA"/>
    <w:rsid w:val="007867FA"/>
    <w:rsid w:val="007875B6"/>
    <w:rsid w:val="00790094"/>
    <w:rsid w:val="0079010A"/>
    <w:rsid w:val="0079032F"/>
    <w:rsid w:val="00790699"/>
    <w:rsid w:val="007908B6"/>
    <w:rsid w:val="00790CFD"/>
    <w:rsid w:val="0079165F"/>
    <w:rsid w:val="0079174E"/>
    <w:rsid w:val="00791B8F"/>
    <w:rsid w:val="0079200C"/>
    <w:rsid w:val="00792480"/>
    <w:rsid w:val="00792494"/>
    <w:rsid w:val="00792555"/>
    <w:rsid w:val="00792711"/>
    <w:rsid w:val="00792B82"/>
    <w:rsid w:val="00793E4B"/>
    <w:rsid w:val="00794060"/>
    <w:rsid w:val="00794067"/>
    <w:rsid w:val="0079435C"/>
    <w:rsid w:val="00794CDE"/>
    <w:rsid w:val="00796078"/>
    <w:rsid w:val="00796865"/>
    <w:rsid w:val="007969C7"/>
    <w:rsid w:val="00796A00"/>
    <w:rsid w:val="00796C42"/>
    <w:rsid w:val="00796DF4"/>
    <w:rsid w:val="00797673"/>
    <w:rsid w:val="00797CBB"/>
    <w:rsid w:val="007A0044"/>
    <w:rsid w:val="007A0264"/>
    <w:rsid w:val="007A0874"/>
    <w:rsid w:val="007A0AFD"/>
    <w:rsid w:val="007A1AD2"/>
    <w:rsid w:val="007A263A"/>
    <w:rsid w:val="007A2762"/>
    <w:rsid w:val="007A2F05"/>
    <w:rsid w:val="007A3906"/>
    <w:rsid w:val="007A3CC3"/>
    <w:rsid w:val="007A3E37"/>
    <w:rsid w:val="007A3FD3"/>
    <w:rsid w:val="007A40B9"/>
    <w:rsid w:val="007A538B"/>
    <w:rsid w:val="007A547D"/>
    <w:rsid w:val="007A5E40"/>
    <w:rsid w:val="007A662E"/>
    <w:rsid w:val="007A6CAA"/>
    <w:rsid w:val="007B04AC"/>
    <w:rsid w:val="007B0E80"/>
    <w:rsid w:val="007B1222"/>
    <w:rsid w:val="007B17AD"/>
    <w:rsid w:val="007B2137"/>
    <w:rsid w:val="007B2437"/>
    <w:rsid w:val="007B2529"/>
    <w:rsid w:val="007B2534"/>
    <w:rsid w:val="007B2593"/>
    <w:rsid w:val="007B29F5"/>
    <w:rsid w:val="007B3323"/>
    <w:rsid w:val="007B3F4E"/>
    <w:rsid w:val="007B48B9"/>
    <w:rsid w:val="007B4A72"/>
    <w:rsid w:val="007B6A5C"/>
    <w:rsid w:val="007B6FA8"/>
    <w:rsid w:val="007B7064"/>
    <w:rsid w:val="007B7687"/>
    <w:rsid w:val="007B7703"/>
    <w:rsid w:val="007B7AF0"/>
    <w:rsid w:val="007B7B84"/>
    <w:rsid w:val="007B7D94"/>
    <w:rsid w:val="007C05E5"/>
    <w:rsid w:val="007C10CD"/>
    <w:rsid w:val="007C1512"/>
    <w:rsid w:val="007C15BA"/>
    <w:rsid w:val="007C29DA"/>
    <w:rsid w:val="007C2DDD"/>
    <w:rsid w:val="007C32BE"/>
    <w:rsid w:val="007C3545"/>
    <w:rsid w:val="007C4498"/>
    <w:rsid w:val="007C4B41"/>
    <w:rsid w:val="007C5C0B"/>
    <w:rsid w:val="007C5D89"/>
    <w:rsid w:val="007C5F5E"/>
    <w:rsid w:val="007C6A75"/>
    <w:rsid w:val="007C6C7B"/>
    <w:rsid w:val="007C6DBC"/>
    <w:rsid w:val="007C7003"/>
    <w:rsid w:val="007C711E"/>
    <w:rsid w:val="007C7721"/>
    <w:rsid w:val="007C794C"/>
    <w:rsid w:val="007D0230"/>
    <w:rsid w:val="007D0A35"/>
    <w:rsid w:val="007D0E83"/>
    <w:rsid w:val="007D114E"/>
    <w:rsid w:val="007D1584"/>
    <w:rsid w:val="007D1B90"/>
    <w:rsid w:val="007D20F1"/>
    <w:rsid w:val="007D2B85"/>
    <w:rsid w:val="007D306D"/>
    <w:rsid w:val="007D43AF"/>
    <w:rsid w:val="007D4D9C"/>
    <w:rsid w:val="007D5665"/>
    <w:rsid w:val="007D5915"/>
    <w:rsid w:val="007D5CF7"/>
    <w:rsid w:val="007D672B"/>
    <w:rsid w:val="007D6FBC"/>
    <w:rsid w:val="007D715C"/>
    <w:rsid w:val="007E03E5"/>
    <w:rsid w:val="007E1B17"/>
    <w:rsid w:val="007E3033"/>
    <w:rsid w:val="007E30C3"/>
    <w:rsid w:val="007E3142"/>
    <w:rsid w:val="007E31F1"/>
    <w:rsid w:val="007E33F3"/>
    <w:rsid w:val="007E3487"/>
    <w:rsid w:val="007E3B97"/>
    <w:rsid w:val="007E4304"/>
    <w:rsid w:val="007E48F5"/>
    <w:rsid w:val="007E49F8"/>
    <w:rsid w:val="007E4DFB"/>
    <w:rsid w:val="007E58C1"/>
    <w:rsid w:val="007E6679"/>
    <w:rsid w:val="007E713B"/>
    <w:rsid w:val="007E74E2"/>
    <w:rsid w:val="007E7AFC"/>
    <w:rsid w:val="007E7C12"/>
    <w:rsid w:val="007F07DA"/>
    <w:rsid w:val="007F0862"/>
    <w:rsid w:val="007F0E4D"/>
    <w:rsid w:val="007F1160"/>
    <w:rsid w:val="007F13AC"/>
    <w:rsid w:val="007F156F"/>
    <w:rsid w:val="007F22E1"/>
    <w:rsid w:val="007F2A65"/>
    <w:rsid w:val="007F34D6"/>
    <w:rsid w:val="007F3662"/>
    <w:rsid w:val="007F3D34"/>
    <w:rsid w:val="007F3EBB"/>
    <w:rsid w:val="007F4728"/>
    <w:rsid w:val="007F55BC"/>
    <w:rsid w:val="007F58A2"/>
    <w:rsid w:val="007F5939"/>
    <w:rsid w:val="007F5A3A"/>
    <w:rsid w:val="007F6E52"/>
    <w:rsid w:val="00800052"/>
    <w:rsid w:val="00800E77"/>
    <w:rsid w:val="0080200F"/>
    <w:rsid w:val="00802A4A"/>
    <w:rsid w:val="008034D5"/>
    <w:rsid w:val="00803CC4"/>
    <w:rsid w:val="00804A42"/>
    <w:rsid w:val="008056FB"/>
    <w:rsid w:val="008058CA"/>
    <w:rsid w:val="00805D05"/>
    <w:rsid w:val="008061CF"/>
    <w:rsid w:val="00806635"/>
    <w:rsid w:val="00806A28"/>
    <w:rsid w:val="00806C6E"/>
    <w:rsid w:val="00806E86"/>
    <w:rsid w:val="008071B6"/>
    <w:rsid w:val="00807443"/>
    <w:rsid w:val="00807459"/>
    <w:rsid w:val="00807A66"/>
    <w:rsid w:val="00807C09"/>
    <w:rsid w:val="00807E74"/>
    <w:rsid w:val="00810A7E"/>
    <w:rsid w:val="0081139B"/>
    <w:rsid w:val="00811457"/>
    <w:rsid w:val="00811BD4"/>
    <w:rsid w:val="00812253"/>
    <w:rsid w:val="00812745"/>
    <w:rsid w:val="00812FBF"/>
    <w:rsid w:val="00813172"/>
    <w:rsid w:val="008140A3"/>
    <w:rsid w:val="00814457"/>
    <w:rsid w:val="00814AD2"/>
    <w:rsid w:val="00815D03"/>
    <w:rsid w:val="0081668A"/>
    <w:rsid w:val="00816D44"/>
    <w:rsid w:val="00820350"/>
    <w:rsid w:val="00820969"/>
    <w:rsid w:val="00820D4D"/>
    <w:rsid w:val="008215BA"/>
    <w:rsid w:val="00821E28"/>
    <w:rsid w:val="00822557"/>
    <w:rsid w:val="00822F35"/>
    <w:rsid w:val="008233BF"/>
    <w:rsid w:val="00823755"/>
    <w:rsid w:val="00824DD2"/>
    <w:rsid w:val="0082594A"/>
    <w:rsid w:val="008266D2"/>
    <w:rsid w:val="00827902"/>
    <w:rsid w:val="00827A54"/>
    <w:rsid w:val="00827B34"/>
    <w:rsid w:val="00827D5B"/>
    <w:rsid w:val="00827F4C"/>
    <w:rsid w:val="008300B8"/>
    <w:rsid w:val="00830334"/>
    <w:rsid w:val="00830908"/>
    <w:rsid w:val="00831266"/>
    <w:rsid w:val="00831B15"/>
    <w:rsid w:val="00832392"/>
    <w:rsid w:val="00832430"/>
    <w:rsid w:val="00832514"/>
    <w:rsid w:val="0083288F"/>
    <w:rsid w:val="00833B44"/>
    <w:rsid w:val="00833E97"/>
    <w:rsid w:val="008357F2"/>
    <w:rsid w:val="00836425"/>
    <w:rsid w:val="00836824"/>
    <w:rsid w:val="008369C4"/>
    <w:rsid w:val="00836B3B"/>
    <w:rsid w:val="00836D63"/>
    <w:rsid w:val="00837535"/>
    <w:rsid w:val="00837D8F"/>
    <w:rsid w:val="00840B04"/>
    <w:rsid w:val="00840C10"/>
    <w:rsid w:val="00841448"/>
    <w:rsid w:val="00841505"/>
    <w:rsid w:val="00841AF6"/>
    <w:rsid w:val="00841B38"/>
    <w:rsid w:val="00841EDE"/>
    <w:rsid w:val="00843019"/>
    <w:rsid w:val="0084322E"/>
    <w:rsid w:val="00843499"/>
    <w:rsid w:val="00843549"/>
    <w:rsid w:val="00843A4B"/>
    <w:rsid w:val="00843C8C"/>
    <w:rsid w:val="00844691"/>
    <w:rsid w:val="00844CD8"/>
    <w:rsid w:val="00844E50"/>
    <w:rsid w:val="008451C7"/>
    <w:rsid w:val="00845625"/>
    <w:rsid w:val="00845FE3"/>
    <w:rsid w:val="00846813"/>
    <w:rsid w:val="00846C94"/>
    <w:rsid w:val="00847CBF"/>
    <w:rsid w:val="00847D8B"/>
    <w:rsid w:val="0085009B"/>
    <w:rsid w:val="008504FD"/>
    <w:rsid w:val="008509EF"/>
    <w:rsid w:val="00851D6B"/>
    <w:rsid w:val="008520E3"/>
    <w:rsid w:val="008522B5"/>
    <w:rsid w:val="0085320E"/>
    <w:rsid w:val="00853295"/>
    <w:rsid w:val="00853DE4"/>
    <w:rsid w:val="00853E78"/>
    <w:rsid w:val="00854384"/>
    <w:rsid w:val="00854459"/>
    <w:rsid w:val="008556C7"/>
    <w:rsid w:val="00855D34"/>
    <w:rsid w:val="00855DD6"/>
    <w:rsid w:val="0085605E"/>
    <w:rsid w:val="008567B6"/>
    <w:rsid w:val="00856B2E"/>
    <w:rsid w:val="00856F57"/>
    <w:rsid w:val="0085712F"/>
    <w:rsid w:val="00857759"/>
    <w:rsid w:val="0086002A"/>
    <w:rsid w:val="0086058A"/>
    <w:rsid w:val="00860D6C"/>
    <w:rsid w:val="008621CB"/>
    <w:rsid w:val="008622EE"/>
    <w:rsid w:val="008633CC"/>
    <w:rsid w:val="00863A7A"/>
    <w:rsid w:val="0086404E"/>
    <w:rsid w:val="00864486"/>
    <w:rsid w:val="00864A90"/>
    <w:rsid w:val="00865150"/>
    <w:rsid w:val="00865369"/>
    <w:rsid w:val="008653B1"/>
    <w:rsid w:val="00865597"/>
    <w:rsid w:val="008662DE"/>
    <w:rsid w:val="008663DF"/>
    <w:rsid w:val="00866E51"/>
    <w:rsid w:val="0086720A"/>
    <w:rsid w:val="00867610"/>
    <w:rsid w:val="008701EC"/>
    <w:rsid w:val="00870683"/>
    <w:rsid w:val="0087095B"/>
    <w:rsid w:val="00871157"/>
    <w:rsid w:val="00871332"/>
    <w:rsid w:val="00871916"/>
    <w:rsid w:val="00871C97"/>
    <w:rsid w:val="008741B2"/>
    <w:rsid w:val="00874751"/>
    <w:rsid w:val="0087504D"/>
    <w:rsid w:val="00875E8A"/>
    <w:rsid w:val="0087716E"/>
    <w:rsid w:val="008775B4"/>
    <w:rsid w:val="008777C7"/>
    <w:rsid w:val="00877A5F"/>
    <w:rsid w:val="00877E19"/>
    <w:rsid w:val="00877F62"/>
    <w:rsid w:val="00880244"/>
    <w:rsid w:val="008808D0"/>
    <w:rsid w:val="00880923"/>
    <w:rsid w:val="00881005"/>
    <w:rsid w:val="008811C4"/>
    <w:rsid w:val="008812C7"/>
    <w:rsid w:val="00881CE5"/>
    <w:rsid w:val="00882310"/>
    <w:rsid w:val="008825DE"/>
    <w:rsid w:val="008826A5"/>
    <w:rsid w:val="008826ED"/>
    <w:rsid w:val="00882C9F"/>
    <w:rsid w:val="00883A4A"/>
    <w:rsid w:val="00883B31"/>
    <w:rsid w:val="008840CE"/>
    <w:rsid w:val="0088579C"/>
    <w:rsid w:val="00885DEC"/>
    <w:rsid w:val="00887893"/>
    <w:rsid w:val="008908B2"/>
    <w:rsid w:val="00891A95"/>
    <w:rsid w:val="00892233"/>
    <w:rsid w:val="0089230E"/>
    <w:rsid w:val="00892E50"/>
    <w:rsid w:val="0089394A"/>
    <w:rsid w:val="00894923"/>
    <w:rsid w:val="00894D79"/>
    <w:rsid w:val="008956EE"/>
    <w:rsid w:val="008959F4"/>
    <w:rsid w:val="008962A3"/>
    <w:rsid w:val="0089689E"/>
    <w:rsid w:val="00897438"/>
    <w:rsid w:val="00897F6F"/>
    <w:rsid w:val="008A01BC"/>
    <w:rsid w:val="008A0650"/>
    <w:rsid w:val="008A0935"/>
    <w:rsid w:val="008A130A"/>
    <w:rsid w:val="008A1957"/>
    <w:rsid w:val="008A1E3C"/>
    <w:rsid w:val="008A1FA4"/>
    <w:rsid w:val="008A241D"/>
    <w:rsid w:val="008A243C"/>
    <w:rsid w:val="008A25C4"/>
    <w:rsid w:val="008A2708"/>
    <w:rsid w:val="008A29CE"/>
    <w:rsid w:val="008A2C71"/>
    <w:rsid w:val="008A39C8"/>
    <w:rsid w:val="008A3ABC"/>
    <w:rsid w:val="008A4485"/>
    <w:rsid w:val="008A4739"/>
    <w:rsid w:val="008A48C1"/>
    <w:rsid w:val="008A4BE6"/>
    <w:rsid w:val="008A4ECD"/>
    <w:rsid w:val="008A5478"/>
    <w:rsid w:val="008A5BD9"/>
    <w:rsid w:val="008A5C7B"/>
    <w:rsid w:val="008A65F2"/>
    <w:rsid w:val="008A711D"/>
    <w:rsid w:val="008A7392"/>
    <w:rsid w:val="008A7A4A"/>
    <w:rsid w:val="008A7C52"/>
    <w:rsid w:val="008A7DA3"/>
    <w:rsid w:val="008A7E25"/>
    <w:rsid w:val="008B01EA"/>
    <w:rsid w:val="008B0677"/>
    <w:rsid w:val="008B3028"/>
    <w:rsid w:val="008B30C3"/>
    <w:rsid w:val="008B33C8"/>
    <w:rsid w:val="008B3A3F"/>
    <w:rsid w:val="008B3C39"/>
    <w:rsid w:val="008B3F58"/>
    <w:rsid w:val="008B42F3"/>
    <w:rsid w:val="008B4D1C"/>
    <w:rsid w:val="008B4F55"/>
    <w:rsid w:val="008B5021"/>
    <w:rsid w:val="008B576B"/>
    <w:rsid w:val="008B57F1"/>
    <w:rsid w:val="008B5EBB"/>
    <w:rsid w:val="008B636D"/>
    <w:rsid w:val="008B640D"/>
    <w:rsid w:val="008B683E"/>
    <w:rsid w:val="008B72B4"/>
    <w:rsid w:val="008B7D1F"/>
    <w:rsid w:val="008C025C"/>
    <w:rsid w:val="008C121C"/>
    <w:rsid w:val="008C198B"/>
    <w:rsid w:val="008C1C28"/>
    <w:rsid w:val="008C248E"/>
    <w:rsid w:val="008C27FD"/>
    <w:rsid w:val="008C2E16"/>
    <w:rsid w:val="008C2F86"/>
    <w:rsid w:val="008C3534"/>
    <w:rsid w:val="008C4D94"/>
    <w:rsid w:val="008C5648"/>
    <w:rsid w:val="008C6347"/>
    <w:rsid w:val="008C7CCE"/>
    <w:rsid w:val="008D0AA1"/>
    <w:rsid w:val="008D0CCE"/>
    <w:rsid w:val="008D151F"/>
    <w:rsid w:val="008D1C48"/>
    <w:rsid w:val="008D1DFB"/>
    <w:rsid w:val="008D1E92"/>
    <w:rsid w:val="008D2D9F"/>
    <w:rsid w:val="008D3301"/>
    <w:rsid w:val="008D492F"/>
    <w:rsid w:val="008D4A5E"/>
    <w:rsid w:val="008D4F14"/>
    <w:rsid w:val="008D5089"/>
    <w:rsid w:val="008D52C8"/>
    <w:rsid w:val="008D6309"/>
    <w:rsid w:val="008D6787"/>
    <w:rsid w:val="008D6CBB"/>
    <w:rsid w:val="008D72E6"/>
    <w:rsid w:val="008D7534"/>
    <w:rsid w:val="008E01B1"/>
    <w:rsid w:val="008E03A3"/>
    <w:rsid w:val="008E0623"/>
    <w:rsid w:val="008E091B"/>
    <w:rsid w:val="008E1306"/>
    <w:rsid w:val="008E1383"/>
    <w:rsid w:val="008E1E4F"/>
    <w:rsid w:val="008E22BB"/>
    <w:rsid w:val="008E2DBE"/>
    <w:rsid w:val="008E39AA"/>
    <w:rsid w:val="008E3EA9"/>
    <w:rsid w:val="008E430A"/>
    <w:rsid w:val="008E43BC"/>
    <w:rsid w:val="008E4D00"/>
    <w:rsid w:val="008E500D"/>
    <w:rsid w:val="008E54DE"/>
    <w:rsid w:val="008E611F"/>
    <w:rsid w:val="008E6154"/>
    <w:rsid w:val="008E621A"/>
    <w:rsid w:val="008E7280"/>
    <w:rsid w:val="008E7742"/>
    <w:rsid w:val="008E7C19"/>
    <w:rsid w:val="008E7E39"/>
    <w:rsid w:val="008F06F5"/>
    <w:rsid w:val="008F0706"/>
    <w:rsid w:val="008F151E"/>
    <w:rsid w:val="008F227C"/>
    <w:rsid w:val="008F2583"/>
    <w:rsid w:val="008F2EAB"/>
    <w:rsid w:val="008F3A80"/>
    <w:rsid w:val="008F3E23"/>
    <w:rsid w:val="008F4EE1"/>
    <w:rsid w:val="008F4FE5"/>
    <w:rsid w:val="008F50B1"/>
    <w:rsid w:val="008F52DA"/>
    <w:rsid w:val="008F544B"/>
    <w:rsid w:val="008F5658"/>
    <w:rsid w:val="008F5C06"/>
    <w:rsid w:val="008F60B0"/>
    <w:rsid w:val="008F6891"/>
    <w:rsid w:val="008F6A60"/>
    <w:rsid w:val="008F7661"/>
    <w:rsid w:val="008F7899"/>
    <w:rsid w:val="009006CA"/>
    <w:rsid w:val="00900C4B"/>
    <w:rsid w:val="00902028"/>
    <w:rsid w:val="0090251D"/>
    <w:rsid w:val="009028CF"/>
    <w:rsid w:val="00902D11"/>
    <w:rsid w:val="00903168"/>
    <w:rsid w:val="00903E57"/>
    <w:rsid w:val="00904039"/>
    <w:rsid w:val="009041C0"/>
    <w:rsid w:val="00904495"/>
    <w:rsid w:val="00904E12"/>
    <w:rsid w:val="009050DB"/>
    <w:rsid w:val="00905124"/>
    <w:rsid w:val="009054B5"/>
    <w:rsid w:val="00905728"/>
    <w:rsid w:val="00907583"/>
    <w:rsid w:val="009075D6"/>
    <w:rsid w:val="009076D2"/>
    <w:rsid w:val="0090785E"/>
    <w:rsid w:val="00907986"/>
    <w:rsid w:val="0091007D"/>
    <w:rsid w:val="00910081"/>
    <w:rsid w:val="00910212"/>
    <w:rsid w:val="00910737"/>
    <w:rsid w:val="00910F85"/>
    <w:rsid w:val="00911557"/>
    <w:rsid w:val="009124F7"/>
    <w:rsid w:val="00912CC5"/>
    <w:rsid w:val="00912F30"/>
    <w:rsid w:val="009136B5"/>
    <w:rsid w:val="00914D60"/>
    <w:rsid w:val="009151F9"/>
    <w:rsid w:val="00916081"/>
    <w:rsid w:val="009162F8"/>
    <w:rsid w:val="0091652C"/>
    <w:rsid w:val="00917184"/>
    <w:rsid w:val="009173B0"/>
    <w:rsid w:val="009174C0"/>
    <w:rsid w:val="00917AA3"/>
    <w:rsid w:val="00920A2C"/>
    <w:rsid w:val="00920F8A"/>
    <w:rsid w:val="009216C4"/>
    <w:rsid w:val="00921C30"/>
    <w:rsid w:val="00921C41"/>
    <w:rsid w:val="00921F7C"/>
    <w:rsid w:val="00922B7A"/>
    <w:rsid w:val="009233CE"/>
    <w:rsid w:val="00923E5A"/>
    <w:rsid w:val="00923F96"/>
    <w:rsid w:val="00925513"/>
    <w:rsid w:val="00925611"/>
    <w:rsid w:val="00925623"/>
    <w:rsid w:val="00926CC9"/>
    <w:rsid w:val="00926DE2"/>
    <w:rsid w:val="009271C0"/>
    <w:rsid w:val="0092738A"/>
    <w:rsid w:val="009305FC"/>
    <w:rsid w:val="009310BF"/>
    <w:rsid w:val="00931A37"/>
    <w:rsid w:val="0093209C"/>
    <w:rsid w:val="00932157"/>
    <w:rsid w:val="00932728"/>
    <w:rsid w:val="009327DC"/>
    <w:rsid w:val="009332D0"/>
    <w:rsid w:val="009333DE"/>
    <w:rsid w:val="009337BC"/>
    <w:rsid w:val="009349F4"/>
    <w:rsid w:val="00935040"/>
    <w:rsid w:val="0093576D"/>
    <w:rsid w:val="00935C0F"/>
    <w:rsid w:val="0093633B"/>
    <w:rsid w:val="00936878"/>
    <w:rsid w:val="00936C74"/>
    <w:rsid w:val="00936DBC"/>
    <w:rsid w:val="00936E18"/>
    <w:rsid w:val="009379DE"/>
    <w:rsid w:val="0094089F"/>
    <w:rsid w:val="00940B0C"/>
    <w:rsid w:val="00940F02"/>
    <w:rsid w:val="009420E7"/>
    <w:rsid w:val="00942416"/>
    <w:rsid w:val="00942C1B"/>
    <w:rsid w:val="00942CC4"/>
    <w:rsid w:val="00942F5F"/>
    <w:rsid w:val="00943190"/>
    <w:rsid w:val="009438D1"/>
    <w:rsid w:val="00943B4B"/>
    <w:rsid w:val="00943B99"/>
    <w:rsid w:val="00943E24"/>
    <w:rsid w:val="00943FB6"/>
    <w:rsid w:val="00944534"/>
    <w:rsid w:val="00944D3B"/>
    <w:rsid w:val="00944D51"/>
    <w:rsid w:val="0094528E"/>
    <w:rsid w:val="00946479"/>
    <w:rsid w:val="009464F1"/>
    <w:rsid w:val="0094656E"/>
    <w:rsid w:val="0094718D"/>
    <w:rsid w:val="00947306"/>
    <w:rsid w:val="0094746A"/>
    <w:rsid w:val="00947983"/>
    <w:rsid w:val="009500D9"/>
    <w:rsid w:val="009507D6"/>
    <w:rsid w:val="00950F03"/>
    <w:rsid w:val="00951D4C"/>
    <w:rsid w:val="00952389"/>
    <w:rsid w:val="009527EA"/>
    <w:rsid w:val="0095359D"/>
    <w:rsid w:val="00953AE4"/>
    <w:rsid w:val="009544E6"/>
    <w:rsid w:val="009545EF"/>
    <w:rsid w:val="00954CA3"/>
    <w:rsid w:val="009552BA"/>
    <w:rsid w:val="00955B70"/>
    <w:rsid w:val="00955BD2"/>
    <w:rsid w:val="00956A3F"/>
    <w:rsid w:val="00956DFA"/>
    <w:rsid w:val="00960552"/>
    <w:rsid w:val="00960EB5"/>
    <w:rsid w:val="0096240E"/>
    <w:rsid w:val="00962AC0"/>
    <w:rsid w:val="00962BB4"/>
    <w:rsid w:val="00962D7C"/>
    <w:rsid w:val="0096335C"/>
    <w:rsid w:val="009634EF"/>
    <w:rsid w:val="009643CE"/>
    <w:rsid w:val="00964738"/>
    <w:rsid w:val="00965CD5"/>
    <w:rsid w:val="0096678E"/>
    <w:rsid w:val="00966FF8"/>
    <w:rsid w:val="00967367"/>
    <w:rsid w:val="00967DBC"/>
    <w:rsid w:val="00970451"/>
    <w:rsid w:val="0097126A"/>
    <w:rsid w:val="009717FE"/>
    <w:rsid w:val="0097204E"/>
    <w:rsid w:val="009721A5"/>
    <w:rsid w:val="00972291"/>
    <w:rsid w:val="00972574"/>
    <w:rsid w:val="00972A99"/>
    <w:rsid w:val="00973194"/>
    <w:rsid w:val="00974343"/>
    <w:rsid w:val="009746E8"/>
    <w:rsid w:val="0097477F"/>
    <w:rsid w:val="00974B77"/>
    <w:rsid w:val="00974C1D"/>
    <w:rsid w:val="00974E41"/>
    <w:rsid w:val="00974F48"/>
    <w:rsid w:val="009751FF"/>
    <w:rsid w:val="009759D8"/>
    <w:rsid w:val="00975C17"/>
    <w:rsid w:val="00977874"/>
    <w:rsid w:val="00977C83"/>
    <w:rsid w:val="00980147"/>
    <w:rsid w:val="009804EC"/>
    <w:rsid w:val="00980536"/>
    <w:rsid w:val="0098080B"/>
    <w:rsid w:val="00980950"/>
    <w:rsid w:val="00981DA0"/>
    <w:rsid w:val="009823FC"/>
    <w:rsid w:val="009829F5"/>
    <w:rsid w:val="00982E06"/>
    <w:rsid w:val="009842AF"/>
    <w:rsid w:val="00985C45"/>
    <w:rsid w:val="009860C3"/>
    <w:rsid w:val="00986DEB"/>
    <w:rsid w:val="00987344"/>
    <w:rsid w:val="00990CDF"/>
    <w:rsid w:val="00991611"/>
    <w:rsid w:val="0099182B"/>
    <w:rsid w:val="00991A9B"/>
    <w:rsid w:val="00991E4F"/>
    <w:rsid w:val="00992834"/>
    <w:rsid w:val="009929E0"/>
    <w:rsid w:val="0099345C"/>
    <w:rsid w:val="009935D3"/>
    <w:rsid w:val="00993949"/>
    <w:rsid w:val="00994876"/>
    <w:rsid w:val="00994AE0"/>
    <w:rsid w:val="00994BBA"/>
    <w:rsid w:val="0099644C"/>
    <w:rsid w:val="0099649C"/>
    <w:rsid w:val="00996BED"/>
    <w:rsid w:val="009971E7"/>
    <w:rsid w:val="009976C7"/>
    <w:rsid w:val="009A0135"/>
    <w:rsid w:val="009A0ED0"/>
    <w:rsid w:val="009A2E4B"/>
    <w:rsid w:val="009A33AA"/>
    <w:rsid w:val="009A35A0"/>
    <w:rsid w:val="009A45E3"/>
    <w:rsid w:val="009A6D20"/>
    <w:rsid w:val="009A7A39"/>
    <w:rsid w:val="009A7EA1"/>
    <w:rsid w:val="009B09EC"/>
    <w:rsid w:val="009B0FB3"/>
    <w:rsid w:val="009B2095"/>
    <w:rsid w:val="009B3273"/>
    <w:rsid w:val="009B32A8"/>
    <w:rsid w:val="009B3DD1"/>
    <w:rsid w:val="009B450A"/>
    <w:rsid w:val="009B49A2"/>
    <w:rsid w:val="009B4C70"/>
    <w:rsid w:val="009B5380"/>
    <w:rsid w:val="009B5E1A"/>
    <w:rsid w:val="009B6B4C"/>
    <w:rsid w:val="009C09D4"/>
    <w:rsid w:val="009C1031"/>
    <w:rsid w:val="009C120A"/>
    <w:rsid w:val="009C254C"/>
    <w:rsid w:val="009C2E9C"/>
    <w:rsid w:val="009C2F7E"/>
    <w:rsid w:val="009C3291"/>
    <w:rsid w:val="009C43D2"/>
    <w:rsid w:val="009C4E70"/>
    <w:rsid w:val="009C66DA"/>
    <w:rsid w:val="009C68A8"/>
    <w:rsid w:val="009C6969"/>
    <w:rsid w:val="009C6B47"/>
    <w:rsid w:val="009C7994"/>
    <w:rsid w:val="009D02B6"/>
    <w:rsid w:val="009D1291"/>
    <w:rsid w:val="009D190D"/>
    <w:rsid w:val="009D1E06"/>
    <w:rsid w:val="009D21A6"/>
    <w:rsid w:val="009D2A96"/>
    <w:rsid w:val="009D2F15"/>
    <w:rsid w:val="009D3315"/>
    <w:rsid w:val="009D34D1"/>
    <w:rsid w:val="009D49EB"/>
    <w:rsid w:val="009D4AEC"/>
    <w:rsid w:val="009D4D31"/>
    <w:rsid w:val="009D50B8"/>
    <w:rsid w:val="009D548A"/>
    <w:rsid w:val="009D6141"/>
    <w:rsid w:val="009D635C"/>
    <w:rsid w:val="009D6923"/>
    <w:rsid w:val="009D76A7"/>
    <w:rsid w:val="009E0FFD"/>
    <w:rsid w:val="009E13F7"/>
    <w:rsid w:val="009E194C"/>
    <w:rsid w:val="009E1A68"/>
    <w:rsid w:val="009E1CA8"/>
    <w:rsid w:val="009E2298"/>
    <w:rsid w:val="009E22A4"/>
    <w:rsid w:val="009E22DC"/>
    <w:rsid w:val="009E2565"/>
    <w:rsid w:val="009E280E"/>
    <w:rsid w:val="009E2CD4"/>
    <w:rsid w:val="009E2EAB"/>
    <w:rsid w:val="009E37DB"/>
    <w:rsid w:val="009E3B24"/>
    <w:rsid w:val="009E40D7"/>
    <w:rsid w:val="009E47EC"/>
    <w:rsid w:val="009E4F9E"/>
    <w:rsid w:val="009E568B"/>
    <w:rsid w:val="009E57A6"/>
    <w:rsid w:val="009E5AA0"/>
    <w:rsid w:val="009E62E6"/>
    <w:rsid w:val="009E7444"/>
    <w:rsid w:val="009E74EC"/>
    <w:rsid w:val="009E7508"/>
    <w:rsid w:val="009E75DC"/>
    <w:rsid w:val="009E7F80"/>
    <w:rsid w:val="009E7FA8"/>
    <w:rsid w:val="009F02F1"/>
    <w:rsid w:val="009F12B7"/>
    <w:rsid w:val="009F1973"/>
    <w:rsid w:val="009F235F"/>
    <w:rsid w:val="009F249B"/>
    <w:rsid w:val="009F277A"/>
    <w:rsid w:val="009F2A1E"/>
    <w:rsid w:val="009F3F12"/>
    <w:rsid w:val="009F40A2"/>
    <w:rsid w:val="009F4737"/>
    <w:rsid w:val="009F530F"/>
    <w:rsid w:val="009F536B"/>
    <w:rsid w:val="009F66FB"/>
    <w:rsid w:val="009F6854"/>
    <w:rsid w:val="009F68E2"/>
    <w:rsid w:val="009F7BC6"/>
    <w:rsid w:val="009F7EEF"/>
    <w:rsid w:val="00A0003A"/>
    <w:rsid w:val="00A000D1"/>
    <w:rsid w:val="00A0223A"/>
    <w:rsid w:val="00A02ADD"/>
    <w:rsid w:val="00A02DD8"/>
    <w:rsid w:val="00A03A8B"/>
    <w:rsid w:val="00A03B87"/>
    <w:rsid w:val="00A03B96"/>
    <w:rsid w:val="00A03D80"/>
    <w:rsid w:val="00A04996"/>
    <w:rsid w:val="00A04DA0"/>
    <w:rsid w:val="00A04E3A"/>
    <w:rsid w:val="00A052A3"/>
    <w:rsid w:val="00A0538F"/>
    <w:rsid w:val="00A0548A"/>
    <w:rsid w:val="00A05BA7"/>
    <w:rsid w:val="00A05E6E"/>
    <w:rsid w:val="00A073F0"/>
    <w:rsid w:val="00A07A2D"/>
    <w:rsid w:val="00A07E71"/>
    <w:rsid w:val="00A109FB"/>
    <w:rsid w:val="00A10CC7"/>
    <w:rsid w:val="00A110A8"/>
    <w:rsid w:val="00A11227"/>
    <w:rsid w:val="00A112D6"/>
    <w:rsid w:val="00A113F5"/>
    <w:rsid w:val="00A125FD"/>
    <w:rsid w:val="00A1265A"/>
    <w:rsid w:val="00A12EBC"/>
    <w:rsid w:val="00A1407B"/>
    <w:rsid w:val="00A1414E"/>
    <w:rsid w:val="00A1429E"/>
    <w:rsid w:val="00A15059"/>
    <w:rsid w:val="00A150F1"/>
    <w:rsid w:val="00A15F40"/>
    <w:rsid w:val="00A16329"/>
    <w:rsid w:val="00A1635F"/>
    <w:rsid w:val="00A16577"/>
    <w:rsid w:val="00A17BBE"/>
    <w:rsid w:val="00A20075"/>
    <w:rsid w:val="00A20271"/>
    <w:rsid w:val="00A2036C"/>
    <w:rsid w:val="00A20EF2"/>
    <w:rsid w:val="00A21D6F"/>
    <w:rsid w:val="00A22698"/>
    <w:rsid w:val="00A2301D"/>
    <w:rsid w:val="00A23424"/>
    <w:rsid w:val="00A234E8"/>
    <w:rsid w:val="00A235AD"/>
    <w:rsid w:val="00A23774"/>
    <w:rsid w:val="00A249FF"/>
    <w:rsid w:val="00A24B12"/>
    <w:rsid w:val="00A24DFB"/>
    <w:rsid w:val="00A2584A"/>
    <w:rsid w:val="00A26473"/>
    <w:rsid w:val="00A268F6"/>
    <w:rsid w:val="00A26967"/>
    <w:rsid w:val="00A26B31"/>
    <w:rsid w:val="00A26EF2"/>
    <w:rsid w:val="00A27915"/>
    <w:rsid w:val="00A27F9C"/>
    <w:rsid w:val="00A313EF"/>
    <w:rsid w:val="00A31F78"/>
    <w:rsid w:val="00A320D5"/>
    <w:rsid w:val="00A330FA"/>
    <w:rsid w:val="00A339BE"/>
    <w:rsid w:val="00A33C2C"/>
    <w:rsid w:val="00A33D15"/>
    <w:rsid w:val="00A34106"/>
    <w:rsid w:val="00A345DC"/>
    <w:rsid w:val="00A34685"/>
    <w:rsid w:val="00A34DE5"/>
    <w:rsid w:val="00A351CF"/>
    <w:rsid w:val="00A3530E"/>
    <w:rsid w:val="00A35636"/>
    <w:rsid w:val="00A36173"/>
    <w:rsid w:val="00A36F3F"/>
    <w:rsid w:val="00A36FC8"/>
    <w:rsid w:val="00A37DD7"/>
    <w:rsid w:val="00A4197C"/>
    <w:rsid w:val="00A41BC7"/>
    <w:rsid w:val="00A41C40"/>
    <w:rsid w:val="00A41D61"/>
    <w:rsid w:val="00A4216E"/>
    <w:rsid w:val="00A42D0E"/>
    <w:rsid w:val="00A42D92"/>
    <w:rsid w:val="00A43126"/>
    <w:rsid w:val="00A4401C"/>
    <w:rsid w:val="00A44416"/>
    <w:rsid w:val="00A44B89"/>
    <w:rsid w:val="00A4537B"/>
    <w:rsid w:val="00A4552A"/>
    <w:rsid w:val="00A45655"/>
    <w:rsid w:val="00A456E1"/>
    <w:rsid w:val="00A45E72"/>
    <w:rsid w:val="00A45E94"/>
    <w:rsid w:val="00A476DC"/>
    <w:rsid w:val="00A47E99"/>
    <w:rsid w:val="00A5049F"/>
    <w:rsid w:val="00A504AE"/>
    <w:rsid w:val="00A51194"/>
    <w:rsid w:val="00A51761"/>
    <w:rsid w:val="00A52675"/>
    <w:rsid w:val="00A526B3"/>
    <w:rsid w:val="00A527B1"/>
    <w:rsid w:val="00A5295D"/>
    <w:rsid w:val="00A53C99"/>
    <w:rsid w:val="00A541BD"/>
    <w:rsid w:val="00A54757"/>
    <w:rsid w:val="00A54C60"/>
    <w:rsid w:val="00A55099"/>
    <w:rsid w:val="00A55573"/>
    <w:rsid w:val="00A56083"/>
    <w:rsid w:val="00A5674E"/>
    <w:rsid w:val="00A5680B"/>
    <w:rsid w:val="00A56963"/>
    <w:rsid w:val="00A569EA"/>
    <w:rsid w:val="00A57D6B"/>
    <w:rsid w:val="00A60181"/>
    <w:rsid w:val="00A605DF"/>
    <w:rsid w:val="00A60D7B"/>
    <w:rsid w:val="00A61AB1"/>
    <w:rsid w:val="00A62A62"/>
    <w:rsid w:val="00A62EFE"/>
    <w:rsid w:val="00A633D2"/>
    <w:rsid w:val="00A64E2D"/>
    <w:rsid w:val="00A65741"/>
    <w:rsid w:val="00A67454"/>
    <w:rsid w:val="00A700AB"/>
    <w:rsid w:val="00A7019D"/>
    <w:rsid w:val="00A708D9"/>
    <w:rsid w:val="00A72207"/>
    <w:rsid w:val="00A727EE"/>
    <w:rsid w:val="00A7280D"/>
    <w:rsid w:val="00A72B28"/>
    <w:rsid w:val="00A72BDB"/>
    <w:rsid w:val="00A730CE"/>
    <w:rsid w:val="00A732EF"/>
    <w:rsid w:val="00A73893"/>
    <w:rsid w:val="00A73F96"/>
    <w:rsid w:val="00A741C2"/>
    <w:rsid w:val="00A7464F"/>
    <w:rsid w:val="00A74917"/>
    <w:rsid w:val="00A74B06"/>
    <w:rsid w:val="00A74F8E"/>
    <w:rsid w:val="00A75197"/>
    <w:rsid w:val="00A763A3"/>
    <w:rsid w:val="00A7657B"/>
    <w:rsid w:val="00A76ECA"/>
    <w:rsid w:val="00A77000"/>
    <w:rsid w:val="00A77003"/>
    <w:rsid w:val="00A779BF"/>
    <w:rsid w:val="00A806CB"/>
    <w:rsid w:val="00A809CF"/>
    <w:rsid w:val="00A81087"/>
    <w:rsid w:val="00A81265"/>
    <w:rsid w:val="00A81342"/>
    <w:rsid w:val="00A813D4"/>
    <w:rsid w:val="00A81812"/>
    <w:rsid w:val="00A8220A"/>
    <w:rsid w:val="00A8362D"/>
    <w:rsid w:val="00A8548A"/>
    <w:rsid w:val="00A858CB"/>
    <w:rsid w:val="00A87236"/>
    <w:rsid w:val="00A872AC"/>
    <w:rsid w:val="00A87CE3"/>
    <w:rsid w:val="00A90700"/>
    <w:rsid w:val="00A915A8"/>
    <w:rsid w:val="00A917EB"/>
    <w:rsid w:val="00A91E05"/>
    <w:rsid w:val="00A9211F"/>
    <w:rsid w:val="00A921A6"/>
    <w:rsid w:val="00A9221B"/>
    <w:rsid w:val="00A92A0C"/>
    <w:rsid w:val="00A93D6A"/>
    <w:rsid w:val="00A94CB7"/>
    <w:rsid w:val="00A9525A"/>
    <w:rsid w:val="00A963EA"/>
    <w:rsid w:val="00A963F3"/>
    <w:rsid w:val="00A96503"/>
    <w:rsid w:val="00A96546"/>
    <w:rsid w:val="00A967B7"/>
    <w:rsid w:val="00A96B18"/>
    <w:rsid w:val="00A9706E"/>
    <w:rsid w:val="00A97A6E"/>
    <w:rsid w:val="00AA0334"/>
    <w:rsid w:val="00AA0735"/>
    <w:rsid w:val="00AA1544"/>
    <w:rsid w:val="00AA1678"/>
    <w:rsid w:val="00AA16C0"/>
    <w:rsid w:val="00AA1C76"/>
    <w:rsid w:val="00AA244B"/>
    <w:rsid w:val="00AA2D4D"/>
    <w:rsid w:val="00AA376E"/>
    <w:rsid w:val="00AA3E2A"/>
    <w:rsid w:val="00AA3F92"/>
    <w:rsid w:val="00AA4669"/>
    <w:rsid w:val="00AA66AD"/>
    <w:rsid w:val="00AA7C68"/>
    <w:rsid w:val="00AB0209"/>
    <w:rsid w:val="00AB05E0"/>
    <w:rsid w:val="00AB066A"/>
    <w:rsid w:val="00AB0D28"/>
    <w:rsid w:val="00AB1CB8"/>
    <w:rsid w:val="00AB1D50"/>
    <w:rsid w:val="00AB27B4"/>
    <w:rsid w:val="00AB2AF7"/>
    <w:rsid w:val="00AB310A"/>
    <w:rsid w:val="00AB35E9"/>
    <w:rsid w:val="00AB43E2"/>
    <w:rsid w:val="00AB500E"/>
    <w:rsid w:val="00AB522D"/>
    <w:rsid w:val="00AB52D5"/>
    <w:rsid w:val="00AB55F6"/>
    <w:rsid w:val="00AB5812"/>
    <w:rsid w:val="00AB59FF"/>
    <w:rsid w:val="00AB6645"/>
    <w:rsid w:val="00AB6856"/>
    <w:rsid w:val="00AB79C7"/>
    <w:rsid w:val="00AB7A7B"/>
    <w:rsid w:val="00AB7ECE"/>
    <w:rsid w:val="00AC1223"/>
    <w:rsid w:val="00AC245E"/>
    <w:rsid w:val="00AC27F5"/>
    <w:rsid w:val="00AC35BB"/>
    <w:rsid w:val="00AC39B0"/>
    <w:rsid w:val="00AC3A0A"/>
    <w:rsid w:val="00AC3D6C"/>
    <w:rsid w:val="00AC4103"/>
    <w:rsid w:val="00AC4D7D"/>
    <w:rsid w:val="00AC5088"/>
    <w:rsid w:val="00AC5424"/>
    <w:rsid w:val="00AC5536"/>
    <w:rsid w:val="00AC5A19"/>
    <w:rsid w:val="00AC62C0"/>
    <w:rsid w:val="00AC69B7"/>
    <w:rsid w:val="00AC722A"/>
    <w:rsid w:val="00AC7B1C"/>
    <w:rsid w:val="00AC7C70"/>
    <w:rsid w:val="00AD07EC"/>
    <w:rsid w:val="00AD08DA"/>
    <w:rsid w:val="00AD10F9"/>
    <w:rsid w:val="00AD28E6"/>
    <w:rsid w:val="00AD34CC"/>
    <w:rsid w:val="00AD3C11"/>
    <w:rsid w:val="00AD4128"/>
    <w:rsid w:val="00AD43DC"/>
    <w:rsid w:val="00AD4F74"/>
    <w:rsid w:val="00AD54DC"/>
    <w:rsid w:val="00AD59C2"/>
    <w:rsid w:val="00AD65AA"/>
    <w:rsid w:val="00AD6E69"/>
    <w:rsid w:val="00AD72C2"/>
    <w:rsid w:val="00AD75D2"/>
    <w:rsid w:val="00AD7F16"/>
    <w:rsid w:val="00AE138C"/>
    <w:rsid w:val="00AE1781"/>
    <w:rsid w:val="00AE19D1"/>
    <w:rsid w:val="00AE1F9A"/>
    <w:rsid w:val="00AE1FF9"/>
    <w:rsid w:val="00AE2750"/>
    <w:rsid w:val="00AE2EE4"/>
    <w:rsid w:val="00AE30A7"/>
    <w:rsid w:val="00AE45D4"/>
    <w:rsid w:val="00AE4827"/>
    <w:rsid w:val="00AE497F"/>
    <w:rsid w:val="00AE5776"/>
    <w:rsid w:val="00AE59E5"/>
    <w:rsid w:val="00AE7D0A"/>
    <w:rsid w:val="00AE7E43"/>
    <w:rsid w:val="00AF0743"/>
    <w:rsid w:val="00AF0A4E"/>
    <w:rsid w:val="00AF2121"/>
    <w:rsid w:val="00AF2C50"/>
    <w:rsid w:val="00AF2E18"/>
    <w:rsid w:val="00AF2EFC"/>
    <w:rsid w:val="00AF3355"/>
    <w:rsid w:val="00AF3425"/>
    <w:rsid w:val="00AF3574"/>
    <w:rsid w:val="00AF3577"/>
    <w:rsid w:val="00AF3675"/>
    <w:rsid w:val="00AF4250"/>
    <w:rsid w:val="00AF4ECB"/>
    <w:rsid w:val="00AF5015"/>
    <w:rsid w:val="00AF5AE7"/>
    <w:rsid w:val="00AF5F1A"/>
    <w:rsid w:val="00AF5F87"/>
    <w:rsid w:val="00AF6AA2"/>
    <w:rsid w:val="00AF6F86"/>
    <w:rsid w:val="00AF72D4"/>
    <w:rsid w:val="00AF7E15"/>
    <w:rsid w:val="00B00669"/>
    <w:rsid w:val="00B00BD4"/>
    <w:rsid w:val="00B0123D"/>
    <w:rsid w:val="00B02614"/>
    <w:rsid w:val="00B02ABB"/>
    <w:rsid w:val="00B03A72"/>
    <w:rsid w:val="00B04AE4"/>
    <w:rsid w:val="00B05234"/>
    <w:rsid w:val="00B05E70"/>
    <w:rsid w:val="00B0615D"/>
    <w:rsid w:val="00B0669F"/>
    <w:rsid w:val="00B068B4"/>
    <w:rsid w:val="00B06E3B"/>
    <w:rsid w:val="00B1017D"/>
    <w:rsid w:val="00B101B8"/>
    <w:rsid w:val="00B10977"/>
    <w:rsid w:val="00B109BC"/>
    <w:rsid w:val="00B10DC0"/>
    <w:rsid w:val="00B11283"/>
    <w:rsid w:val="00B12397"/>
    <w:rsid w:val="00B12E7A"/>
    <w:rsid w:val="00B1325F"/>
    <w:rsid w:val="00B147C6"/>
    <w:rsid w:val="00B1488C"/>
    <w:rsid w:val="00B1488D"/>
    <w:rsid w:val="00B14E57"/>
    <w:rsid w:val="00B14F37"/>
    <w:rsid w:val="00B150A6"/>
    <w:rsid w:val="00B1545B"/>
    <w:rsid w:val="00B156F4"/>
    <w:rsid w:val="00B15858"/>
    <w:rsid w:val="00B1587B"/>
    <w:rsid w:val="00B15AEE"/>
    <w:rsid w:val="00B16153"/>
    <w:rsid w:val="00B16192"/>
    <w:rsid w:val="00B16D25"/>
    <w:rsid w:val="00B16DA7"/>
    <w:rsid w:val="00B16FCB"/>
    <w:rsid w:val="00B17916"/>
    <w:rsid w:val="00B209AD"/>
    <w:rsid w:val="00B20F71"/>
    <w:rsid w:val="00B2118B"/>
    <w:rsid w:val="00B21ADA"/>
    <w:rsid w:val="00B220F8"/>
    <w:rsid w:val="00B2381F"/>
    <w:rsid w:val="00B25CDF"/>
    <w:rsid w:val="00B2614D"/>
    <w:rsid w:val="00B2629E"/>
    <w:rsid w:val="00B2638A"/>
    <w:rsid w:val="00B27087"/>
    <w:rsid w:val="00B2773E"/>
    <w:rsid w:val="00B27842"/>
    <w:rsid w:val="00B27BD1"/>
    <w:rsid w:val="00B27E38"/>
    <w:rsid w:val="00B31606"/>
    <w:rsid w:val="00B3169F"/>
    <w:rsid w:val="00B319AE"/>
    <w:rsid w:val="00B32575"/>
    <w:rsid w:val="00B33006"/>
    <w:rsid w:val="00B335C3"/>
    <w:rsid w:val="00B33753"/>
    <w:rsid w:val="00B340FD"/>
    <w:rsid w:val="00B345FA"/>
    <w:rsid w:val="00B35B34"/>
    <w:rsid w:val="00B3646A"/>
    <w:rsid w:val="00B366FA"/>
    <w:rsid w:val="00B36804"/>
    <w:rsid w:val="00B36979"/>
    <w:rsid w:val="00B36B8D"/>
    <w:rsid w:val="00B36C04"/>
    <w:rsid w:val="00B36D5D"/>
    <w:rsid w:val="00B36EA6"/>
    <w:rsid w:val="00B405D2"/>
    <w:rsid w:val="00B40AD7"/>
    <w:rsid w:val="00B41A0F"/>
    <w:rsid w:val="00B42088"/>
    <w:rsid w:val="00B423D3"/>
    <w:rsid w:val="00B4345D"/>
    <w:rsid w:val="00B43E65"/>
    <w:rsid w:val="00B4447E"/>
    <w:rsid w:val="00B44D52"/>
    <w:rsid w:val="00B45145"/>
    <w:rsid w:val="00B45E7E"/>
    <w:rsid w:val="00B464B9"/>
    <w:rsid w:val="00B47487"/>
    <w:rsid w:val="00B4779F"/>
    <w:rsid w:val="00B47AF4"/>
    <w:rsid w:val="00B47BAA"/>
    <w:rsid w:val="00B47BE3"/>
    <w:rsid w:val="00B50375"/>
    <w:rsid w:val="00B504F7"/>
    <w:rsid w:val="00B50CAB"/>
    <w:rsid w:val="00B50EDE"/>
    <w:rsid w:val="00B516FB"/>
    <w:rsid w:val="00B51971"/>
    <w:rsid w:val="00B51A35"/>
    <w:rsid w:val="00B51F2A"/>
    <w:rsid w:val="00B52987"/>
    <w:rsid w:val="00B54054"/>
    <w:rsid w:val="00B547C2"/>
    <w:rsid w:val="00B54ADB"/>
    <w:rsid w:val="00B54C29"/>
    <w:rsid w:val="00B55260"/>
    <w:rsid w:val="00B558B4"/>
    <w:rsid w:val="00B5614D"/>
    <w:rsid w:val="00B56197"/>
    <w:rsid w:val="00B56C72"/>
    <w:rsid w:val="00B56F18"/>
    <w:rsid w:val="00B61658"/>
    <w:rsid w:val="00B61768"/>
    <w:rsid w:val="00B6212A"/>
    <w:rsid w:val="00B6267D"/>
    <w:rsid w:val="00B6268C"/>
    <w:rsid w:val="00B6291F"/>
    <w:rsid w:val="00B62B70"/>
    <w:rsid w:val="00B63697"/>
    <w:rsid w:val="00B63E5A"/>
    <w:rsid w:val="00B64280"/>
    <w:rsid w:val="00B64684"/>
    <w:rsid w:val="00B6471D"/>
    <w:rsid w:val="00B6482C"/>
    <w:rsid w:val="00B64A2F"/>
    <w:rsid w:val="00B64E6F"/>
    <w:rsid w:val="00B65366"/>
    <w:rsid w:val="00B65AC4"/>
    <w:rsid w:val="00B65B8A"/>
    <w:rsid w:val="00B66915"/>
    <w:rsid w:val="00B669D3"/>
    <w:rsid w:val="00B66AF0"/>
    <w:rsid w:val="00B66CF4"/>
    <w:rsid w:val="00B70AE7"/>
    <w:rsid w:val="00B716D5"/>
    <w:rsid w:val="00B718D1"/>
    <w:rsid w:val="00B71D91"/>
    <w:rsid w:val="00B724AA"/>
    <w:rsid w:val="00B7288C"/>
    <w:rsid w:val="00B72ADF"/>
    <w:rsid w:val="00B72C90"/>
    <w:rsid w:val="00B739FA"/>
    <w:rsid w:val="00B742F9"/>
    <w:rsid w:val="00B74499"/>
    <w:rsid w:val="00B750EB"/>
    <w:rsid w:val="00B760B6"/>
    <w:rsid w:val="00B765CC"/>
    <w:rsid w:val="00B76875"/>
    <w:rsid w:val="00B76E65"/>
    <w:rsid w:val="00B80934"/>
    <w:rsid w:val="00B80E65"/>
    <w:rsid w:val="00B81C76"/>
    <w:rsid w:val="00B835D0"/>
    <w:rsid w:val="00B83B34"/>
    <w:rsid w:val="00B83F50"/>
    <w:rsid w:val="00B8401A"/>
    <w:rsid w:val="00B8415A"/>
    <w:rsid w:val="00B84165"/>
    <w:rsid w:val="00B84302"/>
    <w:rsid w:val="00B843E2"/>
    <w:rsid w:val="00B84748"/>
    <w:rsid w:val="00B84917"/>
    <w:rsid w:val="00B8539D"/>
    <w:rsid w:val="00B8544C"/>
    <w:rsid w:val="00B8554F"/>
    <w:rsid w:val="00B868A9"/>
    <w:rsid w:val="00B86C2C"/>
    <w:rsid w:val="00B86FC3"/>
    <w:rsid w:val="00B87BA9"/>
    <w:rsid w:val="00B903A8"/>
    <w:rsid w:val="00B90541"/>
    <w:rsid w:val="00B905E3"/>
    <w:rsid w:val="00B91ABA"/>
    <w:rsid w:val="00B92030"/>
    <w:rsid w:val="00B93BF5"/>
    <w:rsid w:val="00B94B1A"/>
    <w:rsid w:val="00B94D99"/>
    <w:rsid w:val="00B951DC"/>
    <w:rsid w:val="00B95503"/>
    <w:rsid w:val="00B95A08"/>
    <w:rsid w:val="00B95CAB"/>
    <w:rsid w:val="00B95ECE"/>
    <w:rsid w:val="00B96188"/>
    <w:rsid w:val="00B96335"/>
    <w:rsid w:val="00B96EC5"/>
    <w:rsid w:val="00B96FFB"/>
    <w:rsid w:val="00B97940"/>
    <w:rsid w:val="00B97C0E"/>
    <w:rsid w:val="00BA0071"/>
    <w:rsid w:val="00BA01B0"/>
    <w:rsid w:val="00BA0914"/>
    <w:rsid w:val="00BA0CFE"/>
    <w:rsid w:val="00BA18FD"/>
    <w:rsid w:val="00BA1C03"/>
    <w:rsid w:val="00BA1EB3"/>
    <w:rsid w:val="00BA2BDD"/>
    <w:rsid w:val="00BA2FF8"/>
    <w:rsid w:val="00BA34B4"/>
    <w:rsid w:val="00BA38A3"/>
    <w:rsid w:val="00BA4151"/>
    <w:rsid w:val="00BA4695"/>
    <w:rsid w:val="00BA478B"/>
    <w:rsid w:val="00BA48B9"/>
    <w:rsid w:val="00BA5DF1"/>
    <w:rsid w:val="00BA6B7C"/>
    <w:rsid w:val="00BA7026"/>
    <w:rsid w:val="00BA7A1A"/>
    <w:rsid w:val="00BA7E36"/>
    <w:rsid w:val="00BB0312"/>
    <w:rsid w:val="00BB0428"/>
    <w:rsid w:val="00BB0944"/>
    <w:rsid w:val="00BB0FE1"/>
    <w:rsid w:val="00BB2176"/>
    <w:rsid w:val="00BB2C11"/>
    <w:rsid w:val="00BB48A5"/>
    <w:rsid w:val="00BB4DD7"/>
    <w:rsid w:val="00BB56D3"/>
    <w:rsid w:val="00BB5963"/>
    <w:rsid w:val="00BB5993"/>
    <w:rsid w:val="00BB599C"/>
    <w:rsid w:val="00BB5AFA"/>
    <w:rsid w:val="00BB6589"/>
    <w:rsid w:val="00BB66EE"/>
    <w:rsid w:val="00BB7817"/>
    <w:rsid w:val="00BB7856"/>
    <w:rsid w:val="00BC0108"/>
    <w:rsid w:val="00BC03E7"/>
    <w:rsid w:val="00BC12A3"/>
    <w:rsid w:val="00BC1461"/>
    <w:rsid w:val="00BC2339"/>
    <w:rsid w:val="00BC24FC"/>
    <w:rsid w:val="00BC3A94"/>
    <w:rsid w:val="00BC42B1"/>
    <w:rsid w:val="00BC4504"/>
    <w:rsid w:val="00BC4962"/>
    <w:rsid w:val="00BC4D20"/>
    <w:rsid w:val="00BC67CA"/>
    <w:rsid w:val="00BC6BED"/>
    <w:rsid w:val="00BC7626"/>
    <w:rsid w:val="00BD120B"/>
    <w:rsid w:val="00BD123E"/>
    <w:rsid w:val="00BD1570"/>
    <w:rsid w:val="00BD18C7"/>
    <w:rsid w:val="00BD21AD"/>
    <w:rsid w:val="00BD2365"/>
    <w:rsid w:val="00BD2955"/>
    <w:rsid w:val="00BD2A98"/>
    <w:rsid w:val="00BD3319"/>
    <w:rsid w:val="00BD42F6"/>
    <w:rsid w:val="00BD4BA2"/>
    <w:rsid w:val="00BD503B"/>
    <w:rsid w:val="00BD575B"/>
    <w:rsid w:val="00BD619C"/>
    <w:rsid w:val="00BD63C8"/>
    <w:rsid w:val="00BD69AC"/>
    <w:rsid w:val="00BD7079"/>
    <w:rsid w:val="00BD7C56"/>
    <w:rsid w:val="00BE0112"/>
    <w:rsid w:val="00BE027D"/>
    <w:rsid w:val="00BE0B3D"/>
    <w:rsid w:val="00BE100C"/>
    <w:rsid w:val="00BE1995"/>
    <w:rsid w:val="00BE21D7"/>
    <w:rsid w:val="00BE266B"/>
    <w:rsid w:val="00BE28FE"/>
    <w:rsid w:val="00BE532B"/>
    <w:rsid w:val="00BE54DD"/>
    <w:rsid w:val="00BE56EC"/>
    <w:rsid w:val="00BE5765"/>
    <w:rsid w:val="00BE57D7"/>
    <w:rsid w:val="00BE5F3E"/>
    <w:rsid w:val="00BE6B78"/>
    <w:rsid w:val="00BE7055"/>
    <w:rsid w:val="00BE77EC"/>
    <w:rsid w:val="00BE7B9E"/>
    <w:rsid w:val="00BF0203"/>
    <w:rsid w:val="00BF08ED"/>
    <w:rsid w:val="00BF0E69"/>
    <w:rsid w:val="00BF105B"/>
    <w:rsid w:val="00BF105F"/>
    <w:rsid w:val="00BF11E7"/>
    <w:rsid w:val="00BF2855"/>
    <w:rsid w:val="00BF3142"/>
    <w:rsid w:val="00BF3931"/>
    <w:rsid w:val="00BF3D29"/>
    <w:rsid w:val="00BF3D58"/>
    <w:rsid w:val="00BF4365"/>
    <w:rsid w:val="00BF47DB"/>
    <w:rsid w:val="00BF5357"/>
    <w:rsid w:val="00BF539B"/>
    <w:rsid w:val="00BF590A"/>
    <w:rsid w:val="00BF5AE5"/>
    <w:rsid w:val="00BF63D6"/>
    <w:rsid w:val="00BF6A70"/>
    <w:rsid w:val="00BF7BD2"/>
    <w:rsid w:val="00C0005F"/>
    <w:rsid w:val="00C00B39"/>
    <w:rsid w:val="00C00F98"/>
    <w:rsid w:val="00C01237"/>
    <w:rsid w:val="00C01E61"/>
    <w:rsid w:val="00C0238A"/>
    <w:rsid w:val="00C02CDF"/>
    <w:rsid w:val="00C0366E"/>
    <w:rsid w:val="00C038CB"/>
    <w:rsid w:val="00C059FA"/>
    <w:rsid w:val="00C05F95"/>
    <w:rsid w:val="00C06604"/>
    <w:rsid w:val="00C068CA"/>
    <w:rsid w:val="00C07560"/>
    <w:rsid w:val="00C1049F"/>
    <w:rsid w:val="00C104D7"/>
    <w:rsid w:val="00C105C5"/>
    <w:rsid w:val="00C10CA5"/>
    <w:rsid w:val="00C10E15"/>
    <w:rsid w:val="00C10F29"/>
    <w:rsid w:val="00C11837"/>
    <w:rsid w:val="00C1185A"/>
    <w:rsid w:val="00C11B7E"/>
    <w:rsid w:val="00C134E9"/>
    <w:rsid w:val="00C13D62"/>
    <w:rsid w:val="00C13F2C"/>
    <w:rsid w:val="00C14062"/>
    <w:rsid w:val="00C14FBB"/>
    <w:rsid w:val="00C1580A"/>
    <w:rsid w:val="00C15B1F"/>
    <w:rsid w:val="00C17630"/>
    <w:rsid w:val="00C17B8B"/>
    <w:rsid w:val="00C17C69"/>
    <w:rsid w:val="00C17EEE"/>
    <w:rsid w:val="00C209EC"/>
    <w:rsid w:val="00C20AE9"/>
    <w:rsid w:val="00C20B22"/>
    <w:rsid w:val="00C20E03"/>
    <w:rsid w:val="00C214BA"/>
    <w:rsid w:val="00C21A8B"/>
    <w:rsid w:val="00C224C2"/>
    <w:rsid w:val="00C23005"/>
    <w:rsid w:val="00C2362D"/>
    <w:rsid w:val="00C24AC4"/>
    <w:rsid w:val="00C24B48"/>
    <w:rsid w:val="00C24E26"/>
    <w:rsid w:val="00C26081"/>
    <w:rsid w:val="00C26354"/>
    <w:rsid w:val="00C266D6"/>
    <w:rsid w:val="00C26B4E"/>
    <w:rsid w:val="00C26D7C"/>
    <w:rsid w:val="00C26F73"/>
    <w:rsid w:val="00C27031"/>
    <w:rsid w:val="00C301FC"/>
    <w:rsid w:val="00C31AAA"/>
    <w:rsid w:val="00C3244C"/>
    <w:rsid w:val="00C32D7C"/>
    <w:rsid w:val="00C3346F"/>
    <w:rsid w:val="00C33B06"/>
    <w:rsid w:val="00C33C96"/>
    <w:rsid w:val="00C33D5E"/>
    <w:rsid w:val="00C33F84"/>
    <w:rsid w:val="00C343E3"/>
    <w:rsid w:val="00C34EEC"/>
    <w:rsid w:val="00C34F33"/>
    <w:rsid w:val="00C35A8A"/>
    <w:rsid w:val="00C35B65"/>
    <w:rsid w:val="00C35B99"/>
    <w:rsid w:val="00C361F3"/>
    <w:rsid w:val="00C36384"/>
    <w:rsid w:val="00C363C4"/>
    <w:rsid w:val="00C365E8"/>
    <w:rsid w:val="00C369EF"/>
    <w:rsid w:val="00C36AE3"/>
    <w:rsid w:val="00C36BDD"/>
    <w:rsid w:val="00C37727"/>
    <w:rsid w:val="00C37B41"/>
    <w:rsid w:val="00C37BF3"/>
    <w:rsid w:val="00C37E20"/>
    <w:rsid w:val="00C40217"/>
    <w:rsid w:val="00C404E1"/>
    <w:rsid w:val="00C407DD"/>
    <w:rsid w:val="00C4092B"/>
    <w:rsid w:val="00C40DA4"/>
    <w:rsid w:val="00C4126D"/>
    <w:rsid w:val="00C41509"/>
    <w:rsid w:val="00C418AD"/>
    <w:rsid w:val="00C429B0"/>
    <w:rsid w:val="00C43978"/>
    <w:rsid w:val="00C43C0D"/>
    <w:rsid w:val="00C43DFA"/>
    <w:rsid w:val="00C43E0C"/>
    <w:rsid w:val="00C44A1F"/>
    <w:rsid w:val="00C45539"/>
    <w:rsid w:val="00C45660"/>
    <w:rsid w:val="00C4680B"/>
    <w:rsid w:val="00C479F8"/>
    <w:rsid w:val="00C47C37"/>
    <w:rsid w:val="00C5018C"/>
    <w:rsid w:val="00C5065A"/>
    <w:rsid w:val="00C506AE"/>
    <w:rsid w:val="00C511F1"/>
    <w:rsid w:val="00C513AC"/>
    <w:rsid w:val="00C5265F"/>
    <w:rsid w:val="00C52CEF"/>
    <w:rsid w:val="00C52F8D"/>
    <w:rsid w:val="00C5305A"/>
    <w:rsid w:val="00C5359C"/>
    <w:rsid w:val="00C536A1"/>
    <w:rsid w:val="00C5374D"/>
    <w:rsid w:val="00C5380F"/>
    <w:rsid w:val="00C538D7"/>
    <w:rsid w:val="00C53E0D"/>
    <w:rsid w:val="00C545F8"/>
    <w:rsid w:val="00C54739"/>
    <w:rsid w:val="00C55256"/>
    <w:rsid w:val="00C5565C"/>
    <w:rsid w:val="00C57A3F"/>
    <w:rsid w:val="00C617D1"/>
    <w:rsid w:val="00C61BEF"/>
    <w:rsid w:val="00C61C75"/>
    <w:rsid w:val="00C61D6B"/>
    <w:rsid w:val="00C61E0E"/>
    <w:rsid w:val="00C62529"/>
    <w:rsid w:val="00C638FA"/>
    <w:rsid w:val="00C63D6F"/>
    <w:rsid w:val="00C63E5C"/>
    <w:rsid w:val="00C6452B"/>
    <w:rsid w:val="00C6672E"/>
    <w:rsid w:val="00C66B4C"/>
    <w:rsid w:val="00C66E0D"/>
    <w:rsid w:val="00C70127"/>
    <w:rsid w:val="00C703D2"/>
    <w:rsid w:val="00C707D5"/>
    <w:rsid w:val="00C70C8F"/>
    <w:rsid w:val="00C71938"/>
    <w:rsid w:val="00C71FB7"/>
    <w:rsid w:val="00C729C5"/>
    <w:rsid w:val="00C72D0E"/>
    <w:rsid w:val="00C73392"/>
    <w:rsid w:val="00C7343C"/>
    <w:rsid w:val="00C73DAB"/>
    <w:rsid w:val="00C73FB0"/>
    <w:rsid w:val="00C74C34"/>
    <w:rsid w:val="00C75279"/>
    <w:rsid w:val="00C75F1E"/>
    <w:rsid w:val="00C767C6"/>
    <w:rsid w:val="00C768FD"/>
    <w:rsid w:val="00C76EE1"/>
    <w:rsid w:val="00C76FC7"/>
    <w:rsid w:val="00C775B5"/>
    <w:rsid w:val="00C77C6A"/>
    <w:rsid w:val="00C800B5"/>
    <w:rsid w:val="00C80429"/>
    <w:rsid w:val="00C80854"/>
    <w:rsid w:val="00C818B7"/>
    <w:rsid w:val="00C81FF4"/>
    <w:rsid w:val="00C822C0"/>
    <w:rsid w:val="00C82579"/>
    <w:rsid w:val="00C82D2F"/>
    <w:rsid w:val="00C83265"/>
    <w:rsid w:val="00C83D37"/>
    <w:rsid w:val="00C84F9D"/>
    <w:rsid w:val="00C86249"/>
    <w:rsid w:val="00C863A2"/>
    <w:rsid w:val="00C8657F"/>
    <w:rsid w:val="00C868C7"/>
    <w:rsid w:val="00C86E3F"/>
    <w:rsid w:val="00C8776B"/>
    <w:rsid w:val="00C87E5B"/>
    <w:rsid w:val="00C90195"/>
    <w:rsid w:val="00C906FC"/>
    <w:rsid w:val="00C90714"/>
    <w:rsid w:val="00C90CD2"/>
    <w:rsid w:val="00C9105A"/>
    <w:rsid w:val="00C91342"/>
    <w:rsid w:val="00C9175C"/>
    <w:rsid w:val="00C918C9"/>
    <w:rsid w:val="00C91B3D"/>
    <w:rsid w:val="00C92C88"/>
    <w:rsid w:val="00C92CCE"/>
    <w:rsid w:val="00C92E91"/>
    <w:rsid w:val="00C93093"/>
    <w:rsid w:val="00C93803"/>
    <w:rsid w:val="00C93FF9"/>
    <w:rsid w:val="00C95444"/>
    <w:rsid w:val="00C9556B"/>
    <w:rsid w:val="00C95BDA"/>
    <w:rsid w:val="00C96123"/>
    <w:rsid w:val="00C9669A"/>
    <w:rsid w:val="00C97485"/>
    <w:rsid w:val="00C97A9C"/>
    <w:rsid w:val="00CA0537"/>
    <w:rsid w:val="00CA08D4"/>
    <w:rsid w:val="00CA0D1B"/>
    <w:rsid w:val="00CA0E32"/>
    <w:rsid w:val="00CA1543"/>
    <w:rsid w:val="00CA1558"/>
    <w:rsid w:val="00CA169D"/>
    <w:rsid w:val="00CA1AE4"/>
    <w:rsid w:val="00CA26F5"/>
    <w:rsid w:val="00CA2E94"/>
    <w:rsid w:val="00CA303C"/>
    <w:rsid w:val="00CA3048"/>
    <w:rsid w:val="00CA37F9"/>
    <w:rsid w:val="00CA3E25"/>
    <w:rsid w:val="00CA437A"/>
    <w:rsid w:val="00CA44D8"/>
    <w:rsid w:val="00CA4AD9"/>
    <w:rsid w:val="00CA5776"/>
    <w:rsid w:val="00CA5805"/>
    <w:rsid w:val="00CA5DF0"/>
    <w:rsid w:val="00CA75F7"/>
    <w:rsid w:val="00CA76B8"/>
    <w:rsid w:val="00CA7876"/>
    <w:rsid w:val="00CA7BD6"/>
    <w:rsid w:val="00CA7D15"/>
    <w:rsid w:val="00CA7EB7"/>
    <w:rsid w:val="00CB0355"/>
    <w:rsid w:val="00CB076D"/>
    <w:rsid w:val="00CB1105"/>
    <w:rsid w:val="00CB1123"/>
    <w:rsid w:val="00CB1621"/>
    <w:rsid w:val="00CB17E1"/>
    <w:rsid w:val="00CB2CF2"/>
    <w:rsid w:val="00CB321A"/>
    <w:rsid w:val="00CB3BC1"/>
    <w:rsid w:val="00CB46E5"/>
    <w:rsid w:val="00CB495F"/>
    <w:rsid w:val="00CB4E2A"/>
    <w:rsid w:val="00CB4F29"/>
    <w:rsid w:val="00CB5713"/>
    <w:rsid w:val="00CB5C90"/>
    <w:rsid w:val="00CB65A0"/>
    <w:rsid w:val="00CB6943"/>
    <w:rsid w:val="00CB7216"/>
    <w:rsid w:val="00CC0A95"/>
    <w:rsid w:val="00CC102D"/>
    <w:rsid w:val="00CC1351"/>
    <w:rsid w:val="00CC1769"/>
    <w:rsid w:val="00CC193F"/>
    <w:rsid w:val="00CC1A9A"/>
    <w:rsid w:val="00CC2DF0"/>
    <w:rsid w:val="00CC31ED"/>
    <w:rsid w:val="00CC320A"/>
    <w:rsid w:val="00CC35A0"/>
    <w:rsid w:val="00CC3990"/>
    <w:rsid w:val="00CC3FA8"/>
    <w:rsid w:val="00CC48F5"/>
    <w:rsid w:val="00CC4DAD"/>
    <w:rsid w:val="00CC56BD"/>
    <w:rsid w:val="00CC5B86"/>
    <w:rsid w:val="00CC5D11"/>
    <w:rsid w:val="00CC6157"/>
    <w:rsid w:val="00CC775A"/>
    <w:rsid w:val="00CD2574"/>
    <w:rsid w:val="00CD29B0"/>
    <w:rsid w:val="00CD2DE0"/>
    <w:rsid w:val="00CD335A"/>
    <w:rsid w:val="00CD39F8"/>
    <w:rsid w:val="00CD3FA6"/>
    <w:rsid w:val="00CD413C"/>
    <w:rsid w:val="00CD45F4"/>
    <w:rsid w:val="00CD5309"/>
    <w:rsid w:val="00CD563B"/>
    <w:rsid w:val="00CD5A7E"/>
    <w:rsid w:val="00CD6350"/>
    <w:rsid w:val="00CD65A9"/>
    <w:rsid w:val="00CD6EC2"/>
    <w:rsid w:val="00CD789B"/>
    <w:rsid w:val="00CE1EA1"/>
    <w:rsid w:val="00CE1FAF"/>
    <w:rsid w:val="00CE23AA"/>
    <w:rsid w:val="00CE2793"/>
    <w:rsid w:val="00CE2847"/>
    <w:rsid w:val="00CE3BC0"/>
    <w:rsid w:val="00CE43BF"/>
    <w:rsid w:val="00CE4945"/>
    <w:rsid w:val="00CE4D15"/>
    <w:rsid w:val="00CE519B"/>
    <w:rsid w:val="00CE542F"/>
    <w:rsid w:val="00CE5C90"/>
    <w:rsid w:val="00CE634F"/>
    <w:rsid w:val="00CE75B4"/>
    <w:rsid w:val="00CE7A0B"/>
    <w:rsid w:val="00CE7CCF"/>
    <w:rsid w:val="00CE7F46"/>
    <w:rsid w:val="00CF02C1"/>
    <w:rsid w:val="00CF09BD"/>
    <w:rsid w:val="00CF106D"/>
    <w:rsid w:val="00CF1150"/>
    <w:rsid w:val="00CF116A"/>
    <w:rsid w:val="00CF290A"/>
    <w:rsid w:val="00CF3078"/>
    <w:rsid w:val="00CF340E"/>
    <w:rsid w:val="00CF4026"/>
    <w:rsid w:val="00CF455E"/>
    <w:rsid w:val="00CF47D5"/>
    <w:rsid w:val="00CF5E75"/>
    <w:rsid w:val="00CF6F1D"/>
    <w:rsid w:val="00CF701F"/>
    <w:rsid w:val="00CF71EE"/>
    <w:rsid w:val="00D0095C"/>
    <w:rsid w:val="00D011BB"/>
    <w:rsid w:val="00D031DD"/>
    <w:rsid w:val="00D031F0"/>
    <w:rsid w:val="00D039AF"/>
    <w:rsid w:val="00D04196"/>
    <w:rsid w:val="00D0464B"/>
    <w:rsid w:val="00D05312"/>
    <w:rsid w:val="00D05797"/>
    <w:rsid w:val="00D05B2C"/>
    <w:rsid w:val="00D05B6D"/>
    <w:rsid w:val="00D05CC0"/>
    <w:rsid w:val="00D06176"/>
    <w:rsid w:val="00D07333"/>
    <w:rsid w:val="00D073ED"/>
    <w:rsid w:val="00D0793A"/>
    <w:rsid w:val="00D07B97"/>
    <w:rsid w:val="00D10169"/>
    <w:rsid w:val="00D11B45"/>
    <w:rsid w:val="00D11F79"/>
    <w:rsid w:val="00D135F7"/>
    <w:rsid w:val="00D13AC1"/>
    <w:rsid w:val="00D14505"/>
    <w:rsid w:val="00D14913"/>
    <w:rsid w:val="00D15688"/>
    <w:rsid w:val="00D1590D"/>
    <w:rsid w:val="00D15AC8"/>
    <w:rsid w:val="00D15D89"/>
    <w:rsid w:val="00D15F09"/>
    <w:rsid w:val="00D16085"/>
    <w:rsid w:val="00D16F0D"/>
    <w:rsid w:val="00D16F89"/>
    <w:rsid w:val="00D16FCE"/>
    <w:rsid w:val="00D201C3"/>
    <w:rsid w:val="00D20D8C"/>
    <w:rsid w:val="00D21659"/>
    <w:rsid w:val="00D218D3"/>
    <w:rsid w:val="00D219D9"/>
    <w:rsid w:val="00D21FE1"/>
    <w:rsid w:val="00D22C24"/>
    <w:rsid w:val="00D22D4E"/>
    <w:rsid w:val="00D22F1F"/>
    <w:rsid w:val="00D2337C"/>
    <w:rsid w:val="00D234C4"/>
    <w:rsid w:val="00D240F1"/>
    <w:rsid w:val="00D240F3"/>
    <w:rsid w:val="00D2410B"/>
    <w:rsid w:val="00D24534"/>
    <w:rsid w:val="00D249A2"/>
    <w:rsid w:val="00D25058"/>
    <w:rsid w:val="00D25CB6"/>
    <w:rsid w:val="00D25E77"/>
    <w:rsid w:val="00D265AB"/>
    <w:rsid w:val="00D26A9C"/>
    <w:rsid w:val="00D271DE"/>
    <w:rsid w:val="00D271F5"/>
    <w:rsid w:val="00D27C87"/>
    <w:rsid w:val="00D30D4F"/>
    <w:rsid w:val="00D31159"/>
    <w:rsid w:val="00D318AB"/>
    <w:rsid w:val="00D32BEA"/>
    <w:rsid w:val="00D341E2"/>
    <w:rsid w:val="00D3473A"/>
    <w:rsid w:val="00D34A1C"/>
    <w:rsid w:val="00D35406"/>
    <w:rsid w:val="00D356F4"/>
    <w:rsid w:val="00D36BF7"/>
    <w:rsid w:val="00D373D8"/>
    <w:rsid w:val="00D37640"/>
    <w:rsid w:val="00D37739"/>
    <w:rsid w:val="00D37939"/>
    <w:rsid w:val="00D37E0B"/>
    <w:rsid w:val="00D40632"/>
    <w:rsid w:val="00D408C1"/>
    <w:rsid w:val="00D4111B"/>
    <w:rsid w:val="00D420CD"/>
    <w:rsid w:val="00D42916"/>
    <w:rsid w:val="00D42B1A"/>
    <w:rsid w:val="00D43B98"/>
    <w:rsid w:val="00D4479A"/>
    <w:rsid w:val="00D44D93"/>
    <w:rsid w:val="00D4594A"/>
    <w:rsid w:val="00D459B5"/>
    <w:rsid w:val="00D4761D"/>
    <w:rsid w:val="00D47674"/>
    <w:rsid w:val="00D50261"/>
    <w:rsid w:val="00D5098B"/>
    <w:rsid w:val="00D50A15"/>
    <w:rsid w:val="00D51DDC"/>
    <w:rsid w:val="00D522A9"/>
    <w:rsid w:val="00D525F7"/>
    <w:rsid w:val="00D52A04"/>
    <w:rsid w:val="00D52D3B"/>
    <w:rsid w:val="00D53685"/>
    <w:rsid w:val="00D53F70"/>
    <w:rsid w:val="00D55D3A"/>
    <w:rsid w:val="00D56123"/>
    <w:rsid w:val="00D561EE"/>
    <w:rsid w:val="00D563AA"/>
    <w:rsid w:val="00D56683"/>
    <w:rsid w:val="00D57207"/>
    <w:rsid w:val="00D574CE"/>
    <w:rsid w:val="00D57D46"/>
    <w:rsid w:val="00D6042D"/>
    <w:rsid w:val="00D60D73"/>
    <w:rsid w:val="00D611B8"/>
    <w:rsid w:val="00D61325"/>
    <w:rsid w:val="00D61ED2"/>
    <w:rsid w:val="00D62433"/>
    <w:rsid w:val="00D629D1"/>
    <w:rsid w:val="00D63799"/>
    <w:rsid w:val="00D6393C"/>
    <w:rsid w:val="00D63CA2"/>
    <w:rsid w:val="00D648E1"/>
    <w:rsid w:val="00D64DAA"/>
    <w:rsid w:val="00D64F6C"/>
    <w:rsid w:val="00D654A3"/>
    <w:rsid w:val="00D656BC"/>
    <w:rsid w:val="00D658C0"/>
    <w:rsid w:val="00D658DD"/>
    <w:rsid w:val="00D65DA4"/>
    <w:rsid w:val="00D670E1"/>
    <w:rsid w:val="00D70ECE"/>
    <w:rsid w:val="00D7105C"/>
    <w:rsid w:val="00D71677"/>
    <w:rsid w:val="00D71922"/>
    <w:rsid w:val="00D71C61"/>
    <w:rsid w:val="00D72059"/>
    <w:rsid w:val="00D720E4"/>
    <w:rsid w:val="00D723F2"/>
    <w:rsid w:val="00D7240A"/>
    <w:rsid w:val="00D72484"/>
    <w:rsid w:val="00D727BB"/>
    <w:rsid w:val="00D72AFD"/>
    <w:rsid w:val="00D72D7F"/>
    <w:rsid w:val="00D73A7B"/>
    <w:rsid w:val="00D73DC1"/>
    <w:rsid w:val="00D73F53"/>
    <w:rsid w:val="00D741A6"/>
    <w:rsid w:val="00D74419"/>
    <w:rsid w:val="00D747D6"/>
    <w:rsid w:val="00D75291"/>
    <w:rsid w:val="00D75408"/>
    <w:rsid w:val="00D75E4D"/>
    <w:rsid w:val="00D76065"/>
    <w:rsid w:val="00D76110"/>
    <w:rsid w:val="00D76F7F"/>
    <w:rsid w:val="00D77BD2"/>
    <w:rsid w:val="00D80287"/>
    <w:rsid w:val="00D80BAE"/>
    <w:rsid w:val="00D80EC3"/>
    <w:rsid w:val="00D81617"/>
    <w:rsid w:val="00D816EF"/>
    <w:rsid w:val="00D81F81"/>
    <w:rsid w:val="00D83281"/>
    <w:rsid w:val="00D83716"/>
    <w:rsid w:val="00D84420"/>
    <w:rsid w:val="00D844F7"/>
    <w:rsid w:val="00D84564"/>
    <w:rsid w:val="00D846EC"/>
    <w:rsid w:val="00D84991"/>
    <w:rsid w:val="00D8527C"/>
    <w:rsid w:val="00D85EDB"/>
    <w:rsid w:val="00D86041"/>
    <w:rsid w:val="00D8608C"/>
    <w:rsid w:val="00D865B2"/>
    <w:rsid w:val="00D86DCF"/>
    <w:rsid w:val="00D86F72"/>
    <w:rsid w:val="00D8714A"/>
    <w:rsid w:val="00D87D80"/>
    <w:rsid w:val="00D87DD8"/>
    <w:rsid w:val="00D87F0D"/>
    <w:rsid w:val="00D907EA"/>
    <w:rsid w:val="00D9149C"/>
    <w:rsid w:val="00D91F38"/>
    <w:rsid w:val="00D92A80"/>
    <w:rsid w:val="00D935A1"/>
    <w:rsid w:val="00D9438E"/>
    <w:rsid w:val="00D95829"/>
    <w:rsid w:val="00D95C8E"/>
    <w:rsid w:val="00D962A8"/>
    <w:rsid w:val="00D962DA"/>
    <w:rsid w:val="00D96492"/>
    <w:rsid w:val="00D9675B"/>
    <w:rsid w:val="00D967E2"/>
    <w:rsid w:val="00D968EF"/>
    <w:rsid w:val="00D96FB9"/>
    <w:rsid w:val="00DA0224"/>
    <w:rsid w:val="00DA111B"/>
    <w:rsid w:val="00DA158D"/>
    <w:rsid w:val="00DA15CA"/>
    <w:rsid w:val="00DA18EE"/>
    <w:rsid w:val="00DA1AAC"/>
    <w:rsid w:val="00DA21DA"/>
    <w:rsid w:val="00DA2247"/>
    <w:rsid w:val="00DA235F"/>
    <w:rsid w:val="00DA31F7"/>
    <w:rsid w:val="00DA3561"/>
    <w:rsid w:val="00DA3676"/>
    <w:rsid w:val="00DA4249"/>
    <w:rsid w:val="00DA4A24"/>
    <w:rsid w:val="00DA4EA1"/>
    <w:rsid w:val="00DA53E8"/>
    <w:rsid w:val="00DA5549"/>
    <w:rsid w:val="00DA59DC"/>
    <w:rsid w:val="00DA6029"/>
    <w:rsid w:val="00DA63AB"/>
    <w:rsid w:val="00DA6754"/>
    <w:rsid w:val="00DA68DA"/>
    <w:rsid w:val="00DA6E56"/>
    <w:rsid w:val="00DA7856"/>
    <w:rsid w:val="00DA7D0F"/>
    <w:rsid w:val="00DB02E2"/>
    <w:rsid w:val="00DB0E6E"/>
    <w:rsid w:val="00DB1AC2"/>
    <w:rsid w:val="00DB1BDA"/>
    <w:rsid w:val="00DB1EA7"/>
    <w:rsid w:val="00DB2576"/>
    <w:rsid w:val="00DB3EDB"/>
    <w:rsid w:val="00DB4331"/>
    <w:rsid w:val="00DB4D6A"/>
    <w:rsid w:val="00DB536F"/>
    <w:rsid w:val="00DB6CE9"/>
    <w:rsid w:val="00DB7090"/>
    <w:rsid w:val="00DB751A"/>
    <w:rsid w:val="00DB7DC2"/>
    <w:rsid w:val="00DC0E04"/>
    <w:rsid w:val="00DC14F8"/>
    <w:rsid w:val="00DC330F"/>
    <w:rsid w:val="00DC38BD"/>
    <w:rsid w:val="00DC38F3"/>
    <w:rsid w:val="00DC3E5A"/>
    <w:rsid w:val="00DC3FB7"/>
    <w:rsid w:val="00DC42B4"/>
    <w:rsid w:val="00DC48A8"/>
    <w:rsid w:val="00DC4A3D"/>
    <w:rsid w:val="00DC4CD1"/>
    <w:rsid w:val="00DC50BC"/>
    <w:rsid w:val="00DC50C3"/>
    <w:rsid w:val="00DC52C1"/>
    <w:rsid w:val="00DC5361"/>
    <w:rsid w:val="00DC58B9"/>
    <w:rsid w:val="00DC5AB0"/>
    <w:rsid w:val="00DC63C9"/>
    <w:rsid w:val="00DC6856"/>
    <w:rsid w:val="00DC6920"/>
    <w:rsid w:val="00DC7111"/>
    <w:rsid w:val="00DC7447"/>
    <w:rsid w:val="00DD04B9"/>
    <w:rsid w:val="00DD04C0"/>
    <w:rsid w:val="00DD0FAB"/>
    <w:rsid w:val="00DD1143"/>
    <w:rsid w:val="00DD1A1C"/>
    <w:rsid w:val="00DD24C2"/>
    <w:rsid w:val="00DD2821"/>
    <w:rsid w:val="00DD3689"/>
    <w:rsid w:val="00DD37D7"/>
    <w:rsid w:val="00DD38AA"/>
    <w:rsid w:val="00DD3F70"/>
    <w:rsid w:val="00DD4957"/>
    <w:rsid w:val="00DD50A8"/>
    <w:rsid w:val="00DD5DD9"/>
    <w:rsid w:val="00DD6043"/>
    <w:rsid w:val="00DD60E6"/>
    <w:rsid w:val="00DD64D8"/>
    <w:rsid w:val="00DD7460"/>
    <w:rsid w:val="00DD786D"/>
    <w:rsid w:val="00DD7D34"/>
    <w:rsid w:val="00DE05AC"/>
    <w:rsid w:val="00DE0D03"/>
    <w:rsid w:val="00DE1515"/>
    <w:rsid w:val="00DE1957"/>
    <w:rsid w:val="00DE24F8"/>
    <w:rsid w:val="00DE27F5"/>
    <w:rsid w:val="00DE2BFE"/>
    <w:rsid w:val="00DE4531"/>
    <w:rsid w:val="00DE45DB"/>
    <w:rsid w:val="00DE47D4"/>
    <w:rsid w:val="00DE4CDE"/>
    <w:rsid w:val="00DE5A45"/>
    <w:rsid w:val="00DE622D"/>
    <w:rsid w:val="00DE6FBE"/>
    <w:rsid w:val="00DE7061"/>
    <w:rsid w:val="00DE7606"/>
    <w:rsid w:val="00DE7E3B"/>
    <w:rsid w:val="00DF0295"/>
    <w:rsid w:val="00DF17B5"/>
    <w:rsid w:val="00DF1B30"/>
    <w:rsid w:val="00DF3813"/>
    <w:rsid w:val="00DF406D"/>
    <w:rsid w:val="00DF4175"/>
    <w:rsid w:val="00DF440E"/>
    <w:rsid w:val="00DF499A"/>
    <w:rsid w:val="00DF4CD7"/>
    <w:rsid w:val="00DF4F73"/>
    <w:rsid w:val="00DF5128"/>
    <w:rsid w:val="00DF51EE"/>
    <w:rsid w:val="00DF5584"/>
    <w:rsid w:val="00DF5CAB"/>
    <w:rsid w:val="00DF61B7"/>
    <w:rsid w:val="00DF6599"/>
    <w:rsid w:val="00DF7343"/>
    <w:rsid w:val="00DF78BF"/>
    <w:rsid w:val="00DF7C49"/>
    <w:rsid w:val="00E00080"/>
    <w:rsid w:val="00E003CC"/>
    <w:rsid w:val="00E00D1F"/>
    <w:rsid w:val="00E01231"/>
    <w:rsid w:val="00E018E8"/>
    <w:rsid w:val="00E01A16"/>
    <w:rsid w:val="00E023B7"/>
    <w:rsid w:val="00E02441"/>
    <w:rsid w:val="00E02486"/>
    <w:rsid w:val="00E02674"/>
    <w:rsid w:val="00E027C5"/>
    <w:rsid w:val="00E02EF1"/>
    <w:rsid w:val="00E03142"/>
    <w:rsid w:val="00E03300"/>
    <w:rsid w:val="00E033B8"/>
    <w:rsid w:val="00E03F5C"/>
    <w:rsid w:val="00E0483A"/>
    <w:rsid w:val="00E04F0E"/>
    <w:rsid w:val="00E0509A"/>
    <w:rsid w:val="00E051D5"/>
    <w:rsid w:val="00E056E8"/>
    <w:rsid w:val="00E06021"/>
    <w:rsid w:val="00E06C26"/>
    <w:rsid w:val="00E07DB4"/>
    <w:rsid w:val="00E07DCE"/>
    <w:rsid w:val="00E1002D"/>
    <w:rsid w:val="00E102C4"/>
    <w:rsid w:val="00E10AC3"/>
    <w:rsid w:val="00E11828"/>
    <w:rsid w:val="00E11886"/>
    <w:rsid w:val="00E1223C"/>
    <w:rsid w:val="00E129C3"/>
    <w:rsid w:val="00E12B1C"/>
    <w:rsid w:val="00E135A1"/>
    <w:rsid w:val="00E14004"/>
    <w:rsid w:val="00E14015"/>
    <w:rsid w:val="00E1455A"/>
    <w:rsid w:val="00E149AF"/>
    <w:rsid w:val="00E14A52"/>
    <w:rsid w:val="00E14DCC"/>
    <w:rsid w:val="00E15433"/>
    <w:rsid w:val="00E155CB"/>
    <w:rsid w:val="00E15631"/>
    <w:rsid w:val="00E15750"/>
    <w:rsid w:val="00E15EC7"/>
    <w:rsid w:val="00E16EAF"/>
    <w:rsid w:val="00E17583"/>
    <w:rsid w:val="00E20162"/>
    <w:rsid w:val="00E20856"/>
    <w:rsid w:val="00E208CB"/>
    <w:rsid w:val="00E2139E"/>
    <w:rsid w:val="00E21518"/>
    <w:rsid w:val="00E22148"/>
    <w:rsid w:val="00E22437"/>
    <w:rsid w:val="00E23F82"/>
    <w:rsid w:val="00E2462C"/>
    <w:rsid w:val="00E24BAC"/>
    <w:rsid w:val="00E267B9"/>
    <w:rsid w:val="00E27011"/>
    <w:rsid w:val="00E3044B"/>
    <w:rsid w:val="00E315F1"/>
    <w:rsid w:val="00E31B63"/>
    <w:rsid w:val="00E31C81"/>
    <w:rsid w:val="00E3236F"/>
    <w:rsid w:val="00E324E0"/>
    <w:rsid w:val="00E33CD7"/>
    <w:rsid w:val="00E35456"/>
    <w:rsid w:val="00E35D16"/>
    <w:rsid w:val="00E35D76"/>
    <w:rsid w:val="00E36441"/>
    <w:rsid w:val="00E36675"/>
    <w:rsid w:val="00E366AC"/>
    <w:rsid w:val="00E37011"/>
    <w:rsid w:val="00E37253"/>
    <w:rsid w:val="00E416EB"/>
    <w:rsid w:val="00E41731"/>
    <w:rsid w:val="00E423A0"/>
    <w:rsid w:val="00E42A26"/>
    <w:rsid w:val="00E43E93"/>
    <w:rsid w:val="00E44649"/>
    <w:rsid w:val="00E44E7E"/>
    <w:rsid w:val="00E4509F"/>
    <w:rsid w:val="00E460F9"/>
    <w:rsid w:val="00E46D4B"/>
    <w:rsid w:val="00E46D5C"/>
    <w:rsid w:val="00E46DFD"/>
    <w:rsid w:val="00E47825"/>
    <w:rsid w:val="00E50A27"/>
    <w:rsid w:val="00E50C03"/>
    <w:rsid w:val="00E50D1A"/>
    <w:rsid w:val="00E50F0F"/>
    <w:rsid w:val="00E51451"/>
    <w:rsid w:val="00E51884"/>
    <w:rsid w:val="00E519A5"/>
    <w:rsid w:val="00E528CC"/>
    <w:rsid w:val="00E52DE5"/>
    <w:rsid w:val="00E53452"/>
    <w:rsid w:val="00E538F3"/>
    <w:rsid w:val="00E53B87"/>
    <w:rsid w:val="00E53C12"/>
    <w:rsid w:val="00E5439B"/>
    <w:rsid w:val="00E546AE"/>
    <w:rsid w:val="00E54E88"/>
    <w:rsid w:val="00E556E7"/>
    <w:rsid w:val="00E55D1B"/>
    <w:rsid w:val="00E56828"/>
    <w:rsid w:val="00E569E9"/>
    <w:rsid w:val="00E56BB4"/>
    <w:rsid w:val="00E56F25"/>
    <w:rsid w:val="00E576C3"/>
    <w:rsid w:val="00E60F35"/>
    <w:rsid w:val="00E6132B"/>
    <w:rsid w:val="00E61B5C"/>
    <w:rsid w:val="00E621A5"/>
    <w:rsid w:val="00E627F6"/>
    <w:rsid w:val="00E62A3B"/>
    <w:rsid w:val="00E62F25"/>
    <w:rsid w:val="00E63615"/>
    <w:rsid w:val="00E63DA0"/>
    <w:rsid w:val="00E651D2"/>
    <w:rsid w:val="00E66635"/>
    <w:rsid w:val="00E66A0C"/>
    <w:rsid w:val="00E66E26"/>
    <w:rsid w:val="00E678B0"/>
    <w:rsid w:val="00E679EA"/>
    <w:rsid w:val="00E67B36"/>
    <w:rsid w:val="00E701FD"/>
    <w:rsid w:val="00E70623"/>
    <w:rsid w:val="00E71B21"/>
    <w:rsid w:val="00E72053"/>
    <w:rsid w:val="00E730CB"/>
    <w:rsid w:val="00E737E9"/>
    <w:rsid w:val="00E739A9"/>
    <w:rsid w:val="00E73F05"/>
    <w:rsid w:val="00E74305"/>
    <w:rsid w:val="00E7559D"/>
    <w:rsid w:val="00E7567D"/>
    <w:rsid w:val="00E757CF"/>
    <w:rsid w:val="00E76001"/>
    <w:rsid w:val="00E76AB6"/>
    <w:rsid w:val="00E80948"/>
    <w:rsid w:val="00E8094E"/>
    <w:rsid w:val="00E80982"/>
    <w:rsid w:val="00E80BD7"/>
    <w:rsid w:val="00E80C6B"/>
    <w:rsid w:val="00E80C8E"/>
    <w:rsid w:val="00E8111F"/>
    <w:rsid w:val="00E8195F"/>
    <w:rsid w:val="00E83DF8"/>
    <w:rsid w:val="00E84F52"/>
    <w:rsid w:val="00E84FC5"/>
    <w:rsid w:val="00E85197"/>
    <w:rsid w:val="00E85493"/>
    <w:rsid w:val="00E8567C"/>
    <w:rsid w:val="00E8582D"/>
    <w:rsid w:val="00E8612B"/>
    <w:rsid w:val="00E86BC4"/>
    <w:rsid w:val="00E86DA5"/>
    <w:rsid w:val="00E87348"/>
    <w:rsid w:val="00E8794C"/>
    <w:rsid w:val="00E90F38"/>
    <w:rsid w:val="00E91FDF"/>
    <w:rsid w:val="00E92154"/>
    <w:rsid w:val="00E92630"/>
    <w:rsid w:val="00E926D0"/>
    <w:rsid w:val="00E93D5F"/>
    <w:rsid w:val="00E943D6"/>
    <w:rsid w:val="00E94EA7"/>
    <w:rsid w:val="00E959EE"/>
    <w:rsid w:val="00E95AB3"/>
    <w:rsid w:val="00E96BDE"/>
    <w:rsid w:val="00E96EE2"/>
    <w:rsid w:val="00E96EF7"/>
    <w:rsid w:val="00E970E7"/>
    <w:rsid w:val="00E97290"/>
    <w:rsid w:val="00E97323"/>
    <w:rsid w:val="00E97469"/>
    <w:rsid w:val="00EA2A9D"/>
    <w:rsid w:val="00EA2F46"/>
    <w:rsid w:val="00EA32CF"/>
    <w:rsid w:val="00EA368C"/>
    <w:rsid w:val="00EA52A5"/>
    <w:rsid w:val="00EA5677"/>
    <w:rsid w:val="00EA569D"/>
    <w:rsid w:val="00EA5CC3"/>
    <w:rsid w:val="00EA5F93"/>
    <w:rsid w:val="00EA6AB9"/>
    <w:rsid w:val="00EA74F1"/>
    <w:rsid w:val="00EA7595"/>
    <w:rsid w:val="00EA75E0"/>
    <w:rsid w:val="00EA79CA"/>
    <w:rsid w:val="00EA7B7D"/>
    <w:rsid w:val="00EA7D10"/>
    <w:rsid w:val="00EA7D8C"/>
    <w:rsid w:val="00EB07A6"/>
    <w:rsid w:val="00EB0B3F"/>
    <w:rsid w:val="00EB15F3"/>
    <w:rsid w:val="00EB191F"/>
    <w:rsid w:val="00EB28AE"/>
    <w:rsid w:val="00EB2C72"/>
    <w:rsid w:val="00EB32A1"/>
    <w:rsid w:val="00EB3528"/>
    <w:rsid w:val="00EB3543"/>
    <w:rsid w:val="00EB413B"/>
    <w:rsid w:val="00EB4169"/>
    <w:rsid w:val="00EB44FA"/>
    <w:rsid w:val="00EB496C"/>
    <w:rsid w:val="00EB4A46"/>
    <w:rsid w:val="00EB50DF"/>
    <w:rsid w:val="00EB5105"/>
    <w:rsid w:val="00EB55F5"/>
    <w:rsid w:val="00EB5C37"/>
    <w:rsid w:val="00EB64F6"/>
    <w:rsid w:val="00EB6C17"/>
    <w:rsid w:val="00EB6E63"/>
    <w:rsid w:val="00EB6EA4"/>
    <w:rsid w:val="00EB7441"/>
    <w:rsid w:val="00EB7FC3"/>
    <w:rsid w:val="00EC075A"/>
    <w:rsid w:val="00EC086C"/>
    <w:rsid w:val="00EC123A"/>
    <w:rsid w:val="00EC147C"/>
    <w:rsid w:val="00EC186E"/>
    <w:rsid w:val="00EC1987"/>
    <w:rsid w:val="00EC1A4F"/>
    <w:rsid w:val="00EC1A7A"/>
    <w:rsid w:val="00EC270A"/>
    <w:rsid w:val="00EC28FE"/>
    <w:rsid w:val="00EC39A4"/>
    <w:rsid w:val="00EC3C2F"/>
    <w:rsid w:val="00EC3DE5"/>
    <w:rsid w:val="00EC438B"/>
    <w:rsid w:val="00EC4771"/>
    <w:rsid w:val="00EC5FE1"/>
    <w:rsid w:val="00EC650B"/>
    <w:rsid w:val="00EC6E08"/>
    <w:rsid w:val="00EC72D2"/>
    <w:rsid w:val="00EC76AC"/>
    <w:rsid w:val="00EC77C9"/>
    <w:rsid w:val="00EC7BC8"/>
    <w:rsid w:val="00ED01BE"/>
    <w:rsid w:val="00ED0FB9"/>
    <w:rsid w:val="00ED0FD7"/>
    <w:rsid w:val="00ED1B14"/>
    <w:rsid w:val="00ED1C55"/>
    <w:rsid w:val="00ED2033"/>
    <w:rsid w:val="00ED314C"/>
    <w:rsid w:val="00ED33A1"/>
    <w:rsid w:val="00ED4433"/>
    <w:rsid w:val="00ED4F0A"/>
    <w:rsid w:val="00ED598A"/>
    <w:rsid w:val="00ED5F7C"/>
    <w:rsid w:val="00ED70C7"/>
    <w:rsid w:val="00EE00F1"/>
    <w:rsid w:val="00EE05B0"/>
    <w:rsid w:val="00EE0E15"/>
    <w:rsid w:val="00EE13B8"/>
    <w:rsid w:val="00EE1B48"/>
    <w:rsid w:val="00EE2523"/>
    <w:rsid w:val="00EE29E0"/>
    <w:rsid w:val="00EE33EE"/>
    <w:rsid w:val="00EE3AA3"/>
    <w:rsid w:val="00EE43C3"/>
    <w:rsid w:val="00EE4A87"/>
    <w:rsid w:val="00EE5B33"/>
    <w:rsid w:val="00EE5D31"/>
    <w:rsid w:val="00EE7001"/>
    <w:rsid w:val="00EE7892"/>
    <w:rsid w:val="00EE7D85"/>
    <w:rsid w:val="00EE7E08"/>
    <w:rsid w:val="00EE7FD6"/>
    <w:rsid w:val="00EE7FE0"/>
    <w:rsid w:val="00EF00B1"/>
    <w:rsid w:val="00EF068C"/>
    <w:rsid w:val="00EF15BA"/>
    <w:rsid w:val="00EF1B54"/>
    <w:rsid w:val="00EF2180"/>
    <w:rsid w:val="00EF2194"/>
    <w:rsid w:val="00EF3DE7"/>
    <w:rsid w:val="00EF48A9"/>
    <w:rsid w:val="00EF510A"/>
    <w:rsid w:val="00EF5220"/>
    <w:rsid w:val="00EF583B"/>
    <w:rsid w:val="00EF6513"/>
    <w:rsid w:val="00EF6CFE"/>
    <w:rsid w:val="00EF7388"/>
    <w:rsid w:val="00EF74C2"/>
    <w:rsid w:val="00F00CA8"/>
    <w:rsid w:val="00F00EFA"/>
    <w:rsid w:val="00F00FF7"/>
    <w:rsid w:val="00F02C66"/>
    <w:rsid w:val="00F02F7D"/>
    <w:rsid w:val="00F03C79"/>
    <w:rsid w:val="00F03F99"/>
    <w:rsid w:val="00F04861"/>
    <w:rsid w:val="00F05D95"/>
    <w:rsid w:val="00F060F7"/>
    <w:rsid w:val="00F06684"/>
    <w:rsid w:val="00F0714F"/>
    <w:rsid w:val="00F072F5"/>
    <w:rsid w:val="00F0771E"/>
    <w:rsid w:val="00F10B26"/>
    <w:rsid w:val="00F112A1"/>
    <w:rsid w:val="00F11389"/>
    <w:rsid w:val="00F11898"/>
    <w:rsid w:val="00F127E5"/>
    <w:rsid w:val="00F13FEC"/>
    <w:rsid w:val="00F14920"/>
    <w:rsid w:val="00F14FB7"/>
    <w:rsid w:val="00F154EF"/>
    <w:rsid w:val="00F15552"/>
    <w:rsid w:val="00F156D0"/>
    <w:rsid w:val="00F15FDB"/>
    <w:rsid w:val="00F16359"/>
    <w:rsid w:val="00F168CA"/>
    <w:rsid w:val="00F16AD9"/>
    <w:rsid w:val="00F16FB8"/>
    <w:rsid w:val="00F17C8A"/>
    <w:rsid w:val="00F2044D"/>
    <w:rsid w:val="00F20A9C"/>
    <w:rsid w:val="00F2120C"/>
    <w:rsid w:val="00F21762"/>
    <w:rsid w:val="00F21A2E"/>
    <w:rsid w:val="00F21DB2"/>
    <w:rsid w:val="00F226A5"/>
    <w:rsid w:val="00F22842"/>
    <w:rsid w:val="00F22C21"/>
    <w:rsid w:val="00F24A62"/>
    <w:rsid w:val="00F255D2"/>
    <w:rsid w:val="00F25957"/>
    <w:rsid w:val="00F26409"/>
    <w:rsid w:val="00F269D9"/>
    <w:rsid w:val="00F26C1D"/>
    <w:rsid w:val="00F26E39"/>
    <w:rsid w:val="00F275E7"/>
    <w:rsid w:val="00F277DD"/>
    <w:rsid w:val="00F31A64"/>
    <w:rsid w:val="00F323EC"/>
    <w:rsid w:val="00F32C70"/>
    <w:rsid w:val="00F33505"/>
    <w:rsid w:val="00F338F0"/>
    <w:rsid w:val="00F340BB"/>
    <w:rsid w:val="00F3480F"/>
    <w:rsid w:val="00F34BEF"/>
    <w:rsid w:val="00F3548B"/>
    <w:rsid w:val="00F35E57"/>
    <w:rsid w:val="00F36959"/>
    <w:rsid w:val="00F36EA9"/>
    <w:rsid w:val="00F37BBF"/>
    <w:rsid w:val="00F37F6F"/>
    <w:rsid w:val="00F410AD"/>
    <w:rsid w:val="00F41221"/>
    <w:rsid w:val="00F412BD"/>
    <w:rsid w:val="00F4130F"/>
    <w:rsid w:val="00F4154A"/>
    <w:rsid w:val="00F417EB"/>
    <w:rsid w:val="00F42464"/>
    <w:rsid w:val="00F43422"/>
    <w:rsid w:val="00F43526"/>
    <w:rsid w:val="00F437B6"/>
    <w:rsid w:val="00F43D7F"/>
    <w:rsid w:val="00F451CE"/>
    <w:rsid w:val="00F455EE"/>
    <w:rsid w:val="00F45766"/>
    <w:rsid w:val="00F45DAB"/>
    <w:rsid w:val="00F46155"/>
    <w:rsid w:val="00F463C3"/>
    <w:rsid w:val="00F46C03"/>
    <w:rsid w:val="00F46DB7"/>
    <w:rsid w:val="00F47FB3"/>
    <w:rsid w:val="00F5033A"/>
    <w:rsid w:val="00F5068D"/>
    <w:rsid w:val="00F50855"/>
    <w:rsid w:val="00F50DEB"/>
    <w:rsid w:val="00F50E57"/>
    <w:rsid w:val="00F5140D"/>
    <w:rsid w:val="00F5165B"/>
    <w:rsid w:val="00F51773"/>
    <w:rsid w:val="00F518D2"/>
    <w:rsid w:val="00F5191F"/>
    <w:rsid w:val="00F51C6D"/>
    <w:rsid w:val="00F52041"/>
    <w:rsid w:val="00F523C2"/>
    <w:rsid w:val="00F524E9"/>
    <w:rsid w:val="00F53252"/>
    <w:rsid w:val="00F53678"/>
    <w:rsid w:val="00F538A5"/>
    <w:rsid w:val="00F53A54"/>
    <w:rsid w:val="00F54007"/>
    <w:rsid w:val="00F5477C"/>
    <w:rsid w:val="00F54A38"/>
    <w:rsid w:val="00F54DF5"/>
    <w:rsid w:val="00F56014"/>
    <w:rsid w:val="00F5660B"/>
    <w:rsid w:val="00F569E2"/>
    <w:rsid w:val="00F57B98"/>
    <w:rsid w:val="00F57BF4"/>
    <w:rsid w:val="00F606FE"/>
    <w:rsid w:val="00F60D44"/>
    <w:rsid w:val="00F63974"/>
    <w:rsid w:val="00F63B9F"/>
    <w:rsid w:val="00F63C9E"/>
    <w:rsid w:val="00F63E5D"/>
    <w:rsid w:val="00F645CA"/>
    <w:rsid w:val="00F64D0C"/>
    <w:rsid w:val="00F65A8D"/>
    <w:rsid w:val="00F66243"/>
    <w:rsid w:val="00F66BD6"/>
    <w:rsid w:val="00F66F22"/>
    <w:rsid w:val="00F67B39"/>
    <w:rsid w:val="00F67B88"/>
    <w:rsid w:val="00F67D85"/>
    <w:rsid w:val="00F67F4A"/>
    <w:rsid w:val="00F706B8"/>
    <w:rsid w:val="00F70D0D"/>
    <w:rsid w:val="00F70ED2"/>
    <w:rsid w:val="00F71AC7"/>
    <w:rsid w:val="00F72368"/>
    <w:rsid w:val="00F7397E"/>
    <w:rsid w:val="00F73C19"/>
    <w:rsid w:val="00F74D6F"/>
    <w:rsid w:val="00F75DE4"/>
    <w:rsid w:val="00F75E2F"/>
    <w:rsid w:val="00F7627C"/>
    <w:rsid w:val="00F7688B"/>
    <w:rsid w:val="00F76EA8"/>
    <w:rsid w:val="00F77144"/>
    <w:rsid w:val="00F77C48"/>
    <w:rsid w:val="00F8005F"/>
    <w:rsid w:val="00F80CF3"/>
    <w:rsid w:val="00F810F2"/>
    <w:rsid w:val="00F814B0"/>
    <w:rsid w:val="00F8158E"/>
    <w:rsid w:val="00F819AA"/>
    <w:rsid w:val="00F82BDF"/>
    <w:rsid w:val="00F840BA"/>
    <w:rsid w:val="00F84156"/>
    <w:rsid w:val="00F85088"/>
    <w:rsid w:val="00F8511F"/>
    <w:rsid w:val="00F85D2A"/>
    <w:rsid w:val="00F85DF6"/>
    <w:rsid w:val="00F8635B"/>
    <w:rsid w:val="00F8661B"/>
    <w:rsid w:val="00F86BBB"/>
    <w:rsid w:val="00F86CBF"/>
    <w:rsid w:val="00F87661"/>
    <w:rsid w:val="00F87677"/>
    <w:rsid w:val="00F87BFE"/>
    <w:rsid w:val="00F900FC"/>
    <w:rsid w:val="00F902A1"/>
    <w:rsid w:val="00F90541"/>
    <w:rsid w:val="00F90687"/>
    <w:rsid w:val="00F90AD9"/>
    <w:rsid w:val="00F9150B"/>
    <w:rsid w:val="00F91CE9"/>
    <w:rsid w:val="00F91D8A"/>
    <w:rsid w:val="00F92B82"/>
    <w:rsid w:val="00F92E53"/>
    <w:rsid w:val="00F9309B"/>
    <w:rsid w:val="00F9370F"/>
    <w:rsid w:val="00F93DA0"/>
    <w:rsid w:val="00F94A8C"/>
    <w:rsid w:val="00F953EA"/>
    <w:rsid w:val="00F95557"/>
    <w:rsid w:val="00F95FCC"/>
    <w:rsid w:val="00F966FB"/>
    <w:rsid w:val="00F96860"/>
    <w:rsid w:val="00F96B8E"/>
    <w:rsid w:val="00F96EFC"/>
    <w:rsid w:val="00F97204"/>
    <w:rsid w:val="00F97686"/>
    <w:rsid w:val="00FA043A"/>
    <w:rsid w:val="00FA0536"/>
    <w:rsid w:val="00FA1035"/>
    <w:rsid w:val="00FA1386"/>
    <w:rsid w:val="00FA1479"/>
    <w:rsid w:val="00FA2BEB"/>
    <w:rsid w:val="00FA38E5"/>
    <w:rsid w:val="00FA3ABF"/>
    <w:rsid w:val="00FA3CB7"/>
    <w:rsid w:val="00FA4518"/>
    <w:rsid w:val="00FA4A18"/>
    <w:rsid w:val="00FA5C95"/>
    <w:rsid w:val="00FA5F88"/>
    <w:rsid w:val="00FA6FB6"/>
    <w:rsid w:val="00FA7272"/>
    <w:rsid w:val="00FB040B"/>
    <w:rsid w:val="00FB0A7D"/>
    <w:rsid w:val="00FB0B6C"/>
    <w:rsid w:val="00FB0E8E"/>
    <w:rsid w:val="00FB10CA"/>
    <w:rsid w:val="00FB1269"/>
    <w:rsid w:val="00FB15ED"/>
    <w:rsid w:val="00FB22CF"/>
    <w:rsid w:val="00FB26A3"/>
    <w:rsid w:val="00FB2E45"/>
    <w:rsid w:val="00FB3060"/>
    <w:rsid w:val="00FB3A91"/>
    <w:rsid w:val="00FB4092"/>
    <w:rsid w:val="00FB4255"/>
    <w:rsid w:val="00FB478D"/>
    <w:rsid w:val="00FB4AF1"/>
    <w:rsid w:val="00FB4CB8"/>
    <w:rsid w:val="00FB55A0"/>
    <w:rsid w:val="00FB6794"/>
    <w:rsid w:val="00FB68A2"/>
    <w:rsid w:val="00FB6A00"/>
    <w:rsid w:val="00FB6E06"/>
    <w:rsid w:val="00FC01AE"/>
    <w:rsid w:val="00FC0614"/>
    <w:rsid w:val="00FC0743"/>
    <w:rsid w:val="00FC07C5"/>
    <w:rsid w:val="00FC0FD1"/>
    <w:rsid w:val="00FC18E3"/>
    <w:rsid w:val="00FC1CFE"/>
    <w:rsid w:val="00FC1F10"/>
    <w:rsid w:val="00FC1FA1"/>
    <w:rsid w:val="00FC223F"/>
    <w:rsid w:val="00FC2366"/>
    <w:rsid w:val="00FC265B"/>
    <w:rsid w:val="00FC38DE"/>
    <w:rsid w:val="00FC3B8C"/>
    <w:rsid w:val="00FC4A66"/>
    <w:rsid w:val="00FC5D20"/>
    <w:rsid w:val="00FC5F08"/>
    <w:rsid w:val="00FC70DE"/>
    <w:rsid w:val="00FC7C53"/>
    <w:rsid w:val="00FD0163"/>
    <w:rsid w:val="00FD03C9"/>
    <w:rsid w:val="00FD047A"/>
    <w:rsid w:val="00FD149E"/>
    <w:rsid w:val="00FD1A93"/>
    <w:rsid w:val="00FD279A"/>
    <w:rsid w:val="00FD4377"/>
    <w:rsid w:val="00FD5E1B"/>
    <w:rsid w:val="00FD7539"/>
    <w:rsid w:val="00FD7B7F"/>
    <w:rsid w:val="00FD7D84"/>
    <w:rsid w:val="00FE03F7"/>
    <w:rsid w:val="00FE0410"/>
    <w:rsid w:val="00FE08DE"/>
    <w:rsid w:val="00FE0E27"/>
    <w:rsid w:val="00FE1DCE"/>
    <w:rsid w:val="00FE23FE"/>
    <w:rsid w:val="00FE2543"/>
    <w:rsid w:val="00FE2914"/>
    <w:rsid w:val="00FE3A52"/>
    <w:rsid w:val="00FE3F06"/>
    <w:rsid w:val="00FE4699"/>
    <w:rsid w:val="00FE4E67"/>
    <w:rsid w:val="00FE5132"/>
    <w:rsid w:val="00FE579D"/>
    <w:rsid w:val="00FE6B76"/>
    <w:rsid w:val="00FE754D"/>
    <w:rsid w:val="00FE7856"/>
    <w:rsid w:val="00FF045C"/>
    <w:rsid w:val="00FF0479"/>
    <w:rsid w:val="00FF0A92"/>
    <w:rsid w:val="00FF267A"/>
    <w:rsid w:val="00FF27EF"/>
    <w:rsid w:val="00FF31BB"/>
    <w:rsid w:val="00FF3252"/>
    <w:rsid w:val="00FF3486"/>
    <w:rsid w:val="00FF352D"/>
    <w:rsid w:val="00FF3B39"/>
    <w:rsid w:val="00FF4672"/>
    <w:rsid w:val="00FF51DF"/>
    <w:rsid w:val="00FF6723"/>
    <w:rsid w:val="00FF71A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BDF6A"/>
  <w15:docId w15:val="{4F8937F8-062E-487A-841F-EA289BFA3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6A3F"/>
    <w:pPr>
      <w:spacing w:before="120" w:after="120" w:line="270" w:lineRule="atLeast"/>
      <w:ind w:left="504"/>
    </w:pPr>
    <w:rPr>
      <w:rFonts w:ascii="Arial" w:eastAsia="MS Mincho" w:hAnsi="Arial"/>
      <w:color w:val="000000"/>
      <w:lang w:val="en-CA" w:eastAsia="en-US"/>
    </w:rPr>
  </w:style>
  <w:style w:type="paragraph" w:styleId="Heading1">
    <w:name w:val="heading 1"/>
    <w:basedOn w:val="Normal"/>
    <w:next w:val="Normal"/>
    <w:qFormat/>
    <w:rsid w:val="00DF5128"/>
    <w:pPr>
      <w:spacing w:before="200" w:after="200"/>
      <w:ind w:left="0"/>
      <w:outlineLvl w:val="0"/>
    </w:pPr>
    <w:rPr>
      <w:rFonts w:asciiTheme="minorHAnsi" w:hAnsiTheme="minorHAnsi"/>
      <w:b/>
      <w:smallCaps/>
      <w:sz w:val="22"/>
      <w:szCs w:val="22"/>
    </w:rPr>
  </w:style>
  <w:style w:type="paragraph" w:styleId="Heading2">
    <w:name w:val="heading 2"/>
    <w:basedOn w:val="Normal"/>
    <w:next w:val="Normal"/>
    <w:link w:val="Heading2Char"/>
    <w:qFormat/>
    <w:pPr>
      <w:keepNext/>
      <w:spacing w:before="200" w:after="100"/>
      <w:ind w:left="0"/>
      <w:outlineLvl w:val="1"/>
    </w:pPr>
    <w:rPr>
      <w:b/>
      <w:smallCaps/>
      <w:color w:val="auto"/>
      <w:sz w:val="28"/>
    </w:rPr>
  </w:style>
  <w:style w:type="paragraph" w:styleId="Heading3">
    <w:name w:val="heading 3"/>
    <w:basedOn w:val="Normal"/>
    <w:next w:val="Normal"/>
    <w:link w:val="Heading3Char"/>
    <w:qFormat/>
    <w:pPr>
      <w:keepNext/>
      <w:spacing w:before="140" w:after="60"/>
      <w:ind w:left="0"/>
      <w:outlineLvl w:val="2"/>
    </w:pPr>
    <w:rPr>
      <w:b/>
      <w:smallCaps/>
      <w:sz w:val="24"/>
    </w:rPr>
  </w:style>
  <w:style w:type="paragraph" w:styleId="Heading4">
    <w:name w:val="heading 4"/>
    <w:basedOn w:val="Normal"/>
    <w:next w:val="Normal"/>
    <w:link w:val="Heading4Char"/>
    <w:qFormat/>
    <w:pPr>
      <w:keepNext/>
      <w:spacing w:before="100" w:after="60"/>
      <w:ind w:left="0" w:right="2880"/>
      <w:outlineLvl w:val="3"/>
    </w:pPr>
    <w:rPr>
      <w:b/>
      <w:smallCaps/>
      <w:lang w:val="bin-NG"/>
    </w:rPr>
  </w:style>
  <w:style w:type="paragraph" w:styleId="Heading5">
    <w:name w:val="heading 5"/>
    <w:basedOn w:val="Normal"/>
    <w:next w:val="Normal"/>
    <w:link w:val="Heading5Char"/>
    <w:qFormat/>
    <w:pPr>
      <w:ind w:left="0"/>
      <w:outlineLvl w:val="4"/>
    </w:pPr>
    <w:rPr>
      <w:i/>
    </w:rPr>
  </w:style>
  <w:style w:type="paragraph" w:styleId="Heading6">
    <w:name w:val="heading 6"/>
    <w:basedOn w:val="Normal"/>
    <w:next w:val="Normal"/>
    <w:qFormat/>
    <w:pPr>
      <w:spacing w:after="72"/>
      <w:ind w:left="0" w:right="36"/>
      <w:outlineLvl w:val="5"/>
    </w:pPr>
    <w:rPr>
      <w:u w:val="single"/>
    </w:rPr>
  </w:style>
  <w:style w:type="paragraph" w:styleId="Heading7">
    <w:name w:val="heading 7"/>
    <w:basedOn w:val="Normal"/>
    <w:next w:val="Heading1"/>
    <w:qFormat/>
    <w:pPr>
      <w:keepNext/>
      <w:pageBreakBefore/>
      <w:shd w:val="solid" w:color="0000FF" w:fill="auto"/>
      <w:spacing w:before="960" w:after="400"/>
      <w:ind w:left="0" w:right="1440"/>
      <w:outlineLvl w:val="6"/>
    </w:pPr>
    <w:rPr>
      <w:rFonts w:ascii="MS Sans Serif" w:hAnsi="MS Sans Serif"/>
      <w:i/>
      <w:smallCaps/>
      <w:color w:val="FFFFFF"/>
      <w:sz w:val="24"/>
    </w:rPr>
  </w:style>
  <w:style w:type="paragraph" w:styleId="Heading8">
    <w:name w:val="heading 8"/>
    <w:basedOn w:val="Normal"/>
    <w:next w:val="Normal"/>
    <w:qFormat/>
    <w:pPr>
      <w:spacing w:after="72"/>
      <w:ind w:left="0" w:right="36"/>
      <w:outlineLvl w:val="7"/>
    </w:pPr>
    <w:rPr>
      <w:i/>
    </w:rPr>
  </w:style>
  <w:style w:type="paragraph" w:styleId="Heading9">
    <w:name w:val="heading 9"/>
    <w:basedOn w:val="Normal"/>
    <w:next w:val="Normal"/>
    <w:qFormat/>
    <w:pPr>
      <w:spacing w:after="72"/>
      <w:ind w:left="0" w:right="36"/>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spacing w:before="40" w:after="40"/>
      <w:ind w:left="792" w:hanging="288"/>
    </w:pPr>
  </w:style>
  <w:style w:type="paragraph" w:customStyle="1" w:styleId="TableMorneau">
    <w:name w:val="Table_Morneau"/>
    <w:basedOn w:val="Normal"/>
    <w:pPr>
      <w:widowControl w:val="0"/>
      <w:spacing w:before="240" w:after="60"/>
      <w:ind w:left="0"/>
    </w:pPr>
    <w:rPr>
      <w:b/>
    </w:rPr>
  </w:style>
  <w:style w:type="paragraph" w:styleId="BodyText">
    <w:name w:val="Body Text"/>
    <w:basedOn w:val="Normal"/>
    <w:pPr>
      <w:ind w:left="0"/>
    </w:pPr>
  </w:style>
  <w:style w:type="character" w:styleId="Strong">
    <w:name w:val="Strong"/>
    <w:qFormat/>
    <w:rPr>
      <w:b/>
      <w:bCs/>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itle">
    <w:name w:val="Title"/>
    <w:basedOn w:val="Normal"/>
    <w:qFormat/>
    <w:pPr>
      <w:spacing w:before="0" w:after="0" w:line="240" w:lineRule="auto"/>
      <w:ind w:left="0"/>
      <w:jc w:val="center"/>
    </w:pPr>
    <w:rPr>
      <w:rFonts w:eastAsia="Times New Roman"/>
      <w:b/>
      <w:color w:val="auto"/>
      <w:sz w:val="28"/>
      <w:lang w:val="en-US"/>
    </w:rPr>
  </w:style>
  <w:style w:type="paragraph" w:styleId="FootnoteText">
    <w:name w:val="footnote text"/>
    <w:basedOn w:val="Normal"/>
    <w:semiHidden/>
    <w:pPr>
      <w:spacing w:before="0" w:after="0" w:line="240" w:lineRule="auto"/>
      <w:ind w:left="0"/>
    </w:pPr>
    <w:rPr>
      <w:rFonts w:ascii="Times New Roman" w:eastAsia="Times New Roman" w:hAnsi="Times New Roman"/>
      <w:color w:val="auto"/>
      <w:lang w:val="en-GB"/>
    </w:rPr>
  </w:style>
  <w:style w:type="paragraph" w:customStyle="1" w:styleId="BalloonText1">
    <w:name w:val="Balloon Text1"/>
    <w:basedOn w:val="Normal"/>
    <w:semiHidden/>
    <w:rPr>
      <w:rFonts w:ascii="Tahoma" w:hAnsi="Tahoma" w:cs="Tahoma"/>
      <w:sz w:val="16"/>
      <w:szCs w:val="16"/>
    </w:rPr>
  </w:style>
  <w:style w:type="paragraph" w:styleId="CommentText">
    <w:name w:val="annotation text"/>
    <w:basedOn w:val="Normal"/>
    <w:link w:val="CommentTextChar"/>
    <w:pPr>
      <w:ind w:left="0"/>
    </w:pPr>
    <w:rPr>
      <w:i/>
    </w:rPr>
  </w:style>
  <w:style w:type="paragraph" w:styleId="ListBullet">
    <w:name w:val="List Bullet"/>
    <w:basedOn w:val="Normal"/>
    <w:pPr>
      <w:spacing w:before="40" w:after="40"/>
      <w:ind w:left="792" w:hanging="288"/>
    </w:pPr>
  </w:style>
  <w:style w:type="paragraph" w:customStyle="1" w:styleId="TableBody">
    <w:name w:val="TableBody"/>
    <w:basedOn w:val="Normal"/>
    <w:pPr>
      <w:spacing w:before="60" w:after="40"/>
      <w:ind w:left="0"/>
    </w:pPr>
    <w:rPr>
      <w:sz w:val="18"/>
    </w:rPr>
  </w:style>
  <w:style w:type="paragraph" w:styleId="TOC1">
    <w:name w:val="toc 1"/>
    <w:basedOn w:val="Normal"/>
    <w:next w:val="Normal"/>
    <w:autoRedefine/>
    <w:uiPriority w:val="39"/>
    <w:rsid w:val="00705E92"/>
    <w:pPr>
      <w:tabs>
        <w:tab w:val="right" w:leader="dot" w:pos="11125"/>
      </w:tabs>
      <w:spacing w:before="0" w:after="0" w:line="240" w:lineRule="auto"/>
      <w:ind w:left="720"/>
    </w:pPr>
    <w:rPr>
      <w:rFonts w:eastAsia="Times New Roman" w:cs="Arial"/>
      <w:b/>
      <w:color w:val="auto"/>
    </w:rPr>
  </w:style>
  <w:style w:type="paragraph" w:styleId="TOC2">
    <w:name w:val="toc 2"/>
    <w:basedOn w:val="Normal"/>
    <w:next w:val="Normal"/>
    <w:autoRedefine/>
    <w:uiPriority w:val="39"/>
    <w:pPr>
      <w:spacing w:before="240" w:after="0"/>
      <w:ind w:left="0"/>
    </w:pPr>
    <w:rPr>
      <w:rFonts w:ascii="Times New Roman" w:hAnsi="Times New Roman"/>
      <w:b/>
      <w:bCs/>
    </w:rPr>
  </w:style>
  <w:style w:type="paragraph" w:styleId="TOC3">
    <w:name w:val="toc 3"/>
    <w:basedOn w:val="Normal"/>
    <w:next w:val="Normal"/>
    <w:autoRedefine/>
    <w:uiPriority w:val="39"/>
    <w:pPr>
      <w:spacing w:before="0" w:after="0"/>
      <w:ind w:left="200"/>
    </w:pPr>
    <w:rPr>
      <w:rFonts w:ascii="Times New Roman" w:hAnsi="Times New Roman"/>
    </w:rPr>
  </w:style>
  <w:style w:type="paragraph" w:styleId="TOC4">
    <w:name w:val="toc 4"/>
    <w:basedOn w:val="Normal"/>
    <w:next w:val="Normal"/>
    <w:autoRedefine/>
    <w:uiPriority w:val="39"/>
    <w:pPr>
      <w:spacing w:before="0" w:after="0"/>
      <w:ind w:left="400"/>
    </w:pPr>
    <w:rPr>
      <w:rFonts w:ascii="Times New Roman" w:hAnsi="Times New Roman"/>
    </w:rPr>
  </w:style>
  <w:style w:type="paragraph" w:styleId="TOC5">
    <w:name w:val="toc 5"/>
    <w:basedOn w:val="Normal"/>
    <w:next w:val="Normal"/>
    <w:autoRedefine/>
    <w:uiPriority w:val="39"/>
    <w:pPr>
      <w:spacing w:before="0" w:after="0"/>
      <w:ind w:left="600"/>
    </w:pPr>
    <w:rPr>
      <w:rFonts w:ascii="Times New Roman" w:hAnsi="Times New Roman"/>
    </w:rPr>
  </w:style>
  <w:style w:type="paragraph" w:styleId="TOC6">
    <w:name w:val="toc 6"/>
    <w:basedOn w:val="Normal"/>
    <w:next w:val="Normal"/>
    <w:autoRedefine/>
    <w:uiPriority w:val="39"/>
    <w:pPr>
      <w:spacing w:before="0" w:after="0"/>
      <w:ind w:left="800"/>
    </w:pPr>
    <w:rPr>
      <w:rFonts w:ascii="Times New Roman" w:hAnsi="Times New Roman"/>
    </w:rPr>
  </w:style>
  <w:style w:type="paragraph" w:styleId="TOC7">
    <w:name w:val="toc 7"/>
    <w:basedOn w:val="Normal"/>
    <w:next w:val="Normal"/>
    <w:autoRedefine/>
    <w:uiPriority w:val="39"/>
    <w:pPr>
      <w:spacing w:before="0" w:after="0"/>
      <w:ind w:left="1000"/>
    </w:pPr>
    <w:rPr>
      <w:rFonts w:ascii="Times New Roman" w:hAnsi="Times New Roman"/>
    </w:rPr>
  </w:style>
  <w:style w:type="paragraph" w:styleId="TOC8">
    <w:name w:val="toc 8"/>
    <w:basedOn w:val="Normal"/>
    <w:next w:val="Normal"/>
    <w:autoRedefine/>
    <w:uiPriority w:val="39"/>
    <w:pPr>
      <w:spacing w:before="0" w:after="0"/>
      <w:ind w:left="1200"/>
    </w:pPr>
    <w:rPr>
      <w:rFonts w:ascii="Times New Roman" w:hAnsi="Times New Roman"/>
    </w:rPr>
  </w:style>
  <w:style w:type="paragraph" w:styleId="TOC9">
    <w:name w:val="toc 9"/>
    <w:basedOn w:val="Normal"/>
    <w:next w:val="Normal"/>
    <w:autoRedefine/>
    <w:uiPriority w:val="39"/>
    <w:pPr>
      <w:spacing w:before="0" w:after="0"/>
      <w:ind w:left="1400"/>
    </w:pPr>
    <w:rPr>
      <w:rFonts w:ascii="Times New Roman" w:hAnsi="Times New Roman"/>
    </w:rPr>
  </w:style>
  <w:style w:type="character" w:styleId="Hyperlink">
    <w:name w:val="Hyperlink"/>
    <w:uiPriority w:val="99"/>
    <w:rPr>
      <w:color w:val="0000FF"/>
      <w:u w:val="single"/>
    </w:rPr>
  </w:style>
  <w:style w:type="paragraph" w:customStyle="1" w:styleId="Subheading">
    <w:name w:val="Subheading"/>
    <w:basedOn w:val="Normal"/>
    <w:pPr>
      <w:keepNext/>
    </w:pPr>
    <w:rPr>
      <w:b/>
      <w:u w:val="single"/>
    </w:rPr>
  </w:style>
  <w:style w:type="paragraph" w:styleId="BodyText2">
    <w:name w:val="Body Text 2"/>
    <w:basedOn w:val="Normal"/>
    <w:pPr>
      <w:ind w:left="0"/>
    </w:pPr>
    <w:rPr>
      <w:color w:val="auto"/>
      <w:lang w:val="en-US"/>
    </w:rPr>
  </w:style>
  <w:style w:type="paragraph" w:customStyle="1" w:styleId="Answer">
    <w:name w:val="Answer"/>
    <w:basedOn w:val="Normal"/>
    <w:pPr>
      <w:numPr>
        <w:numId w:val="1"/>
      </w:numPr>
    </w:pPr>
  </w:style>
  <w:style w:type="paragraph" w:customStyle="1" w:styleId="StyleBulletregular9pt">
    <w:name w:val="Style Bullet_regular + 9 pt"/>
    <w:basedOn w:val="Normal"/>
    <w:pPr>
      <w:numPr>
        <w:numId w:val="2"/>
      </w:numPr>
    </w:pPr>
  </w:style>
  <w:style w:type="paragraph" w:customStyle="1" w:styleId="scripttitle">
    <w:name w:val="script title"/>
    <w:basedOn w:val="Normal"/>
    <w:pPr>
      <w:widowControl w:val="0"/>
      <w:spacing w:before="0" w:after="0" w:line="240" w:lineRule="auto"/>
      <w:ind w:left="0"/>
      <w:jc w:val="both"/>
    </w:pPr>
    <w:rPr>
      <w:rFonts w:eastAsia="Times New Roman"/>
      <w:color w:val="auto"/>
      <w:lang w:val="en-US"/>
    </w:rPr>
  </w:style>
  <w:style w:type="paragraph" w:customStyle="1" w:styleId="TableText">
    <w:name w:val="Table Text"/>
    <w:rPr>
      <w:rFonts w:ascii="Arial" w:hAnsi="Arial"/>
      <w:color w:val="000000"/>
      <w:lang w:val="en-US" w:eastAsia="en-US"/>
    </w:rPr>
  </w:style>
  <w:style w:type="paragraph" w:customStyle="1" w:styleId="3dsections">
    <w:name w:val="3dsections"/>
    <w:basedOn w:val="Heading1"/>
    <w:next w:val="BodyTextFirstIndent"/>
    <w:pPr>
      <w:keepNext/>
      <w:pageBreakBefore/>
      <w:spacing w:before="120" w:after="60" w:line="240" w:lineRule="auto"/>
      <w:outlineLvl w:val="9"/>
    </w:pPr>
    <w:rPr>
      <w:rFonts w:eastAsia="Times New Roman"/>
      <w:smallCaps w:val="0"/>
      <w:color w:val="auto"/>
      <w:kern w:val="28"/>
      <w:sz w:val="36"/>
      <w:lang w:val="en-US"/>
    </w:rPr>
  </w:style>
  <w:style w:type="paragraph" w:styleId="BodyTextFirstIndent">
    <w:name w:val="Body Text First Indent"/>
    <w:basedOn w:val="BodyText"/>
    <w:pPr>
      <w:ind w:left="504" w:firstLine="210"/>
    </w:pPr>
  </w:style>
  <w:style w:type="paragraph" w:customStyle="1" w:styleId="Bullet">
    <w:name w:val="Bullet"/>
    <w:pPr>
      <w:numPr>
        <w:numId w:val="3"/>
      </w:numPr>
      <w:tabs>
        <w:tab w:val="left" w:pos="720"/>
      </w:tabs>
      <w:jc w:val="both"/>
    </w:pPr>
    <w:rPr>
      <w:rFonts w:ascii="Arial" w:hAnsi="Arial"/>
      <w:color w:val="000000"/>
      <w:lang w:val="en-US" w:eastAsia="en-US"/>
    </w:rPr>
  </w:style>
  <w:style w:type="paragraph" w:customStyle="1" w:styleId="CharCharCharCarCharCarCharCharCharCarCarCar">
    <w:name w:val="Char Char Char Car Char Car Char Char Char Car Car Car"/>
    <w:basedOn w:val="Normal"/>
    <w:pPr>
      <w:tabs>
        <w:tab w:val="num" w:pos="720"/>
      </w:tabs>
      <w:spacing w:before="60" w:after="60" w:line="240" w:lineRule="auto"/>
      <w:ind w:left="360" w:hanging="360"/>
    </w:pPr>
    <w:rPr>
      <w:rFonts w:ascii="Verdana" w:eastAsia="Times New Roman" w:hAnsi="Verdana"/>
      <w:color w:val="091D5D"/>
      <w:sz w:val="16"/>
      <w:lang w:val="en-US"/>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0E65CF"/>
    <w:pPr>
      <w:spacing w:before="120" w:after="120" w:line="270" w:lineRule="atLeast"/>
      <w:ind w:left="50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Avant029">
    <w:name w:val="Style Avant : 0.29&quot;"/>
    <w:basedOn w:val="Normal"/>
    <w:rsid w:val="00022828"/>
    <w:pPr>
      <w:spacing w:before="0" w:after="0" w:line="240" w:lineRule="auto"/>
      <w:ind w:left="418"/>
    </w:pPr>
    <w:rPr>
      <w:rFonts w:ascii="Times New Roman" w:eastAsia="Times New Roman" w:hAnsi="Times New Roman"/>
      <w:color w:val="auto"/>
      <w:sz w:val="24"/>
      <w:lang w:val="fr-FR" w:eastAsia="fr-FR"/>
    </w:rPr>
  </w:style>
  <w:style w:type="paragraph" w:customStyle="1" w:styleId="Car1CharCar1CharCarCharCarCarCharCarCarCarChar">
    <w:name w:val="Car1 Char Car1 Char Car Char Car Car Char Car Car Car Char"/>
    <w:basedOn w:val="Normal"/>
    <w:rsid w:val="006C206C"/>
    <w:pPr>
      <w:tabs>
        <w:tab w:val="num" w:pos="720"/>
      </w:tabs>
      <w:spacing w:before="60" w:after="60" w:line="240" w:lineRule="auto"/>
      <w:ind w:left="360" w:hanging="360"/>
    </w:pPr>
    <w:rPr>
      <w:rFonts w:ascii="Verdana" w:eastAsia="Times New Roman" w:hAnsi="Verdana"/>
      <w:color w:val="091D5D"/>
      <w:sz w:val="16"/>
      <w:lang w:val="en-US"/>
    </w:rPr>
  </w:style>
  <w:style w:type="paragraph" w:customStyle="1" w:styleId="MSSubheadinginTOC">
    <w:name w:val="MS_Subheading_inTOC"/>
    <w:basedOn w:val="Normal"/>
    <w:next w:val="Normal"/>
    <w:rsid w:val="00912CC5"/>
    <w:pPr>
      <w:spacing w:before="300" w:after="60" w:line="280" w:lineRule="exact"/>
      <w:ind w:left="0"/>
    </w:pPr>
    <w:rPr>
      <w:rFonts w:eastAsia="Times New Roman" w:cs="Times"/>
      <w:b/>
      <w:color w:val="867D6B"/>
      <w:lang w:val="en-US"/>
    </w:rPr>
  </w:style>
  <w:style w:type="paragraph" w:customStyle="1" w:styleId="MSBulletwbullet">
    <w:name w:val="MS_Bullet w. bullet"/>
    <w:basedOn w:val="Normal"/>
    <w:rsid w:val="00912CC5"/>
    <w:pPr>
      <w:numPr>
        <w:ilvl w:val="1"/>
        <w:numId w:val="4"/>
      </w:numPr>
      <w:spacing w:before="0" w:line="260" w:lineRule="exact"/>
    </w:pPr>
    <w:rPr>
      <w:rFonts w:ascii="Times New Roman" w:eastAsia="Times New Roman" w:hAnsi="Times New Roman" w:cs="Helvetica"/>
      <w:color w:val="auto"/>
      <w:sz w:val="22"/>
    </w:rPr>
  </w:style>
  <w:style w:type="paragraph" w:customStyle="1" w:styleId="Normal1">
    <w:name w:val="Normal1"/>
    <w:rsid w:val="00CA76B8"/>
    <w:pPr>
      <w:ind w:left="1728"/>
    </w:pPr>
    <w:rPr>
      <w:noProof/>
      <w:sz w:val="22"/>
      <w:lang w:val="en-US" w:eastAsia="en-US"/>
    </w:rPr>
  </w:style>
  <w:style w:type="paragraph" w:customStyle="1" w:styleId="Heading3Arial">
    <w:name w:val="Heading 3 + Arial"/>
    <w:basedOn w:val="Heading2"/>
    <w:rsid w:val="00E7559D"/>
    <w:pPr>
      <w:spacing w:before="0" w:after="0" w:line="240" w:lineRule="auto"/>
    </w:pPr>
    <w:rPr>
      <w:rFonts w:eastAsia="Times New Roman" w:cs="Arial"/>
      <w:smallCaps w:val="0"/>
      <w:sz w:val="20"/>
    </w:rPr>
  </w:style>
  <w:style w:type="paragraph" w:customStyle="1" w:styleId="CharCharCharCarCharCarCharCharCharCarCarCarCarCharCharCar">
    <w:name w:val="Char Char Char Car Char Car Char Char Char Car Car Car Car Char Char Car"/>
    <w:basedOn w:val="Normal"/>
    <w:rsid w:val="000E0740"/>
    <w:pPr>
      <w:tabs>
        <w:tab w:val="num" w:pos="720"/>
      </w:tabs>
      <w:spacing w:before="60" w:after="60" w:line="240" w:lineRule="auto"/>
      <w:ind w:left="360" w:hanging="360"/>
    </w:pPr>
    <w:rPr>
      <w:rFonts w:ascii="Verdana" w:eastAsia="Times New Roman" w:hAnsi="Verdana"/>
      <w:color w:val="091D5D"/>
      <w:sz w:val="16"/>
      <w:lang w:val="en-US"/>
    </w:rPr>
  </w:style>
  <w:style w:type="paragraph" w:customStyle="1" w:styleId="CarCarCarCarCarCar">
    <w:name w:val="Car Car Car Car Car Car"/>
    <w:basedOn w:val="Normal"/>
    <w:rsid w:val="00A26967"/>
    <w:pPr>
      <w:tabs>
        <w:tab w:val="num" w:pos="720"/>
      </w:tabs>
      <w:spacing w:before="60" w:after="60" w:line="240" w:lineRule="auto"/>
      <w:ind w:left="360" w:hanging="360"/>
    </w:pPr>
    <w:rPr>
      <w:rFonts w:ascii="Verdana" w:eastAsia="Times New Roman" w:hAnsi="Verdana"/>
      <w:color w:val="091D5D"/>
      <w:sz w:val="16"/>
      <w:lang w:val="en-US"/>
    </w:rPr>
  </w:style>
  <w:style w:type="paragraph" w:customStyle="1" w:styleId="CharCharCharCarCharCarCharCar">
    <w:name w:val="Char Char Char Car Char Car Char Car"/>
    <w:basedOn w:val="Normal"/>
    <w:rsid w:val="00631BC2"/>
    <w:pPr>
      <w:tabs>
        <w:tab w:val="num" w:pos="720"/>
      </w:tabs>
      <w:spacing w:before="60" w:after="60" w:line="240" w:lineRule="auto"/>
      <w:ind w:left="360" w:hanging="360"/>
    </w:pPr>
    <w:rPr>
      <w:rFonts w:ascii="Verdana" w:eastAsia="Times New Roman" w:hAnsi="Verdana"/>
      <w:color w:val="091D5D"/>
      <w:sz w:val="16"/>
      <w:lang w:val="en-US"/>
    </w:rPr>
  </w:style>
  <w:style w:type="paragraph" w:customStyle="1" w:styleId="ArialNotBold">
    <w:name w:val="Arial + Not Bold"/>
    <w:aliases w:val="Underline"/>
    <w:basedOn w:val="Heading3Arial"/>
    <w:rsid w:val="00D53F70"/>
    <w:pPr>
      <w:numPr>
        <w:ilvl w:val="2"/>
      </w:numPr>
      <w:tabs>
        <w:tab w:val="num" w:pos="720"/>
      </w:tabs>
      <w:ind w:left="720" w:hanging="720"/>
    </w:pPr>
    <w:rPr>
      <w:b w:val="0"/>
      <w:u w:val="single"/>
    </w:rPr>
  </w:style>
  <w:style w:type="paragraph" w:customStyle="1" w:styleId="tabl-texte">
    <w:name w:val="tabl-texte"/>
    <w:basedOn w:val="Normal"/>
    <w:rsid w:val="00D53F70"/>
    <w:pPr>
      <w:spacing w:before="40" w:after="40" w:line="240" w:lineRule="auto"/>
      <w:ind w:left="720"/>
    </w:pPr>
    <w:rPr>
      <w:rFonts w:ascii="Times New Roman" w:eastAsia="Times New Roman" w:hAnsi="Times New Roman"/>
      <w:color w:val="auto"/>
      <w:sz w:val="22"/>
    </w:rPr>
  </w:style>
  <w:style w:type="paragraph" w:styleId="Caption">
    <w:name w:val="caption"/>
    <w:basedOn w:val="Normal"/>
    <w:next w:val="Normal"/>
    <w:qFormat/>
    <w:rsid w:val="004F2F09"/>
    <w:pPr>
      <w:spacing w:before="0" w:after="0" w:line="240" w:lineRule="auto"/>
      <w:ind w:left="0"/>
      <w:jc w:val="center"/>
    </w:pPr>
    <w:rPr>
      <w:rFonts w:ascii="Times New Roman" w:eastAsia="Times New Roman" w:hAnsi="Times New Roman"/>
      <w:i/>
      <w:color w:val="auto"/>
      <w:sz w:val="52"/>
    </w:rPr>
  </w:style>
  <w:style w:type="paragraph" w:styleId="BodyTextIndent">
    <w:name w:val="Body Text Indent"/>
    <w:basedOn w:val="Normal"/>
    <w:rsid w:val="004F2F09"/>
    <w:pPr>
      <w:spacing w:before="0" w:after="0" w:line="240" w:lineRule="auto"/>
      <w:ind w:left="1440"/>
    </w:pPr>
    <w:rPr>
      <w:rFonts w:ascii="Times New Roman" w:eastAsia="Times New Roman" w:hAnsi="Times New Roman"/>
      <w:i/>
      <w:color w:val="auto"/>
    </w:rPr>
  </w:style>
  <w:style w:type="character" w:styleId="FollowedHyperlink">
    <w:name w:val="FollowedHyperlink"/>
    <w:rsid w:val="004F2F09"/>
    <w:rPr>
      <w:color w:val="800080"/>
      <w:u w:val="single"/>
    </w:rPr>
  </w:style>
  <w:style w:type="character" w:styleId="Emphasis">
    <w:name w:val="Emphasis"/>
    <w:qFormat/>
    <w:rsid w:val="004F2F09"/>
    <w:rPr>
      <w:i/>
    </w:rPr>
  </w:style>
  <w:style w:type="character" w:styleId="PageNumber">
    <w:name w:val="page number"/>
    <w:basedOn w:val="DefaultParagraphFont"/>
    <w:rsid w:val="004F2F09"/>
  </w:style>
  <w:style w:type="paragraph" w:styleId="BodyText3">
    <w:name w:val="Body Text 3"/>
    <w:basedOn w:val="Normal"/>
    <w:rsid w:val="004F2F09"/>
    <w:pPr>
      <w:widowControl w:val="0"/>
      <w:spacing w:before="0" w:after="0" w:line="240" w:lineRule="auto"/>
      <w:ind w:left="0"/>
      <w:jc w:val="both"/>
    </w:pPr>
    <w:rPr>
      <w:rFonts w:eastAsia="Times New Roman"/>
      <w:snapToGrid w:val="0"/>
      <w:sz w:val="16"/>
    </w:rPr>
  </w:style>
  <w:style w:type="paragraph" w:customStyle="1" w:styleId="tabl-footnote">
    <w:name w:val="tabl-footnote"/>
    <w:basedOn w:val="Normal"/>
    <w:rsid w:val="004F2F09"/>
    <w:pPr>
      <w:spacing w:before="40" w:after="0" w:line="240" w:lineRule="auto"/>
      <w:ind w:left="360" w:hanging="360"/>
    </w:pPr>
    <w:rPr>
      <w:rFonts w:ascii="Times New Roman" w:eastAsia="Times New Roman" w:hAnsi="Times New Roman"/>
      <w:color w:val="auto"/>
      <w:sz w:val="18"/>
    </w:rPr>
  </w:style>
  <w:style w:type="paragraph" w:customStyle="1" w:styleId="texte-tiret">
    <w:name w:val="texte-tiret"/>
    <w:basedOn w:val="Normal"/>
    <w:rsid w:val="004F2F09"/>
    <w:pPr>
      <w:spacing w:before="0" w:after="0" w:line="240" w:lineRule="auto"/>
      <w:ind w:left="720" w:hanging="360"/>
    </w:pPr>
    <w:rPr>
      <w:rFonts w:ascii="Times New Roman" w:eastAsia="Times New Roman" w:hAnsi="Times New Roman"/>
      <w:color w:val="auto"/>
      <w:sz w:val="24"/>
    </w:rPr>
  </w:style>
  <w:style w:type="paragraph" w:styleId="BodyTextIndent2">
    <w:name w:val="Body Text Indent 2"/>
    <w:basedOn w:val="Normal"/>
    <w:rsid w:val="004F2F09"/>
    <w:pPr>
      <w:spacing w:before="0" w:after="0" w:line="240" w:lineRule="auto"/>
      <w:ind w:left="47"/>
    </w:pPr>
    <w:rPr>
      <w:rFonts w:ascii="Times New Roman" w:eastAsia="Times New Roman" w:hAnsi="Times New Roman"/>
      <w:snapToGrid w:val="0"/>
      <w:color w:val="auto"/>
      <w:lang w:eastAsia="fr-FR"/>
    </w:rPr>
  </w:style>
  <w:style w:type="paragraph" w:styleId="BodyTextIndent3">
    <w:name w:val="Body Text Indent 3"/>
    <w:basedOn w:val="Normal"/>
    <w:rsid w:val="004F2F09"/>
    <w:pPr>
      <w:tabs>
        <w:tab w:val="left" w:pos="431"/>
      </w:tabs>
      <w:spacing w:before="0" w:after="0" w:line="240" w:lineRule="auto"/>
      <w:ind w:left="360"/>
    </w:pPr>
    <w:rPr>
      <w:rFonts w:ascii="Times New Roman" w:eastAsia="Times New Roman" w:hAnsi="Times New Roman"/>
      <w:color w:val="auto"/>
    </w:rPr>
  </w:style>
  <w:style w:type="paragraph" w:styleId="CommentSubject">
    <w:name w:val="annotation subject"/>
    <w:basedOn w:val="CommentText"/>
    <w:next w:val="CommentText"/>
    <w:semiHidden/>
    <w:rsid w:val="004F2F09"/>
    <w:pPr>
      <w:spacing w:before="0" w:after="0" w:line="240" w:lineRule="auto"/>
    </w:pPr>
    <w:rPr>
      <w:rFonts w:ascii="Times New Roman" w:eastAsia="Times New Roman" w:hAnsi="Times New Roman"/>
      <w:b/>
      <w:bCs/>
      <w:i w:val="0"/>
      <w:color w:val="auto"/>
    </w:rPr>
  </w:style>
  <w:style w:type="paragraph" w:customStyle="1" w:styleId="BulletList">
    <w:name w:val="BulletList"/>
    <w:basedOn w:val="Bullet"/>
    <w:rsid w:val="004F2F09"/>
    <w:pPr>
      <w:numPr>
        <w:numId w:val="0"/>
      </w:numPr>
      <w:tabs>
        <w:tab w:val="num" w:pos="1224"/>
      </w:tabs>
      <w:ind w:left="720" w:hanging="720"/>
    </w:pPr>
  </w:style>
  <w:style w:type="paragraph" w:styleId="NormalIndent">
    <w:name w:val="Normal Indent"/>
    <w:basedOn w:val="Normal"/>
    <w:rsid w:val="004F2F09"/>
    <w:pPr>
      <w:widowControl w:val="0"/>
      <w:spacing w:before="0" w:after="0" w:line="240" w:lineRule="auto"/>
      <w:ind w:left="1701"/>
      <w:jc w:val="both"/>
    </w:pPr>
    <w:rPr>
      <w:rFonts w:ascii="BellStone Sans" w:eastAsia="Times New Roman" w:hAnsi="BellStone Sans"/>
      <w:color w:val="auto"/>
      <w:lang w:val="en-US"/>
    </w:rPr>
  </w:style>
  <w:style w:type="paragraph" w:customStyle="1" w:styleId="Subsection">
    <w:name w:val="Subsection"/>
    <w:basedOn w:val="Normal"/>
    <w:rsid w:val="004F2F09"/>
    <w:pPr>
      <w:keepNext/>
      <w:tabs>
        <w:tab w:val="num" w:pos="720"/>
      </w:tabs>
      <w:spacing w:line="280" w:lineRule="exact"/>
      <w:ind w:left="720" w:hanging="720"/>
    </w:pPr>
    <w:rPr>
      <w:rFonts w:eastAsia="Times New Roman"/>
      <w:b/>
      <w:color w:val="auto"/>
    </w:rPr>
  </w:style>
  <w:style w:type="paragraph" w:customStyle="1" w:styleId="NormalBold">
    <w:name w:val="Normal+ Bold"/>
    <w:aliases w:val="Red,Red + Arial,10 pt,Non Gras,Automatique,Gauche :  4,5 cm + Gauch..."/>
    <w:basedOn w:val="Normal"/>
    <w:rsid w:val="004F2F09"/>
    <w:pPr>
      <w:tabs>
        <w:tab w:val="left" w:pos="2756"/>
        <w:tab w:val="left" w:pos="3026"/>
      </w:tabs>
      <w:spacing w:before="60" w:after="60" w:line="240" w:lineRule="auto"/>
      <w:ind w:left="720"/>
    </w:pPr>
    <w:rPr>
      <w:rFonts w:ascii="Times New Roman" w:eastAsia="Times New Roman" w:hAnsi="Times New Roman"/>
      <w:b/>
      <w:noProof/>
      <w:color w:val="FF0000"/>
      <w:sz w:val="22"/>
    </w:rPr>
  </w:style>
  <w:style w:type="paragraph" w:customStyle="1" w:styleId="CarCarChar">
    <w:name w:val="Car Car Char"/>
    <w:basedOn w:val="Normal"/>
    <w:rsid w:val="001F7B71"/>
    <w:pPr>
      <w:tabs>
        <w:tab w:val="num" w:pos="720"/>
      </w:tabs>
      <w:spacing w:before="60" w:after="60" w:line="240" w:lineRule="auto"/>
      <w:ind w:left="360" w:hanging="360"/>
    </w:pPr>
    <w:rPr>
      <w:rFonts w:ascii="Verdana" w:eastAsia="Times New Roman" w:hAnsi="Verdana"/>
      <w:color w:val="091D5D"/>
      <w:sz w:val="16"/>
      <w:lang w:val="en-US"/>
    </w:rPr>
  </w:style>
  <w:style w:type="character" w:styleId="CommentReference">
    <w:name w:val="annotation reference"/>
    <w:uiPriority w:val="99"/>
    <w:semiHidden/>
    <w:rsid w:val="00F57BF4"/>
    <w:rPr>
      <w:sz w:val="16"/>
      <w:szCs w:val="16"/>
    </w:rPr>
  </w:style>
  <w:style w:type="paragraph" w:customStyle="1" w:styleId="MSBodyText">
    <w:name w:val="MS_Body_Text"/>
    <w:basedOn w:val="Normal"/>
    <w:link w:val="MSBodyTextCar"/>
    <w:rsid w:val="00FD1A93"/>
    <w:pPr>
      <w:spacing w:before="60" w:after="180" w:line="280" w:lineRule="exact"/>
      <w:ind w:left="0"/>
    </w:pPr>
    <w:rPr>
      <w:rFonts w:ascii="Times New Roman" w:eastAsia="Times New Roman" w:hAnsi="Times New Roman" w:cs="Times"/>
      <w:color w:val="auto"/>
      <w:sz w:val="22"/>
      <w:szCs w:val="22"/>
      <w:lang w:val="fr-CA"/>
    </w:rPr>
  </w:style>
  <w:style w:type="character" w:customStyle="1" w:styleId="MSBodyTextCar">
    <w:name w:val="MS_Body_Text Car"/>
    <w:link w:val="MSBodyText"/>
    <w:rsid w:val="00FD1A93"/>
    <w:rPr>
      <w:rFonts w:cs="Times"/>
      <w:sz w:val="22"/>
      <w:szCs w:val="22"/>
      <w:lang w:val="fr-CA" w:eastAsia="en-US" w:bidi="ar-SA"/>
    </w:rPr>
  </w:style>
  <w:style w:type="paragraph" w:customStyle="1" w:styleId="Avecpuces">
    <w:name w:val="Avec puces"/>
    <w:aliases w:val="Symbol (symbole),Avant : 1,39 cm,Suspendu : 0,6 cm"/>
    <w:basedOn w:val="Normal"/>
    <w:rsid w:val="006A75EA"/>
    <w:pPr>
      <w:ind w:left="788"/>
    </w:pPr>
  </w:style>
  <w:style w:type="character" w:customStyle="1" w:styleId="Marie-HlneOuellet">
    <w:name w:val="Marie-Hélène Ouellet"/>
    <w:semiHidden/>
    <w:rsid w:val="00127C4F"/>
    <w:rPr>
      <w:rFonts w:ascii="Arial" w:hAnsi="Arial" w:cs="Arial"/>
      <w:color w:val="auto"/>
      <w:sz w:val="20"/>
      <w:szCs w:val="20"/>
    </w:rPr>
  </w:style>
  <w:style w:type="paragraph" w:customStyle="1" w:styleId="MSTableboldtext">
    <w:name w:val="MS_Table_boldtext"/>
    <w:basedOn w:val="Normal"/>
    <w:rsid w:val="00495300"/>
    <w:pPr>
      <w:spacing w:before="60" w:after="60" w:line="240" w:lineRule="auto"/>
      <w:ind w:left="0"/>
    </w:pPr>
    <w:rPr>
      <w:rFonts w:eastAsia="Times New Roman" w:cs="Times"/>
      <w:b/>
      <w:color w:val="867D6B"/>
      <w:sz w:val="18"/>
      <w:szCs w:val="22"/>
    </w:rPr>
  </w:style>
  <w:style w:type="paragraph" w:styleId="ListBullet2">
    <w:name w:val="List Bullet 2"/>
    <w:basedOn w:val="Normal"/>
    <w:rsid w:val="001176E6"/>
    <w:pPr>
      <w:numPr>
        <w:numId w:val="5"/>
      </w:numPr>
    </w:pPr>
  </w:style>
  <w:style w:type="paragraph" w:styleId="ListBullet3">
    <w:name w:val="List Bullet 3"/>
    <w:basedOn w:val="Normal"/>
    <w:rsid w:val="001176E6"/>
    <w:pPr>
      <w:numPr>
        <w:numId w:val="6"/>
      </w:numPr>
    </w:pPr>
  </w:style>
  <w:style w:type="character" w:customStyle="1" w:styleId="FooterChar">
    <w:name w:val="Footer Char"/>
    <w:link w:val="Footer"/>
    <w:uiPriority w:val="99"/>
    <w:rsid w:val="007F07DA"/>
    <w:rPr>
      <w:rFonts w:ascii="Arial" w:eastAsia="MS Mincho" w:hAnsi="Arial"/>
      <w:color w:val="000000"/>
      <w:lang w:val="en-CA"/>
    </w:rPr>
  </w:style>
  <w:style w:type="character" w:customStyle="1" w:styleId="Heading3Char">
    <w:name w:val="Heading 3 Char"/>
    <w:link w:val="Heading3"/>
    <w:rsid w:val="00485A63"/>
    <w:rPr>
      <w:rFonts w:ascii="Arial" w:eastAsia="MS Mincho" w:hAnsi="Arial"/>
      <w:b/>
      <w:smallCaps/>
      <w:color w:val="000000"/>
      <w:sz w:val="24"/>
      <w:lang w:val="en-CA" w:eastAsia="en-US"/>
    </w:rPr>
  </w:style>
  <w:style w:type="paragraph" w:styleId="NormalWeb">
    <w:name w:val="Normal (Web)"/>
    <w:basedOn w:val="Normal"/>
    <w:uiPriority w:val="99"/>
    <w:unhideWhenUsed/>
    <w:rsid w:val="003E111A"/>
    <w:pPr>
      <w:spacing w:before="100" w:beforeAutospacing="1" w:after="100" w:afterAutospacing="1" w:line="240" w:lineRule="auto"/>
      <w:ind w:left="0"/>
    </w:pPr>
    <w:rPr>
      <w:rFonts w:ascii="Times New Roman" w:eastAsia="Times New Roman" w:hAnsi="Times New Roman"/>
      <w:color w:val="auto"/>
      <w:sz w:val="24"/>
      <w:szCs w:val="24"/>
      <w:lang w:val="fr-CA" w:eastAsia="fr-CA"/>
    </w:rPr>
  </w:style>
  <w:style w:type="character" w:customStyle="1" w:styleId="Heading2Char">
    <w:name w:val="Heading 2 Char"/>
    <w:basedOn w:val="DefaultParagraphFont"/>
    <w:link w:val="Heading2"/>
    <w:rsid w:val="00F80CF3"/>
    <w:rPr>
      <w:rFonts w:ascii="Arial" w:eastAsia="MS Mincho" w:hAnsi="Arial"/>
      <w:b/>
      <w:smallCaps/>
      <w:sz w:val="28"/>
      <w:lang w:val="en-CA" w:eastAsia="en-US"/>
    </w:rPr>
  </w:style>
  <w:style w:type="paragraph" w:styleId="ListParagraph">
    <w:name w:val="List Paragraph"/>
    <w:basedOn w:val="Normal"/>
    <w:uiPriority w:val="34"/>
    <w:qFormat/>
    <w:rsid w:val="003F2DF0"/>
    <w:pPr>
      <w:ind w:left="720"/>
      <w:contextualSpacing/>
    </w:pPr>
  </w:style>
  <w:style w:type="character" w:customStyle="1" w:styleId="Heading4Char">
    <w:name w:val="Heading 4 Char"/>
    <w:basedOn w:val="DefaultParagraphFont"/>
    <w:link w:val="Heading4"/>
    <w:rsid w:val="00FD7D84"/>
    <w:rPr>
      <w:rFonts w:ascii="Arial" w:eastAsia="MS Mincho" w:hAnsi="Arial"/>
      <w:b/>
      <w:smallCaps/>
      <w:color w:val="000000"/>
      <w:lang w:val="bin-NG" w:eastAsia="en-US"/>
    </w:rPr>
  </w:style>
  <w:style w:type="character" w:customStyle="1" w:styleId="Heading5Char">
    <w:name w:val="Heading 5 Char"/>
    <w:basedOn w:val="DefaultParagraphFont"/>
    <w:link w:val="Heading5"/>
    <w:rsid w:val="00807A66"/>
    <w:rPr>
      <w:rFonts w:ascii="Arial" w:eastAsia="MS Mincho" w:hAnsi="Arial"/>
      <w:i/>
      <w:color w:val="000000"/>
      <w:lang w:val="en-CA" w:eastAsia="en-US"/>
    </w:rPr>
  </w:style>
  <w:style w:type="paragraph" w:styleId="Revision">
    <w:name w:val="Revision"/>
    <w:hidden/>
    <w:uiPriority w:val="99"/>
    <w:semiHidden/>
    <w:rsid w:val="006C6019"/>
    <w:rPr>
      <w:rFonts w:ascii="Arial" w:eastAsia="MS Mincho" w:hAnsi="Arial"/>
      <w:color w:val="000000"/>
      <w:lang w:val="en-CA" w:eastAsia="en-US"/>
    </w:rPr>
  </w:style>
  <w:style w:type="paragraph" w:styleId="TOCHeading">
    <w:name w:val="TOC Heading"/>
    <w:basedOn w:val="Heading1"/>
    <w:next w:val="Normal"/>
    <w:uiPriority w:val="39"/>
    <w:semiHidden/>
    <w:unhideWhenUsed/>
    <w:qFormat/>
    <w:rsid w:val="00DF5128"/>
    <w:pPr>
      <w:keepNext/>
      <w:keepLines/>
      <w:spacing w:before="480" w:after="0" w:line="276" w:lineRule="auto"/>
      <w:outlineLvl w:val="9"/>
    </w:pPr>
    <w:rPr>
      <w:rFonts w:asciiTheme="majorHAnsi" w:eastAsiaTheme="majorEastAsia" w:hAnsiTheme="majorHAnsi" w:cstheme="majorBidi"/>
      <w:bCs/>
      <w:smallCaps w:val="0"/>
      <w:color w:val="365F91" w:themeColor="accent1" w:themeShade="BF"/>
      <w:sz w:val="28"/>
      <w:szCs w:val="28"/>
      <w:lang w:val="en-US" w:eastAsia="ja-JP"/>
    </w:rPr>
  </w:style>
  <w:style w:type="character" w:customStyle="1" w:styleId="CommentTextChar">
    <w:name w:val="Comment Text Char"/>
    <w:basedOn w:val="DefaultParagraphFont"/>
    <w:link w:val="CommentText"/>
    <w:uiPriority w:val="99"/>
    <w:rsid w:val="004A46C4"/>
    <w:rPr>
      <w:rFonts w:ascii="Arial" w:eastAsia="MS Mincho" w:hAnsi="Arial"/>
      <w:i/>
      <w:color w:val="000000"/>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8031">
      <w:bodyDiv w:val="1"/>
      <w:marLeft w:val="0"/>
      <w:marRight w:val="0"/>
      <w:marTop w:val="0"/>
      <w:marBottom w:val="0"/>
      <w:divBdr>
        <w:top w:val="none" w:sz="0" w:space="0" w:color="auto"/>
        <w:left w:val="none" w:sz="0" w:space="0" w:color="auto"/>
        <w:bottom w:val="none" w:sz="0" w:space="0" w:color="auto"/>
        <w:right w:val="none" w:sz="0" w:space="0" w:color="auto"/>
      </w:divBdr>
    </w:div>
    <w:div w:id="28461651">
      <w:bodyDiv w:val="1"/>
      <w:marLeft w:val="0"/>
      <w:marRight w:val="0"/>
      <w:marTop w:val="0"/>
      <w:marBottom w:val="0"/>
      <w:divBdr>
        <w:top w:val="none" w:sz="0" w:space="0" w:color="auto"/>
        <w:left w:val="none" w:sz="0" w:space="0" w:color="auto"/>
        <w:bottom w:val="none" w:sz="0" w:space="0" w:color="auto"/>
        <w:right w:val="none" w:sz="0" w:space="0" w:color="auto"/>
      </w:divBdr>
    </w:div>
    <w:div w:id="31007535">
      <w:bodyDiv w:val="1"/>
      <w:marLeft w:val="0"/>
      <w:marRight w:val="0"/>
      <w:marTop w:val="0"/>
      <w:marBottom w:val="0"/>
      <w:divBdr>
        <w:top w:val="none" w:sz="0" w:space="0" w:color="auto"/>
        <w:left w:val="none" w:sz="0" w:space="0" w:color="auto"/>
        <w:bottom w:val="none" w:sz="0" w:space="0" w:color="auto"/>
        <w:right w:val="none" w:sz="0" w:space="0" w:color="auto"/>
      </w:divBdr>
    </w:div>
    <w:div w:id="58864174">
      <w:bodyDiv w:val="1"/>
      <w:marLeft w:val="0"/>
      <w:marRight w:val="0"/>
      <w:marTop w:val="0"/>
      <w:marBottom w:val="0"/>
      <w:divBdr>
        <w:top w:val="none" w:sz="0" w:space="0" w:color="auto"/>
        <w:left w:val="none" w:sz="0" w:space="0" w:color="auto"/>
        <w:bottom w:val="none" w:sz="0" w:space="0" w:color="auto"/>
        <w:right w:val="none" w:sz="0" w:space="0" w:color="auto"/>
      </w:divBdr>
    </w:div>
    <w:div w:id="66654562">
      <w:bodyDiv w:val="1"/>
      <w:marLeft w:val="0"/>
      <w:marRight w:val="0"/>
      <w:marTop w:val="0"/>
      <w:marBottom w:val="0"/>
      <w:divBdr>
        <w:top w:val="none" w:sz="0" w:space="0" w:color="auto"/>
        <w:left w:val="none" w:sz="0" w:space="0" w:color="auto"/>
        <w:bottom w:val="none" w:sz="0" w:space="0" w:color="auto"/>
        <w:right w:val="none" w:sz="0" w:space="0" w:color="auto"/>
      </w:divBdr>
    </w:div>
    <w:div w:id="88430511">
      <w:bodyDiv w:val="1"/>
      <w:marLeft w:val="0"/>
      <w:marRight w:val="0"/>
      <w:marTop w:val="0"/>
      <w:marBottom w:val="0"/>
      <w:divBdr>
        <w:top w:val="none" w:sz="0" w:space="0" w:color="auto"/>
        <w:left w:val="none" w:sz="0" w:space="0" w:color="auto"/>
        <w:bottom w:val="none" w:sz="0" w:space="0" w:color="auto"/>
        <w:right w:val="none" w:sz="0" w:space="0" w:color="auto"/>
      </w:divBdr>
    </w:div>
    <w:div w:id="114060346">
      <w:bodyDiv w:val="1"/>
      <w:marLeft w:val="0"/>
      <w:marRight w:val="0"/>
      <w:marTop w:val="0"/>
      <w:marBottom w:val="0"/>
      <w:divBdr>
        <w:top w:val="none" w:sz="0" w:space="0" w:color="auto"/>
        <w:left w:val="none" w:sz="0" w:space="0" w:color="auto"/>
        <w:bottom w:val="none" w:sz="0" w:space="0" w:color="auto"/>
        <w:right w:val="none" w:sz="0" w:space="0" w:color="auto"/>
      </w:divBdr>
    </w:div>
    <w:div w:id="139543290">
      <w:bodyDiv w:val="1"/>
      <w:marLeft w:val="0"/>
      <w:marRight w:val="0"/>
      <w:marTop w:val="0"/>
      <w:marBottom w:val="0"/>
      <w:divBdr>
        <w:top w:val="none" w:sz="0" w:space="0" w:color="auto"/>
        <w:left w:val="none" w:sz="0" w:space="0" w:color="auto"/>
        <w:bottom w:val="none" w:sz="0" w:space="0" w:color="auto"/>
        <w:right w:val="none" w:sz="0" w:space="0" w:color="auto"/>
      </w:divBdr>
    </w:div>
    <w:div w:id="150293078">
      <w:bodyDiv w:val="1"/>
      <w:marLeft w:val="0"/>
      <w:marRight w:val="0"/>
      <w:marTop w:val="0"/>
      <w:marBottom w:val="0"/>
      <w:divBdr>
        <w:top w:val="none" w:sz="0" w:space="0" w:color="auto"/>
        <w:left w:val="none" w:sz="0" w:space="0" w:color="auto"/>
        <w:bottom w:val="none" w:sz="0" w:space="0" w:color="auto"/>
        <w:right w:val="none" w:sz="0" w:space="0" w:color="auto"/>
      </w:divBdr>
    </w:div>
    <w:div w:id="161050564">
      <w:bodyDiv w:val="1"/>
      <w:marLeft w:val="0"/>
      <w:marRight w:val="0"/>
      <w:marTop w:val="0"/>
      <w:marBottom w:val="0"/>
      <w:divBdr>
        <w:top w:val="none" w:sz="0" w:space="0" w:color="auto"/>
        <w:left w:val="none" w:sz="0" w:space="0" w:color="auto"/>
        <w:bottom w:val="none" w:sz="0" w:space="0" w:color="auto"/>
        <w:right w:val="none" w:sz="0" w:space="0" w:color="auto"/>
      </w:divBdr>
    </w:div>
    <w:div w:id="178740199">
      <w:bodyDiv w:val="1"/>
      <w:marLeft w:val="0"/>
      <w:marRight w:val="0"/>
      <w:marTop w:val="0"/>
      <w:marBottom w:val="0"/>
      <w:divBdr>
        <w:top w:val="none" w:sz="0" w:space="0" w:color="auto"/>
        <w:left w:val="none" w:sz="0" w:space="0" w:color="auto"/>
        <w:bottom w:val="none" w:sz="0" w:space="0" w:color="auto"/>
        <w:right w:val="none" w:sz="0" w:space="0" w:color="auto"/>
      </w:divBdr>
    </w:div>
    <w:div w:id="183131274">
      <w:bodyDiv w:val="1"/>
      <w:marLeft w:val="0"/>
      <w:marRight w:val="0"/>
      <w:marTop w:val="0"/>
      <w:marBottom w:val="0"/>
      <w:divBdr>
        <w:top w:val="none" w:sz="0" w:space="0" w:color="auto"/>
        <w:left w:val="none" w:sz="0" w:space="0" w:color="auto"/>
        <w:bottom w:val="none" w:sz="0" w:space="0" w:color="auto"/>
        <w:right w:val="none" w:sz="0" w:space="0" w:color="auto"/>
      </w:divBdr>
    </w:div>
    <w:div w:id="207687718">
      <w:bodyDiv w:val="1"/>
      <w:marLeft w:val="0"/>
      <w:marRight w:val="0"/>
      <w:marTop w:val="0"/>
      <w:marBottom w:val="0"/>
      <w:divBdr>
        <w:top w:val="none" w:sz="0" w:space="0" w:color="auto"/>
        <w:left w:val="none" w:sz="0" w:space="0" w:color="auto"/>
        <w:bottom w:val="none" w:sz="0" w:space="0" w:color="auto"/>
        <w:right w:val="none" w:sz="0" w:space="0" w:color="auto"/>
      </w:divBdr>
    </w:div>
    <w:div w:id="220799682">
      <w:bodyDiv w:val="1"/>
      <w:marLeft w:val="0"/>
      <w:marRight w:val="0"/>
      <w:marTop w:val="0"/>
      <w:marBottom w:val="0"/>
      <w:divBdr>
        <w:top w:val="none" w:sz="0" w:space="0" w:color="auto"/>
        <w:left w:val="none" w:sz="0" w:space="0" w:color="auto"/>
        <w:bottom w:val="none" w:sz="0" w:space="0" w:color="auto"/>
        <w:right w:val="none" w:sz="0" w:space="0" w:color="auto"/>
      </w:divBdr>
    </w:div>
    <w:div w:id="223493327">
      <w:bodyDiv w:val="1"/>
      <w:marLeft w:val="0"/>
      <w:marRight w:val="0"/>
      <w:marTop w:val="0"/>
      <w:marBottom w:val="0"/>
      <w:divBdr>
        <w:top w:val="none" w:sz="0" w:space="0" w:color="auto"/>
        <w:left w:val="none" w:sz="0" w:space="0" w:color="auto"/>
        <w:bottom w:val="none" w:sz="0" w:space="0" w:color="auto"/>
        <w:right w:val="none" w:sz="0" w:space="0" w:color="auto"/>
      </w:divBdr>
    </w:div>
    <w:div w:id="258832867">
      <w:bodyDiv w:val="1"/>
      <w:marLeft w:val="0"/>
      <w:marRight w:val="0"/>
      <w:marTop w:val="0"/>
      <w:marBottom w:val="0"/>
      <w:divBdr>
        <w:top w:val="none" w:sz="0" w:space="0" w:color="auto"/>
        <w:left w:val="none" w:sz="0" w:space="0" w:color="auto"/>
        <w:bottom w:val="none" w:sz="0" w:space="0" w:color="auto"/>
        <w:right w:val="none" w:sz="0" w:space="0" w:color="auto"/>
      </w:divBdr>
    </w:div>
    <w:div w:id="296498469">
      <w:bodyDiv w:val="1"/>
      <w:marLeft w:val="0"/>
      <w:marRight w:val="0"/>
      <w:marTop w:val="0"/>
      <w:marBottom w:val="0"/>
      <w:divBdr>
        <w:top w:val="none" w:sz="0" w:space="0" w:color="auto"/>
        <w:left w:val="none" w:sz="0" w:space="0" w:color="auto"/>
        <w:bottom w:val="none" w:sz="0" w:space="0" w:color="auto"/>
        <w:right w:val="none" w:sz="0" w:space="0" w:color="auto"/>
      </w:divBdr>
    </w:div>
    <w:div w:id="305165545">
      <w:bodyDiv w:val="1"/>
      <w:marLeft w:val="0"/>
      <w:marRight w:val="0"/>
      <w:marTop w:val="0"/>
      <w:marBottom w:val="0"/>
      <w:divBdr>
        <w:top w:val="none" w:sz="0" w:space="0" w:color="auto"/>
        <w:left w:val="none" w:sz="0" w:space="0" w:color="auto"/>
        <w:bottom w:val="none" w:sz="0" w:space="0" w:color="auto"/>
        <w:right w:val="none" w:sz="0" w:space="0" w:color="auto"/>
      </w:divBdr>
    </w:div>
    <w:div w:id="319382451">
      <w:bodyDiv w:val="1"/>
      <w:marLeft w:val="0"/>
      <w:marRight w:val="0"/>
      <w:marTop w:val="0"/>
      <w:marBottom w:val="0"/>
      <w:divBdr>
        <w:top w:val="none" w:sz="0" w:space="0" w:color="auto"/>
        <w:left w:val="none" w:sz="0" w:space="0" w:color="auto"/>
        <w:bottom w:val="none" w:sz="0" w:space="0" w:color="auto"/>
        <w:right w:val="none" w:sz="0" w:space="0" w:color="auto"/>
      </w:divBdr>
    </w:div>
    <w:div w:id="322707709">
      <w:bodyDiv w:val="1"/>
      <w:marLeft w:val="0"/>
      <w:marRight w:val="0"/>
      <w:marTop w:val="0"/>
      <w:marBottom w:val="0"/>
      <w:divBdr>
        <w:top w:val="none" w:sz="0" w:space="0" w:color="auto"/>
        <w:left w:val="none" w:sz="0" w:space="0" w:color="auto"/>
        <w:bottom w:val="none" w:sz="0" w:space="0" w:color="auto"/>
        <w:right w:val="none" w:sz="0" w:space="0" w:color="auto"/>
      </w:divBdr>
    </w:div>
    <w:div w:id="329598579">
      <w:bodyDiv w:val="1"/>
      <w:marLeft w:val="0"/>
      <w:marRight w:val="0"/>
      <w:marTop w:val="0"/>
      <w:marBottom w:val="0"/>
      <w:divBdr>
        <w:top w:val="none" w:sz="0" w:space="0" w:color="auto"/>
        <w:left w:val="none" w:sz="0" w:space="0" w:color="auto"/>
        <w:bottom w:val="none" w:sz="0" w:space="0" w:color="auto"/>
        <w:right w:val="none" w:sz="0" w:space="0" w:color="auto"/>
      </w:divBdr>
    </w:div>
    <w:div w:id="371349155">
      <w:bodyDiv w:val="1"/>
      <w:marLeft w:val="0"/>
      <w:marRight w:val="0"/>
      <w:marTop w:val="0"/>
      <w:marBottom w:val="0"/>
      <w:divBdr>
        <w:top w:val="none" w:sz="0" w:space="0" w:color="auto"/>
        <w:left w:val="none" w:sz="0" w:space="0" w:color="auto"/>
        <w:bottom w:val="none" w:sz="0" w:space="0" w:color="auto"/>
        <w:right w:val="none" w:sz="0" w:space="0" w:color="auto"/>
      </w:divBdr>
    </w:div>
    <w:div w:id="375396544">
      <w:bodyDiv w:val="1"/>
      <w:marLeft w:val="0"/>
      <w:marRight w:val="0"/>
      <w:marTop w:val="0"/>
      <w:marBottom w:val="0"/>
      <w:divBdr>
        <w:top w:val="none" w:sz="0" w:space="0" w:color="auto"/>
        <w:left w:val="none" w:sz="0" w:space="0" w:color="auto"/>
        <w:bottom w:val="none" w:sz="0" w:space="0" w:color="auto"/>
        <w:right w:val="none" w:sz="0" w:space="0" w:color="auto"/>
      </w:divBdr>
    </w:div>
    <w:div w:id="382753574">
      <w:bodyDiv w:val="1"/>
      <w:marLeft w:val="0"/>
      <w:marRight w:val="0"/>
      <w:marTop w:val="0"/>
      <w:marBottom w:val="0"/>
      <w:divBdr>
        <w:top w:val="none" w:sz="0" w:space="0" w:color="auto"/>
        <w:left w:val="none" w:sz="0" w:space="0" w:color="auto"/>
        <w:bottom w:val="none" w:sz="0" w:space="0" w:color="auto"/>
        <w:right w:val="none" w:sz="0" w:space="0" w:color="auto"/>
      </w:divBdr>
    </w:div>
    <w:div w:id="392386171">
      <w:bodyDiv w:val="1"/>
      <w:marLeft w:val="0"/>
      <w:marRight w:val="0"/>
      <w:marTop w:val="0"/>
      <w:marBottom w:val="0"/>
      <w:divBdr>
        <w:top w:val="none" w:sz="0" w:space="0" w:color="auto"/>
        <w:left w:val="none" w:sz="0" w:space="0" w:color="auto"/>
        <w:bottom w:val="none" w:sz="0" w:space="0" w:color="auto"/>
        <w:right w:val="none" w:sz="0" w:space="0" w:color="auto"/>
      </w:divBdr>
    </w:div>
    <w:div w:id="405151059">
      <w:bodyDiv w:val="1"/>
      <w:marLeft w:val="0"/>
      <w:marRight w:val="0"/>
      <w:marTop w:val="0"/>
      <w:marBottom w:val="0"/>
      <w:divBdr>
        <w:top w:val="none" w:sz="0" w:space="0" w:color="auto"/>
        <w:left w:val="none" w:sz="0" w:space="0" w:color="auto"/>
        <w:bottom w:val="none" w:sz="0" w:space="0" w:color="auto"/>
        <w:right w:val="none" w:sz="0" w:space="0" w:color="auto"/>
      </w:divBdr>
    </w:div>
    <w:div w:id="412627165">
      <w:bodyDiv w:val="1"/>
      <w:marLeft w:val="0"/>
      <w:marRight w:val="0"/>
      <w:marTop w:val="0"/>
      <w:marBottom w:val="0"/>
      <w:divBdr>
        <w:top w:val="none" w:sz="0" w:space="0" w:color="auto"/>
        <w:left w:val="none" w:sz="0" w:space="0" w:color="auto"/>
        <w:bottom w:val="none" w:sz="0" w:space="0" w:color="auto"/>
        <w:right w:val="none" w:sz="0" w:space="0" w:color="auto"/>
      </w:divBdr>
    </w:div>
    <w:div w:id="413817828">
      <w:bodyDiv w:val="1"/>
      <w:marLeft w:val="0"/>
      <w:marRight w:val="0"/>
      <w:marTop w:val="0"/>
      <w:marBottom w:val="0"/>
      <w:divBdr>
        <w:top w:val="none" w:sz="0" w:space="0" w:color="auto"/>
        <w:left w:val="none" w:sz="0" w:space="0" w:color="auto"/>
        <w:bottom w:val="none" w:sz="0" w:space="0" w:color="auto"/>
        <w:right w:val="none" w:sz="0" w:space="0" w:color="auto"/>
      </w:divBdr>
    </w:div>
    <w:div w:id="437718166">
      <w:bodyDiv w:val="1"/>
      <w:marLeft w:val="0"/>
      <w:marRight w:val="0"/>
      <w:marTop w:val="0"/>
      <w:marBottom w:val="0"/>
      <w:divBdr>
        <w:top w:val="none" w:sz="0" w:space="0" w:color="auto"/>
        <w:left w:val="none" w:sz="0" w:space="0" w:color="auto"/>
        <w:bottom w:val="none" w:sz="0" w:space="0" w:color="auto"/>
        <w:right w:val="none" w:sz="0" w:space="0" w:color="auto"/>
      </w:divBdr>
    </w:div>
    <w:div w:id="448397884">
      <w:bodyDiv w:val="1"/>
      <w:marLeft w:val="0"/>
      <w:marRight w:val="0"/>
      <w:marTop w:val="0"/>
      <w:marBottom w:val="0"/>
      <w:divBdr>
        <w:top w:val="none" w:sz="0" w:space="0" w:color="auto"/>
        <w:left w:val="none" w:sz="0" w:space="0" w:color="auto"/>
        <w:bottom w:val="none" w:sz="0" w:space="0" w:color="auto"/>
        <w:right w:val="none" w:sz="0" w:space="0" w:color="auto"/>
      </w:divBdr>
    </w:div>
    <w:div w:id="455609855">
      <w:bodyDiv w:val="1"/>
      <w:marLeft w:val="0"/>
      <w:marRight w:val="0"/>
      <w:marTop w:val="0"/>
      <w:marBottom w:val="0"/>
      <w:divBdr>
        <w:top w:val="none" w:sz="0" w:space="0" w:color="auto"/>
        <w:left w:val="none" w:sz="0" w:space="0" w:color="auto"/>
        <w:bottom w:val="none" w:sz="0" w:space="0" w:color="auto"/>
        <w:right w:val="none" w:sz="0" w:space="0" w:color="auto"/>
      </w:divBdr>
    </w:div>
    <w:div w:id="468984565">
      <w:bodyDiv w:val="1"/>
      <w:marLeft w:val="0"/>
      <w:marRight w:val="0"/>
      <w:marTop w:val="0"/>
      <w:marBottom w:val="0"/>
      <w:divBdr>
        <w:top w:val="none" w:sz="0" w:space="0" w:color="auto"/>
        <w:left w:val="none" w:sz="0" w:space="0" w:color="auto"/>
        <w:bottom w:val="none" w:sz="0" w:space="0" w:color="auto"/>
        <w:right w:val="none" w:sz="0" w:space="0" w:color="auto"/>
      </w:divBdr>
    </w:div>
    <w:div w:id="490676212">
      <w:bodyDiv w:val="1"/>
      <w:marLeft w:val="0"/>
      <w:marRight w:val="0"/>
      <w:marTop w:val="0"/>
      <w:marBottom w:val="0"/>
      <w:divBdr>
        <w:top w:val="none" w:sz="0" w:space="0" w:color="auto"/>
        <w:left w:val="none" w:sz="0" w:space="0" w:color="auto"/>
        <w:bottom w:val="none" w:sz="0" w:space="0" w:color="auto"/>
        <w:right w:val="none" w:sz="0" w:space="0" w:color="auto"/>
      </w:divBdr>
    </w:div>
    <w:div w:id="490872349">
      <w:bodyDiv w:val="1"/>
      <w:marLeft w:val="0"/>
      <w:marRight w:val="0"/>
      <w:marTop w:val="0"/>
      <w:marBottom w:val="0"/>
      <w:divBdr>
        <w:top w:val="none" w:sz="0" w:space="0" w:color="auto"/>
        <w:left w:val="none" w:sz="0" w:space="0" w:color="auto"/>
        <w:bottom w:val="none" w:sz="0" w:space="0" w:color="auto"/>
        <w:right w:val="none" w:sz="0" w:space="0" w:color="auto"/>
      </w:divBdr>
    </w:div>
    <w:div w:id="493692602">
      <w:bodyDiv w:val="1"/>
      <w:marLeft w:val="0"/>
      <w:marRight w:val="0"/>
      <w:marTop w:val="0"/>
      <w:marBottom w:val="0"/>
      <w:divBdr>
        <w:top w:val="none" w:sz="0" w:space="0" w:color="auto"/>
        <w:left w:val="none" w:sz="0" w:space="0" w:color="auto"/>
        <w:bottom w:val="none" w:sz="0" w:space="0" w:color="auto"/>
        <w:right w:val="none" w:sz="0" w:space="0" w:color="auto"/>
      </w:divBdr>
    </w:div>
    <w:div w:id="518009049">
      <w:bodyDiv w:val="1"/>
      <w:marLeft w:val="0"/>
      <w:marRight w:val="0"/>
      <w:marTop w:val="0"/>
      <w:marBottom w:val="0"/>
      <w:divBdr>
        <w:top w:val="none" w:sz="0" w:space="0" w:color="auto"/>
        <w:left w:val="none" w:sz="0" w:space="0" w:color="auto"/>
        <w:bottom w:val="none" w:sz="0" w:space="0" w:color="auto"/>
        <w:right w:val="none" w:sz="0" w:space="0" w:color="auto"/>
      </w:divBdr>
    </w:div>
    <w:div w:id="534192157">
      <w:bodyDiv w:val="1"/>
      <w:marLeft w:val="0"/>
      <w:marRight w:val="0"/>
      <w:marTop w:val="0"/>
      <w:marBottom w:val="0"/>
      <w:divBdr>
        <w:top w:val="none" w:sz="0" w:space="0" w:color="auto"/>
        <w:left w:val="none" w:sz="0" w:space="0" w:color="auto"/>
        <w:bottom w:val="none" w:sz="0" w:space="0" w:color="auto"/>
        <w:right w:val="none" w:sz="0" w:space="0" w:color="auto"/>
      </w:divBdr>
    </w:div>
    <w:div w:id="550534295">
      <w:bodyDiv w:val="1"/>
      <w:marLeft w:val="0"/>
      <w:marRight w:val="0"/>
      <w:marTop w:val="0"/>
      <w:marBottom w:val="0"/>
      <w:divBdr>
        <w:top w:val="none" w:sz="0" w:space="0" w:color="auto"/>
        <w:left w:val="none" w:sz="0" w:space="0" w:color="auto"/>
        <w:bottom w:val="none" w:sz="0" w:space="0" w:color="auto"/>
        <w:right w:val="none" w:sz="0" w:space="0" w:color="auto"/>
      </w:divBdr>
    </w:div>
    <w:div w:id="606540399">
      <w:bodyDiv w:val="1"/>
      <w:marLeft w:val="0"/>
      <w:marRight w:val="0"/>
      <w:marTop w:val="0"/>
      <w:marBottom w:val="0"/>
      <w:divBdr>
        <w:top w:val="none" w:sz="0" w:space="0" w:color="auto"/>
        <w:left w:val="none" w:sz="0" w:space="0" w:color="auto"/>
        <w:bottom w:val="none" w:sz="0" w:space="0" w:color="auto"/>
        <w:right w:val="none" w:sz="0" w:space="0" w:color="auto"/>
      </w:divBdr>
    </w:div>
    <w:div w:id="613245801">
      <w:bodyDiv w:val="1"/>
      <w:marLeft w:val="0"/>
      <w:marRight w:val="0"/>
      <w:marTop w:val="0"/>
      <w:marBottom w:val="0"/>
      <w:divBdr>
        <w:top w:val="none" w:sz="0" w:space="0" w:color="auto"/>
        <w:left w:val="none" w:sz="0" w:space="0" w:color="auto"/>
        <w:bottom w:val="none" w:sz="0" w:space="0" w:color="auto"/>
        <w:right w:val="none" w:sz="0" w:space="0" w:color="auto"/>
      </w:divBdr>
    </w:div>
    <w:div w:id="616958712">
      <w:bodyDiv w:val="1"/>
      <w:marLeft w:val="0"/>
      <w:marRight w:val="0"/>
      <w:marTop w:val="0"/>
      <w:marBottom w:val="0"/>
      <w:divBdr>
        <w:top w:val="none" w:sz="0" w:space="0" w:color="auto"/>
        <w:left w:val="none" w:sz="0" w:space="0" w:color="auto"/>
        <w:bottom w:val="none" w:sz="0" w:space="0" w:color="auto"/>
        <w:right w:val="none" w:sz="0" w:space="0" w:color="auto"/>
      </w:divBdr>
    </w:div>
    <w:div w:id="624433041">
      <w:bodyDiv w:val="1"/>
      <w:marLeft w:val="0"/>
      <w:marRight w:val="0"/>
      <w:marTop w:val="0"/>
      <w:marBottom w:val="0"/>
      <w:divBdr>
        <w:top w:val="none" w:sz="0" w:space="0" w:color="auto"/>
        <w:left w:val="none" w:sz="0" w:space="0" w:color="auto"/>
        <w:bottom w:val="none" w:sz="0" w:space="0" w:color="auto"/>
        <w:right w:val="none" w:sz="0" w:space="0" w:color="auto"/>
      </w:divBdr>
    </w:div>
    <w:div w:id="633604844">
      <w:bodyDiv w:val="1"/>
      <w:marLeft w:val="0"/>
      <w:marRight w:val="0"/>
      <w:marTop w:val="0"/>
      <w:marBottom w:val="0"/>
      <w:divBdr>
        <w:top w:val="none" w:sz="0" w:space="0" w:color="auto"/>
        <w:left w:val="none" w:sz="0" w:space="0" w:color="auto"/>
        <w:bottom w:val="none" w:sz="0" w:space="0" w:color="auto"/>
        <w:right w:val="none" w:sz="0" w:space="0" w:color="auto"/>
      </w:divBdr>
    </w:div>
    <w:div w:id="640036216">
      <w:bodyDiv w:val="1"/>
      <w:marLeft w:val="0"/>
      <w:marRight w:val="0"/>
      <w:marTop w:val="0"/>
      <w:marBottom w:val="0"/>
      <w:divBdr>
        <w:top w:val="none" w:sz="0" w:space="0" w:color="auto"/>
        <w:left w:val="none" w:sz="0" w:space="0" w:color="auto"/>
        <w:bottom w:val="none" w:sz="0" w:space="0" w:color="auto"/>
        <w:right w:val="none" w:sz="0" w:space="0" w:color="auto"/>
      </w:divBdr>
    </w:div>
    <w:div w:id="642739298">
      <w:bodyDiv w:val="1"/>
      <w:marLeft w:val="0"/>
      <w:marRight w:val="0"/>
      <w:marTop w:val="0"/>
      <w:marBottom w:val="0"/>
      <w:divBdr>
        <w:top w:val="none" w:sz="0" w:space="0" w:color="auto"/>
        <w:left w:val="none" w:sz="0" w:space="0" w:color="auto"/>
        <w:bottom w:val="none" w:sz="0" w:space="0" w:color="auto"/>
        <w:right w:val="none" w:sz="0" w:space="0" w:color="auto"/>
      </w:divBdr>
    </w:div>
    <w:div w:id="643319755">
      <w:bodyDiv w:val="1"/>
      <w:marLeft w:val="0"/>
      <w:marRight w:val="0"/>
      <w:marTop w:val="0"/>
      <w:marBottom w:val="0"/>
      <w:divBdr>
        <w:top w:val="none" w:sz="0" w:space="0" w:color="auto"/>
        <w:left w:val="none" w:sz="0" w:space="0" w:color="auto"/>
        <w:bottom w:val="none" w:sz="0" w:space="0" w:color="auto"/>
        <w:right w:val="none" w:sz="0" w:space="0" w:color="auto"/>
      </w:divBdr>
    </w:div>
    <w:div w:id="661272702">
      <w:bodyDiv w:val="1"/>
      <w:marLeft w:val="0"/>
      <w:marRight w:val="0"/>
      <w:marTop w:val="0"/>
      <w:marBottom w:val="0"/>
      <w:divBdr>
        <w:top w:val="none" w:sz="0" w:space="0" w:color="auto"/>
        <w:left w:val="none" w:sz="0" w:space="0" w:color="auto"/>
        <w:bottom w:val="none" w:sz="0" w:space="0" w:color="auto"/>
        <w:right w:val="none" w:sz="0" w:space="0" w:color="auto"/>
      </w:divBdr>
    </w:div>
    <w:div w:id="675427449">
      <w:bodyDiv w:val="1"/>
      <w:marLeft w:val="0"/>
      <w:marRight w:val="0"/>
      <w:marTop w:val="0"/>
      <w:marBottom w:val="0"/>
      <w:divBdr>
        <w:top w:val="none" w:sz="0" w:space="0" w:color="auto"/>
        <w:left w:val="none" w:sz="0" w:space="0" w:color="auto"/>
        <w:bottom w:val="none" w:sz="0" w:space="0" w:color="auto"/>
        <w:right w:val="none" w:sz="0" w:space="0" w:color="auto"/>
      </w:divBdr>
    </w:div>
    <w:div w:id="678849375">
      <w:bodyDiv w:val="1"/>
      <w:marLeft w:val="0"/>
      <w:marRight w:val="0"/>
      <w:marTop w:val="0"/>
      <w:marBottom w:val="0"/>
      <w:divBdr>
        <w:top w:val="none" w:sz="0" w:space="0" w:color="auto"/>
        <w:left w:val="none" w:sz="0" w:space="0" w:color="auto"/>
        <w:bottom w:val="none" w:sz="0" w:space="0" w:color="auto"/>
        <w:right w:val="none" w:sz="0" w:space="0" w:color="auto"/>
      </w:divBdr>
    </w:div>
    <w:div w:id="681855025">
      <w:bodyDiv w:val="1"/>
      <w:marLeft w:val="0"/>
      <w:marRight w:val="0"/>
      <w:marTop w:val="0"/>
      <w:marBottom w:val="0"/>
      <w:divBdr>
        <w:top w:val="none" w:sz="0" w:space="0" w:color="auto"/>
        <w:left w:val="none" w:sz="0" w:space="0" w:color="auto"/>
        <w:bottom w:val="none" w:sz="0" w:space="0" w:color="auto"/>
        <w:right w:val="none" w:sz="0" w:space="0" w:color="auto"/>
      </w:divBdr>
    </w:div>
    <w:div w:id="692996484">
      <w:bodyDiv w:val="1"/>
      <w:marLeft w:val="0"/>
      <w:marRight w:val="0"/>
      <w:marTop w:val="0"/>
      <w:marBottom w:val="0"/>
      <w:divBdr>
        <w:top w:val="none" w:sz="0" w:space="0" w:color="auto"/>
        <w:left w:val="none" w:sz="0" w:space="0" w:color="auto"/>
        <w:bottom w:val="none" w:sz="0" w:space="0" w:color="auto"/>
        <w:right w:val="none" w:sz="0" w:space="0" w:color="auto"/>
      </w:divBdr>
    </w:div>
    <w:div w:id="728236592">
      <w:bodyDiv w:val="1"/>
      <w:marLeft w:val="0"/>
      <w:marRight w:val="0"/>
      <w:marTop w:val="0"/>
      <w:marBottom w:val="0"/>
      <w:divBdr>
        <w:top w:val="none" w:sz="0" w:space="0" w:color="auto"/>
        <w:left w:val="none" w:sz="0" w:space="0" w:color="auto"/>
        <w:bottom w:val="none" w:sz="0" w:space="0" w:color="auto"/>
        <w:right w:val="none" w:sz="0" w:space="0" w:color="auto"/>
      </w:divBdr>
    </w:div>
    <w:div w:id="728844615">
      <w:bodyDiv w:val="1"/>
      <w:marLeft w:val="0"/>
      <w:marRight w:val="0"/>
      <w:marTop w:val="0"/>
      <w:marBottom w:val="0"/>
      <w:divBdr>
        <w:top w:val="none" w:sz="0" w:space="0" w:color="auto"/>
        <w:left w:val="none" w:sz="0" w:space="0" w:color="auto"/>
        <w:bottom w:val="none" w:sz="0" w:space="0" w:color="auto"/>
        <w:right w:val="none" w:sz="0" w:space="0" w:color="auto"/>
      </w:divBdr>
    </w:div>
    <w:div w:id="734356682">
      <w:bodyDiv w:val="1"/>
      <w:marLeft w:val="0"/>
      <w:marRight w:val="0"/>
      <w:marTop w:val="0"/>
      <w:marBottom w:val="0"/>
      <w:divBdr>
        <w:top w:val="none" w:sz="0" w:space="0" w:color="auto"/>
        <w:left w:val="none" w:sz="0" w:space="0" w:color="auto"/>
        <w:bottom w:val="none" w:sz="0" w:space="0" w:color="auto"/>
        <w:right w:val="none" w:sz="0" w:space="0" w:color="auto"/>
      </w:divBdr>
    </w:div>
    <w:div w:id="785809220">
      <w:bodyDiv w:val="1"/>
      <w:marLeft w:val="0"/>
      <w:marRight w:val="0"/>
      <w:marTop w:val="0"/>
      <w:marBottom w:val="0"/>
      <w:divBdr>
        <w:top w:val="none" w:sz="0" w:space="0" w:color="auto"/>
        <w:left w:val="none" w:sz="0" w:space="0" w:color="auto"/>
        <w:bottom w:val="none" w:sz="0" w:space="0" w:color="auto"/>
        <w:right w:val="none" w:sz="0" w:space="0" w:color="auto"/>
      </w:divBdr>
    </w:div>
    <w:div w:id="801309319">
      <w:bodyDiv w:val="1"/>
      <w:marLeft w:val="0"/>
      <w:marRight w:val="0"/>
      <w:marTop w:val="0"/>
      <w:marBottom w:val="0"/>
      <w:divBdr>
        <w:top w:val="none" w:sz="0" w:space="0" w:color="auto"/>
        <w:left w:val="none" w:sz="0" w:space="0" w:color="auto"/>
        <w:bottom w:val="none" w:sz="0" w:space="0" w:color="auto"/>
        <w:right w:val="none" w:sz="0" w:space="0" w:color="auto"/>
      </w:divBdr>
    </w:div>
    <w:div w:id="838273453">
      <w:bodyDiv w:val="1"/>
      <w:marLeft w:val="0"/>
      <w:marRight w:val="0"/>
      <w:marTop w:val="0"/>
      <w:marBottom w:val="0"/>
      <w:divBdr>
        <w:top w:val="none" w:sz="0" w:space="0" w:color="auto"/>
        <w:left w:val="none" w:sz="0" w:space="0" w:color="auto"/>
        <w:bottom w:val="none" w:sz="0" w:space="0" w:color="auto"/>
        <w:right w:val="none" w:sz="0" w:space="0" w:color="auto"/>
      </w:divBdr>
    </w:div>
    <w:div w:id="848102048">
      <w:bodyDiv w:val="1"/>
      <w:marLeft w:val="0"/>
      <w:marRight w:val="0"/>
      <w:marTop w:val="0"/>
      <w:marBottom w:val="0"/>
      <w:divBdr>
        <w:top w:val="none" w:sz="0" w:space="0" w:color="auto"/>
        <w:left w:val="none" w:sz="0" w:space="0" w:color="auto"/>
        <w:bottom w:val="none" w:sz="0" w:space="0" w:color="auto"/>
        <w:right w:val="none" w:sz="0" w:space="0" w:color="auto"/>
      </w:divBdr>
    </w:div>
    <w:div w:id="896892900">
      <w:bodyDiv w:val="1"/>
      <w:marLeft w:val="0"/>
      <w:marRight w:val="0"/>
      <w:marTop w:val="0"/>
      <w:marBottom w:val="0"/>
      <w:divBdr>
        <w:top w:val="none" w:sz="0" w:space="0" w:color="auto"/>
        <w:left w:val="none" w:sz="0" w:space="0" w:color="auto"/>
        <w:bottom w:val="none" w:sz="0" w:space="0" w:color="auto"/>
        <w:right w:val="none" w:sz="0" w:space="0" w:color="auto"/>
      </w:divBdr>
    </w:div>
    <w:div w:id="919798093">
      <w:bodyDiv w:val="1"/>
      <w:marLeft w:val="0"/>
      <w:marRight w:val="0"/>
      <w:marTop w:val="0"/>
      <w:marBottom w:val="0"/>
      <w:divBdr>
        <w:top w:val="none" w:sz="0" w:space="0" w:color="auto"/>
        <w:left w:val="none" w:sz="0" w:space="0" w:color="auto"/>
        <w:bottom w:val="none" w:sz="0" w:space="0" w:color="auto"/>
        <w:right w:val="none" w:sz="0" w:space="0" w:color="auto"/>
      </w:divBdr>
    </w:div>
    <w:div w:id="933592310">
      <w:bodyDiv w:val="1"/>
      <w:marLeft w:val="0"/>
      <w:marRight w:val="0"/>
      <w:marTop w:val="0"/>
      <w:marBottom w:val="0"/>
      <w:divBdr>
        <w:top w:val="none" w:sz="0" w:space="0" w:color="auto"/>
        <w:left w:val="none" w:sz="0" w:space="0" w:color="auto"/>
        <w:bottom w:val="none" w:sz="0" w:space="0" w:color="auto"/>
        <w:right w:val="none" w:sz="0" w:space="0" w:color="auto"/>
      </w:divBdr>
    </w:div>
    <w:div w:id="948855614">
      <w:bodyDiv w:val="1"/>
      <w:marLeft w:val="0"/>
      <w:marRight w:val="0"/>
      <w:marTop w:val="0"/>
      <w:marBottom w:val="0"/>
      <w:divBdr>
        <w:top w:val="none" w:sz="0" w:space="0" w:color="auto"/>
        <w:left w:val="none" w:sz="0" w:space="0" w:color="auto"/>
        <w:bottom w:val="none" w:sz="0" w:space="0" w:color="auto"/>
        <w:right w:val="none" w:sz="0" w:space="0" w:color="auto"/>
      </w:divBdr>
    </w:div>
    <w:div w:id="949162093">
      <w:bodyDiv w:val="1"/>
      <w:marLeft w:val="0"/>
      <w:marRight w:val="0"/>
      <w:marTop w:val="0"/>
      <w:marBottom w:val="0"/>
      <w:divBdr>
        <w:top w:val="none" w:sz="0" w:space="0" w:color="auto"/>
        <w:left w:val="none" w:sz="0" w:space="0" w:color="auto"/>
        <w:bottom w:val="none" w:sz="0" w:space="0" w:color="auto"/>
        <w:right w:val="none" w:sz="0" w:space="0" w:color="auto"/>
      </w:divBdr>
    </w:div>
    <w:div w:id="964384731">
      <w:bodyDiv w:val="1"/>
      <w:marLeft w:val="0"/>
      <w:marRight w:val="0"/>
      <w:marTop w:val="0"/>
      <w:marBottom w:val="0"/>
      <w:divBdr>
        <w:top w:val="none" w:sz="0" w:space="0" w:color="auto"/>
        <w:left w:val="none" w:sz="0" w:space="0" w:color="auto"/>
        <w:bottom w:val="none" w:sz="0" w:space="0" w:color="auto"/>
        <w:right w:val="none" w:sz="0" w:space="0" w:color="auto"/>
      </w:divBdr>
    </w:div>
    <w:div w:id="968390001">
      <w:bodyDiv w:val="1"/>
      <w:marLeft w:val="0"/>
      <w:marRight w:val="0"/>
      <w:marTop w:val="0"/>
      <w:marBottom w:val="0"/>
      <w:divBdr>
        <w:top w:val="none" w:sz="0" w:space="0" w:color="auto"/>
        <w:left w:val="none" w:sz="0" w:space="0" w:color="auto"/>
        <w:bottom w:val="none" w:sz="0" w:space="0" w:color="auto"/>
        <w:right w:val="none" w:sz="0" w:space="0" w:color="auto"/>
      </w:divBdr>
    </w:div>
    <w:div w:id="1001156643">
      <w:bodyDiv w:val="1"/>
      <w:marLeft w:val="0"/>
      <w:marRight w:val="0"/>
      <w:marTop w:val="0"/>
      <w:marBottom w:val="0"/>
      <w:divBdr>
        <w:top w:val="none" w:sz="0" w:space="0" w:color="auto"/>
        <w:left w:val="none" w:sz="0" w:space="0" w:color="auto"/>
        <w:bottom w:val="none" w:sz="0" w:space="0" w:color="auto"/>
        <w:right w:val="none" w:sz="0" w:space="0" w:color="auto"/>
      </w:divBdr>
    </w:div>
    <w:div w:id="1004359372">
      <w:bodyDiv w:val="1"/>
      <w:marLeft w:val="0"/>
      <w:marRight w:val="0"/>
      <w:marTop w:val="0"/>
      <w:marBottom w:val="0"/>
      <w:divBdr>
        <w:top w:val="none" w:sz="0" w:space="0" w:color="auto"/>
        <w:left w:val="none" w:sz="0" w:space="0" w:color="auto"/>
        <w:bottom w:val="none" w:sz="0" w:space="0" w:color="auto"/>
        <w:right w:val="none" w:sz="0" w:space="0" w:color="auto"/>
      </w:divBdr>
    </w:div>
    <w:div w:id="1023022709">
      <w:bodyDiv w:val="1"/>
      <w:marLeft w:val="0"/>
      <w:marRight w:val="0"/>
      <w:marTop w:val="0"/>
      <w:marBottom w:val="0"/>
      <w:divBdr>
        <w:top w:val="none" w:sz="0" w:space="0" w:color="auto"/>
        <w:left w:val="none" w:sz="0" w:space="0" w:color="auto"/>
        <w:bottom w:val="none" w:sz="0" w:space="0" w:color="auto"/>
        <w:right w:val="none" w:sz="0" w:space="0" w:color="auto"/>
      </w:divBdr>
    </w:div>
    <w:div w:id="1035620370">
      <w:bodyDiv w:val="1"/>
      <w:marLeft w:val="0"/>
      <w:marRight w:val="0"/>
      <w:marTop w:val="0"/>
      <w:marBottom w:val="0"/>
      <w:divBdr>
        <w:top w:val="none" w:sz="0" w:space="0" w:color="auto"/>
        <w:left w:val="none" w:sz="0" w:space="0" w:color="auto"/>
        <w:bottom w:val="none" w:sz="0" w:space="0" w:color="auto"/>
        <w:right w:val="none" w:sz="0" w:space="0" w:color="auto"/>
      </w:divBdr>
    </w:div>
    <w:div w:id="1042098443">
      <w:bodyDiv w:val="1"/>
      <w:marLeft w:val="0"/>
      <w:marRight w:val="0"/>
      <w:marTop w:val="0"/>
      <w:marBottom w:val="0"/>
      <w:divBdr>
        <w:top w:val="none" w:sz="0" w:space="0" w:color="auto"/>
        <w:left w:val="none" w:sz="0" w:space="0" w:color="auto"/>
        <w:bottom w:val="none" w:sz="0" w:space="0" w:color="auto"/>
        <w:right w:val="none" w:sz="0" w:space="0" w:color="auto"/>
      </w:divBdr>
    </w:div>
    <w:div w:id="1057513691">
      <w:bodyDiv w:val="1"/>
      <w:marLeft w:val="0"/>
      <w:marRight w:val="0"/>
      <w:marTop w:val="0"/>
      <w:marBottom w:val="0"/>
      <w:divBdr>
        <w:top w:val="none" w:sz="0" w:space="0" w:color="auto"/>
        <w:left w:val="none" w:sz="0" w:space="0" w:color="auto"/>
        <w:bottom w:val="none" w:sz="0" w:space="0" w:color="auto"/>
        <w:right w:val="none" w:sz="0" w:space="0" w:color="auto"/>
      </w:divBdr>
    </w:div>
    <w:div w:id="1075013429">
      <w:bodyDiv w:val="1"/>
      <w:marLeft w:val="0"/>
      <w:marRight w:val="0"/>
      <w:marTop w:val="0"/>
      <w:marBottom w:val="0"/>
      <w:divBdr>
        <w:top w:val="none" w:sz="0" w:space="0" w:color="auto"/>
        <w:left w:val="none" w:sz="0" w:space="0" w:color="auto"/>
        <w:bottom w:val="none" w:sz="0" w:space="0" w:color="auto"/>
        <w:right w:val="none" w:sz="0" w:space="0" w:color="auto"/>
      </w:divBdr>
    </w:div>
    <w:div w:id="1083450288">
      <w:bodyDiv w:val="1"/>
      <w:marLeft w:val="0"/>
      <w:marRight w:val="0"/>
      <w:marTop w:val="0"/>
      <w:marBottom w:val="0"/>
      <w:divBdr>
        <w:top w:val="none" w:sz="0" w:space="0" w:color="auto"/>
        <w:left w:val="none" w:sz="0" w:space="0" w:color="auto"/>
        <w:bottom w:val="none" w:sz="0" w:space="0" w:color="auto"/>
        <w:right w:val="none" w:sz="0" w:space="0" w:color="auto"/>
      </w:divBdr>
    </w:div>
    <w:div w:id="1110012170">
      <w:bodyDiv w:val="1"/>
      <w:marLeft w:val="0"/>
      <w:marRight w:val="0"/>
      <w:marTop w:val="0"/>
      <w:marBottom w:val="0"/>
      <w:divBdr>
        <w:top w:val="none" w:sz="0" w:space="0" w:color="auto"/>
        <w:left w:val="none" w:sz="0" w:space="0" w:color="auto"/>
        <w:bottom w:val="none" w:sz="0" w:space="0" w:color="auto"/>
        <w:right w:val="none" w:sz="0" w:space="0" w:color="auto"/>
      </w:divBdr>
    </w:div>
    <w:div w:id="1112163715">
      <w:bodyDiv w:val="1"/>
      <w:marLeft w:val="0"/>
      <w:marRight w:val="0"/>
      <w:marTop w:val="0"/>
      <w:marBottom w:val="0"/>
      <w:divBdr>
        <w:top w:val="none" w:sz="0" w:space="0" w:color="auto"/>
        <w:left w:val="none" w:sz="0" w:space="0" w:color="auto"/>
        <w:bottom w:val="none" w:sz="0" w:space="0" w:color="auto"/>
        <w:right w:val="none" w:sz="0" w:space="0" w:color="auto"/>
      </w:divBdr>
    </w:div>
    <w:div w:id="1176532969">
      <w:bodyDiv w:val="1"/>
      <w:marLeft w:val="0"/>
      <w:marRight w:val="0"/>
      <w:marTop w:val="0"/>
      <w:marBottom w:val="0"/>
      <w:divBdr>
        <w:top w:val="none" w:sz="0" w:space="0" w:color="auto"/>
        <w:left w:val="none" w:sz="0" w:space="0" w:color="auto"/>
        <w:bottom w:val="none" w:sz="0" w:space="0" w:color="auto"/>
        <w:right w:val="none" w:sz="0" w:space="0" w:color="auto"/>
      </w:divBdr>
    </w:div>
    <w:div w:id="1182160846">
      <w:bodyDiv w:val="1"/>
      <w:marLeft w:val="0"/>
      <w:marRight w:val="0"/>
      <w:marTop w:val="0"/>
      <w:marBottom w:val="0"/>
      <w:divBdr>
        <w:top w:val="none" w:sz="0" w:space="0" w:color="auto"/>
        <w:left w:val="none" w:sz="0" w:space="0" w:color="auto"/>
        <w:bottom w:val="none" w:sz="0" w:space="0" w:color="auto"/>
        <w:right w:val="none" w:sz="0" w:space="0" w:color="auto"/>
      </w:divBdr>
    </w:div>
    <w:div w:id="1199009527">
      <w:bodyDiv w:val="1"/>
      <w:marLeft w:val="0"/>
      <w:marRight w:val="0"/>
      <w:marTop w:val="0"/>
      <w:marBottom w:val="0"/>
      <w:divBdr>
        <w:top w:val="none" w:sz="0" w:space="0" w:color="auto"/>
        <w:left w:val="none" w:sz="0" w:space="0" w:color="auto"/>
        <w:bottom w:val="none" w:sz="0" w:space="0" w:color="auto"/>
        <w:right w:val="none" w:sz="0" w:space="0" w:color="auto"/>
      </w:divBdr>
    </w:div>
    <w:div w:id="1204248517">
      <w:bodyDiv w:val="1"/>
      <w:marLeft w:val="0"/>
      <w:marRight w:val="0"/>
      <w:marTop w:val="0"/>
      <w:marBottom w:val="0"/>
      <w:divBdr>
        <w:top w:val="none" w:sz="0" w:space="0" w:color="auto"/>
        <w:left w:val="none" w:sz="0" w:space="0" w:color="auto"/>
        <w:bottom w:val="none" w:sz="0" w:space="0" w:color="auto"/>
        <w:right w:val="none" w:sz="0" w:space="0" w:color="auto"/>
      </w:divBdr>
      <w:divsChild>
        <w:div w:id="837307936">
          <w:marLeft w:val="0"/>
          <w:marRight w:val="0"/>
          <w:marTop w:val="0"/>
          <w:marBottom w:val="0"/>
          <w:divBdr>
            <w:top w:val="none" w:sz="0" w:space="0" w:color="auto"/>
            <w:left w:val="none" w:sz="0" w:space="0" w:color="auto"/>
            <w:bottom w:val="none" w:sz="0" w:space="0" w:color="auto"/>
            <w:right w:val="none" w:sz="0" w:space="0" w:color="auto"/>
          </w:divBdr>
        </w:div>
      </w:divsChild>
    </w:div>
    <w:div w:id="1207330505">
      <w:bodyDiv w:val="1"/>
      <w:marLeft w:val="0"/>
      <w:marRight w:val="0"/>
      <w:marTop w:val="0"/>
      <w:marBottom w:val="0"/>
      <w:divBdr>
        <w:top w:val="none" w:sz="0" w:space="0" w:color="auto"/>
        <w:left w:val="none" w:sz="0" w:space="0" w:color="auto"/>
        <w:bottom w:val="none" w:sz="0" w:space="0" w:color="auto"/>
        <w:right w:val="none" w:sz="0" w:space="0" w:color="auto"/>
      </w:divBdr>
    </w:div>
    <w:div w:id="1208446614">
      <w:bodyDiv w:val="1"/>
      <w:marLeft w:val="0"/>
      <w:marRight w:val="0"/>
      <w:marTop w:val="0"/>
      <w:marBottom w:val="0"/>
      <w:divBdr>
        <w:top w:val="none" w:sz="0" w:space="0" w:color="auto"/>
        <w:left w:val="none" w:sz="0" w:space="0" w:color="auto"/>
        <w:bottom w:val="none" w:sz="0" w:space="0" w:color="auto"/>
        <w:right w:val="none" w:sz="0" w:space="0" w:color="auto"/>
      </w:divBdr>
    </w:div>
    <w:div w:id="1210150650">
      <w:bodyDiv w:val="1"/>
      <w:marLeft w:val="0"/>
      <w:marRight w:val="0"/>
      <w:marTop w:val="0"/>
      <w:marBottom w:val="0"/>
      <w:divBdr>
        <w:top w:val="none" w:sz="0" w:space="0" w:color="auto"/>
        <w:left w:val="none" w:sz="0" w:space="0" w:color="auto"/>
        <w:bottom w:val="none" w:sz="0" w:space="0" w:color="auto"/>
        <w:right w:val="none" w:sz="0" w:space="0" w:color="auto"/>
      </w:divBdr>
    </w:div>
    <w:div w:id="1212841680">
      <w:bodyDiv w:val="1"/>
      <w:marLeft w:val="0"/>
      <w:marRight w:val="0"/>
      <w:marTop w:val="0"/>
      <w:marBottom w:val="0"/>
      <w:divBdr>
        <w:top w:val="none" w:sz="0" w:space="0" w:color="auto"/>
        <w:left w:val="none" w:sz="0" w:space="0" w:color="auto"/>
        <w:bottom w:val="none" w:sz="0" w:space="0" w:color="auto"/>
        <w:right w:val="none" w:sz="0" w:space="0" w:color="auto"/>
      </w:divBdr>
    </w:div>
    <w:div w:id="1217399144">
      <w:bodyDiv w:val="1"/>
      <w:marLeft w:val="0"/>
      <w:marRight w:val="0"/>
      <w:marTop w:val="0"/>
      <w:marBottom w:val="0"/>
      <w:divBdr>
        <w:top w:val="none" w:sz="0" w:space="0" w:color="auto"/>
        <w:left w:val="none" w:sz="0" w:space="0" w:color="auto"/>
        <w:bottom w:val="none" w:sz="0" w:space="0" w:color="auto"/>
        <w:right w:val="none" w:sz="0" w:space="0" w:color="auto"/>
      </w:divBdr>
    </w:div>
    <w:div w:id="1222445097">
      <w:bodyDiv w:val="1"/>
      <w:marLeft w:val="0"/>
      <w:marRight w:val="0"/>
      <w:marTop w:val="0"/>
      <w:marBottom w:val="0"/>
      <w:divBdr>
        <w:top w:val="none" w:sz="0" w:space="0" w:color="auto"/>
        <w:left w:val="none" w:sz="0" w:space="0" w:color="auto"/>
        <w:bottom w:val="none" w:sz="0" w:space="0" w:color="auto"/>
        <w:right w:val="none" w:sz="0" w:space="0" w:color="auto"/>
      </w:divBdr>
    </w:div>
    <w:div w:id="1227493835">
      <w:bodyDiv w:val="1"/>
      <w:marLeft w:val="0"/>
      <w:marRight w:val="0"/>
      <w:marTop w:val="0"/>
      <w:marBottom w:val="0"/>
      <w:divBdr>
        <w:top w:val="none" w:sz="0" w:space="0" w:color="auto"/>
        <w:left w:val="none" w:sz="0" w:space="0" w:color="auto"/>
        <w:bottom w:val="none" w:sz="0" w:space="0" w:color="auto"/>
        <w:right w:val="none" w:sz="0" w:space="0" w:color="auto"/>
      </w:divBdr>
    </w:div>
    <w:div w:id="1246840368">
      <w:bodyDiv w:val="1"/>
      <w:marLeft w:val="0"/>
      <w:marRight w:val="0"/>
      <w:marTop w:val="0"/>
      <w:marBottom w:val="0"/>
      <w:divBdr>
        <w:top w:val="none" w:sz="0" w:space="0" w:color="auto"/>
        <w:left w:val="none" w:sz="0" w:space="0" w:color="auto"/>
        <w:bottom w:val="none" w:sz="0" w:space="0" w:color="auto"/>
        <w:right w:val="none" w:sz="0" w:space="0" w:color="auto"/>
      </w:divBdr>
    </w:div>
    <w:div w:id="1256210224">
      <w:bodyDiv w:val="1"/>
      <w:marLeft w:val="0"/>
      <w:marRight w:val="0"/>
      <w:marTop w:val="0"/>
      <w:marBottom w:val="0"/>
      <w:divBdr>
        <w:top w:val="none" w:sz="0" w:space="0" w:color="auto"/>
        <w:left w:val="none" w:sz="0" w:space="0" w:color="auto"/>
        <w:bottom w:val="none" w:sz="0" w:space="0" w:color="auto"/>
        <w:right w:val="none" w:sz="0" w:space="0" w:color="auto"/>
      </w:divBdr>
    </w:div>
    <w:div w:id="1279292937">
      <w:bodyDiv w:val="1"/>
      <w:marLeft w:val="0"/>
      <w:marRight w:val="0"/>
      <w:marTop w:val="0"/>
      <w:marBottom w:val="0"/>
      <w:divBdr>
        <w:top w:val="none" w:sz="0" w:space="0" w:color="auto"/>
        <w:left w:val="none" w:sz="0" w:space="0" w:color="auto"/>
        <w:bottom w:val="none" w:sz="0" w:space="0" w:color="auto"/>
        <w:right w:val="none" w:sz="0" w:space="0" w:color="auto"/>
      </w:divBdr>
    </w:div>
    <w:div w:id="1289971550">
      <w:bodyDiv w:val="1"/>
      <w:marLeft w:val="0"/>
      <w:marRight w:val="0"/>
      <w:marTop w:val="0"/>
      <w:marBottom w:val="0"/>
      <w:divBdr>
        <w:top w:val="none" w:sz="0" w:space="0" w:color="auto"/>
        <w:left w:val="none" w:sz="0" w:space="0" w:color="auto"/>
        <w:bottom w:val="none" w:sz="0" w:space="0" w:color="auto"/>
        <w:right w:val="none" w:sz="0" w:space="0" w:color="auto"/>
      </w:divBdr>
    </w:div>
    <w:div w:id="1302926629">
      <w:bodyDiv w:val="1"/>
      <w:marLeft w:val="0"/>
      <w:marRight w:val="0"/>
      <w:marTop w:val="0"/>
      <w:marBottom w:val="0"/>
      <w:divBdr>
        <w:top w:val="none" w:sz="0" w:space="0" w:color="auto"/>
        <w:left w:val="none" w:sz="0" w:space="0" w:color="auto"/>
        <w:bottom w:val="none" w:sz="0" w:space="0" w:color="auto"/>
        <w:right w:val="none" w:sz="0" w:space="0" w:color="auto"/>
      </w:divBdr>
    </w:div>
    <w:div w:id="1336611420">
      <w:bodyDiv w:val="1"/>
      <w:marLeft w:val="0"/>
      <w:marRight w:val="0"/>
      <w:marTop w:val="0"/>
      <w:marBottom w:val="0"/>
      <w:divBdr>
        <w:top w:val="none" w:sz="0" w:space="0" w:color="auto"/>
        <w:left w:val="none" w:sz="0" w:space="0" w:color="auto"/>
        <w:bottom w:val="none" w:sz="0" w:space="0" w:color="auto"/>
        <w:right w:val="none" w:sz="0" w:space="0" w:color="auto"/>
      </w:divBdr>
    </w:div>
    <w:div w:id="1345593622">
      <w:bodyDiv w:val="1"/>
      <w:marLeft w:val="0"/>
      <w:marRight w:val="0"/>
      <w:marTop w:val="0"/>
      <w:marBottom w:val="0"/>
      <w:divBdr>
        <w:top w:val="none" w:sz="0" w:space="0" w:color="auto"/>
        <w:left w:val="none" w:sz="0" w:space="0" w:color="auto"/>
        <w:bottom w:val="none" w:sz="0" w:space="0" w:color="auto"/>
        <w:right w:val="none" w:sz="0" w:space="0" w:color="auto"/>
      </w:divBdr>
    </w:div>
    <w:div w:id="1348825801">
      <w:bodyDiv w:val="1"/>
      <w:marLeft w:val="0"/>
      <w:marRight w:val="0"/>
      <w:marTop w:val="0"/>
      <w:marBottom w:val="0"/>
      <w:divBdr>
        <w:top w:val="none" w:sz="0" w:space="0" w:color="auto"/>
        <w:left w:val="none" w:sz="0" w:space="0" w:color="auto"/>
        <w:bottom w:val="none" w:sz="0" w:space="0" w:color="auto"/>
        <w:right w:val="none" w:sz="0" w:space="0" w:color="auto"/>
      </w:divBdr>
    </w:div>
    <w:div w:id="1352336514">
      <w:bodyDiv w:val="1"/>
      <w:marLeft w:val="0"/>
      <w:marRight w:val="0"/>
      <w:marTop w:val="0"/>
      <w:marBottom w:val="0"/>
      <w:divBdr>
        <w:top w:val="none" w:sz="0" w:space="0" w:color="auto"/>
        <w:left w:val="none" w:sz="0" w:space="0" w:color="auto"/>
        <w:bottom w:val="none" w:sz="0" w:space="0" w:color="auto"/>
        <w:right w:val="none" w:sz="0" w:space="0" w:color="auto"/>
      </w:divBdr>
      <w:divsChild>
        <w:div w:id="696346687">
          <w:marLeft w:val="0"/>
          <w:marRight w:val="0"/>
          <w:marTop w:val="0"/>
          <w:marBottom w:val="0"/>
          <w:divBdr>
            <w:top w:val="none" w:sz="0" w:space="0" w:color="auto"/>
            <w:left w:val="none" w:sz="0" w:space="0" w:color="auto"/>
            <w:bottom w:val="none" w:sz="0" w:space="0" w:color="auto"/>
            <w:right w:val="none" w:sz="0" w:space="0" w:color="auto"/>
          </w:divBdr>
          <w:divsChild>
            <w:div w:id="2050260245">
              <w:marLeft w:val="0"/>
              <w:marRight w:val="0"/>
              <w:marTop w:val="0"/>
              <w:marBottom w:val="0"/>
              <w:divBdr>
                <w:top w:val="none" w:sz="0" w:space="0" w:color="auto"/>
                <w:left w:val="none" w:sz="0" w:space="0" w:color="auto"/>
                <w:bottom w:val="none" w:sz="0" w:space="0" w:color="auto"/>
                <w:right w:val="none" w:sz="0" w:space="0" w:color="auto"/>
              </w:divBdr>
              <w:divsChild>
                <w:div w:id="641690521">
                  <w:marLeft w:val="0"/>
                  <w:marRight w:val="0"/>
                  <w:marTop w:val="0"/>
                  <w:marBottom w:val="0"/>
                  <w:divBdr>
                    <w:top w:val="none" w:sz="0" w:space="0" w:color="auto"/>
                    <w:left w:val="none" w:sz="0" w:space="0" w:color="auto"/>
                    <w:bottom w:val="single" w:sz="12" w:space="31" w:color="E8E9EA"/>
                    <w:right w:val="none" w:sz="0" w:space="0" w:color="auto"/>
                  </w:divBdr>
                  <w:divsChild>
                    <w:div w:id="1225796732">
                      <w:marLeft w:val="3450"/>
                      <w:marRight w:val="0"/>
                      <w:marTop w:val="0"/>
                      <w:marBottom w:val="0"/>
                      <w:divBdr>
                        <w:top w:val="none" w:sz="0" w:space="0" w:color="auto"/>
                        <w:left w:val="none" w:sz="0" w:space="0" w:color="auto"/>
                        <w:bottom w:val="none" w:sz="0" w:space="0" w:color="auto"/>
                        <w:right w:val="none" w:sz="0" w:space="0" w:color="auto"/>
                      </w:divBdr>
                      <w:divsChild>
                        <w:div w:id="15890229">
                          <w:marLeft w:val="0"/>
                          <w:marRight w:val="0"/>
                          <w:marTop w:val="0"/>
                          <w:marBottom w:val="0"/>
                          <w:divBdr>
                            <w:top w:val="none" w:sz="0" w:space="0" w:color="auto"/>
                            <w:left w:val="none" w:sz="0" w:space="0" w:color="auto"/>
                            <w:bottom w:val="none" w:sz="0" w:space="0" w:color="auto"/>
                            <w:right w:val="none" w:sz="0" w:space="0" w:color="auto"/>
                          </w:divBdr>
                          <w:divsChild>
                            <w:div w:id="952634646">
                              <w:marLeft w:val="0"/>
                              <w:marRight w:val="0"/>
                              <w:marTop w:val="0"/>
                              <w:marBottom w:val="0"/>
                              <w:divBdr>
                                <w:top w:val="none" w:sz="0" w:space="0" w:color="auto"/>
                                <w:left w:val="none" w:sz="0" w:space="0" w:color="auto"/>
                                <w:bottom w:val="none" w:sz="0" w:space="0" w:color="auto"/>
                                <w:right w:val="none" w:sz="0" w:space="0" w:color="auto"/>
                              </w:divBdr>
                              <w:divsChild>
                                <w:div w:id="356083690">
                                  <w:marLeft w:val="0"/>
                                  <w:marRight w:val="0"/>
                                  <w:marTop w:val="0"/>
                                  <w:marBottom w:val="0"/>
                                  <w:divBdr>
                                    <w:top w:val="none" w:sz="0" w:space="0" w:color="auto"/>
                                    <w:left w:val="none" w:sz="0" w:space="0" w:color="auto"/>
                                    <w:bottom w:val="none" w:sz="0" w:space="0" w:color="auto"/>
                                    <w:right w:val="none" w:sz="0" w:space="0" w:color="auto"/>
                                  </w:divBdr>
                                  <w:divsChild>
                                    <w:div w:id="1380015511">
                                      <w:marLeft w:val="0"/>
                                      <w:marRight w:val="0"/>
                                      <w:marTop w:val="0"/>
                                      <w:marBottom w:val="0"/>
                                      <w:divBdr>
                                        <w:top w:val="none" w:sz="0" w:space="0" w:color="auto"/>
                                        <w:left w:val="none" w:sz="0" w:space="0" w:color="auto"/>
                                        <w:bottom w:val="none" w:sz="0" w:space="0" w:color="auto"/>
                                        <w:right w:val="none" w:sz="0" w:space="0" w:color="auto"/>
                                      </w:divBdr>
                                      <w:divsChild>
                                        <w:div w:id="1854344976">
                                          <w:marLeft w:val="0"/>
                                          <w:marRight w:val="0"/>
                                          <w:marTop w:val="0"/>
                                          <w:marBottom w:val="0"/>
                                          <w:divBdr>
                                            <w:top w:val="none" w:sz="0" w:space="0" w:color="auto"/>
                                            <w:left w:val="none" w:sz="0" w:space="0" w:color="auto"/>
                                            <w:bottom w:val="none" w:sz="0" w:space="0" w:color="auto"/>
                                            <w:right w:val="none" w:sz="0" w:space="0" w:color="auto"/>
                                          </w:divBdr>
                                          <w:divsChild>
                                            <w:div w:id="349453306">
                                              <w:marLeft w:val="0"/>
                                              <w:marRight w:val="0"/>
                                              <w:marTop w:val="0"/>
                                              <w:marBottom w:val="0"/>
                                              <w:divBdr>
                                                <w:top w:val="none" w:sz="0" w:space="0" w:color="auto"/>
                                                <w:left w:val="none" w:sz="0" w:space="0" w:color="auto"/>
                                                <w:bottom w:val="none" w:sz="0" w:space="0" w:color="auto"/>
                                                <w:right w:val="none" w:sz="0" w:space="0" w:color="auto"/>
                                              </w:divBdr>
                                              <w:divsChild>
                                                <w:div w:id="2045858642">
                                                  <w:marLeft w:val="0"/>
                                                  <w:marRight w:val="0"/>
                                                  <w:marTop w:val="0"/>
                                                  <w:marBottom w:val="0"/>
                                                  <w:divBdr>
                                                    <w:top w:val="none" w:sz="0" w:space="0" w:color="auto"/>
                                                    <w:left w:val="none" w:sz="0" w:space="0" w:color="auto"/>
                                                    <w:bottom w:val="none" w:sz="0" w:space="0" w:color="auto"/>
                                                    <w:right w:val="none" w:sz="0" w:space="0" w:color="auto"/>
                                                  </w:divBdr>
                                                  <w:divsChild>
                                                    <w:div w:id="2041932270">
                                                      <w:marLeft w:val="0"/>
                                                      <w:marRight w:val="0"/>
                                                      <w:marTop w:val="0"/>
                                                      <w:marBottom w:val="0"/>
                                                      <w:divBdr>
                                                        <w:top w:val="none" w:sz="0" w:space="0" w:color="auto"/>
                                                        <w:left w:val="none" w:sz="0" w:space="0" w:color="auto"/>
                                                        <w:bottom w:val="none" w:sz="0" w:space="0" w:color="auto"/>
                                                        <w:right w:val="none" w:sz="0" w:space="0" w:color="auto"/>
                                                      </w:divBdr>
                                                      <w:divsChild>
                                                        <w:div w:id="1121068361">
                                                          <w:marLeft w:val="0"/>
                                                          <w:marRight w:val="0"/>
                                                          <w:marTop w:val="0"/>
                                                          <w:marBottom w:val="0"/>
                                                          <w:divBdr>
                                                            <w:top w:val="none" w:sz="0" w:space="0" w:color="auto"/>
                                                            <w:left w:val="none" w:sz="0" w:space="0" w:color="auto"/>
                                                            <w:bottom w:val="none" w:sz="0" w:space="0" w:color="auto"/>
                                                            <w:right w:val="none" w:sz="0" w:space="0" w:color="auto"/>
                                                          </w:divBdr>
                                                          <w:divsChild>
                                                            <w:div w:id="1932274950">
                                                              <w:marLeft w:val="0"/>
                                                              <w:marRight w:val="0"/>
                                                              <w:marTop w:val="0"/>
                                                              <w:marBottom w:val="0"/>
                                                              <w:divBdr>
                                                                <w:top w:val="none" w:sz="0" w:space="0" w:color="auto"/>
                                                                <w:left w:val="none" w:sz="0" w:space="0" w:color="auto"/>
                                                                <w:bottom w:val="none" w:sz="0" w:space="0" w:color="auto"/>
                                                                <w:right w:val="none" w:sz="0" w:space="0" w:color="auto"/>
                                                              </w:divBdr>
                                                              <w:divsChild>
                                                                <w:div w:id="2106991675">
                                                                  <w:marLeft w:val="0"/>
                                                                  <w:marRight w:val="0"/>
                                                                  <w:marTop w:val="0"/>
                                                                  <w:marBottom w:val="0"/>
                                                                  <w:divBdr>
                                                                    <w:top w:val="none" w:sz="0" w:space="0" w:color="auto"/>
                                                                    <w:left w:val="none" w:sz="0" w:space="0" w:color="auto"/>
                                                                    <w:bottom w:val="none" w:sz="0" w:space="0" w:color="auto"/>
                                                                    <w:right w:val="none" w:sz="0" w:space="0" w:color="auto"/>
                                                                  </w:divBdr>
                                                                  <w:divsChild>
                                                                    <w:div w:id="306202098">
                                                                      <w:marLeft w:val="0"/>
                                                                      <w:marRight w:val="0"/>
                                                                      <w:marTop w:val="0"/>
                                                                      <w:marBottom w:val="0"/>
                                                                      <w:divBdr>
                                                                        <w:top w:val="none" w:sz="0" w:space="0" w:color="auto"/>
                                                                        <w:left w:val="none" w:sz="0" w:space="0" w:color="auto"/>
                                                                        <w:bottom w:val="none" w:sz="0" w:space="0" w:color="auto"/>
                                                                        <w:right w:val="none" w:sz="0" w:space="0" w:color="auto"/>
                                                                      </w:divBdr>
                                                                      <w:divsChild>
                                                                        <w:div w:id="1615135511">
                                                                          <w:marLeft w:val="0"/>
                                                                          <w:marRight w:val="0"/>
                                                                          <w:marTop w:val="0"/>
                                                                          <w:marBottom w:val="0"/>
                                                                          <w:divBdr>
                                                                            <w:top w:val="none" w:sz="0" w:space="0" w:color="auto"/>
                                                                            <w:left w:val="none" w:sz="0" w:space="0" w:color="auto"/>
                                                                            <w:bottom w:val="none" w:sz="0" w:space="0" w:color="auto"/>
                                                                            <w:right w:val="none" w:sz="0" w:space="0" w:color="auto"/>
                                                                          </w:divBdr>
                                                                          <w:divsChild>
                                                                            <w:div w:id="1813402583">
                                                                              <w:marLeft w:val="0"/>
                                                                              <w:marRight w:val="0"/>
                                                                              <w:marTop w:val="0"/>
                                                                              <w:marBottom w:val="0"/>
                                                                              <w:divBdr>
                                                                                <w:top w:val="none" w:sz="0" w:space="0" w:color="auto"/>
                                                                                <w:left w:val="none" w:sz="0" w:space="0" w:color="auto"/>
                                                                                <w:bottom w:val="none" w:sz="0" w:space="0" w:color="auto"/>
                                                                                <w:right w:val="none" w:sz="0" w:space="0" w:color="auto"/>
                                                                              </w:divBdr>
                                                                              <w:divsChild>
                                                                                <w:div w:id="1206404340">
                                                                                  <w:marLeft w:val="0"/>
                                                                                  <w:marRight w:val="0"/>
                                                                                  <w:marTop w:val="0"/>
                                                                                  <w:marBottom w:val="0"/>
                                                                                  <w:divBdr>
                                                                                    <w:top w:val="none" w:sz="0" w:space="0" w:color="auto"/>
                                                                                    <w:left w:val="none" w:sz="0" w:space="0" w:color="auto"/>
                                                                                    <w:bottom w:val="none" w:sz="0" w:space="0" w:color="auto"/>
                                                                                    <w:right w:val="none" w:sz="0" w:space="0" w:color="auto"/>
                                                                                  </w:divBdr>
                                                                                  <w:divsChild>
                                                                                    <w:div w:id="137302733">
                                                                                      <w:marLeft w:val="0"/>
                                                                                      <w:marRight w:val="0"/>
                                                                                      <w:marTop w:val="0"/>
                                                                                      <w:marBottom w:val="0"/>
                                                                                      <w:divBdr>
                                                                                        <w:top w:val="none" w:sz="0" w:space="0" w:color="auto"/>
                                                                                        <w:left w:val="none" w:sz="0" w:space="0" w:color="auto"/>
                                                                                        <w:bottom w:val="none" w:sz="0" w:space="0" w:color="auto"/>
                                                                                        <w:right w:val="none" w:sz="0" w:space="0" w:color="auto"/>
                                                                                      </w:divBdr>
                                                                                      <w:divsChild>
                                                                                        <w:div w:id="837498107">
                                                                                          <w:marLeft w:val="0"/>
                                                                                          <w:marRight w:val="0"/>
                                                                                          <w:marTop w:val="0"/>
                                                                                          <w:marBottom w:val="0"/>
                                                                                          <w:divBdr>
                                                                                            <w:top w:val="none" w:sz="0" w:space="0" w:color="auto"/>
                                                                                            <w:left w:val="none" w:sz="0" w:space="0" w:color="auto"/>
                                                                                            <w:bottom w:val="none" w:sz="0" w:space="0" w:color="auto"/>
                                                                                            <w:right w:val="none" w:sz="0" w:space="0" w:color="auto"/>
                                                                                          </w:divBdr>
                                                                                          <w:divsChild>
                                                                                            <w:div w:id="1754205316">
                                                                                              <w:marLeft w:val="0"/>
                                                                                              <w:marRight w:val="0"/>
                                                                                              <w:marTop w:val="0"/>
                                                                                              <w:marBottom w:val="0"/>
                                                                                              <w:divBdr>
                                                                                                <w:top w:val="none" w:sz="0" w:space="0" w:color="auto"/>
                                                                                                <w:left w:val="none" w:sz="0" w:space="0" w:color="auto"/>
                                                                                                <w:bottom w:val="none" w:sz="0" w:space="0" w:color="auto"/>
                                                                                                <w:right w:val="none" w:sz="0" w:space="0" w:color="auto"/>
                                                                                              </w:divBdr>
                                                                                              <w:divsChild>
                                                                                                <w:div w:id="1467044612">
                                                                                                  <w:marLeft w:val="0"/>
                                                                                                  <w:marRight w:val="0"/>
                                                                                                  <w:marTop w:val="0"/>
                                                                                                  <w:marBottom w:val="0"/>
                                                                                                  <w:divBdr>
                                                                                                    <w:top w:val="none" w:sz="0" w:space="0" w:color="auto"/>
                                                                                                    <w:left w:val="none" w:sz="0" w:space="0" w:color="auto"/>
                                                                                                    <w:bottom w:val="none" w:sz="0" w:space="0" w:color="auto"/>
                                                                                                    <w:right w:val="none" w:sz="0" w:space="0" w:color="auto"/>
                                                                                                  </w:divBdr>
                                                                                                  <w:divsChild>
                                                                                                    <w:div w:id="1665353582">
                                                                                                      <w:marLeft w:val="0"/>
                                                                                                      <w:marRight w:val="0"/>
                                                                                                      <w:marTop w:val="0"/>
                                                                                                      <w:marBottom w:val="0"/>
                                                                                                      <w:divBdr>
                                                                                                        <w:top w:val="none" w:sz="0" w:space="0" w:color="auto"/>
                                                                                                        <w:left w:val="none" w:sz="0" w:space="0" w:color="auto"/>
                                                                                                        <w:bottom w:val="none" w:sz="0" w:space="0" w:color="auto"/>
                                                                                                        <w:right w:val="none" w:sz="0" w:space="0" w:color="auto"/>
                                                                                                      </w:divBdr>
                                                                                                      <w:divsChild>
                                                                                                        <w:div w:id="1501506122">
                                                                                                          <w:marLeft w:val="0"/>
                                                                                                          <w:marRight w:val="0"/>
                                                                                                          <w:marTop w:val="0"/>
                                                                                                          <w:marBottom w:val="0"/>
                                                                                                          <w:divBdr>
                                                                                                            <w:top w:val="none" w:sz="0" w:space="0" w:color="auto"/>
                                                                                                            <w:left w:val="none" w:sz="0" w:space="0" w:color="auto"/>
                                                                                                            <w:bottom w:val="none" w:sz="0" w:space="0" w:color="auto"/>
                                                                                                            <w:right w:val="none" w:sz="0" w:space="0" w:color="auto"/>
                                                                                                          </w:divBdr>
                                                                                                          <w:divsChild>
                                                                                                            <w:div w:id="176626595">
                                                                                                              <w:marLeft w:val="0"/>
                                                                                                              <w:marRight w:val="0"/>
                                                                                                              <w:marTop w:val="0"/>
                                                                                                              <w:marBottom w:val="0"/>
                                                                                                              <w:divBdr>
                                                                                                                <w:top w:val="none" w:sz="0" w:space="0" w:color="auto"/>
                                                                                                                <w:left w:val="none" w:sz="0" w:space="0" w:color="auto"/>
                                                                                                                <w:bottom w:val="none" w:sz="0" w:space="0" w:color="auto"/>
                                                                                                                <w:right w:val="none" w:sz="0" w:space="0" w:color="auto"/>
                                                                                                              </w:divBdr>
                                                                                                              <w:divsChild>
                                                                                                                <w:div w:id="1529028577">
                                                                                                                  <w:marLeft w:val="0"/>
                                                                                                                  <w:marRight w:val="0"/>
                                                                                                                  <w:marTop w:val="0"/>
                                                                                                                  <w:marBottom w:val="0"/>
                                                                                                                  <w:divBdr>
                                                                                                                    <w:top w:val="none" w:sz="0" w:space="0" w:color="auto"/>
                                                                                                                    <w:left w:val="none" w:sz="0" w:space="0" w:color="auto"/>
                                                                                                                    <w:bottom w:val="none" w:sz="0" w:space="0" w:color="auto"/>
                                                                                                                    <w:right w:val="none" w:sz="0" w:space="0" w:color="auto"/>
                                                                                                                  </w:divBdr>
                                                                                                                  <w:divsChild>
                                                                                                                    <w:div w:id="5249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9263246">
      <w:bodyDiv w:val="1"/>
      <w:marLeft w:val="0"/>
      <w:marRight w:val="0"/>
      <w:marTop w:val="0"/>
      <w:marBottom w:val="0"/>
      <w:divBdr>
        <w:top w:val="none" w:sz="0" w:space="0" w:color="auto"/>
        <w:left w:val="none" w:sz="0" w:space="0" w:color="auto"/>
        <w:bottom w:val="none" w:sz="0" w:space="0" w:color="auto"/>
        <w:right w:val="none" w:sz="0" w:space="0" w:color="auto"/>
      </w:divBdr>
    </w:div>
    <w:div w:id="1383287027">
      <w:bodyDiv w:val="1"/>
      <w:marLeft w:val="0"/>
      <w:marRight w:val="0"/>
      <w:marTop w:val="0"/>
      <w:marBottom w:val="0"/>
      <w:divBdr>
        <w:top w:val="none" w:sz="0" w:space="0" w:color="auto"/>
        <w:left w:val="none" w:sz="0" w:space="0" w:color="auto"/>
        <w:bottom w:val="none" w:sz="0" w:space="0" w:color="auto"/>
        <w:right w:val="none" w:sz="0" w:space="0" w:color="auto"/>
      </w:divBdr>
    </w:div>
    <w:div w:id="1403025585">
      <w:bodyDiv w:val="1"/>
      <w:marLeft w:val="0"/>
      <w:marRight w:val="0"/>
      <w:marTop w:val="0"/>
      <w:marBottom w:val="0"/>
      <w:divBdr>
        <w:top w:val="none" w:sz="0" w:space="0" w:color="auto"/>
        <w:left w:val="none" w:sz="0" w:space="0" w:color="auto"/>
        <w:bottom w:val="none" w:sz="0" w:space="0" w:color="auto"/>
        <w:right w:val="none" w:sz="0" w:space="0" w:color="auto"/>
      </w:divBdr>
    </w:div>
    <w:div w:id="1418944635">
      <w:bodyDiv w:val="1"/>
      <w:marLeft w:val="0"/>
      <w:marRight w:val="0"/>
      <w:marTop w:val="0"/>
      <w:marBottom w:val="0"/>
      <w:divBdr>
        <w:top w:val="none" w:sz="0" w:space="0" w:color="auto"/>
        <w:left w:val="none" w:sz="0" w:space="0" w:color="auto"/>
        <w:bottom w:val="none" w:sz="0" w:space="0" w:color="auto"/>
        <w:right w:val="none" w:sz="0" w:space="0" w:color="auto"/>
      </w:divBdr>
    </w:div>
    <w:div w:id="1425951554">
      <w:bodyDiv w:val="1"/>
      <w:marLeft w:val="0"/>
      <w:marRight w:val="0"/>
      <w:marTop w:val="0"/>
      <w:marBottom w:val="0"/>
      <w:divBdr>
        <w:top w:val="none" w:sz="0" w:space="0" w:color="auto"/>
        <w:left w:val="none" w:sz="0" w:space="0" w:color="auto"/>
        <w:bottom w:val="none" w:sz="0" w:space="0" w:color="auto"/>
        <w:right w:val="none" w:sz="0" w:space="0" w:color="auto"/>
      </w:divBdr>
    </w:div>
    <w:div w:id="1460949561">
      <w:bodyDiv w:val="1"/>
      <w:marLeft w:val="0"/>
      <w:marRight w:val="0"/>
      <w:marTop w:val="0"/>
      <w:marBottom w:val="0"/>
      <w:divBdr>
        <w:top w:val="none" w:sz="0" w:space="0" w:color="auto"/>
        <w:left w:val="none" w:sz="0" w:space="0" w:color="auto"/>
        <w:bottom w:val="none" w:sz="0" w:space="0" w:color="auto"/>
        <w:right w:val="none" w:sz="0" w:space="0" w:color="auto"/>
      </w:divBdr>
    </w:div>
    <w:div w:id="1491365095">
      <w:bodyDiv w:val="1"/>
      <w:marLeft w:val="0"/>
      <w:marRight w:val="0"/>
      <w:marTop w:val="0"/>
      <w:marBottom w:val="0"/>
      <w:divBdr>
        <w:top w:val="none" w:sz="0" w:space="0" w:color="auto"/>
        <w:left w:val="none" w:sz="0" w:space="0" w:color="auto"/>
        <w:bottom w:val="none" w:sz="0" w:space="0" w:color="auto"/>
        <w:right w:val="none" w:sz="0" w:space="0" w:color="auto"/>
      </w:divBdr>
    </w:div>
    <w:div w:id="1500654126">
      <w:bodyDiv w:val="1"/>
      <w:marLeft w:val="0"/>
      <w:marRight w:val="0"/>
      <w:marTop w:val="0"/>
      <w:marBottom w:val="0"/>
      <w:divBdr>
        <w:top w:val="none" w:sz="0" w:space="0" w:color="auto"/>
        <w:left w:val="none" w:sz="0" w:space="0" w:color="auto"/>
        <w:bottom w:val="none" w:sz="0" w:space="0" w:color="auto"/>
        <w:right w:val="none" w:sz="0" w:space="0" w:color="auto"/>
      </w:divBdr>
    </w:div>
    <w:div w:id="1530678373">
      <w:bodyDiv w:val="1"/>
      <w:marLeft w:val="0"/>
      <w:marRight w:val="0"/>
      <w:marTop w:val="0"/>
      <w:marBottom w:val="0"/>
      <w:divBdr>
        <w:top w:val="none" w:sz="0" w:space="0" w:color="auto"/>
        <w:left w:val="none" w:sz="0" w:space="0" w:color="auto"/>
        <w:bottom w:val="none" w:sz="0" w:space="0" w:color="auto"/>
        <w:right w:val="none" w:sz="0" w:space="0" w:color="auto"/>
      </w:divBdr>
    </w:div>
    <w:div w:id="1533617103">
      <w:bodyDiv w:val="1"/>
      <w:marLeft w:val="0"/>
      <w:marRight w:val="0"/>
      <w:marTop w:val="0"/>
      <w:marBottom w:val="0"/>
      <w:divBdr>
        <w:top w:val="none" w:sz="0" w:space="0" w:color="auto"/>
        <w:left w:val="none" w:sz="0" w:space="0" w:color="auto"/>
        <w:bottom w:val="none" w:sz="0" w:space="0" w:color="auto"/>
        <w:right w:val="none" w:sz="0" w:space="0" w:color="auto"/>
      </w:divBdr>
    </w:div>
    <w:div w:id="1535340995">
      <w:bodyDiv w:val="1"/>
      <w:marLeft w:val="0"/>
      <w:marRight w:val="0"/>
      <w:marTop w:val="0"/>
      <w:marBottom w:val="0"/>
      <w:divBdr>
        <w:top w:val="none" w:sz="0" w:space="0" w:color="auto"/>
        <w:left w:val="none" w:sz="0" w:space="0" w:color="auto"/>
        <w:bottom w:val="none" w:sz="0" w:space="0" w:color="auto"/>
        <w:right w:val="none" w:sz="0" w:space="0" w:color="auto"/>
      </w:divBdr>
    </w:div>
    <w:div w:id="1540049592">
      <w:bodyDiv w:val="1"/>
      <w:marLeft w:val="0"/>
      <w:marRight w:val="0"/>
      <w:marTop w:val="0"/>
      <w:marBottom w:val="0"/>
      <w:divBdr>
        <w:top w:val="none" w:sz="0" w:space="0" w:color="auto"/>
        <w:left w:val="none" w:sz="0" w:space="0" w:color="auto"/>
        <w:bottom w:val="none" w:sz="0" w:space="0" w:color="auto"/>
        <w:right w:val="none" w:sz="0" w:space="0" w:color="auto"/>
      </w:divBdr>
    </w:div>
    <w:div w:id="1552157629">
      <w:bodyDiv w:val="1"/>
      <w:marLeft w:val="0"/>
      <w:marRight w:val="0"/>
      <w:marTop w:val="0"/>
      <w:marBottom w:val="0"/>
      <w:divBdr>
        <w:top w:val="none" w:sz="0" w:space="0" w:color="auto"/>
        <w:left w:val="none" w:sz="0" w:space="0" w:color="auto"/>
        <w:bottom w:val="none" w:sz="0" w:space="0" w:color="auto"/>
        <w:right w:val="none" w:sz="0" w:space="0" w:color="auto"/>
      </w:divBdr>
    </w:div>
    <w:div w:id="1573586608">
      <w:bodyDiv w:val="1"/>
      <w:marLeft w:val="0"/>
      <w:marRight w:val="0"/>
      <w:marTop w:val="0"/>
      <w:marBottom w:val="0"/>
      <w:divBdr>
        <w:top w:val="none" w:sz="0" w:space="0" w:color="auto"/>
        <w:left w:val="none" w:sz="0" w:space="0" w:color="auto"/>
        <w:bottom w:val="none" w:sz="0" w:space="0" w:color="auto"/>
        <w:right w:val="none" w:sz="0" w:space="0" w:color="auto"/>
      </w:divBdr>
    </w:div>
    <w:div w:id="1575360920">
      <w:bodyDiv w:val="1"/>
      <w:marLeft w:val="0"/>
      <w:marRight w:val="0"/>
      <w:marTop w:val="0"/>
      <w:marBottom w:val="0"/>
      <w:divBdr>
        <w:top w:val="none" w:sz="0" w:space="0" w:color="auto"/>
        <w:left w:val="none" w:sz="0" w:space="0" w:color="auto"/>
        <w:bottom w:val="none" w:sz="0" w:space="0" w:color="auto"/>
        <w:right w:val="none" w:sz="0" w:space="0" w:color="auto"/>
      </w:divBdr>
    </w:div>
    <w:div w:id="1577930978">
      <w:bodyDiv w:val="1"/>
      <w:marLeft w:val="0"/>
      <w:marRight w:val="0"/>
      <w:marTop w:val="0"/>
      <w:marBottom w:val="0"/>
      <w:divBdr>
        <w:top w:val="none" w:sz="0" w:space="0" w:color="auto"/>
        <w:left w:val="none" w:sz="0" w:space="0" w:color="auto"/>
        <w:bottom w:val="none" w:sz="0" w:space="0" w:color="auto"/>
        <w:right w:val="none" w:sz="0" w:space="0" w:color="auto"/>
      </w:divBdr>
    </w:div>
    <w:div w:id="1620574442">
      <w:bodyDiv w:val="1"/>
      <w:marLeft w:val="0"/>
      <w:marRight w:val="0"/>
      <w:marTop w:val="0"/>
      <w:marBottom w:val="0"/>
      <w:divBdr>
        <w:top w:val="none" w:sz="0" w:space="0" w:color="auto"/>
        <w:left w:val="none" w:sz="0" w:space="0" w:color="auto"/>
        <w:bottom w:val="none" w:sz="0" w:space="0" w:color="auto"/>
        <w:right w:val="none" w:sz="0" w:space="0" w:color="auto"/>
      </w:divBdr>
    </w:div>
    <w:div w:id="1636761772">
      <w:bodyDiv w:val="1"/>
      <w:marLeft w:val="0"/>
      <w:marRight w:val="0"/>
      <w:marTop w:val="0"/>
      <w:marBottom w:val="0"/>
      <w:divBdr>
        <w:top w:val="none" w:sz="0" w:space="0" w:color="auto"/>
        <w:left w:val="none" w:sz="0" w:space="0" w:color="auto"/>
        <w:bottom w:val="none" w:sz="0" w:space="0" w:color="auto"/>
        <w:right w:val="none" w:sz="0" w:space="0" w:color="auto"/>
      </w:divBdr>
    </w:div>
    <w:div w:id="1637300399">
      <w:bodyDiv w:val="1"/>
      <w:marLeft w:val="0"/>
      <w:marRight w:val="0"/>
      <w:marTop w:val="0"/>
      <w:marBottom w:val="0"/>
      <w:divBdr>
        <w:top w:val="none" w:sz="0" w:space="0" w:color="auto"/>
        <w:left w:val="none" w:sz="0" w:space="0" w:color="auto"/>
        <w:bottom w:val="none" w:sz="0" w:space="0" w:color="auto"/>
        <w:right w:val="none" w:sz="0" w:space="0" w:color="auto"/>
      </w:divBdr>
    </w:div>
    <w:div w:id="1639266440">
      <w:bodyDiv w:val="1"/>
      <w:marLeft w:val="0"/>
      <w:marRight w:val="0"/>
      <w:marTop w:val="0"/>
      <w:marBottom w:val="0"/>
      <w:divBdr>
        <w:top w:val="none" w:sz="0" w:space="0" w:color="auto"/>
        <w:left w:val="none" w:sz="0" w:space="0" w:color="auto"/>
        <w:bottom w:val="none" w:sz="0" w:space="0" w:color="auto"/>
        <w:right w:val="none" w:sz="0" w:space="0" w:color="auto"/>
      </w:divBdr>
    </w:div>
    <w:div w:id="1643001245">
      <w:bodyDiv w:val="1"/>
      <w:marLeft w:val="0"/>
      <w:marRight w:val="0"/>
      <w:marTop w:val="0"/>
      <w:marBottom w:val="0"/>
      <w:divBdr>
        <w:top w:val="none" w:sz="0" w:space="0" w:color="auto"/>
        <w:left w:val="none" w:sz="0" w:space="0" w:color="auto"/>
        <w:bottom w:val="none" w:sz="0" w:space="0" w:color="auto"/>
        <w:right w:val="none" w:sz="0" w:space="0" w:color="auto"/>
      </w:divBdr>
    </w:div>
    <w:div w:id="1657488221">
      <w:bodyDiv w:val="1"/>
      <w:marLeft w:val="0"/>
      <w:marRight w:val="0"/>
      <w:marTop w:val="0"/>
      <w:marBottom w:val="0"/>
      <w:divBdr>
        <w:top w:val="none" w:sz="0" w:space="0" w:color="auto"/>
        <w:left w:val="none" w:sz="0" w:space="0" w:color="auto"/>
        <w:bottom w:val="none" w:sz="0" w:space="0" w:color="auto"/>
        <w:right w:val="none" w:sz="0" w:space="0" w:color="auto"/>
      </w:divBdr>
    </w:div>
    <w:div w:id="1666471678">
      <w:bodyDiv w:val="1"/>
      <w:marLeft w:val="0"/>
      <w:marRight w:val="0"/>
      <w:marTop w:val="0"/>
      <w:marBottom w:val="0"/>
      <w:divBdr>
        <w:top w:val="none" w:sz="0" w:space="0" w:color="auto"/>
        <w:left w:val="none" w:sz="0" w:space="0" w:color="auto"/>
        <w:bottom w:val="none" w:sz="0" w:space="0" w:color="auto"/>
        <w:right w:val="none" w:sz="0" w:space="0" w:color="auto"/>
      </w:divBdr>
    </w:div>
    <w:div w:id="1678313038">
      <w:bodyDiv w:val="1"/>
      <w:marLeft w:val="0"/>
      <w:marRight w:val="0"/>
      <w:marTop w:val="0"/>
      <w:marBottom w:val="0"/>
      <w:divBdr>
        <w:top w:val="none" w:sz="0" w:space="0" w:color="auto"/>
        <w:left w:val="none" w:sz="0" w:space="0" w:color="auto"/>
        <w:bottom w:val="none" w:sz="0" w:space="0" w:color="auto"/>
        <w:right w:val="none" w:sz="0" w:space="0" w:color="auto"/>
      </w:divBdr>
    </w:div>
    <w:div w:id="1678388484">
      <w:bodyDiv w:val="1"/>
      <w:marLeft w:val="0"/>
      <w:marRight w:val="0"/>
      <w:marTop w:val="0"/>
      <w:marBottom w:val="0"/>
      <w:divBdr>
        <w:top w:val="none" w:sz="0" w:space="0" w:color="auto"/>
        <w:left w:val="none" w:sz="0" w:space="0" w:color="auto"/>
        <w:bottom w:val="none" w:sz="0" w:space="0" w:color="auto"/>
        <w:right w:val="none" w:sz="0" w:space="0" w:color="auto"/>
      </w:divBdr>
    </w:div>
    <w:div w:id="1689521412">
      <w:bodyDiv w:val="1"/>
      <w:marLeft w:val="0"/>
      <w:marRight w:val="0"/>
      <w:marTop w:val="0"/>
      <w:marBottom w:val="0"/>
      <w:divBdr>
        <w:top w:val="none" w:sz="0" w:space="0" w:color="auto"/>
        <w:left w:val="none" w:sz="0" w:space="0" w:color="auto"/>
        <w:bottom w:val="none" w:sz="0" w:space="0" w:color="auto"/>
        <w:right w:val="none" w:sz="0" w:space="0" w:color="auto"/>
      </w:divBdr>
    </w:div>
    <w:div w:id="1700157121">
      <w:bodyDiv w:val="1"/>
      <w:marLeft w:val="0"/>
      <w:marRight w:val="0"/>
      <w:marTop w:val="0"/>
      <w:marBottom w:val="0"/>
      <w:divBdr>
        <w:top w:val="none" w:sz="0" w:space="0" w:color="auto"/>
        <w:left w:val="none" w:sz="0" w:space="0" w:color="auto"/>
        <w:bottom w:val="none" w:sz="0" w:space="0" w:color="auto"/>
        <w:right w:val="none" w:sz="0" w:space="0" w:color="auto"/>
      </w:divBdr>
    </w:div>
    <w:div w:id="1711806754">
      <w:bodyDiv w:val="1"/>
      <w:marLeft w:val="0"/>
      <w:marRight w:val="0"/>
      <w:marTop w:val="0"/>
      <w:marBottom w:val="0"/>
      <w:divBdr>
        <w:top w:val="none" w:sz="0" w:space="0" w:color="auto"/>
        <w:left w:val="none" w:sz="0" w:space="0" w:color="auto"/>
        <w:bottom w:val="none" w:sz="0" w:space="0" w:color="auto"/>
        <w:right w:val="none" w:sz="0" w:space="0" w:color="auto"/>
      </w:divBdr>
    </w:div>
    <w:div w:id="1728066640">
      <w:bodyDiv w:val="1"/>
      <w:marLeft w:val="0"/>
      <w:marRight w:val="0"/>
      <w:marTop w:val="0"/>
      <w:marBottom w:val="0"/>
      <w:divBdr>
        <w:top w:val="none" w:sz="0" w:space="0" w:color="auto"/>
        <w:left w:val="none" w:sz="0" w:space="0" w:color="auto"/>
        <w:bottom w:val="none" w:sz="0" w:space="0" w:color="auto"/>
        <w:right w:val="none" w:sz="0" w:space="0" w:color="auto"/>
      </w:divBdr>
    </w:div>
    <w:div w:id="1729450286">
      <w:bodyDiv w:val="1"/>
      <w:marLeft w:val="0"/>
      <w:marRight w:val="0"/>
      <w:marTop w:val="0"/>
      <w:marBottom w:val="0"/>
      <w:divBdr>
        <w:top w:val="none" w:sz="0" w:space="0" w:color="auto"/>
        <w:left w:val="none" w:sz="0" w:space="0" w:color="auto"/>
        <w:bottom w:val="none" w:sz="0" w:space="0" w:color="auto"/>
        <w:right w:val="none" w:sz="0" w:space="0" w:color="auto"/>
      </w:divBdr>
    </w:div>
    <w:div w:id="1733654591">
      <w:bodyDiv w:val="1"/>
      <w:marLeft w:val="0"/>
      <w:marRight w:val="0"/>
      <w:marTop w:val="0"/>
      <w:marBottom w:val="0"/>
      <w:divBdr>
        <w:top w:val="none" w:sz="0" w:space="0" w:color="auto"/>
        <w:left w:val="none" w:sz="0" w:space="0" w:color="auto"/>
        <w:bottom w:val="none" w:sz="0" w:space="0" w:color="auto"/>
        <w:right w:val="none" w:sz="0" w:space="0" w:color="auto"/>
      </w:divBdr>
    </w:div>
    <w:div w:id="1734615463">
      <w:bodyDiv w:val="1"/>
      <w:marLeft w:val="0"/>
      <w:marRight w:val="0"/>
      <w:marTop w:val="0"/>
      <w:marBottom w:val="0"/>
      <w:divBdr>
        <w:top w:val="none" w:sz="0" w:space="0" w:color="auto"/>
        <w:left w:val="none" w:sz="0" w:space="0" w:color="auto"/>
        <w:bottom w:val="none" w:sz="0" w:space="0" w:color="auto"/>
        <w:right w:val="none" w:sz="0" w:space="0" w:color="auto"/>
      </w:divBdr>
    </w:div>
    <w:div w:id="1739090243">
      <w:bodyDiv w:val="1"/>
      <w:marLeft w:val="0"/>
      <w:marRight w:val="0"/>
      <w:marTop w:val="0"/>
      <w:marBottom w:val="0"/>
      <w:divBdr>
        <w:top w:val="none" w:sz="0" w:space="0" w:color="auto"/>
        <w:left w:val="none" w:sz="0" w:space="0" w:color="auto"/>
        <w:bottom w:val="none" w:sz="0" w:space="0" w:color="auto"/>
        <w:right w:val="none" w:sz="0" w:space="0" w:color="auto"/>
      </w:divBdr>
    </w:div>
    <w:div w:id="1744721115">
      <w:bodyDiv w:val="1"/>
      <w:marLeft w:val="0"/>
      <w:marRight w:val="0"/>
      <w:marTop w:val="0"/>
      <w:marBottom w:val="0"/>
      <w:divBdr>
        <w:top w:val="none" w:sz="0" w:space="0" w:color="auto"/>
        <w:left w:val="none" w:sz="0" w:space="0" w:color="auto"/>
        <w:bottom w:val="none" w:sz="0" w:space="0" w:color="auto"/>
        <w:right w:val="none" w:sz="0" w:space="0" w:color="auto"/>
      </w:divBdr>
    </w:div>
    <w:div w:id="1758594000">
      <w:bodyDiv w:val="1"/>
      <w:marLeft w:val="0"/>
      <w:marRight w:val="0"/>
      <w:marTop w:val="0"/>
      <w:marBottom w:val="0"/>
      <w:divBdr>
        <w:top w:val="none" w:sz="0" w:space="0" w:color="auto"/>
        <w:left w:val="none" w:sz="0" w:space="0" w:color="auto"/>
        <w:bottom w:val="none" w:sz="0" w:space="0" w:color="auto"/>
        <w:right w:val="none" w:sz="0" w:space="0" w:color="auto"/>
      </w:divBdr>
    </w:div>
    <w:div w:id="1797991016">
      <w:bodyDiv w:val="1"/>
      <w:marLeft w:val="0"/>
      <w:marRight w:val="0"/>
      <w:marTop w:val="0"/>
      <w:marBottom w:val="0"/>
      <w:divBdr>
        <w:top w:val="none" w:sz="0" w:space="0" w:color="auto"/>
        <w:left w:val="none" w:sz="0" w:space="0" w:color="auto"/>
        <w:bottom w:val="none" w:sz="0" w:space="0" w:color="auto"/>
        <w:right w:val="none" w:sz="0" w:space="0" w:color="auto"/>
      </w:divBdr>
    </w:div>
    <w:div w:id="1820731484">
      <w:bodyDiv w:val="1"/>
      <w:marLeft w:val="0"/>
      <w:marRight w:val="0"/>
      <w:marTop w:val="0"/>
      <w:marBottom w:val="0"/>
      <w:divBdr>
        <w:top w:val="none" w:sz="0" w:space="0" w:color="auto"/>
        <w:left w:val="none" w:sz="0" w:space="0" w:color="auto"/>
        <w:bottom w:val="none" w:sz="0" w:space="0" w:color="auto"/>
        <w:right w:val="none" w:sz="0" w:space="0" w:color="auto"/>
      </w:divBdr>
    </w:div>
    <w:div w:id="1838418619">
      <w:bodyDiv w:val="1"/>
      <w:marLeft w:val="0"/>
      <w:marRight w:val="0"/>
      <w:marTop w:val="0"/>
      <w:marBottom w:val="0"/>
      <w:divBdr>
        <w:top w:val="none" w:sz="0" w:space="0" w:color="auto"/>
        <w:left w:val="none" w:sz="0" w:space="0" w:color="auto"/>
        <w:bottom w:val="none" w:sz="0" w:space="0" w:color="auto"/>
        <w:right w:val="none" w:sz="0" w:space="0" w:color="auto"/>
      </w:divBdr>
    </w:div>
    <w:div w:id="1839610889">
      <w:bodyDiv w:val="1"/>
      <w:marLeft w:val="0"/>
      <w:marRight w:val="0"/>
      <w:marTop w:val="0"/>
      <w:marBottom w:val="0"/>
      <w:divBdr>
        <w:top w:val="none" w:sz="0" w:space="0" w:color="auto"/>
        <w:left w:val="none" w:sz="0" w:space="0" w:color="auto"/>
        <w:bottom w:val="none" w:sz="0" w:space="0" w:color="auto"/>
        <w:right w:val="none" w:sz="0" w:space="0" w:color="auto"/>
      </w:divBdr>
    </w:div>
    <w:div w:id="1866749014">
      <w:bodyDiv w:val="1"/>
      <w:marLeft w:val="0"/>
      <w:marRight w:val="0"/>
      <w:marTop w:val="0"/>
      <w:marBottom w:val="0"/>
      <w:divBdr>
        <w:top w:val="none" w:sz="0" w:space="0" w:color="auto"/>
        <w:left w:val="none" w:sz="0" w:space="0" w:color="auto"/>
        <w:bottom w:val="none" w:sz="0" w:space="0" w:color="auto"/>
        <w:right w:val="none" w:sz="0" w:space="0" w:color="auto"/>
      </w:divBdr>
    </w:div>
    <w:div w:id="1869221578">
      <w:bodyDiv w:val="1"/>
      <w:marLeft w:val="0"/>
      <w:marRight w:val="0"/>
      <w:marTop w:val="0"/>
      <w:marBottom w:val="0"/>
      <w:divBdr>
        <w:top w:val="none" w:sz="0" w:space="0" w:color="auto"/>
        <w:left w:val="none" w:sz="0" w:space="0" w:color="auto"/>
        <w:bottom w:val="none" w:sz="0" w:space="0" w:color="auto"/>
        <w:right w:val="none" w:sz="0" w:space="0" w:color="auto"/>
      </w:divBdr>
    </w:div>
    <w:div w:id="1873615770">
      <w:bodyDiv w:val="1"/>
      <w:marLeft w:val="0"/>
      <w:marRight w:val="0"/>
      <w:marTop w:val="0"/>
      <w:marBottom w:val="0"/>
      <w:divBdr>
        <w:top w:val="none" w:sz="0" w:space="0" w:color="auto"/>
        <w:left w:val="none" w:sz="0" w:space="0" w:color="auto"/>
        <w:bottom w:val="none" w:sz="0" w:space="0" w:color="auto"/>
        <w:right w:val="none" w:sz="0" w:space="0" w:color="auto"/>
      </w:divBdr>
    </w:div>
    <w:div w:id="1882398569">
      <w:bodyDiv w:val="1"/>
      <w:marLeft w:val="0"/>
      <w:marRight w:val="0"/>
      <w:marTop w:val="0"/>
      <w:marBottom w:val="0"/>
      <w:divBdr>
        <w:top w:val="none" w:sz="0" w:space="0" w:color="auto"/>
        <w:left w:val="none" w:sz="0" w:space="0" w:color="auto"/>
        <w:bottom w:val="none" w:sz="0" w:space="0" w:color="auto"/>
        <w:right w:val="none" w:sz="0" w:space="0" w:color="auto"/>
      </w:divBdr>
    </w:div>
    <w:div w:id="1896039158">
      <w:bodyDiv w:val="1"/>
      <w:marLeft w:val="0"/>
      <w:marRight w:val="0"/>
      <w:marTop w:val="0"/>
      <w:marBottom w:val="0"/>
      <w:divBdr>
        <w:top w:val="none" w:sz="0" w:space="0" w:color="auto"/>
        <w:left w:val="none" w:sz="0" w:space="0" w:color="auto"/>
        <w:bottom w:val="none" w:sz="0" w:space="0" w:color="auto"/>
        <w:right w:val="none" w:sz="0" w:space="0" w:color="auto"/>
      </w:divBdr>
    </w:div>
    <w:div w:id="1899826149">
      <w:bodyDiv w:val="1"/>
      <w:marLeft w:val="0"/>
      <w:marRight w:val="0"/>
      <w:marTop w:val="0"/>
      <w:marBottom w:val="0"/>
      <w:divBdr>
        <w:top w:val="none" w:sz="0" w:space="0" w:color="auto"/>
        <w:left w:val="none" w:sz="0" w:space="0" w:color="auto"/>
        <w:bottom w:val="none" w:sz="0" w:space="0" w:color="auto"/>
        <w:right w:val="none" w:sz="0" w:space="0" w:color="auto"/>
      </w:divBdr>
    </w:div>
    <w:div w:id="1907909332">
      <w:bodyDiv w:val="1"/>
      <w:marLeft w:val="0"/>
      <w:marRight w:val="0"/>
      <w:marTop w:val="0"/>
      <w:marBottom w:val="0"/>
      <w:divBdr>
        <w:top w:val="none" w:sz="0" w:space="0" w:color="auto"/>
        <w:left w:val="none" w:sz="0" w:space="0" w:color="auto"/>
        <w:bottom w:val="none" w:sz="0" w:space="0" w:color="auto"/>
        <w:right w:val="none" w:sz="0" w:space="0" w:color="auto"/>
      </w:divBdr>
    </w:div>
    <w:div w:id="1928416599">
      <w:bodyDiv w:val="1"/>
      <w:marLeft w:val="0"/>
      <w:marRight w:val="0"/>
      <w:marTop w:val="0"/>
      <w:marBottom w:val="0"/>
      <w:divBdr>
        <w:top w:val="none" w:sz="0" w:space="0" w:color="auto"/>
        <w:left w:val="none" w:sz="0" w:space="0" w:color="auto"/>
        <w:bottom w:val="none" w:sz="0" w:space="0" w:color="auto"/>
        <w:right w:val="none" w:sz="0" w:space="0" w:color="auto"/>
      </w:divBdr>
    </w:div>
    <w:div w:id="1928417888">
      <w:bodyDiv w:val="1"/>
      <w:marLeft w:val="0"/>
      <w:marRight w:val="0"/>
      <w:marTop w:val="0"/>
      <w:marBottom w:val="0"/>
      <w:divBdr>
        <w:top w:val="none" w:sz="0" w:space="0" w:color="auto"/>
        <w:left w:val="none" w:sz="0" w:space="0" w:color="auto"/>
        <w:bottom w:val="none" w:sz="0" w:space="0" w:color="auto"/>
        <w:right w:val="none" w:sz="0" w:space="0" w:color="auto"/>
      </w:divBdr>
    </w:div>
    <w:div w:id="1935934380">
      <w:bodyDiv w:val="1"/>
      <w:marLeft w:val="0"/>
      <w:marRight w:val="0"/>
      <w:marTop w:val="0"/>
      <w:marBottom w:val="0"/>
      <w:divBdr>
        <w:top w:val="none" w:sz="0" w:space="0" w:color="auto"/>
        <w:left w:val="none" w:sz="0" w:space="0" w:color="auto"/>
        <w:bottom w:val="none" w:sz="0" w:space="0" w:color="auto"/>
        <w:right w:val="none" w:sz="0" w:space="0" w:color="auto"/>
      </w:divBdr>
    </w:div>
    <w:div w:id="1958415229">
      <w:bodyDiv w:val="1"/>
      <w:marLeft w:val="0"/>
      <w:marRight w:val="0"/>
      <w:marTop w:val="0"/>
      <w:marBottom w:val="0"/>
      <w:divBdr>
        <w:top w:val="none" w:sz="0" w:space="0" w:color="auto"/>
        <w:left w:val="none" w:sz="0" w:space="0" w:color="auto"/>
        <w:bottom w:val="none" w:sz="0" w:space="0" w:color="auto"/>
        <w:right w:val="none" w:sz="0" w:space="0" w:color="auto"/>
      </w:divBdr>
    </w:div>
    <w:div w:id="1965502085">
      <w:bodyDiv w:val="1"/>
      <w:marLeft w:val="0"/>
      <w:marRight w:val="0"/>
      <w:marTop w:val="0"/>
      <w:marBottom w:val="0"/>
      <w:divBdr>
        <w:top w:val="none" w:sz="0" w:space="0" w:color="auto"/>
        <w:left w:val="none" w:sz="0" w:space="0" w:color="auto"/>
        <w:bottom w:val="none" w:sz="0" w:space="0" w:color="auto"/>
        <w:right w:val="none" w:sz="0" w:space="0" w:color="auto"/>
      </w:divBdr>
    </w:div>
    <w:div w:id="1966302524">
      <w:bodyDiv w:val="1"/>
      <w:marLeft w:val="0"/>
      <w:marRight w:val="0"/>
      <w:marTop w:val="0"/>
      <w:marBottom w:val="0"/>
      <w:divBdr>
        <w:top w:val="none" w:sz="0" w:space="0" w:color="auto"/>
        <w:left w:val="none" w:sz="0" w:space="0" w:color="auto"/>
        <w:bottom w:val="none" w:sz="0" w:space="0" w:color="auto"/>
        <w:right w:val="none" w:sz="0" w:space="0" w:color="auto"/>
      </w:divBdr>
    </w:div>
    <w:div w:id="1979260451">
      <w:bodyDiv w:val="1"/>
      <w:marLeft w:val="0"/>
      <w:marRight w:val="0"/>
      <w:marTop w:val="0"/>
      <w:marBottom w:val="0"/>
      <w:divBdr>
        <w:top w:val="none" w:sz="0" w:space="0" w:color="auto"/>
        <w:left w:val="none" w:sz="0" w:space="0" w:color="auto"/>
        <w:bottom w:val="none" w:sz="0" w:space="0" w:color="auto"/>
        <w:right w:val="none" w:sz="0" w:space="0" w:color="auto"/>
      </w:divBdr>
    </w:div>
    <w:div w:id="1982886650">
      <w:bodyDiv w:val="1"/>
      <w:marLeft w:val="0"/>
      <w:marRight w:val="0"/>
      <w:marTop w:val="0"/>
      <w:marBottom w:val="0"/>
      <w:divBdr>
        <w:top w:val="none" w:sz="0" w:space="0" w:color="auto"/>
        <w:left w:val="none" w:sz="0" w:space="0" w:color="auto"/>
        <w:bottom w:val="none" w:sz="0" w:space="0" w:color="auto"/>
        <w:right w:val="none" w:sz="0" w:space="0" w:color="auto"/>
      </w:divBdr>
    </w:div>
    <w:div w:id="2004237693">
      <w:bodyDiv w:val="1"/>
      <w:marLeft w:val="0"/>
      <w:marRight w:val="0"/>
      <w:marTop w:val="0"/>
      <w:marBottom w:val="0"/>
      <w:divBdr>
        <w:top w:val="none" w:sz="0" w:space="0" w:color="auto"/>
        <w:left w:val="none" w:sz="0" w:space="0" w:color="auto"/>
        <w:bottom w:val="none" w:sz="0" w:space="0" w:color="auto"/>
        <w:right w:val="none" w:sz="0" w:space="0" w:color="auto"/>
      </w:divBdr>
    </w:div>
    <w:div w:id="2009206696">
      <w:bodyDiv w:val="1"/>
      <w:marLeft w:val="0"/>
      <w:marRight w:val="0"/>
      <w:marTop w:val="0"/>
      <w:marBottom w:val="0"/>
      <w:divBdr>
        <w:top w:val="none" w:sz="0" w:space="0" w:color="auto"/>
        <w:left w:val="none" w:sz="0" w:space="0" w:color="auto"/>
        <w:bottom w:val="none" w:sz="0" w:space="0" w:color="auto"/>
        <w:right w:val="none" w:sz="0" w:space="0" w:color="auto"/>
      </w:divBdr>
    </w:div>
    <w:div w:id="2010718265">
      <w:bodyDiv w:val="1"/>
      <w:marLeft w:val="0"/>
      <w:marRight w:val="0"/>
      <w:marTop w:val="0"/>
      <w:marBottom w:val="0"/>
      <w:divBdr>
        <w:top w:val="none" w:sz="0" w:space="0" w:color="auto"/>
        <w:left w:val="none" w:sz="0" w:space="0" w:color="auto"/>
        <w:bottom w:val="none" w:sz="0" w:space="0" w:color="auto"/>
        <w:right w:val="none" w:sz="0" w:space="0" w:color="auto"/>
      </w:divBdr>
    </w:div>
    <w:div w:id="2024041431">
      <w:bodyDiv w:val="1"/>
      <w:marLeft w:val="0"/>
      <w:marRight w:val="0"/>
      <w:marTop w:val="0"/>
      <w:marBottom w:val="0"/>
      <w:divBdr>
        <w:top w:val="none" w:sz="0" w:space="0" w:color="auto"/>
        <w:left w:val="none" w:sz="0" w:space="0" w:color="auto"/>
        <w:bottom w:val="none" w:sz="0" w:space="0" w:color="auto"/>
        <w:right w:val="none" w:sz="0" w:space="0" w:color="auto"/>
      </w:divBdr>
    </w:div>
    <w:div w:id="2057313561">
      <w:bodyDiv w:val="1"/>
      <w:marLeft w:val="0"/>
      <w:marRight w:val="0"/>
      <w:marTop w:val="0"/>
      <w:marBottom w:val="0"/>
      <w:divBdr>
        <w:top w:val="none" w:sz="0" w:space="0" w:color="auto"/>
        <w:left w:val="none" w:sz="0" w:space="0" w:color="auto"/>
        <w:bottom w:val="none" w:sz="0" w:space="0" w:color="auto"/>
        <w:right w:val="none" w:sz="0" w:space="0" w:color="auto"/>
      </w:divBdr>
    </w:div>
    <w:div w:id="2081436797">
      <w:bodyDiv w:val="1"/>
      <w:marLeft w:val="0"/>
      <w:marRight w:val="0"/>
      <w:marTop w:val="0"/>
      <w:marBottom w:val="0"/>
      <w:divBdr>
        <w:top w:val="none" w:sz="0" w:space="0" w:color="auto"/>
        <w:left w:val="none" w:sz="0" w:space="0" w:color="auto"/>
        <w:bottom w:val="none" w:sz="0" w:space="0" w:color="auto"/>
        <w:right w:val="none" w:sz="0" w:space="0" w:color="auto"/>
      </w:divBdr>
    </w:div>
    <w:div w:id="2092577567">
      <w:bodyDiv w:val="1"/>
      <w:marLeft w:val="0"/>
      <w:marRight w:val="0"/>
      <w:marTop w:val="0"/>
      <w:marBottom w:val="0"/>
      <w:divBdr>
        <w:top w:val="none" w:sz="0" w:space="0" w:color="auto"/>
        <w:left w:val="none" w:sz="0" w:space="0" w:color="auto"/>
        <w:bottom w:val="none" w:sz="0" w:space="0" w:color="auto"/>
        <w:right w:val="none" w:sz="0" w:space="0" w:color="auto"/>
      </w:divBdr>
    </w:div>
    <w:div w:id="2098163277">
      <w:bodyDiv w:val="1"/>
      <w:marLeft w:val="0"/>
      <w:marRight w:val="0"/>
      <w:marTop w:val="0"/>
      <w:marBottom w:val="0"/>
      <w:divBdr>
        <w:top w:val="none" w:sz="0" w:space="0" w:color="auto"/>
        <w:left w:val="none" w:sz="0" w:space="0" w:color="auto"/>
        <w:bottom w:val="none" w:sz="0" w:space="0" w:color="auto"/>
        <w:right w:val="none" w:sz="0" w:space="0" w:color="auto"/>
      </w:divBdr>
    </w:div>
    <w:div w:id="2108189882">
      <w:bodyDiv w:val="1"/>
      <w:marLeft w:val="0"/>
      <w:marRight w:val="0"/>
      <w:marTop w:val="0"/>
      <w:marBottom w:val="0"/>
      <w:divBdr>
        <w:top w:val="none" w:sz="0" w:space="0" w:color="auto"/>
        <w:left w:val="none" w:sz="0" w:space="0" w:color="auto"/>
        <w:bottom w:val="none" w:sz="0" w:space="0" w:color="auto"/>
        <w:right w:val="none" w:sz="0" w:space="0" w:color="auto"/>
      </w:divBdr>
    </w:div>
    <w:div w:id="2132704930">
      <w:bodyDiv w:val="1"/>
      <w:marLeft w:val="0"/>
      <w:marRight w:val="0"/>
      <w:marTop w:val="0"/>
      <w:marBottom w:val="0"/>
      <w:divBdr>
        <w:top w:val="none" w:sz="0" w:space="0" w:color="auto"/>
        <w:left w:val="none" w:sz="0" w:space="0" w:color="auto"/>
        <w:bottom w:val="none" w:sz="0" w:space="0" w:color="auto"/>
        <w:right w:val="none" w:sz="0" w:space="0" w:color="auto"/>
      </w:divBdr>
    </w:div>
    <w:div w:id="214048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microsoft.com/office/2016/09/relationships/commentsIds" Target="commentsIds.xm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tyles" Target="styles.xml"/><Relationship Id="rId12" Type="http://schemas.openxmlformats.org/officeDocument/2006/relationships/image" Target="media/image1.jpeg"/><Relationship Id="rId17" Type="http://schemas.microsoft.com/office/2011/relationships/commentsExtended" Target="commentsExtended.xm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cid:image012.jpg@01D2BF33.0C0B9A5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cid:image005.jpg@01D2BF45.6AE1B070" TargetMode="External"/><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E7DB1F06EDEF140BDA09F86F2D04151" ma:contentTypeVersion="0" ma:contentTypeDescription="Create a new document." ma:contentTypeScope="" ma:versionID="7b8e9d665bf0d4e9fefafa43e428d1b3">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638BEB-36D0-4D37-A99E-C08EF0ADFD5C}">
  <ds:schemaRefs>
    <ds:schemaRef ds:uri="http://schemas.openxmlformats.org/officeDocument/2006/bibliography"/>
  </ds:schemaRefs>
</ds:datastoreItem>
</file>

<file path=customXml/itemProps2.xml><?xml version="1.0" encoding="utf-8"?>
<ds:datastoreItem xmlns:ds="http://schemas.openxmlformats.org/officeDocument/2006/customXml" ds:itemID="{B28B16C3-349D-4B34-97A0-6AF1CBF80EC6}">
  <ds:schemaRefs>
    <ds:schemaRef ds:uri="http://schemas.openxmlformats.org/officeDocument/2006/bibliography"/>
  </ds:schemaRefs>
</ds:datastoreItem>
</file>

<file path=customXml/itemProps3.xml><?xml version="1.0" encoding="utf-8"?>
<ds:datastoreItem xmlns:ds="http://schemas.openxmlformats.org/officeDocument/2006/customXml" ds:itemID="{604CFB1F-09DA-4408-94D4-E4027675363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529C784-DEBA-4123-B6EA-BE529BBB3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CF29C647-3AAA-446A-A127-A4E35DCC9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59181</Words>
  <Characters>336746</Characters>
  <Application>Microsoft Office Word</Application>
  <DocSecurity>0</DocSecurity>
  <Lines>21046</Lines>
  <Paragraphs>13197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Morneau Sobeco</Company>
  <LinksUpToDate>false</LinksUpToDate>
  <CharactersWithSpaces>382730</CharactersWithSpaces>
  <SharedDoc>false</SharedDoc>
  <HLinks>
    <vt:vector size="378" baseType="variant">
      <vt:variant>
        <vt:i4>5832806</vt:i4>
      </vt:variant>
      <vt:variant>
        <vt:i4>363</vt:i4>
      </vt:variant>
      <vt:variant>
        <vt:i4>0</vt:i4>
      </vt:variant>
      <vt:variant>
        <vt:i4>5</vt:i4>
      </vt:variant>
      <vt:variant>
        <vt:lpwstr/>
      </vt:variant>
      <vt:variant>
        <vt:lpwstr>_Custom_Code_Tables</vt:lpwstr>
      </vt:variant>
      <vt:variant>
        <vt:i4>7077982</vt:i4>
      </vt:variant>
      <vt:variant>
        <vt:i4>360</vt:i4>
      </vt:variant>
      <vt:variant>
        <vt:i4>0</vt:i4>
      </vt:variant>
      <vt:variant>
        <vt:i4>5</vt:i4>
      </vt:variant>
      <vt:variant>
        <vt:lpwstr/>
      </vt:variant>
      <vt:variant>
        <vt:lpwstr>_Gender</vt:lpwstr>
      </vt:variant>
      <vt:variant>
        <vt:i4>196641</vt:i4>
      </vt:variant>
      <vt:variant>
        <vt:i4>357</vt:i4>
      </vt:variant>
      <vt:variant>
        <vt:i4>0</vt:i4>
      </vt:variant>
      <vt:variant>
        <vt:i4>5</vt:i4>
      </vt:variant>
      <vt:variant>
        <vt:lpwstr/>
      </vt:variant>
      <vt:variant>
        <vt:lpwstr>_Reports</vt:lpwstr>
      </vt:variant>
      <vt:variant>
        <vt:i4>1245234</vt:i4>
      </vt:variant>
      <vt:variant>
        <vt:i4>350</vt:i4>
      </vt:variant>
      <vt:variant>
        <vt:i4>0</vt:i4>
      </vt:variant>
      <vt:variant>
        <vt:i4>5</vt:i4>
      </vt:variant>
      <vt:variant>
        <vt:lpwstr/>
      </vt:variant>
      <vt:variant>
        <vt:lpwstr>_Toc361229297</vt:lpwstr>
      </vt:variant>
      <vt:variant>
        <vt:i4>1245234</vt:i4>
      </vt:variant>
      <vt:variant>
        <vt:i4>344</vt:i4>
      </vt:variant>
      <vt:variant>
        <vt:i4>0</vt:i4>
      </vt:variant>
      <vt:variant>
        <vt:i4>5</vt:i4>
      </vt:variant>
      <vt:variant>
        <vt:lpwstr/>
      </vt:variant>
      <vt:variant>
        <vt:lpwstr>_Toc361229296</vt:lpwstr>
      </vt:variant>
      <vt:variant>
        <vt:i4>1245234</vt:i4>
      </vt:variant>
      <vt:variant>
        <vt:i4>338</vt:i4>
      </vt:variant>
      <vt:variant>
        <vt:i4>0</vt:i4>
      </vt:variant>
      <vt:variant>
        <vt:i4>5</vt:i4>
      </vt:variant>
      <vt:variant>
        <vt:lpwstr/>
      </vt:variant>
      <vt:variant>
        <vt:lpwstr>_Toc361229295</vt:lpwstr>
      </vt:variant>
      <vt:variant>
        <vt:i4>1245234</vt:i4>
      </vt:variant>
      <vt:variant>
        <vt:i4>332</vt:i4>
      </vt:variant>
      <vt:variant>
        <vt:i4>0</vt:i4>
      </vt:variant>
      <vt:variant>
        <vt:i4>5</vt:i4>
      </vt:variant>
      <vt:variant>
        <vt:lpwstr/>
      </vt:variant>
      <vt:variant>
        <vt:lpwstr>_Toc361229294</vt:lpwstr>
      </vt:variant>
      <vt:variant>
        <vt:i4>1245234</vt:i4>
      </vt:variant>
      <vt:variant>
        <vt:i4>326</vt:i4>
      </vt:variant>
      <vt:variant>
        <vt:i4>0</vt:i4>
      </vt:variant>
      <vt:variant>
        <vt:i4>5</vt:i4>
      </vt:variant>
      <vt:variant>
        <vt:lpwstr/>
      </vt:variant>
      <vt:variant>
        <vt:lpwstr>_Toc361229293</vt:lpwstr>
      </vt:variant>
      <vt:variant>
        <vt:i4>1245234</vt:i4>
      </vt:variant>
      <vt:variant>
        <vt:i4>320</vt:i4>
      </vt:variant>
      <vt:variant>
        <vt:i4>0</vt:i4>
      </vt:variant>
      <vt:variant>
        <vt:i4>5</vt:i4>
      </vt:variant>
      <vt:variant>
        <vt:lpwstr/>
      </vt:variant>
      <vt:variant>
        <vt:lpwstr>_Toc361229292</vt:lpwstr>
      </vt:variant>
      <vt:variant>
        <vt:i4>1245234</vt:i4>
      </vt:variant>
      <vt:variant>
        <vt:i4>314</vt:i4>
      </vt:variant>
      <vt:variant>
        <vt:i4>0</vt:i4>
      </vt:variant>
      <vt:variant>
        <vt:i4>5</vt:i4>
      </vt:variant>
      <vt:variant>
        <vt:lpwstr/>
      </vt:variant>
      <vt:variant>
        <vt:lpwstr>_Toc361229291</vt:lpwstr>
      </vt:variant>
      <vt:variant>
        <vt:i4>1245234</vt:i4>
      </vt:variant>
      <vt:variant>
        <vt:i4>308</vt:i4>
      </vt:variant>
      <vt:variant>
        <vt:i4>0</vt:i4>
      </vt:variant>
      <vt:variant>
        <vt:i4>5</vt:i4>
      </vt:variant>
      <vt:variant>
        <vt:lpwstr/>
      </vt:variant>
      <vt:variant>
        <vt:lpwstr>_Toc361229290</vt:lpwstr>
      </vt:variant>
      <vt:variant>
        <vt:i4>1179698</vt:i4>
      </vt:variant>
      <vt:variant>
        <vt:i4>302</vt:i4>
      </vt:variant>
      <vt:variant>
        <vt:i4>0</vt:i4>
      </vt:variant>
      <vt:variant>
        <vt:i4>5</vt:i4>
      </vt:variant>
      <vt:variant>
        <vt:lpwstr/>
      </vt:variant>
      <vt:variant>
        <vt:lpwstr>_Toc361229289</vt:lpwstr>
      </vt:variant>
      <vt:variant>
        <vt:i4>1179698</vt:i4>
      </vt:variant>
      <vt:variant>
        <vt:i4>296</vt:i4>
      </vt:variant>
      <vt:variant>
        <vt:i4>0</vt:i4>
      </vt:variant>
      <vt:variant>
        <vt:i4>5</vt:i4>
      </vt:variant>
      <vt:variant>
        <vt:lpwstr/>
      </vt:variant>
      <vt:variant>
        <vt:lpwstr>_Toc361229288</vt:lpwstr>
      </vt:variant>
      <vt:variant>
        <vt:i4>1179698</vt:i4>
      </vt:variant>
      <vt:variant>
        <vt:i4>290</vt:i4>
      </vt:variant>
      <vt:variant>
        <vt:i4>0</vt:i4>
      </vt:variant>
      <vt:variant>
        <vt:i4>5</vt:i4>
      </vt:variant>
      <vt:variant>
        <vt:lpwstr/>
      </vt:variant>
      <vt:variant>
        <vt:lpwstr>_Toc361229287</vt:lpwstr>
      </vt:variant>
      <vt:variant>
        <vt:i4>1179698</vt:i4>
      </vt:variant>
      <vt:variant>
        <vt:i4>284</vt:i4>
      </vt:variant>
      <vt:variant>
        <vt:i4>0</vt:i4>
      </vt:variant>
      <vt:variant>
        <vt:i4>5</vt:i4>
      </vt:variant>
      <vt:variant>
        <vt:lpwstr/>
      </vt:variant>
      <vt:variant>
        <vt:lpwstr>_Toc361229286</vt:lpwstr>
      </vt:variant>
      <vt:variant>
        <vt:i4>1179698</vt:i4>
      </vt:variant>
      <vt:variant>
        <vt:i4>278</vt:i4>
      </vt:variant>
      <vt:variant>
        <vt:i4>0</vt:i4>
      </vt:variant>
      <vt:variant>
        <vt:i4>5</vt:i4>
      </vt:variant>
      <vt:variant>
        <vt:lpwstr/>
      </vt:variant>
      <vt:variant>
        <vt:lpwstr>_Toc361229285</vt:lpwstr>
      </vt:variant>
      <vt:variant>
        <vt:i4>1179698</vt:i4>
      </vt:variant>
      <vt:variant>
        <vt:i4>272</vt:i4>
      </vt:variant>
      <vt:variant>
        <vt:i4>0</vt:i4>
      </vt:variant>
      <vt:variant>
        <vt:i4>5</vt:i4>
      </vt:variant>
      <vt:variant>
        <vt:lpwstr/>
      </vt:variant>
      <vt:variant>
        <vt:lpwstr>_Toc361229284</vt:lpwstr>
      </vt:variant>
      <vt:variant>
        <vt:i4>1179698</vt:i4>
      </vt:variant>
      <vt:variant>
        <vt:i4>266</vt:i4>
      </vt:variant>
      <vt:variant>
        <vt:i4>0</vt:i4>
      </vt:variant>
      <vt:variant>
        <vt:i4>5</vt:i4>
      </vt:variant>
      <vt:variant>
        <vt:lpwstr/>
      </vt:variant>
      <vt:variant>
        <vt:lpwstr>_Toc361229283</vt:lpwstr>
      </vt:variant>
      <vt:variant>
        <vt:i4>1179698</vt:i4>
      </vt:variant>
      <vt:variant>
        <vt:i4>260</vt:i4>
      </vt:variant>
      <vt:variant>
        <vt:i4>0</vt:i4>
      </vt:variant>
      <vt:variant>
        <vt:i4>5</vt:i4>
      </vt:variant>
      <vt:variant>
        <vt:lpwstr/>
      </vt:variant>
      <vt:variant>
        <vt:lpwstr>_Toc361229282</vt:lpwstr>
      </vt:variant>
      <vt:variant>
        <vt:i4>1179698</vt:i4>
      </vt:variant>
      <vt:variant>
        <vt:i4>254</vt:i4>
      </vt:variant>
      <vt:variant>
        <vt:i4>0</vt:i4>
      </vt:variant>
      <vt:variant>
        <vt:i4>5</vt:i4>
      </vt:variant>
      <vt:variant>
        <vt:lpwstr/>
      </vt:variant>
      <vt:variant>
        <vt:lpwstr>_Toc361229281</vt:lpwstr>
      </vt:variant>
      <vt:variant>
        <vt:i4>1179698</vt:i4>
      </vt:variant>
      <vt:variant>
        <vt:i4>248</vt:i4>
      </vt:variant>
      <vt:variant>
        <vt:i4>0</vt:i4>
      </vt:variant>
      <vt:variant>
        <vt:i4>5</vt:i4>
      </vt:variant>
      <vt:variant>
        <vt:lpwstr/>
      </vt:variant>
      <vt:variant>
        <vt:lpwstr>_Toc361229280</vt:lpwstr>
      </vt:variant>
      <vt:variant>
        <vt:i4>1900594</vt:i4>
      </vt:variant>
      <vt:variant>
        <vt:i4>242</vt:i4>
      </vt:variant>
      <vt:variant>
        <vt:i4>0</vt:i4>
      </vt:variant>
      <vt:variant>
        <vt:i4>5</vt:i4>
      </vt:variant>
      <vt:variant>
        <vt:lpwstr/>
      </vt:variant>
      <vt:variant>
        <vt:lpwstr>_Toc361229279</vt:lpwstr>
      </vt:variant>
      <vt:variant>
        <vt:i4>1900594</vt:i4>
      </vt:variant>
      <vt:variant>
        <vt:i4>236</vt:i4>
      </vt:variant>
      <vt:variant>
        <vt:i4>0</vt:i4>
      </vt:variant>
      <vt:variant>
        <vt:i4>5</vt:i4>
      </vt:variant>
      <vt:variant>
        <vt:lpwstr/>
      </vt:variant>
      <vt:variant>
        <vt:lpwstr>_Toc361229278</vt:lpwstr>
      </vt:variant>
      <vt:variant>
        <vt:i4>1900594</vt:i4>
      </vt:variant>
      <vt:variant>
        <vt:i4>230</vt:i4>
      </vt:variant>
      <vt:variant>
        <vt:i4>0</vt:i4>
      </vt:variant>
      <vt:variant>
        <vt:i4>5</vt:i4>
      </vt:variant>
      <vt:variant>
        <vt:lpwstr/>
      </vt:variant>
      <vt:variant>
        <vt:lpwstr>_Toc361229277</vt:lpwstr>
      </vt:variant>
      <vt:variant>
        <vt:i4>1900594</vt:i4>
      </vt:variant>
      <vt:variant>
        <vt:i4>224</vt:i4>
      </vt:variant>
      <vt:variant>
        <vt:i4>0</vt:i4>
      </vt:variant>
      <vt:variant>
        <vt:i4>5</vt:i4>
      </vt:variant>
      <vt:variant>
        <vt:lpwstr/>
      </vt:variant>
      <vt:variant>
        <vt:lpwstr>_Toc361229276</vt:lpwstr>
      </vt:variant>
      <vt:variant>
        <vt:i4>1900594</vt:i4>
      </vt:variant>
      <vt:variant>
        <vt:i4>218</vt:i4>
      </vt:variant>
      <vt:variant>
        <vt:i4>0</vt:i4>
      </vt:variant>
      <vt:variant>
        <vt:i4>5</vt:i4>
      </vt:variant>
      <vt:variant>
        <vt:lpwstr/>
      </vt:variant>
      <vt:variant>
        <vt:lpwstr>_Toc361229275</vt:lpwstr>
      </vt:variant>
      <vt:variant>
        <vt:i4>1900594</vt:i4>
      </vt:variant>
      <vt:variant>
        <vt:i4>212</vt:i4>
      </vt:variant>
      <vt:variant>
        <vt:i4>0</vt:i4>
      </vt:variant>
      <vt:variant>
        <vt:i4>5</vt:i4>
      </vt:variant>
      <vt:variant>
        <vt:lpwstr/>
      </vt:variant>
      <vt:variant>
        <vt:lpwstr>_Toc361229274</vt:lpwstr>
      </vt:variant>
      <vt:variant>
        <vt:i4>1900594</vt:i4>
      </vt:variant>
      <vt:variant>
        <vt:i4>206</vt:i4>
      </vt:variant>
      <vt:variant>
        <vt:i4>0</vt:i4>
      </vt:variant>
      <vt:variant>
        <vt:i4>5</vt:i4>
      </vt:variant>
      <vt:variant>
        <vt:lpwstr/>
      </vt:variant>
      <vt:variant>
        <vt:lpwstr>_Toc361229273</vt:lpwstr>
      </vt:variant>
      <vt:variant>
        <vt:i4>1900594</vt:i4>
      </vt:variant>
      <vt:variant>
        <vt:i4>200</vt:i4>
      </vt:variant>
      <vt:variant>
        <vt:i4>0</vt:i4>
      </vt:variant>
      <vt:variant>
        <vt:i4>5</vt:i4>
      </vt:variant>
      <vt:variant>
        <vt:lpwstr/>
      </vt:variant>
      <vt:variant>
        <vt:lpwstr>_Toc361229272</vt:lpwstr>
      </vt:variant>
      <vt:variant>
        <vt:i4>1900594</vt:i4>
      </vt:variant>
      <vt:variant>
        <vt:i4>194</vt:i4>
      </vt:variant>
      <vt:variant>
        <vt:i4>0</vt:i4>
      </vt:variant>
      <vt:variant>
        <vt:i4>5</vt:i4>
      </vt:variant>
      <vt:variant>
        <vt:lpwstr/>
      </vt:variant>
      <vt:variant>
        <vt:lpwstr>_Toc361229271</vt:lpwstr>
      </vt:variant>
      <vt:variant>
        <vt:i4>1900594</vt:i4>
      </vt:variant>
      <vt:variant>
        <vt:i4>188</vt:i4>
      </vt:variant>
      <vt:variant>
        <vt:i4>0</vt:i4>
      </vt:variant>
      <vt:variant>
        <vt:i4>5</vt:i4>
      </vt:variant>
      <vt:variant>
        <vt:lpwstr/>
      </vt:variant>
      <vt:variant>
        <vt:lpwstr>_Toc361229270</vt:lpwstr>
      </vt:variant>
      <vt:variant>
        <vt:i4>1835058</vt:i4>
      </vt:variant>
      <vt:variant>
        <vt:i4>182</vt:i4>
      </vt:variant>
      <vt:variant>
        <vt:i4>0</vt:i4>
      </vt:variant>
      <vt:variant>
        <vt:i4>5</vt:i4>
      </vt:variant>
      <vt:variant>
        <vt:lpwstr/>
      </vt:variant>
      <vt:variant>
        <vt:lpwstr>_Toc361229269</vt:lpwstr>
      </vt:variant>
      <vt:variant>
        <vt:i4>1835058</vt:i4>
      </vt:variant>
      <vt:variant>
        <vt:i4>176</vt:i4>
      </vt:variant>
      <vt:variant>
        <vt:i4>0</vt:i4>
      </vt:variant>
      <vt:variant>
        <vt:i4>5</vt:i4>
      </vt:variant>
      <vt:variant>
        <vt:lpwstr/>
      </vt:variant>
      <vt:variant>
        <vt:lpwstr>_Toc361229268</vt:lpwstr>
      </vt:variant>
      <vt:variant>
        <vt:i4>1835058</vt:i4>
      </vt:variant>
      <vt:variant>
        <vt:i4>170</vt:i4>
      </vt:variant>
      <vt:variant>
        <vt:i4>0</vt:i4>
      </vt:variant>
      <vt:variant>
        <vt:i4>5</vt:i4>
      </vt:variant>
      <vt:variant>
        <vt:lpwstr/>
      </vt:variant>
      <vt:variant>
        <vt:lpwstr>_Toc361229267</vt:lpwstr>
      </vt:variant>
      <vt:variant>
        <vt:i4>1835058</vt:i4>
      </vt:variant>
      <vt:variant>
        <vt:i4>164</vt:i4>
      </vt:variant>
      <vt:variant>
        <vt:i4>0</vt:i4>
      </vt:variant>
      <vt:variant>
        <vt:i4>5</vt:i4>
      </vt:variant>
      <vt:variant>
        <vt:lpwstr/>
      </vt:variant>
      <vt:variant>
        <vt:lpwstr>_Toc361229266</vt:lpwstr>
      </vt:variant>
      <vt:variant>
        <vt:i4>1835058</vt:i4>
      </vt:variant>
      <vt:variant>
        <vt:i4>158</vt:i4>
      </vt:variant>
      <vt:variant>
        <vt:i4>0</vt:i4>
      </vt:variant>
      <vt:variant>
        <vt:i4>5</vt:i4>
      </vt:variant>
      <vt:variant>
        <vt:lpwstr/>
      </vt:variant>
      <vt:variant>
        <vt:lpwstr>_Toc361229265</vt:lpwstr>
      </vt:variant>
      <vt:variant>
        <vt:i4>1835058</vt:i4>
      </vt:variant>
      <vt:variant>
        <vt:i4>152</vt:i4>
      </vt:variant>
      <vt:variant>
        <vt:i4>0</vt:i4>
      </vt:variant>
      <vt:variant>
        <vt:i4>5</vt:i4>
      </vt:variant>
      <vt:variant>
        <vt:lpwstr/>
      </vt:variant>
      <vt:variant>
        <vt:lpwstr>_Toc361229264</vt:lpwstr>
      </vt:variant>
      <vt:variant>
        <vt:i4>1835058</vt:i4>
      </vt:variant>
      <vt:variant>
        <vt:i4>146</vt:i4>
      </vt:variant>
      <vt:variant>
        <vt:i4>0</vt:i4>
      </vt:variant>
      <vt:variant>
        <vt:i4>5</vt:i4>
      </vt:variant>
      <vt:variant>
        <vt:lpwstr/>
      </vt:variant>
      <vt:variant>
        <vt:lpwstr>_Toc361229263</vt:lpwstr>
      </vt:variant>
      <vt:variant>
        <vt:i4>1835058</vt:i4>
      </vt:variant>
      <vt:variant>
        <vt:i4>140</vt:i4>
      </vt:variant>
      <vt:variant>
        <vt:i4>0</vt:i4>
      </vt:variant>
      <vt:variant>
        <vt:i4>5</vt:i4>
      </vt:variant>
      <vt:variant>
        <vt:lpwstr/>
      </vt:variant>
      <vt:variant>
        <vt:lpwstr>_Toc361229262</vt:lpwstr>
      </vt:variant>
      <vt:variant>
        <vt:i4>1835058</vt:i4>
      </vt:variant>
      <vt:variant>
        <vt:i4>134</vt:i4>
      </vt:variant>
      <vt:variant>
        <vt:i4>0</vt:i4>
      </vt:variant>
      <vt:variant>
        <vt:i4>5</vt:i4>
      </vt:variant>
      <vt:variant>
        <vt:lpwstr/>
      </vt:variant>
      <vt:variant>
        <vt:lpwstr>_Toc361229261</vt:lpwstr>
      </vt:variant>
      <vt:variant>
        <vt:i4>1835058</vt:i4>
      </vt:variant>
      <vt:variant>
        <vt:i4>128</vt:i4>
      </vt:variant>
      <vt:variant>
        <vt:i4>0</vt:i4>
      </vt:variant>
      <vt:variant>
        <vt:i4>5</vt:i4>
      </vt:variant>
      <vt:variant>
        <vt:lpwstr/>
      </vt:variant>
      <vt:variant>
        <vt:lpwstr>_Toc361229260</vt:lpwstr>
      </vt:variant>
      <vt:variant>
        <vt:i4>2031666</vt:i4>
      </vt:variant>
      <vt:variant>
        <vt:i4>122</vt:i4>
      </vt:variant>
      <vt:variant>
        <vt:i4>0</vt:i4>
      </vt:variant>
      <vt:variant>
        <vt:i4>5</vt:i4>
      </vt:variant>
      <vt:variant>
        <vt:lpwstr/>
      </vt:variant>
      <vt:variant>
        <vt:lpwstr>_Toc361229259</vt:lpwstr>
      </vt:variant>
      <vt:variant>
        <vt:i4>2031666</vt:i4>
      </vt:variant>
      <vt:variant>
        <vt:i4>116</vt:i4>
      </vt:variant>
      <vt:variant>
        <vt:i4>0</vt:i4>
      </vt:variant>
      <vt:variant>
        <vt:i4>5</vt:i4>
      </vt:variant>
      <vt:variant>
        <vt:lpwstr/>
      </vt:variant>
      <vt:variant>
        <vt:lpwstr>_Toc361229258</vt:lpwstr>
      </vt:variant>
      <vt:variant>
        <vt:i4>2031666</vt:i4>
      </vt:variant>
      <vt:variant>
        <vt:i4>110</vt:i4>
      </vt:variant>
      <vt:variant>
        <vt:i4>0</vt:i4>
      </vt:variant>
      <vt:variant>
        <vt:i4>5</vt:i4>
      </vt:variant>
      <vt:variant>
        <vt:lpwstr/>
      </vt:variant>
      <vt:variant>
        <vt:lpwstr>_Toc361229257</vt:lpwstr>
      </vt:variant>
      <vt:variant>
        <vt:i4>2031666</vt:i4>
      </vt:variant>
      <vt:variant>
        <vt:i4>104</vt:i4>
      </vt:variant>
      <vt:variant>
        <vt:i4>0</vt:i4>
      </vt:variant>
      <vt:variant>
        <vt:i4>5</vt:i4>
      </vt:variant>
      <vt:variant>
        <vt:lpwstr/>
      </vt:variant>
      <vt:variant>
        <vt:lpwstr>_Toc361229256</vt:lpwstr>
      </vt:variant>
      <vt:variant>
        <vt:i4>2031666</vt:i4>
      </vt:variant>
      <vt:variant>
        <vt:i4>98</vt:i4>
      </vt:variant>
      <vt:variant>
        <vt:i4>0</vt:i4>
      </vt:variant>
      <vt:variant>
        <vt:i4>5</vt:i4>
      </vt:variant>
      <vt:variant>
        <vt:lpwstr/>
      </vt:variant>
      <vt:variant>
        <vt:lpwstr>_Toc361229255</vt:lpwstr>
      </vt:variant>
      <vt:variant>
        <vt:i4>2031666</vt:i4>
      </vt:variant>
      <vt:variant>
        <vt:i4>92</vt:i4>
      </vt:variant>
      <vt:variant>
        <vt:i4>0</vt:i4>
      </vt:variant>
      <vt:variant>
        <vt:i4>5</vt:i4>
      </vt:variant>
      <vt:variant>
        <vt:lpwstr/>
      </vt:variant>
      <vt:variant>
        <vt:lpwstr>_Toc361229254</vt:lpwstr>
      </vt:variant>
      <vt:variant>
        <vt:i4>2031666</vt:i4>
      </vt:variant>
      <vt:variant>
        <vt:i4>86</vt:i4>
      </vt:variant>
      <vt:variant>
        <vt:i4>0</vt:i4>
      </vt:variant>
      <vt:variant>
        <vt:i4>5</vt:i4>
      </vt:variant>
      <vt:variant>
        <vt:lpwstr/>
      </vt:variant>
      <vt:variant>
        <vt:lpwstr>_Toc361229253</vt:lpwstr>
      </vt:variant>
      <vt:variant>
        <vt:i4>2031666</vt:i4>
      </vt:variant>
      <vt:variant>
        <vt:i4>80</vt:i4>
      </vt:variant>
      <vt:variant>
        <vt:i4>0</vt:i4>
      </vt:variant>
      <vt:variant>
        <vt:i4>5</vt:i4>
      </vt:variant>
      <vt:variant>
        <vt:lpwstr/>
      </vt:variant>
      <vt:variant>
        <vt:lpwstr>_Toc361229252</vt:lpwstr>
      </vt:variant>
      <vt:variant>
        <vt:i4>2031666</vt:i4>
      </vt:variant>
      <vt:variant>
        <vt:i4>74</vt:i4>
      </vt:variant>
      <vt:variant>
        <vt:i4>0</vt:i4>
      </vt:variant>
      <vt:variant>
        <vt:i4>5</vt:i4>
      </vt:variant>
      <vt:variant>
        <vt:lpwstr/>
      </vt:variant>
      <vt:variant>
        <vt:lpwstr>_Toc361229251</vt:lpwstr>
      </vt:variant>
      <vt:variant>
        <vt:i4>2031666</vt:i4>
      </vt:variant>
      <vt:variant>
        <vt:i4>68</vt:i4>
      </vt:variant>
      <vt:variant>
        <vt:i4>0</vt:i4>
      </vt:variant>
      <vt:variant>
        <vt:i4>5</vt:i4>
      </vt:variant>
      <vt:variant>
        <vt:lpwstr/>
      </vt:variant>
      <vt:variant>
        <vt:lpwstr>_Toc361229250</vt:lpwstr>
      </vt:variant>
      <vt:variant>
        <vt:i4>1966130</vt:i4>
      </vt:variant>
      <vt:variant>
        <vt:i4>62</vt:i4>
      </vt:variant>
      <vt:variant>
        <vt:i4>0</vt:i4>
      </vt:variant>
      <vt:variant>
        <vt:i4>5</vt:i4>
      </vt:variant>
      <vt:variant>
        <vt:lpwstr/>
      </vt:variant>
      <vt:variant>
        <vt:lpwstr>_Toc361229249</vt:lpwstr>
      </vt:variant>
      <vt:variant>
        <vt:i4>1966130</vt:i4>
      </vt:variant>
      <vt:variant>
        <vt:i4>56</vt:i4>
      </vt:variant>
      <vt:variant>
        <vt:i4>0</vt:i4>
      </vt:variant>
      <vt:variant>
        <vt:i4>5</vt:i4>
      </vt:variant>
      <vt:variant>
        <vt:lpwstr/>
      </vt:variant>
      <vt:variant>
        <vt:lpwstr>_Toc361229248</vt:lpwstr>
      </vt:variant>
      <vt:variant>
        <vt:i4>1966130</vt:i4>
      </vt:variant>
      <vt:variant>
        <vt:i4>50</vt:i4>
      </vt:variant>
      <vt:variant>
        <vt:i4>0</vt:i4>
      </vt:variant>
      <vt:variant>
        <vt:i4>5</vt:i4>
      </vt:variant>
      <vt:variant>
        <vt:lpwstr/>
      </vt:variant>
      <vt:variant>
        <vt:lpwstr>_Toc361229247</vt:lpwstr>
      </vt:variant>
      <vt:variant>
        <vt:i4>1966130</vt:i4>
      </vt:variant>
      <vt:variant>
        <vt:i4>44</vt:i4>
      </vt:variant>
      <vt:variant>
        <vt:i4>0</vt:i4>
      </vt:variant>
      <vt:variant>
        <vt:i4>5</vt:i4>
      </vt:variant>
      <vt:variant>
        <vt:lpwstr/>
      </vt:variant>
      <vt:variant>
        <vt:lpwstr>_Toc361229246</vt:lpwstr>
      </vt:variant>
      <vt:variant>
        <vt:i4>1966130</vt:i4>
      </vt:variant>
      <vt:variant>
        <vt:i4>38</vt:i4>
      </vt:variant>
      <vt:variant>
        <vt:i4>0</vt:i4>
      </vt:variant>
      <vt:variant>
        <vt:i4>5</vt:i4>
      </vt:variant>
      <vt:variant>
        <vt:lpwstr/>
      </vt:variant>
      <vt:variant>
        <vt:lpwstr>_Toc361229245</vt:lpwstr>
      </vt:variant>
      <vt:variant>
        <vt:i4>1966130</vt:i4>
      </vt:variant>
      <vt:variant>
        <vt:i4>32</vt:i4>
      </vt:variant>
      <vt:variant>
        <vt:i4>0</vt:i4>
      </vt:variant>
      <vt:variant>
        <vt:i4>5</vt:i4>
      </vt:variant>
      <vt:variant>
        <vt:lpwstr/>
      </vt:variant>
      <vt:variant>
        <vt:lpwstr>_Toc361229244</vt:lpwstr>
      </vt:variant>
      <vt:variant>
        <vt:i4>1966130</vt:i4>
      </vt:variant>
      <vt:variant>
        <vt:i4>26</vt:i4>
      </vt:variant>
      <vt:variant>
        <vt:i4>0</vt:i4>
      </vt:variant>
      <vt:variant>
        <vt:i4>5</vt:i4>
      </vt:variant>
      <vt:variant>
        <vt:lpwstr/>
      </vt:variant>
      <vt:variant>
        <vt:lpwstr>_Toc361229243</vt:lpwstr>
      </vt:variant>
      <vt:variant>
        <vt:i4>1966130</vt:i4>
      </vt:variant>
      <vt:variant>
        <vt:i4>20</vt:i4>
      </vt:variant>
      <vt:variant>
        <vt:i4>0</vt:i4>
      </vt:variant>
      <vt:variant>
        <vt:i4>5</vt:i4>
      </vt:variant>
      <vt:variant>
        <vt:lpwstr/>
      </vt:variant>
      <vt:variant>
        <vt:lpwstr>_Toc361229242</vt:lpwstr>
      </vt:variant>
      <vt:variant>
        <vt:i4>1966130</vt:i4>
      </vt:variant>
      <vt:variant>
        <vt:i4>14</vt:i4>
      </vt:variant>
      <vt:variant>
        <vt:i4>0</vt:i4>
      </vt:variant>
      <vt:variant>
        <vt:i4>5</vt:i4>
      </vt:variant>
      <vt:variant>
        <vt:lpwstr/>
      </vt:variant>
      <vt:variant>
        <vt:lpwstr>_Toc361229241</vt:lpwstr>
      </vt:variant>
      <vt:variant>
        <vt:i4>1966130</vt:i4>
      </vt:variant>
      <vt:variant>
        <vt:i4>8</vt:i4>
      </vt:variant>
      <vt:variant>
        <vt:i4>0</vt:i4>
      </vt:variant>
      <vt:variant>
        <vt:i4>5</vt:i4>
      </vt:variant>
      <vt:variant>
        <vt:lpwstr/>
      </vt:variant>
      <vt:variant>
        <vt:lpwstr>_Toc361229240</vt:lpwstr>
      </vt:variant>
      <vt:variant>
        <vt:i4>1638450</vt:i4>
      </vt:variant>
      <vt:variant>
        <vt:i4>2</vt:i4>
      </vt:variant>
      <vt:variant>
        <vt:i4>0</vt:i4>
      </vt:variant>
      <vt:variant>
        <vt:i4>5</vt:i4>
      </vt:variant>
      <vt:variant>
        <vt:lpwstr/>
      </vt:variant>
      <vt:variant>
        <vt:lpwstr>_Toc361229239</vt:lpwstr>
      </vt:variant>
      <vt:variant>
        <vt:i4>3997757</vt:i4>
      </vt:variant>
      <vt:variant>
        <vt:i4>-1</vt:i4>
      </vt:variant>
      <vt:variant>
        <vt:i4>1027</vt:i4>
      </vt:variant>
      <vt:variant>
        <vt:i4>1</vt:i4>
      </vt:variant>
      <vt:variant>
        <vt:lpwstr>http://www.pivotdesigngroup.com/blog/wp-content/uploads/2012/01/logo-morneaushepell-RGB-positioning.jpg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Morneau Sobeco</dc:creator>
  <cp:keywords/>
  <dc:description/>
  <cp:lastModifiedBy>Bucknall, Clare</cp:lastModifiedBy>
  <cp:revision>2</cp:revision>
  <cp:lastPrinted>2017-06-06T19:42:00Z</cp:lastPrinted>
  <dcterms:created xsi:type="dcterms:W3CDTF">2026-10-08T12:49:00Z</dcterms:created>
  <dcterms:modified xsi:type="dcterms:W3CDTF">2026-10-08T12:49:00Z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jet0">
    <vt:lpwstr>Analyse données et mapping</vt:lpwstr>
  </property>
  <property fmtid="{D5CDD505-2E9C-101B-9397-08002B2CF9AE}" pid="3" name="Étape de l'installation">
    <vt:lpwstr/>
  </property>
  <property fmtid="{D5CDD505-2E9C-101B-9397-08002B2CF9AE}" pid="4" name="État / Commentaire">
    <vt:lpwstr/>
  </property>
  <property fmtid="{D5CDD505-2E9C-101B-9397-08002B2CF9AE}" pid="5" name="Type de document0">
    <vt:lpwstr>Analyse</vt:lpwstr>
  </property>
  <property fmtid="{D5CDD505-2E9C-101B-9397-08002B2CF9AE}" pid="6" name="Auteur">
    <vt:lpwstr/>
  </property>
  <property fmtid="{D5CDD505-2E9C-101B-9397-08002B2CF9AE}" pid="7" name="ContentType">
    <vt:lpwstr>Document - Installation</vt:lpwstr>
  </property>
  <property fmtid="{D5CDD505-2E9C-101B-9397-08002B2CF9AE}" pid="8" name="Description0">
    <vt:lpwstr>Inbound Interface - HRIS (Appendix A) V4.0</vt:lpwstr>
  </property>
  <property fmtid="{D5CDD505-2E9C-101B-9397-08002B2CF9AE}" pid="9" name="État Document">
    <vt:lpwstr/>
  </property>
  <property fmtid="{D5CDD505-2E9C-101B-9397-08002B2CF9AE}" pid="10" name="Language">
    <vt:lpwstr>EN</vt:lpwstr>
  </property>
  <property fmtid="{D5CDD505-2E9C-101B-9397-08002B2CF9AE}" pid="11" name="Subject">
    <vt:lpwstr/>
  </property>
  <property fmtid="{D5CDD505-2E9C-101B-9397-08002B2CF9AE}" pid="12" name="Keywords">
    <vt:lpwstr/>
  </property>
  <property fmtid="{D5CDD505-2E9C-101B-9397-08002B2CF9AE}" pid="13" name="_Author">
    <vt:lpwstr>Morneau Sobeco</vt:lpwstr>
  </property>
  <property fmtid="{D5CDD505-2E9C-101B-9397-08002B2CF9AE}" pid="14" name="_Category">
    <vt:lpwstr/>
  </property>
  <property fmtid="{D5CDD505-2E9C-101B-9397-08002B2CF9AE}" pid="15" name="Categories">
    <vt:lpwstr/>
  </property>
  <property fmtid="{D5CDD505-2E9C-101B-9397-08002B2CF9AE}" pid="16" name="Approval Level">
    <vt:lpwstr/>
  </property>
  <property fmtid="{D5CDD505-2E9C-101B-9397-08002B2CF9AE}" pid="17" name="_Comments">
    <vt:lpwstr/>
  </property>
  <property fmtid="{D5CDD505-2E9C-101B-9397-08002B2CF9AE}" pid="18" name="Assigned To">
    <vt:lpwstr/>
  </property>
  <property fmtid="{D5CDD505-2E9C-101B-9397-08002B2CF9AE}" pid="19" name="Projet installation">
    <vt:lpwstr>(13) Chap 07 Part 2 Inbound Interface - HRIS</vt:lpwstr>
  </property>
  <property fmtid="{D5CDD505-2E9C-101B-9397-08002B2CF9AE}" pid="20" name="_NewReviewCycle">
    <vt:lpwstr/>
  </property>
  <property fmtid="{D5CDD505-2E9C-101B-9397-08002B2CF9AE}" pid="21" name="Activité">
    <vt:lpwstr>11</vt:lpwstr>
  </property>
  <property fmtid="{D5CDD505-2E9C-101B-9397-08002B2CF9AE}" pid="22" name="Type de document (Installation)">
    <vt:lpwstr>21</vt:lpwstr>
  </property>
  <property fmtid="{D5CDD505-2E9C-101B-9397-08002B2CF9AE}" pid="23" name="Document Code">
    <vt:lpwstr>D0008-EN</vt:lpwstr>
  </property>
  <property fmtid="{D5CDD505-2E9C-101B-9397-08002B2CF9AE}" pid="24" name="Order">
    <vt:lpwstr>7300.00000000000</vt:lpwstr>
  </property>
  <property fmtid="{D5CDD505-2E9C-101B-9397-08002B2CF9AE}" pid="25" name="Chapitre (Installation)">
    <vt:lpwstr>10</vt:lpwstr>
  </property>
  <property fmtid="{D5CDD505-2E9C-101B-9397-08002B2CF9AE}" pid="26" name="Outil - Données">
    <vt:lpwstr>7</vt:lpwstr>
  </property>
  <property fmtid="{D5CDD505-2E9C-101B-9397-08002B2CF9AE}" pid="27" name="Format de document (Installation)">
    <vt:lpwstr>9</vt:lpwstr>
  </property>
  <property fmtid="{D5CDD505-2E9C-101B-9397-08002B2CF9AE}" pid="28" name="Groupe processus - Données">
    <vt:lpwstr>2</vt:lpwstr>
  </property>
  <property fmtid="{D5CDD505-2E9C-101B-9397-08002B2CF9AE}" pid="29" name="Processus - Données">
    <vt:lpwstr>12;#Intrant</vt:lpwstr>
  </property>
  <property fmtid="{D5CDD505-2E9C-101B-9397-08002B2CF9AE}" pid="30" name="Trousse - Données">
    <vt:lpwstr>3;#Kit for the perfect experienced data installator;#5;#New client (internal)</vt:lpwstr>
  </property>
  <property fmtid="{D5CDD505-2E9C-101B-9397-08002B2CF9AE}" pid="31" name="Langue">
    <vt:lpwstr/>
  </property>
  <property fmtid="{D5CDD505-2E9C-101B-9397-08002B2CF9AE}" pid="32" name="Responsable">
    <vt:lpwstr>0</vt:lpwstr>
  </property>
  <property fmtid="{D5CDD505-2E9C-101B-9397-08002B2CF9AE}" pid="33" name="Spécialité (Données)">
    <vt:lpwstr>4</vt:lpwstr>
  </property>
  <property fmtid="{D5CDD505-2E9C-101B-9397-08002B2CF9AE}" pid="34" name="Date création">
    <vt:lpwstr>2010-01-01T00:00:00Z</vt:lpwstr>
  </property>
  <property fmtid="{D5CDD505-2E9C-101B-9397-08002B2CF9AE}" pid="35" name="Date dernière modification">
    <vt:lpwstr>2010-08-18T00:00:00Z</vt:lpwstr>
  </property>
  <property fmtid="{D5CDD505-2E9C-101B-9397-08002B2CF9AE}" pid="36" name="Team">
    <vt:lpwstr>1</vt:lpwstr>
  </property>
  <property fmtid="{D5CDD505-2E9C-101B-9397-08002B2CF9AE}" pid="37" name="Document Type">
    <vt:lpwstr>19</vt:lpwstr>
  </property>
  <property fmtid="{D5CDD505-2E9C-101B-9397-08002B2CF9AE}" pid="38" name="Workbook Chapter">
    <vt:lpwstr>11</vt:lpwstr>
  </property>
  <property fmtid="{D5CDD505-2E9C-101B-9397-08002B2CF9AE}" pid="39" name="Installation Process">
    <vt:lpwstr>13</vt:lpwstr>
  </property>
  <property fmtid="{D5CDD505-2E9C-101B-9397-08002B2CF9AE}" pid="40" name="Activity">
    <vt:lpwstr>17</vt:lpwstr>
  </property>
  <property fmtid="{D5CDD505-2E9C-101B-9397-08002B2CF9AE}" pid="41" name="Description (FR)">
    <vt:lpwstr>Chapire 7 Partie 2.1 - Spécifications internes pour interface HRIS</vt:lpwstr>
  </property>
  <property fmtid="{D5CDD505-2E9C-101B-9397-08002B2CF9AE}" pid="42" name="Client">
    <vt:lpwstr>Client</vt:lpwstr>
  </property>
  <property fmtid="{D5CDD505-2E9C-101B-9397-08002B2CF9AE}" pid="43" name="Implementation Subject">
    <vt:lpwstr>3</vt:lpwstr>
  </property>
  <property fmtid="{D5CDD505-2E9C-101B-9397-08002B2CF9AE}" pid="44" name="Installation Tool">
    <vt:lpwstr>7</vt:lpwstr>
  </property>
  <property fmtid="{D5CDD505-2E9C-101B-9397-08002B2CF9AE}" pid="45" name="Owner Name/Responsable">
    <vt:lpwstr/>
  </property>
  <property fmtid="{D5CDD505-2E9C-101B-9397-08002B2CF9AE}" pid="46" name="Description (EN)">
    <vt:lpwstr/>
  </property>
  <property fmtid="{D5CDD505-2E9C-101B-9397-08002B2CF9AE}" pid="47" name="Business Subject">
    <vt:lpwstr/>
  </property>
  <property fmtid="{D5CDD505-2E9C-101B-9397-08002B2CF9AE}" pid="48" name="_DocHome">
    <vt:i4>950834769</vt:i4>
  </property>
  <property fmtid="{D5CDD505-2E9C-101B-9397-08002B2CF9AE}" pid="49" name="ContentTypeId">
    <vt:lpwstr>0x0101003E7DB1F06EDEF140BDA09F86F2D04151</vt:lpwstr>
  </property>
  <property fmtid="{D5CDD505-2E9C-101B-9397-08002B2CF9AE}" pid="50" name="MSIP_Label_0e712cef-7f2e-4ff6-bc72-fc5d119f50a1_Enabled">
    <vt:lpwstr>true</vt:lpwstr>
  </property>
  <property fmtid="{D5CDD505-2E9C-101B-9397-08002B2CF9AE}" pid="51" name="MSIP_Label_0e712cef-7f2e-4ff6-bc72-fc5d119f50a1_SetDate">
    <vt:lpwstr>2021-04-21T13:44:03Z</vt:lpwstr>
  </property>
  <property fmtid="{D5CDD505-2E9C-101B-9397-08002B2CF9AE}" pid="52" name="MSIP_Label_0e712cef-7f2e-4ff6-bc72-fc5d119f50a1_Method">
    <vt:lpwstr>Standard</vt:lpwstr>
  </property>
  <property fmtid="{D5CDD505-2E9C-101B-9397-08002B2CF9AE}" pid="53" name="MSIP_Label_0e712cef-7f2e-4ff6-bc72-fc5d119f50a1_Name">
    <vt:lpwstr>Company Confidential</vt:lpwstr>
  </property>
  <property fmtid="{D5CDD505-2E9C-101B-9397-08002B2CF9AE}" pid="54" name="MSIP_Label_0e712cef-7f2e-4ff6-bc72-fc5d119f50a1_SiteId">
    <vt:lpwstr>7565b51c-5e87-48eb-bc80-252b20bc1ade</vt:lpwstr>
  </property>
  <property fmtid="{D5CDD505-2E9C-101B-9397-08002B2CF9AE}" pid="55" name="MSIP_Label_0e712cef-7f2e-4ff6-bc72-fc5d119f50a1_ActionId">
    <vt:lpwstr>b5668dc4-1c6d-4ed2-8fb7-cea3f1be3b09</vt:lpwstr>
  </property>
  <property fmtid="{D5CDD505-2E9C-101B-9397-08002B2CF9AE}" pid="56" name="MSIP_Label_0e712cef-7f2e-4ff6-bc72-fc5d119f50a1_ContentBits">
    <vt:lpwstr>0</vt:lpwstr>
  </property>
</Properties>
</file>